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3D65E" w14:textId="77777777" w:rsidR="00721441" w:rsidRPr="00623806" w:rsidRDefault="00721441" w:rsidP="00721441">
      <w:pPr>
        <w:jc w:val="center"/>
        <w:rPr>
          <w:sz w:val="72"/>
          <w:szCs w:val="72"/>
          <w:lang w:val="es-ES"/>
        </w:rPr>
      </w:pPr>
    </w:p>
    <w:p w14:paraId="4663951C" w14:textId="77777777" w:rsidR="00721441" w:rsidRPr="00623806" w:rsidRDefault="00721441" w:rsidP="00721441">
      <w:pPr>
        <w:jc w:val="center"/>
        <w:rPr>
          <w:sz w:val="72"/>
          <w:szCs w:val="72"/>
          <w:lang w:val="es-ES"/>
        </w:rPr>
      </w:pPr>
    </w:p>
    <w:p w14:paraId="0262AEF7" w14:textId="77777777" w:rsidR="00721441" w:rsidRPr="00623806" w:rsidRDefault="00721441" w:rsidP="00721441">
      <w:pPr>
        <w:jc w:val="center"/>
        <w:rPr>
          <w:sz w:val="72"/>
          <w:szCs w:val="72"/>
          <w:lang w:val="es-ES"/>
        </w:rPr>
      </w:pPr>
    </w:p>
    <w:p w14:paraId="6B06776D" w14:textId="77777777" w:rsidR="00721441" w:rsidRPr="00623806" w:rsidRDefault="00721441" w:rsidP="00721441">
      <w:pPr>
        <w:jc w:val="center"/>
        <w:rPr>
          <w:sz w:val="72"/>
          <w:szCs w:val="72"/>
          <w:lang w:val="es-ES"/>
        </w:rPr>
      </w:pPr>
    </w:p>
    <w:p w14:paraId="66BA6608" w14:textId="77777777" w:rsidR="00721441" w:rsidRPr="00623806" w:rsidRDefault="00721441" w:rsidP="00721441">
      <w:pPr>
        <w:jc w:val="center"/>
        <w:rPr>
          <w:sz w:val="72"/>
          <w:szCs w:val="72"/>
          <w:lang w:val="es-ES"/>
        </w:rPr>
      </w:pPr>
    </w:p>
    <w:p w14:paraId="6EFD9DD1" w14:textId="6664D47A" w:rsidR="00721441" w:rsidRPr="00623806" w:rsidRDefault="006352DF" w:rsidP="00721441">
      <w:pPr>
        <w:jc w:val="center"/>
        <w:rPr>
          <w:sz w:val="72"/>
          <w:szCs w:val="72"/>
          <w:lang w:val="es-ES"/>
        </w:rPr>
      </w:pPr>
      <w:r w:rsidRPr="00623806">
        <w:rPr>
          <w:sz w:val="72"/>
          <w:szCs w:val="72"/>
          <w:lang w:val="es-ES"/>
        </w:rPr>
        <w:t>BAJO LA LUNA</w:t>
      </w:r>
    </w:p>
    <w:p w14:paraId="129C464D" w14:textId="77777777" w:rsidR="00721441" w:rsidRPr="00623806" w:rsidRDefault="00721441" w:rsidP="00721441">
      <w:pPr>
        <w:pStyle w:val="Scene"/>
        <w:spacing w:line="276" w:lineRule="auto"/>
        <w:jc w:val="center"/>
        <w:rPr>
          <w:rFonts w:ascii="Libre Baskerville" w:hAnsi="Libre Baskerville"/>
          <w:lang w:val="es-ES"/>
        </w:rPr>
      </w:pPr>
    </w:p>
    <w:p w14:paraId="1041B6B1" w14:textId="2F1A2966" w:rsidR="00721441" w:rsidRPr="00623806" w:rsidRDefault="00721441" w:rsidP="00721441">
      <w:pPr>
        <w:pStyle w:val="Scene"/>
        <w:spacing w:line="276" w:lineRule="auto"/>
        <w:ind w:firstLine="0"/>
        <w:jc w:val="center"/>
        <w:rPr>
          <w:rFonts w:ascii="Libre Baskerville" w:hAnsi="Libre Baskerville"/>
          <w:lang w:val="es-ES"/>
        </w:rPr>
      </w:pPr>
      <w:r w:rsidRPr="00623806">
        <w:rPr>
          <w:rFonts w:ascii="Libre Baskerville" w:hAnsi="Libre Baskerville"/>
          <w:lang w:val="es-ES"/>
        </w:rPr>
        <w:t>LILIZ BLACK</w:t>
      </w:r>
    </w:p>
    <w:p w14:paraId="440A590D" w14:textId="77777777" w:rsidR="00721441" w:rsidRPr="00623806" w:rsidRDefault="00721441" w:rsidP="00721441">
      <w:pPr>
        <w:pStyle w:val="Scene"/>
        <w:spacing w:line="276" w:lineRule="auto"/>
        <w:ind w:firstLine="0"/>
        <w:jc w:val="center"/>
        <w:rPr>
          <w:rFonts w:ascii="Libre Baskerville" w:hAnsi="Libre Baskerville"/>
          <w:lang w:val="es-ES"/>
        </w:rPr>
      </w:pPr>
      <w:r w:rsidRPr="00623806">
        <w:rPr>
          <w:rFonts w:ascii="Libre Baskerville" w:hAnsi="Libre Baskerville"/>
          <w:noProof/>
          <w:lang w:val="es-ES"/>
        </w:rPr>
        <w:drawing>
          <wp:anchor distT="0" distB="0" distL="114300" distR="114300" simplePos="0" relativeHeight="251658240" behindDoc="0" locked="0" layoutInCell="1" allowOverlap="1" wp14:anchorId="25553EA6" wp14:editId="02B7F021">
            <wp:simplePos x="0" y="0"/>
            <wp:positionH relativeFrom="column">
              <wp:posOffset>1344563</wp:posOffset>
            </wp:positionH>
            <wp:positionV relativeFrom="paragraph">
              <wp:posOffset>1401378</wp:posOffset>
            </wp:positionV>
            <wp:extent cx="1263650" cy="1263650"/>
            <wp:effectExtent l="0" t="0" r="0" b="0"/>
            <wp:wrapSquare wrapText="bothSides"/>
            <wp:docPr id="120605262" name="Picture 1" descr="A black background with white sp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5262" name="Picture 1" descr="A black background with white spot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3650" cy="1263650"/>
                    </a:xfrm>
                    <a:prstGeom prst="rect">
                      <a:avLst/>
                    </a:prstGeom>
                  </pic:spPr>
                </pic:pic>
              </a:graphicData>
            </a:graphic>
            <wp14:sizeRelH relativeFrom="page">
              <wp14:pctWidth>0</wp14:pctWidth>
            </wp14:sizeRelH>
            <wp14:sizeRelV relativeFrom="page">
              <wp14:pctHeight>0</wp14:pctHeight>
            </wp14:sizeRelV>
          </wp:anchor>
        </w:drawing>
      </w:r>
    </w:p>
    <w:p w14:paraId="5C071CC4" w14:textId="77777777" w:rsidR="00721441" w:rsidRPr="00623806" w:rsidRDefault="00721441" w:rsidP="00721441">
      <w:pPr>
        <w:pStyle w:val="Scene"/>
        <w:spacing w:line="276" w:lineRule="auto"/>
        <w:ind w:firstLine="0"/>
        <w:jc w:val="center"/>
        <w:rPr>
          <w:rFonts w:ascii="Libre Baskerville" w:hAnsi="Libre Baskerville"/>
          <w:lang w:val="es-ES"/>
        </w:rPr>
        <w:sectPr w:rsidR="00721441" w:rsidRPr="00623806" w:rsidSect="00721441">
          <w:footerReference w:type="even" r:id="rId9"/>
          <w:footerReference w:type="default" r:id="rId10"/>
          <w:type w:val="oddPage"/>
          <w:pgSz w:w="8640" w:h="12960"/>
          <w:pgMar w:top="835" w:right="720" w:bottom="835" w:left="648" w:header="708" w:footer="708" w:gutter="720"/>
          <w:cols w:space="720"/>
          <w:titlePg/>
          <w:docGrid w:linePitch="360"/>
        </w:sectPr>
      </w:pPr>
    </w:p>
    <w:p w14:paraId="17E76B44" w14:textId="77777777" w:rsidR="00721441" w:rsidRPr="00623806" w:rsidRDefault="00721441" w:rsidP="00721441">
      <w:pPr>
        <w:rPr>
          <w:lang w:val="es-ES"/>
        </w:rPr>
      </w:pPr>
    </w:p>
    <w:p w14:paraId="240ABDF0" w14:textId="77777777" w:rsidR="00721441" w:rsidRPr="00623806" w:rsidRDefault="00721441" w:rsidP="00721441">
      <w:pPr>
        <w:rPr>
          <w:lang w:val="es-ES"/>
        </w:rPr>
      </w:pPr>
    </w:p>
    <w:p w14:paraId="4B25566F" w14:textId="77777777" w:rsidR="00721441" w:rsidRPr="00623806" w:rsidRDefault="00721441" w:rsidP="00721441">
      <w:pPr>
        <w:rPr>
          <w:lang w:val="es-ES"/>
        </w:rPr>
      </w:pPr>
    </w:p>
    <w:p w14:paraId="7271CDA4" w14:textId="77777777" w:rsidR="00721441" w:rsidRPr="00623806" w:rsidRDefault="00721441" w:rsidP="00721441">
      <w:pPr>
        <w:pStyle w:val="p2"/>
        <w:spacing w:line="276" w:lineRule="auto"/>
        <w:jc w:val="both"/>
        <w:rPr>
          <w:rFonts w:ascii="Helvetica" w:hAnsi="Helvetica"/>
          <w:lang w:val="es-ES"/>
        </w:rPr>
      </w:pPr>
    </w:p>
    <w:p w14:paraId="39681D02" w14:textId="77777777" w:rsidR="00721441" w:rsidRPr="00623806" w:rsidRDefault="00721441" w:rsidP="00721441">
      <w:pPr>
        <w:pStyle w:val="p2"/>
        <w:spacing w:line="276" w:lineRule="auto"/>
        <w:jc w:val="both"/>
        <w:rPr>
          <w:rFonts w:ascii="Helvetica" w:hAnsi="Helvetica"/>
          <w:lang w:val="es-ES"/>
        </w:rPr>
      </w:pPr>
    </w:p>
    <w:p w14:paraId="72BE417D" w14:textId="77777777" w:rsidR="00721441" w:rsidRPr="00623806" w:rsidRDefault="00721441" w:rsidP="00721441">
      <w:pPr>
        <w:pStyle w:val="p2"/>
        <w:spacing w:line="276" w:lineRule="auto"/>
        <w:jc w:val="both"/>
        <w:rPr>
          <w:rFonts w:ascii="Helvetica" w:hAnsi="Helvetica"/>
          <w:lang w:val="es-ES"/>
        </w:rPr>
      </w:pPr>
    </w:p>
    <w:p w14:paraId="340B3BFA" w14:textId="77777777" w:rsidR="00721441" w:rsidRPr="00623806" w:rsidRDefault="00721441" w:rsidP="00721441">
      <w:pPr>
        <w:pStyle w:val="p2"/>
        <w:spacing w:line="276" w:lineRule="auto"/>
        <w:jc w:val="both"/>
        <w:rPr>
          <w:rFonts w:ascii="Helvetica" w:hAnsi="Helvetica"/>
          <w:lang w:val="es-ES"/>
        </w:rPr>
      </w:pPr>
    </w:p>
    <w:p w14:paraId="20F564D6" w14:textId="77777777" w:rsidR="00721441" w:rsidRPr="00623806" w:rsidRDefault="00721441" w:rsidP="00721441">
      <w:pPr>
        <w:pStyle w:val="p2"/>
        <w:spacing w:line="276" w:lineRule="auto"/>
        <w:jc w:val="both"/>
        <w:rPr>
          <w:rFonts w:ascii="Helvetica" w:hAnsi="Helvetica"/>
          <w:lang w:val="es-ES"/>
        </w:rPr>
      </w:pPr>
    </w:p>
    <w:p w14:paraId="48D3D6F8" w14:textId="77777777" w:rsidR="00721441" w:rsidRPr="00623806" w:rsidRDefault="00721441" w:rsidP="00721441">
      <w:pPr>
        <w:pStyle w:val="p2"/>
        <w:spacing w:line="276" w:lineRule="auto"/>
        <w:jc w:val="both"/>
        <w:rPr>
          <w:rFonts w:ascii="Helvetica" w:hAnsi="Helvetica"/>
          <w:lang w:val="es-ES"/>
        </w:rPr>
      </w:pPr>
    </w:p>
    <w:p w14:paraId="12EB0D4F" w14:textId="77777777" w:rsidR="00721441" w:rsidRPr="00623806" w:rsidRDefault="00721441" w:rsidP="00721441">
      <w:pPr>
        <w:pStyle w:val="p2"/>
        <w:spacing w:line="276" w:lineRule="auto"/>
        <w:jc w:val="both"/>
        <w:rPr>
          <w:rFonts w:ascii="Helvetica" w:hAnsi="Helvetica"/>
          <w:lang w:val="es-ES"/>
        </w:rPr>
      </w:pPr>
    </w:p>
    <w:p w14:paraId="0A4075ED" w14:textId="77777777" w:rsidR="00070FA7" w:rsidRPr="00623806" w:rsidRDefault="00070FA7" w:rsidP="00721441">
      <w:pPr>
        <w:pStyle w:val="p2"/>
        <w:spacing w:line="276" w:lineRule="auto"/>
        <w:jc w:val="both"/>
        <w:rPr>
          <w:rFonts w:ascii="Helvetica" w:hAnsi="Helvetica"/>
          <w:lang w:val="es-ES"/>
        </w:rPr>
      </w:pPr>
    </w:p>
    <w:p w14:paraId="75EA1939" w14:textId="77777777" w:rsidR="006352DF" w:rsidRPr="00623806" w:rsidRDefault="006352DF" w:rsidP="006352DF">
      <w:pPr>
        <w:pStyle w:val="p2"/>
        <w:spacing w:line="276" w:lineRule="auto"/>
        <w:jc w:val="both"/>
        <w:rPr>
          <w:rFonts w:ascii="Helvetica" w:hAnsi="Helvetica"/>
          <w:i/>
          <w:iCs/>
          <w:sz w:val="18"/>
          <w:szCs w:val="18"/>
          <w:lang w:val="es-ES"/>
        </w:rPr>
      </w:pPr>
      <w:r w:rsidRPr="00623806">
        <w:rPr>
          <w:rFonts w:ascii="Helvetica" w:hAnsi="Helvetica"/>
          <w:i/>
          <w:iCs/>
          <w:sz w:val="18"/>
          <w:szCs w:val="18"/>
          <w:lang w:val="es-ES"/>
        </w:rPr>
        <w:t>Autora: Liliz Black,</w:t>
      </w:r>
    </w:p>
    <w:p w14:paraId="6271082A" w14:textId="3FC845AB" w:rsidR="006352DF" w:rsidRPr="00623806" w:rsidRDefault="006352DF" w:rsidP="006352DF">
      <w:pPr>
        <w:pStyle w:val="p2"/>
        <w:spacing w:line="276" w:lineRule="auto"/>
        <w:jc w:val="both"/>
        <w:rPr>
          <w:rFonts w:ascii="Helvetica" w:hAnsi="Helvetica"/>
          <w:i/>
          <w:iCs/>
          <w:sz w:val="18"/>
          <w:szCs w:val="18"/>
          <w:lang w:val="es-ES"/>
        </w:rPr>
      </w:pPr>
      <w:r w:rsidRPr="00623806">
        <w:rPr>
          <w:rFonts w:ascii="Helvetica" w:hAnsi="Helvetica"/>
          <w:i/>
          <w:iCs/>
          <w:sz w:val="18"/>
          <w:szCs w:val="18"/>
          <w:lang w:val="es-ES"/>
        </w:rPr>
        <w:br/>
        <w:t>© 2025 Liliz Black. Todos los derechos reservados.</w:t>
      </w:r>
    </w:p>
    <w:p w14:paraId="6F55C02B" w14:textId="77777777" w:rsidR="006352DF" w:rsidRPr="00623806" w:rsidRDefault="006352DF" w:rsidP="006352DF">
      <w:pPr>
        <w:pStyle w:val="p2"/>
        <w:spacing w:line="276" w:lineRule="auto"/>
        <w:jc w:val="both"/>
        <w:rPr>
          <w:rFonts w:ascii="Helvetica" w:hAnsi="Helvetica"/>
          <w:i/>
          <w:iCs/>
          <w:sz w:val="18"/>
          <w:szCs w:val="18"/>
          <w:lang w:val="es-ES"/>
        </w:rPr>
      </w:pPr>
      <w:r w:rsidRPr="00623806">
        <w:rPr>
          <w:rFonts w:ascii="Helvetica" w:hAnsi="Helvetica"/>
          <w:i/>
          <w:iCs/>
          <w:sz w:val="18"/>
          <w:szCs w:val="18"/>
          <w:lang w:val="es-ES"/>
        </w:rPr>
        <w:br/>
        <w:t>Esta obra es de ficción. Los nombres, personajes, lugares y eventos son producto de la imaginación del autor o se utilizan en un contexto ficticio. Cualquier parecido con personas reales, vivas o muertas, eventos o lugares es pura coincidencia.</w:t>
      </w:r>
      <w:r w:rsidRPr="00623806">
        <w:rPr>
          <w:rFonts w:ascii="Helvetica" w:hAnsi="Helvetica"/>
          <w:i/>
          <w:iCs/>
          <w:sz w:val="18"/>
          <w:szCs w:val="18"/>
          <w:lang w:val="es-ES"/>
        </w:rPr>
        <w:br/>
      </w:r>
    </w:p>
    <w:p w14:paraId="596B212E" w14:textId="77777777" w:rsidR="006352DF" w:rsidRPr="00623806" w:rsidRDefault="006352DF" w:rsidP="006352DF">
      <w:pPr>
        <w:pStyle w:val="p2"/>
        <w:spacing w:line="276" w:lineRule="auto"/>
        <w:jc w:val="both"/>
        <w:rPr>
          <w:rFonts w:ascii="Helvetica" w:hAnsi="Helvetica"/>
          <w:i/>
          <w:iCs/>
          <w:sz w:val="18"/>
          <w:szCs w:val="18"/>
          <w:lang w:val="es-ES"/>
        </w:rPr>
      </w:pPr>
      <w:r w:rsidRPr="00623806">
        <w:rPr>
          <w:rFonts w:ascii="Helvetica" w:hAnsi="Helvetica"/>
          <w:i/>
          <w:iCs/>
          <w:sz w:val="18"/>
          <w:szCs w:val="18"/>
          <w:lang w:val="es-ES"/>
        </w:rPr>
        <w:t>Este libro explora temas y contenidos complejos dirigidos a un público de 18 años o más. Se recomienda a los lectores que actúen con discreción.</w:t>
      </w:r>
      <w:r w:rsidRPr="00623806">
        <w:rPr>
          <w:rFonts w:ascii="Helvetica" w:hAnsi="Helvetica"/>
          <w:i/>
          <w:iCs/>
          <w:sz w:val="18"/>
          <w:szCs w:val="18"/>
          <w:lang w:val="es-ES"/>
        </w:rPr>
        <w:br/>
        <w:t xml:space="preserve">Todos los derechos reservados. </w:t>
      </w:r>
    </w:p>
    <w:p w14:paraId="3B1ABDE3" w14:textId="77777777" w:rsidR="006352DF" w:rsidRPr="00623806" w:rsidRDefault="006352DF" w:rsidP="006352DF">
      <w:pPr>
        <w:pStyle w:val="p2"/>
        <w:spacing w:line="276" w:lineRule="auto"/>
        <w:jc w:val="both"/>
        <w:rPr>
          <w:rFonts w:ascii="Helvetica" w:hAnsi="Helvetica"/>
          <w:i/>
          <w:iCs/>
          <w:sz w:val="18"/>
          <w:szCs w:val="18"/>
          <w:lang w:val="es-ES"/>
        </w:rPr>
      </w:pPr>
      <w:r w:rsidRPr="00623806">
        <w:rPr>
          <w:rFonts w:ascii="Helvetica" w:hAnsi="Helvetica"/>
          <w:i/>
          <w:iCs/>
          <w:sz w:val="18"/>
          <w:szCs w:val="18"/>
          <w:lang w:val="es-ES"/>
        </w:rPr>
        <w:t>Se prohíbe la reproducción, distribución o transmisión de cualquier parte de esta publicación en cualquier forma o por cualquier medio sin el consentimiento previo por escrito del autor, excepto en el caso de breves citas en reseñas o trabajos académicos.</w:t>
      </w:r>
    </w:p>
    <w:p w14:paraId="57278143" w14:textId="26A8F70F" w:rsidR="00721441" w:rsidRPr="00623806" w:rsidRDefault="006352DF" w:rsidP="006352DF">
      <w:pPr>
        <w:pStyle w:val="p2"/>
        <w:spacing w:line="276" w:lineRule="auto"/>
        <w:jc w:val="both"/>
        <w:rPr>
          <w:rFonts w:ascii="Helvetica" w:hAnsi="Helvetica"/>
          <w:sz w:val="18"/>
          <w:szCs w:val="18"/>
          <w:lang w:val="es-ES"/>
        </w:rPr>
        <w:sectPr w:rsidR="00721441" w:rsidRPr="00623806" w:rsidSect="00721441">
          <w:footerReference w:type="default" r:id="rId11"/>
          <w:pgSz w:w="8640" w:h="12960"/>
          <w:pgMar w:top="835" w:right="720" w:bottom="835" w:left="648" w:header="706" w:footer="706" w:gutter="720"/>
          <w:cols w:space="720"/>
          <w:docGrid w:linePitch="360"/>
        </w:sectPr>
      </w:pPr>
      <w:r w:rsidRPr="00623806">
        <w:rPr>
          <w:rFonts w:ascii="Helvetica" w:hAnsi="Helvetica"/>
          <w:i/>
          <w:iCs/>
          <w:sz w:val="18"/>
          <w:szCs w:val="18"/>
          <w:lang w:val="es-ES"/>
        </w:rPr>
        <w:br/>
        <w:t xml:space="preserve">LB </w:t>
      </w:r>
      <w:proofErr w:type="spellStart"/>
      <w:r w:rsidRPr="00623806">
        <w:rPr>
          <w:rFonts w:ascii="Helvetica" w:hAnsi="Helvetica"/>
          <w:i/>
          <w:iCs/>
          <w:sz w:val="18"/>
          <w:szCs w:val="18"/>
          <w:lang w:val="es-ES"/>
        </w:rPr>
        <w:t>Ink</w:t>
      </w:r>
      <w:proofErr w:type="spellEnd"/>
      <w:r w:rsidRPr="00623806">
        <w:rPr>
          <w:rFonts w:ascii="Helvetica" w:hAnsi="Helvetica"/>
          <w:i/>
          <w:iCs/>
          <w:sz w:val="18"/>
          <w:szCs w:val="18"/>
          <w:lang w:val="es-ES"/>
        </w:rPr>
        <w:t xml:space="preserve"> funciona como un sello editorial de LB </w:t>
      </w:r>
      <w:proofErr w:type="spellStart"/>
      <w:r w:rsidRPr="00623806">
        <w:rPr>
          <w:rFonts w:ascii="Helvetica" w:hAnsi="Helvetica"/>
          <w:i/>
          <w:iCs/>
          <w:sz w:val="18"/>
          <w:szCs w:val="18"/>
          <w:lang w:val="es-ES"/>
        </w:rPr>
        <w:t>Books</w:t>
      </w:r>
      <w:proofErr w:type="spellEnd"/>
      <w:r w:rsidRPr="00623806">
        <w:rPr>
          <w:rFonts w:ascii="Helvetica" w:hAnsi="Helvetica"/>
          <w:i/>
          <w:iCs/>
          <w:sz w:val="18"/>
          <w:szCs w:val="18"/>
          <w:lang w:val="es-ES"/>
        </w:rPr>
        <w:t>.</w:t>
      </w:r>
    </w:p>
    <w:p w14:paraId="2196D0B1" w14:textId="77777777" w:rsidR="00721441" w:rsidRPr="00623806" w:rsidRDefault="00721441" w:rsidP="00721441">
      <w:pPr>
        <w:spacing w:line="276" w:lineRule="auto"/>
        <w:ind w:right="540"/>
        <w:jc w:val="both"/>
        <w:rPr>
          <w:rFonts w:ascii="Helvetica" w:hAnsi="Helvetica"/>
          <w:i/>
          <w:iCs/>
          <w:lang w:val="es-ES"/>
        </w:rPr>
      </w:pPr>
    </w:p>
    <w:p w14:paraId="31D0D89D" w14:textId="77777777" w:rsidR="00721441" w:rsidRPr="00623806" w:rsidRDefault="00721441" w:rsidP="00721441">
      <w:pPr>
        <w:spacing w:line="276" w:lineRule="auto"/>
        <w:ind w:right="540"/>
        <w:jc w:val="both"/>
        <w:rPr>
          <w:rFonts w:ascii="Helvetica" w:hAnsi="Helvetica"/>
          <w:i/>
          <w:iCs/>
          <w:lang w:val="es-ES"/>
        </w:rPr>
      </w:pPr>
    </w:p>
    <w:p w14:paraId="3412CF5C" w14:textId="77777777" w:rsidR="00721441" w:rsidRPr="00623806" w:rsidRDefault="00721441" w:rsidP="00721441">
      <w:pPr>
        <w:spacing w:line="276" w:lineRule="auto"/>
        <w:ind w:right="540"/>
        <w:jc w:val="both"/>
        <w:rPr>
          <w:rFonts w:ascii="Helvetica" w:hAnsi="Helvetica"/>
          <w:i/>
          <w:iCs/>
          <w:lang w:val="es-ES"/>
        </w:rPr>
      </w:pPr>
    </w:p>
    <w:p w14:paraId="50A9CB78" w14:textId="77777777" w:rsidR="00721441" w:rsidRPr="00623806" w:rsidRDefault="00721441" w:rsidP="00721441">
      <w:pPr>
        <w:spacing w:line="276" w:lineRule="auto"/>
        <w:ind w:right="540"/>
        <w:jc w:val="both"/>
        <w:rPr>
          <w:rFonts w:ascii="Helvetica" w:hAnsi="Helvetica"/>
          <w:i/>
          <w:iCs/>
          <w:lang w:val="es-ES"/>
        </w:rPr>
      </w:pPr>
    </w:p>
    <w:p w14:paraId="1CEFACA3" w14:textId="77777777" w:rsidR="00721441" w:rsidRPr="00623806" w:rsidRDefault="00721441" w:rsidP="00721441">
      <w:pPr>
        <w:spacing w:line="276" w:lineRule="auto"/>
        <w:ind w:right="540"/>
        <w:jc w:val="both"/>
        <w:rPr>
          <w:rFonts w:ascii="Helvetica" w:hAnsi="Helvetica"/>
          <w:i/>
          <w:iCs/>
          <w:lang w:val="es-ES"/>
        </w:rPr>
      </w:pPr>
    </w:p>
    <w:p w14:paraId="31BEAE3A" w14:textId="77777777" w:rsidR="00721441" w:rsidRPr="00623806" w:rsidRDefault="00721441" w:rsidP="00721441">
      <w:pPr>
        <w:spacing w:line="276" w:lineRule="auto"/>
        <w:ind w:right="540"/>
        <w:jc w:val="both"/>
        <w:rPr>
          <w:rFonts w:ascii="Helvetica" w:hAnsi="Helvetica"/>
          <w:i/>
          <w:iCs/>
          <w:lang w:val="es-ES"/>
        </w:rPr>
      </w:pPr>
    </w:p>
    <w:p w14:paraId="7B2EA5B5" w14:textId="77777777" w:rsidR="00721441" w:rsidRPr="00623806" w:rsidRDefault="00721441" w:rsidP="00721441">
      <w:pPr>
        <w:spacing w:line="276" w:lineRule="auto"/>
        <w:ind w:right="540"/>
        <w:jc w:val="both"/>
        <w:rPr>
          <w:rFonts w:ascii="Helvetica" w:hAnsi="Helvetica"/>
          <w:i/>
          <w:iCs/>
          <w:lang w:val="es-ES"/>
        </w:rPr>
      </w:pPr>
    </w:p>
    <w:p w14:paraId="1307F936" w14:textId="19184362" w:rsidR="006352DF" w:rsidRPr="00623806" w:rsidRDefault="006352DF" w:rsidP="0044249C">
      <w:pPr>
        <w:spacing w:line="276" w:lineRule="auto"/>
        <w:ind w:right="540"/>
        <w:jc w:val="right"/>
        <w:rPr>
          <w:rFonts w:ascii="Helvetica" w:hAnsi="Helvetica"/>
          <w:i/>
          <w:iCs/>
          <w:lang w:val="es-ES"/>
        </w:rPr>
      </w:pPr>
      <w:r w:rsidRPr="00623806">
        <w:rPr>
          <w:rFonts w:ascii="Helvetica" w:hAnsi="Helvetica"/>
          <w:i/>
          <w:iCs/>
          <w:lang w:val="es-ES"/>
        </w:rPr>
        <w:t xml:space="preserve">Para los que </w:t>
      </w:r>
      <w:r w:rsidR="00EB721C" w:rsidRPr="00623806">
        <w:rPr>
          <w:rFonts w:ascii="Helvetica" w:hAnsi="Helvetica"/>
          <w:i/>
          <w:iCs/>
          <w:lang w:val="es-ES"/>
        </w:rPr>
        <w:t>creyeron</w:t>
      </w:r>
      <w:r w:rsidRPr="00623806">
        <w:rPr>
          <w:rFonts w:ascii="Helvetica" w:hAnsi="Helvetica"/>
          <w:i/>
          <w:iCs/>
          <w:lang w:val="es-ES"/>
        </w:rPr>
        <w:t xml:space="preserve"> en esto, </w:t>
      </w:r>
    </w:p>
    <w:p w14:paraId="03A52E6C" w14:textId="048662BB" w:rsidR="00721441" w:rsidRPr="00623806" w:rsidRDefault="006352DF" w:rsidP="0044249C">
      <w:pPr>
        <w:spacing w:line="276" w:lineRule="auto"/>
        <w:ind w:right="540"/>
        <w:jc w:val="right"/>
        <w:rPr>
          <w:rFonts w:ascii="Helvetica" w:hAnsi="Helvetica"/>
          <w:lang w:val="es-ES"/>
        </w:rPr>
      </w:pPr>
      <w:r w:rsidRPr="00623806">
        <w:rPr>
          <w:rFonts w:ascii="Helvetica" w:hAnsi="Helvetica"/>
          <w:i/>
          <w:iCs/>
          <w:lang w:val="es-ES"/>
        </w:rPr>
        <w:t xml:space="preserve">Estamos ya </w:t>
      </w:r>
      <w:r w:rsidR="00EB721C" w:rsidRPr="00623806">
        <w:rPr>
          <w:rFonts w:ascii="Helvetica" w:hAnsi="Helvetica"/>
          <w:i/>
          <w:iCs/>
          <w:lang w:val="es-ES"/>
        </w:rPr>
        <w:t>aquí</w:t>
      </w:r>
      <w:r w:rsidR="00721441" w:rsidRPr="00623806">
        <w:rPr>
          <w:rFonts w:ascii="Helvetica" w:hAnsi="Helvetica"/>
          <w:lang w:val="es-ES"/>
        </w:rPr>
        <w:t>.</w:t>
      </w:r>
    </w:p>
    <w:p w14:paraId="2A404D81" w14:textId="6C8537A9" w:rsidR="006352DF" w:rsidRPr="00623806" w:rsidRDefault="006352DF" w:rsidP="0044249C">
      <w:pPr>
        <w:spacing w:line="276" w:lineRule="auto"/>
        <w:ind w:right="540"/>
        <w:jc w:val="right"/>
        <w:rPr>
          <w:rFonts w:ascii="Helvetica" w:hAnsi="Helvetica"/>
          <w:lang w:val="es-ES"/>
        </w:rPr>
      </w:pPr>
      <w:r w:rsidRPr="00623806">
        <w:rPr>
          <w:rFonts w:ascii="Helvetica" w:hAnsi="Helvetica"/>
          <w:lang w:val="es-ES"/>
        </w:rPr>
        <w:t>Para los que quisieron, Flor, aquí esta.</w:t>
      </w:r>
    </w:p>
    <w:p w14:paraId="72F292DD" w14:textId="77777777" w:rsidR="00721441" w:rsidRPr="00623806" w:rsidRDefault="00721441" w:rsidP="00721441">
      <w:pPr>
        <w:pStyle w:val="p2"/>
        <w:spacing w:line="276" w:lineRule="auto"/>
        <w:ind w:right="270"/>
        <w:jc w:val="right"/>
        <w:rPr>
          <w:rFonts w:ascii="Helvetica" w:hAnsi="Helvetica"/>
          <w:sz w:val="18"/>
          <w:szCs w:val="18"/>
          <w:lang w:val="es-ES"/>
        </w:rPr>
        <w:sectPr w:rsidR="00721441" w:rsidRPr="00623806" w:rsidSect="00721441">
          <w:footerReference w:type="default" r:id="rId12"/>
          <w:pgSz w:w="8640" w:h="12960"/>
          <w:pgMar w:top="835" w:right="720" w:bottom="835" w:left="648" w:header="706" w:footer="706" w:gutter="720"/>
          <w:cols w:space="720"/>
          <w:docGrid w:linePitch="360"/>
        </w:sectPr>
      </w:pPr>
    </w:p>
    <w:p w14:paraId="1B31206E" w14:textId="77777777" w:rsidR="00721441" w:rsidRPr="00623806" w:rsidRDefault="00721441" w:rsidP="00721441">
      <w:pPr>
        <w:pStyle w:val="Heading1"/>
        <w:spacing w:line="276" w:lineRule="auto"/>
        <w:jc w:val="center"/>
        <w:rPr>
          <w:rFonts w:ascii="Libre Baskerville" w:hAnsi="Libre Baskerville"/>
          <w:lang w:val="es-ES"/>
        </w:rPr>
      </w:pPr>
    </w:p>
    <w:p w14:paraId="47B2EF8F" w14:textId="77777777" w:rsidR="00721441" w:rsidRPr="00623806" w:rsidRDefault="00721441" w:rsidP="00721441">
      <w:pPr>
        <w:pStyle w:val="Heading1"/>
        <w:spacing w:line="276" w:lineRule="auto"/>
        <w:jc w:val="center"/>
        <w:rPr>
          <w:rFonts w:ascii="Libre Baskerville" w:hAnsi="Libre Baskerville"/>
          <w:lang w:val="es-ES"/>
        </w:rPr>
      </w:pPr>
    </w:p>
    <w:p w14:paraId="43087557" w14:textId="77777777" w:rsidR="00721441" w:rsidRPr="00623806" w:rsidRDefault="00721441" w:rsidP="00721441">
      <w:pPr>
        <w:pStyle w:val="Heading1"/>
        <w:spacing w:line="276" w:lineRule="auto"/>
        <w:jc w:val="center"/>
        <w:rPr>
          <w:rFonts w:ascii="Libre Baskerville" w:hAnsi="Libre Baskerville"/>
          <w:lang w:val="es-ES"/>
        </w:rPr>
      </w:pPr>
    </w:p>
    <w:p w14:paraId="7758CE48" w14:textId="77777777" w:rsidR="00721441" w:rsidRPr="00623806" w:rsidRDefault="00721441" w:rsidP="00721441">
      <w:pPr>
        <w:pStyle w:val="Heading1"/>
        <w:spacing w:line="276" w:lineRule="auto"/>
        <w:jc w:val="center"/>
        <w:rPr>
          <w:rFonts w:ascii="Libre Baskerville" w:hAnsi="Libre Baskerville"/>
          <w:lang w:val="es-ES"/>
        </w:rPr>
      </w:pPr>
    </w:p>
    <w:p w14:paraId="62A49ACB" w14:textId="368A6BDD" w:rsidR="00721441" w:rsidRPr="00623806" w:rsidRDefault="00721441" w:rsidP="00721441">
      <w:pPr>
        <w:jc w:val="center"/>
        <w:rPr>
          <w:rFonts w:ascii="Libre Baskerville" w:hAnsi="Libre Baskerville"/>
          <w:sz w:val="44"/>
          <w:szCs w:val="44"/>
          <w:lang w:val="es-ES"/>
        </w:rPr>
      </w:pPr>
      <w:r w:rsidRPr="00623806">
        <w:rPr>
          <w:rFonts w:ascii="Libre Baskerville" w:hAnsi="Libre Baskerville"/>
          <w:sz w:val="44"/>
          <w:szCs w:val="44"/>
          <w:lang w:val="es-ES"/>
        </w:rPr>
        <w:t>1</w:t>
      </w:r>
    </w:p>
    <w:p w14:paraId="5FD35179" w14:textId="6C297AF9" w:rsidR="00721441" w:rsidRPr="00623806" w:rsidRDefault="006352DF" w:rsidP="00721441">
      <w:pPr>
        <w:jc w:val="center"/>
        <w:rPr>
          <w:rFonts w:ascii="Libre Baskerville" w:hAnsi="Libre Baskerville"/>
          <w:sz w:val="44"/>
          <w:szCs w:val="44"/>
          <w:lang w:val="es-ES"/>
        </w:rPr>
      </w:pPr>
      <w:r w:rsidRPr="00623806">
        <w:rPr>
          <w:rFonts w:ascii="Libre Baskerville" w:hAnsi="Libre Baskerville"/>
          <w:sz w:val="44"/>
          <w:szCs w:val="44"/>
          <w:lang w:val="es-ES"/>
        </w:rPr>
        <w:t>INTRODUCION</w:t>
      </w:r>
    </w:p>
    <w:p w14:paraId="68CFD8FE" w14:textId="77777777" w:rsidR="00EB721C" w:rsidRPr="00623806" w:rsidRDefault="00EB721C" w:rsidP="00EB721C">
      <w:pPr>
        <w:pStyle w:val="Scene"/>
        <w:spacing w:line="276" w:lineRule="auto"/>
        <w:ind w:firstLine="0"/>
        <w:jc w:val="both"/>
        <w:rPr>
          <w:rFonts w:ascii="Helvetica" w:hAnsi="Helvetica"/>
          <w:lang w:val="es-ES"/>
        </w:rPr>
      </w:pPr>
    </w:p>
    <w:p w14:paraId="2875BB03" w14:textId="77777777" w:rsidR="00EB721C" w:rsidRPr="00623806" w:rsidRDefault="006352DF" w:rsidP="00EB721C">
      <w:pPr>
        <w:pStyle w:val="Scene"/>
        <w:spacing w:line="276" w:lineRule="auto"/>
        <w:jc w:val="both"/>
        <w:rPr>
          <w:rFonts w:ascii="Helvetica" w:hAnsi="Helvetica"/>
          <w:lang w:val="es-ES"/>
        </w:rPr>
      </w:pPr>
      <w:r w:rsidRPr="00623806">
        <w:rPr>
          <w:rFonts w:ascii="Helvetica" w:hAnsi="Helvetica"/>
          <w:lang w:val="es-ES"/>
        </w:rPr>
        <w:t>Eché un vistazo al documento vacío en la pantalla de mi ordenador; el cursor parpadeaba con furia, como si estuviera exhibiendo mi incapacidad para escribir. Cuarenta y cinco minutos después, no había escrito ni una sola palabra. Mis emociones se enredaron, una sensación opresiva me atenazó el pecho y me sentí completamente inútil para el trabajo que tenía entre manos. Música melancólica y romántica sonaba lentamente en mis auriculares, ahora colgando de mi cuello, agravando aún más mi tristeza.</w:t>
      </w:r>
    </w:p>
    <w:p w14:paraId="4BAE3ECF" w14:textId="77777777" w:rsidR="00EB721C" w:rsidRPr="00623806" w:rsidRDefault="00EB721C" w:rsidP="00EB721C">
      <w:pPr>
        <w:pStyle w:val="Scene"/>
        <w:spacing w:line="276" w:lineRule="auto"/>
        <w:jc w:val="both"/>
        <w:rPr>
          <w:rFonts w:ascii="Helvetica" w:hAnsi="Helvetica"/>
          <w:lang w:val="es-ES"/>
        </w:rPr>
      </w:pPr>
    </w:p>
    <w:p w14:paraId="3C457E15" w14:textId="5D2E137B" w:rsidR="006352DF" w:rsidRPr="00623806" w:rsidRDefault="006352DF" w:rsidP="00EB721C">
      <w:pPr>
        <w:pStyle w:val="Scene"/>
        <w:spacing w:line="276" w:lineRule="auto"/>
        <w:jc w:val="both"/>
        <w:rPr>
          <w:rFonts w:ascii="Helvetica" w:hAnsi="Helvetica"/>
          <w:lang w:val="es-ES"/>
        </w:rPr>
      </w:pPr>
      <w:r w:rsidRPr="00623806">
        <w:rPr>
          <w:rFonts w:ascii="Helvetica" w:hAnsi="Helvetica"/>
          <w:lang w:val="es-ES"/>
        </w:rPr>
        <w:t>El amor era lo que mi corazón anhelaba; las historias románticas que había estado leyendo intensificaron esa necesidad. Estas historias de doncellas en apuros que encuentran a su pareja destinada y disfrutan de un romance maravilloso me dejaron vacía y asustada. ¿Fue mi mal juicio al elegir a las personas, seleccionando siempre a la persona equivocada para compartir mi vida, o fueron los dramas coreanos los culpables de esta visión distorsionada del amor?</w:t>
      </w:r>
    </w:p>
    <w:p w14:paraId="1103A8A6" w14:textId="17839C31" w:rsidR="006352DF" w:rsidRPr="00623806" w:rsidRDefault="006352DF" w:rsidP="006352DF">
      <w:pPr>
        <w:pStyle w:val="Scene"/>
        <w:spacing w:line="276" w:lineRule="auto"/>
        <w:jc w:val="both"/>
        <w:rPr>
          <w:rFonts w:ascii="Helvetica" w:hAnsi="Helvetica"/>
          <w:lang w:val="es-ES"/>
        </w:rPr>
      </w:pPr>
      <w:r w:rsidRPr="00623806">
        <w:rPr>
          <w:rFonts w:ascii="Helvetica" w:hAnsi="Helvetica"/>
          <w:lang w:val="es-ES"/>
        </w:rPr>
        <w:lastRenderedPageBreak/>
        <w:t>La gente nos dice que estas historias son solo ficción, que tales sucesos nunca ocurren realmente en la vida diaria. Pero al mirar las redes sociales, no pude evitar ver innumerables fotos e historias de otros, alegres y enamorados, celebrando la vida mientras yo seguía atrapado en mi rutina. Habían pasado años desde mi última salida con un antiguo compañero de clase del instituto. Había perdido el contacto con la mayoría de mis antiguos compañeros de clase; a menudo vuelvo a mi mundo, buscando un lugar agradable dentro de mí mismo.</w:t>
      </w:r>
    </w:p>
    <w:p w14:paraId="63603BC5" w14:textId="42BEBBC4" w:rsidR="006352DF" w:rsidRPr="00623806" w:rsidRDefault="006352DF" w:rsidP="006352DF">
      <w:pPr>
        <w:pStyle w:val="Scene"/>
        <w:spacing w:line="276" w:lineRule="auto"/>
        <w:jc w:val="both"/>
        <w:rPr>
          <w:rFonts w:ascii="Helvetica" w:hAnsi="Helvetica"/>
          <w:lang w:val="es-ES"/>
        </w:rPr>
      </w:pPr>
      <w:r w:rsidRPr="00623806">
        <w:rPr>
          <w:rFonts w:ascii="Helvetica" w:hAnsi="Helvetica"/>
          <w:lang w:val="es-ES"/>
        </w:rPr>
        <w:t>Aunque ahora es un logro inútil, obtuve un título en diseño gráfico. Los trabajadores autónomos extranjeros baratos de otros países dominaban el sector de empleos mal pagados en mi zona. Esta situación me impulsó a mudarme a Montana, donde finalmente encontré trabajo como coordinador de estrategia en la división de marketing, lejos del campo de mis sueños.</w:t>
      </w:r>
    </w:p>
    <w:p w14:paraId="32AC33C7" w14:textId="3F1EDA8E" w:rsidR="006352DF" w:rsidRPr="00623806" w:rsidRDefault="006352DF" w:rsidP="006352DF">
      <w:pPr>
        <w:pStyle w:val="Scene"/>
        <w:spacing w:line="276" w:lineRule="auto"/>
        <w:jc w:val="both"/>
        <w:rPr>
          <w:rFonts w:ascii="Helvetica" w:hAnsi="Helvetica"/>
          <w:lang w:val="es-ES"/>
        </w:rPr>
      </w:pPr>
      <w:r w:rsidRPr="00623806">
        <w:rPr>
          <w:rFonts w:ascii="Helvetica" w:hAnsi="Helvetica"/>
          <w:lang w:val="es-ES"/>
        </w:rPr>
        <w:t>Conocí a mi novio al final de mi carrera universitaria, y juntos, después de un año, decidimos mudarnos a Montana en busca de nuevas oportunidades. Al principio, todo era hermoso. Sin embargo, con el paso del tiempo, la emoción inicial se desvaneció y una rutina monótona se apoderó de todo. Él comía, dormía y se retiraba a su estudio; yo limpiaba, cocinaba y lavaba los platos. Nuestra relación parecía más la de mejores amigos o compañeros de piso que la de amantes. Aunque eso pueda sonar desagradable, refleja la realidad de nuestra situación.</w:t>
      </w:r>
    </w:p>
    <w:p w14:paraId="35B36015" w14:textId="4C2F7628" w:rsidR="006352DF" w:rsidRPr="00623806" w:rsidRDefault="006352DF" w:rsidP="006352DF">
      <w:pPr>
        <w:pStyle w:val="Scene"/>
        <w:spacing w:line="276" w:lineRule="auto"/>
        <w:jc w:val="both"/>
        <w:rPr>
          <w:rFonts w:ascii="Helvetica" w:hAnsi="Helvetica"/>
          <w:lang w:val="es-ES"/>
        </w:rPr>
      </w:pPr>
      <w:r w:rsidRPr="00623806">
        <w:rPr>
          <w:rFonts w:ascii="Helvetica" w:hAnsi="Helvetica"/>
          <w:lang w:val="es-ES"/>
        </w:rPr>
        <w:t xml:space="preserve">Al principio, vivir con él estuvo bien, pero la realidad de la situación se hizo evidente rápidamente. Empecé a cuidar de otra persona además de mí mismo. Aunque parecía indiferente a mis esfuerzos, yo limpiaba, cocinaba y supervisaba las tareas del hogar. La alegría define la </w:t>
      </w:r>
      <w:r w:rsidRPr="00623806">
        <w:rPr>
          <w:rFonts w:ascii="Helvetica" w:hAnsi="Helvetica"/>
          <w:lang w:val="es-ES"/>
        </w:rPr>
        <w:lastRenderedPageBreak/>
        <w:t>naturaleza de una conexión. Se trata del placer de verse, de hablar, de compartir y de hacer el amor. Pero hoy nuestra relación se siente muerta y aburrida. Sabiendo que tendría que arreglar los desastres, pensar en las comidas y ordenar antes de poder retirarme finalmente a mi refugio, odiaba volver a casa después del trabajo.</w:t>
      </w:r>
    </w:p>
    <w:p w14:paraId="3E9F7418" w14:textId="3D218BAB" w:rsidR="006352DF" w:rsidRPr="00623806" w:rsidRDefault="006352DF" w:rsidP="006352DF">
      <w:pPr>
        <w:pStyle w:val="Scene"/>
        <w:spacing w:line="276" w:lineRule="auto"/>
        <w:jc w:val="both"/>
        <w:rPr>
          <w:rFonts w:ascii="Helvetica" w:hAnsi="Helvetica"/>
          <w:lang w:val="es-ES"/>
        </w:rPr>
      </w:pPr>
      <w:r w:rsidRPr="00623806">
        <w:rPr>
          <w:rFonts w:ascii="Helvetica" w:hAnsi="Helvetica"/>
          <w:lang w:val="es-ES"/>
        </w:rPr>
        <w:t>Mi refugio era un lugar donde podía sumergirme en libros, obras de teatro, juegos y escritura. Mis auriculares me ayudaron a aislarme del entorno y a entrar en mi propio pequeño universo. Todos los días eran iguales. Cada vez que quería tener relaciones sexuales, venía a mí, y yo accedía, esperando un breve respiro. Aun así, mi mente seguía volviendo a los "qué pasaría si" y los "debería haber hecho" que atormentaban decisiones anteriores.</w:t>
      </w:r>
    </w:p>
    <w:p w14:paraId="3BDB8FA1" w14:textId="44307F2A" w:rsidR="006352DF" w:rsidRPr="00623806" w:rsidRDefault="006352DF" w:rsidP="006352DF">
      <w:pPr>
        <w:pStyle w:val="Scene"/>
        <w:spacing w:line="276" w:lineRule="auto"/>
        <w:jc w:val="both"/>
        <w:rPr>
          <w:rFonts w:ascii="Helvetica" w:hAnsi="Helvetica"/>
          <w:lang w:val="es-ES"/>
        </w:rPr>
      </w:pPr>
      <w:r w:rsidRPr="00623806">
        <w:rPr>
          <w:rFonts w:ascii="Helvetica" w:hAnsi="Helvetica"/>
          <w:lang w:val="es-ES"/>
        </w:rPr>
        <w:t>Y aquí estaba yo, sol</w:t>
      </w:r>
      <w:r w:rsidR="007C6110" w:rsidRPr="00623806">
        <w:rPr>
          <w:rFonts w:ascii="Helvetica" w:hAnsi="Helvetica"/>
          <w:lang w:val="es-ES"/>
        </w:rPr>
        <w:t>a</w:t>
      </w:r>
      <w:r w:rsidRPr="00623806">
        <w:rPr>
          <w:rFonts w:ascii="Helvetica" w:hAnsi="Helvetica"/>
          <w:lang w:val="es-ES"/>
        </w:rPr>
        <w:t>, sin amigos, mirando a mi pantalla, intentando producir algo que valiera la pena. Mi pareja s</w:t>
      </w:r>
      <w:r w:rsidR="007C6110" w:rsidRPr="00623806">
        <w:rPr>
          <w:rFonts w:ascii="Helvetica" w:hAnsi="Helvetica"/>
          <w:lang w:val="es-ES"/>
        </w:rPr>
        <w:t>e s</w:t>
      </w:r>
      <w:r w:rsidRPr="00623806">
        <w:rPr>
          <w:rFonts w:ascii="Helvetica" w:hAnsi="Helvetica"/>
          <w:lang w:val="es-ES"/>
        </w:rPr>
        <w:t>entía que solo era un pasajero en mi vida, y mi trabajo me causaba estrés constante. A pesar de mi profundo entendimiento de que mi anhelo era meramente una fantasía, ansiaba que alguien me sacara de esta tristeza.</w:t>
      </w:r>
    </w:p>
    <w:p w14:paraId="2425ADC8" w14:textId="6EBAE384" w:rsidR="006352DF" w:rsidRPr="00623806" w:rsidRDefault="006352DF" w:rsidP="006352DF">
      <w:pPr>
        <w:pStyle w:val="Scene"/>
        <w:spacing w:line="276" w:lineRule="auto"/>
        <w:jc w:val="both"/>
        <w:rPr>
          <w:rFonts w:ascii="Helvetica" w:hAnsi="Helvetica"/>
          <w:lang w:val="es-ES"/>
        </w:rPr>
      </w:pPr>
      <w:r w:rsidRPr="00623806">
        <w:rPr>
          <w:rFonts w:ascii="Helvetica" w:hAnsi="Helvetica"/>
          <w:lang w:val="es-ES"/>
        </w:rPr>
        <w:t>Lo que antes había sido un lugar de aventuras y oportunidades, ahora parecía una prisión. Las huellas de sueños incumplidos parecían impregnar cada lugar. Las paredes, que ahora me provocaban con sus colores vivos y líneas marcadas, estaban cubiertas de carteles con los diseños gráficos que había soñado con crear, un marcado contraste con la monotonía que se había apoderado de mi existencia.</w:t>
      </w:r>
    </w:p>
    <w:p w14:paraId="486D6527" w14:textId="54134107" w:rsidR="006352DF" w:rsidRPr="00623806" w:rsidRDefault="006352DF" w:rsidP="006352DF">
      <w:pPr>
        <w:pStyle w:val="Scene"/>
        <w:spacing w:line="276" w:lineRule="auto"/>
        <w:jc w:val="both"/>
        <w:rPr>
          <w:rFonts w:ascii="Helvetica" w:hAnsi="Helvetica"/>
          <w:lang w:val="es-ES"/>
        </w:rPr>
      </w:pPr>
      <w:r w:rsidRPr="00623806">
        <w:rPr>
          <w:rFonts w:ascii="Helvetica" w:hAnsi="Helvetica"/>
          <w:lang w:val="es-ES"/>
        </w:rPr>
        <w:t xml:space="preserve">A menudo, me encontraba mirando por la ventana al mundo exterior, un mundo que parecía tan vívido y lleno de vida. Sin embargo, todo parecía estancado entre esas paredes. La rutina era ahora insoportable. La prisa matutina, </w:t>
      </w:r>
      <w:r w:rsidRPr="00623806">
        <w:rPr>
          <w:rFonts w:ascii="Helvetica" w:hAnsi="Helvetica"/>
          <w:lang w:val="es-ES"/>
        </w:rPr>
        <w:lastRenderedPageBreak/>
        <w:t xml:space="preserve">que incluía la vorágine de preparar el desayuno, el tedio de los informes de proyectos y las solemnes </w:t>
      </w:r>
      <w:proofErr w:type="gramStart"/>
      <w:r w:rsidRPr="00623806">
        <w:rPr>
          <w:rFonts w:ascii="Helvetica" w:hAnsi="Helvetica"/>
          <w:lang w:val="es-ES"/>
        </w:rPr>
        <w:t>cenas,</w:t>
      </w:r>
      <w:proofErr w:type="gramEnd"/>
      <w:r w:rsidRPr="00623806">
        <w:rPr>
          <w:rFonts w:ascii="Helvetica" w:hAnsi="Helvetica"/>
          <w:lang w:val="es-ES"/>
        </w:rPr>
        <w:t xml:space="preserve"> dejaba pocas palabras y aún menos emociones.</w:t>
      </w:r>
    </w:p>
    <w:p w14:paraId="21CBC9BD" w14:textId="48718F39" w:rsidR="006352DF" w:rsidRPr="00623806" w:rsidRDefault="006352DF" w:rsidP="006352DF">
      <w:pPr>
        <w:pStyle w:val="Scene"/>
        <w:spacing w:line="276" w:lineRule="auto"/>
        <w:jc w:val="both"/>
        <w:rPr>
          <w:rFonts w:ascii="Helvetica" w:hAnsi="Helvetica"/>
          <w:lang w:val="es-ES"/>
        </w:rPr>
      </w:pPr>
      <w:r w:rsidRPr="00623806">
        <w:rPr>
          <w:rFonts w:ascii="Helvetica" w:hAnsi="Helvetica"/>
          <w:lang w:val="es-ES"/>
        </w:rPr>
        <w:t>La cocina, que antes era un lugar donde experimentaba con nuevos platos y disfrutaba cocinando, ahora parecía un campo de batalla. La visión de los platos sucios apilados en el fregadero me hizo sentir los hombros más pesados. Antes me producía una inmensa satisfacción mantener la casa ordenada, pero parecía un ciclo interminable de desorden y limpieza que reflejaba el caos de mis emociones.</w:t>
      </w:r>
    </w:p>
    <w:p w14:paraId="04EDA269" w14:textId="7CDFAB62" w:rsidR="006352DF" w:rsidRPr="00623806" w:rsidRDefault="006352DF" w:rsidP="006352DF">
      <w:pPr>
        <w:pStyle w:val="Scene"/>
        <w:spacing w:line="276" w:lineRule="auto"/>
        <w:jc w:val="both"/>
        <w:rPr>
          <w:rFonts w:ascii="Helvetica" w:hAnsi="Helvetica"/>
          <w:lang w:val="es-ES"/>
        </w:rPr>
      </w:pPr>
      <w:r w:rsidRPr="00623806">
        <w:rPr>
          <w:rFonts w:ascii="Helvetica" w:hAnsi="Helvetica"/>
          <w:lang w:val="es-ES"/>
        </w:rPr>
        <w:t>Ni siquiera mi pequeño refugio, la habitación llena de libros y juegos con mi escritorio, podía ofrecerme la comodidad de antes. Las palabras se negaban a fluir, y las historias que antes brotaban con naturalidad ahora sonaban huecas y forzadas. Durante horas, me sentaba frente a la pantalla en blanco con el cursor parpadeando, un silencioso recordatorio de mi bloqueo creativo.</w:t>
      </w:r>
    </w:p>
    <w:p w14:paraId="12B8385E" w14:textId="3E18DFFA" w:rsidR="006352DF" w:rsidRPr="00623806" w:rsidRDefault="006352DF" w:rsidP="006352DF">
      <w:pPr>
        <w:pStyle w:val="Scene"/>
        <w:spacing w:line="276" w:lineRule="auto"/>
        <w:jc w:val="both"/>
        <w:rPr>
          <w:rFonts w:ascii="Helvetica" w:hAnsi="Helvetica"/>
          <w:lang w:val="es-ES"/>
        </w:rPr>
      </w:pPr>
      <w:r w:rsidRPr="00623806">
        <w:rPr>
          <w:rFonts w:ascii="Helvetica" w:hAnsi="Helvetica"/>
          <w:lang w:val="es-ES"/>
        </w:rPr>
        <w:t>El silencio era insoportable por la noche mientras yacía en la cama. Los suaves ronquidos de mi novio a mi lado apenas lograron llenar el vacío. Anhelaba conversaciones profundas y una relación que trascendiera las apariencias. Sin embargo, cada intento que hice por expresar mis emociones se encontró con apatía o con un rápido cambio de tema. Parecía que vivíamos en universos diferentes, ya que nuestras vidas solo se cruzaban en momentos fugaces y superficiales.</w:t>
      </w:r>
    </w:p>
    <w:p w14:paraId="5D5ACC04" w14:textId="38DB8875" w:rsidR="006352DF" w:rsidRPr="00623806" w:rsidRDefault="006352DF" w:rsidP="006352DF">
      <w:pPr>
        <w:pStyle w:val="Scene"/>
        <w:spacing w:line="276" w:lineRule="auto"/>
        <w:jc w:val="both"/>
        <w:rPr>
          <w:rFonts w:ascii="Helvetica" w:hAnsi="Helvetica"/>
          <w:lang w:val="es-ES"/>
        </w:rPr>
      </w:pPr>
      <w:r w:rsidRPr="00623806">
        <w:rPr>
          <w:rFonts w:ascii="Helvetica" w:hAnsi="Helvetica"/>
          <w:lang w:val="es-ES"/>
        </w:rPr>
        <w:t>La oscuridad de la habitación parece reflejar la oscuridad de mis emociones. Las oportunidades desperdiciadas, los caminos equivocados y las aspiraciones que ahora parecen tan lejanas me persiguen. Me persiguen los "qué pasaría si" y los "debería haber hecho", me roban la tranquilidad y el sueño.</w:t>
      </w:r>
      <w:r w:rsidR="007C6110" w:rsidRPr="00623806">
        <w:rPr>
          <w:rFonts w:ascii="Helvetica" w:hAnsi="Helvetica"/>
          <w:lang w:val="es-ES"/>
        </w:rPr>
        <w:t xml:space="preserve"> </w:t>
      </w:r>
      <w:r w:rsidRPr="00623806">
        <w:rPr>
          <w:rFonts w:ascii="Helvetica" w:hAnsi="Helvetica"/>
          <w:lang w:val="es-ES"/>
        </w:rPr>
        <w:t xml:space="preserve">Me di cuenta de que tenía que actuar. </w:t>
      </w:r>
      <w:r w:rsidRPr="00623806">
        <w:rPr>
          <w:rFonts w:ascii="Helvetica" w:hAnsi="Helvetica"/>
          <w:lang w:val="es-ES"/>
        </w:rPr>
        <w:lastRenderedPageBreak/>
        <w:t>Atrapado en un círculo de miseria y descontento, no podía seguir viviendo así. Aun así, la idea de actuar o desviarse de este patrón daba miedo. Significaba enfrentarme a mis ansiedades, a lo desconocido y quizás tener que tomar decisiones difíciles. Requería reconocer mi descontento y darme cuenta de que las cosas tenían que ser diferentes.</w:t>
      </w:r>
    </w:p>
    <w:p w14:paraId="33B7B39E" w14:textId="1EA063CD" w:rsidR="005E0279" w:rsidRPr="00623806" w:rsidRDefault="006352DF" w:rsidP="006352DF">
      <w:pPr>
        <w:pStyle w:val="Scene"/>
        <w:spacing w:line="276" w:lineRule="auto"/>
        <w:jc w:val="both"/>
        <w:rPr>
          <w:rFonts w:ascii="Helvetica" w:hAnsi="Helvetica"/>
          <w:lang w:val="es-ES"/>
        </w:rPr>
      </w:pPr>
      <w:r w:rsidRPr="00623806">
        <w:rPr>
          <w:rFonts w:ascii="Helvetica" w:hAnsi="Helvetica"/>
          <w:lang w:val="es-ES"/>
        </w:rPr>
        <w:t xml:space="preserve">Por ahora, sin embargo, permanecí inmovilizado por la duda y la ansiedad. Los días se fundían unos con otros, cada uno una repetición del anterior. Mientras miraba el documento en blanco en la pantalla de mi ordenador, con el cursor parpadeando impacientemente, no pude evitar preocuparme sobre si alguna vez </w:t>
      </w:r>
      <w:proofErr w:type="gramStart"/>
      <w:r w:rsidRPr="00623806">
        <w:rPr>
          <w:rFonts w:ascii="Helvetica" w:hAnsi="Helvetica"/>
          <w:lang w:val="es-ES"/>
        </w:rPr>
        <w:t>encontraría</w:t>
      </w:r>
      <w:proofErr w:type="gramEnd"/>
      <w:r w:rsidRPr="00623806">
        <w:rPr>
          <w:rFonts w:ascii="Helvetica" w:hAnsi="Helvetica"/>
          <w:lang w:val="es-ES"/>
        </w:rPr>
        <w:t xml:space="preserve"> el valor para liberarme y perseguir la felicidad que tanto deseo.</w:t>
      </w:r>
    </w:p>
    <w:p w14:paraId="647360C5" w14:textId="77777777" w:rsidR="006352DF" w:rsidRPr="00623806" w:rsidRDefault="006352DF" w:rsidP="006352DF">
      <w:pPr>
        <w:pStyle w:val="Scene"/>
        <w:spacing w:line="276" w:lineRule="auto"/>
        <w:jc w:val="both"/>
        <w:rPr>
          <w:rFonts w:ascii="Helvetica" w:hAnsi="Helvetica"/>
          <w:lang w:val="es-ES"/>
        </w:rPr>
      </w:pPr>
    </w:p>
    <w:p w14:paraId="3018328F" w14:textId="77777777" w:rsidR="00721441" w:rsidRPr="00623806" w:rsidRDefault="00721441" w:rsidP="00721441">
      <w:pPr>
        <w:pStyle w:val="SceneBreak"/>
        <w:spacing w:line="276" w:lineRule="auto"/>
        <w:rPr>
          <w:rFonts w:ascii="Helvetica" w:hAnsi="Helvetica"/>
          <w:lang w:val="es-ES"/>
        </w:rPr>
      </w:pPr>
      <w:r w:rsidRPr="00623806">
        <w:rPr>
          <w:rFonts w:ascii="Helvetica" w:hAnsi="Helvetica"/>
          <w:lang w:val="es-ES"/>
        </w:rPr>
        <w:t>****</w:t>
      </w:r>
    </w:p>
    <w:p w14:paraId="559A5D6C" w14:textId="77777777" w:rsidR="007C6110" w:rsidRPr="00623806" w:rsidRDefault="007C6110" w:rsidP="007C6110">
      <w:pPr>
        <w:pStyle w:val="SceneFirstParagraph"/>
        <w:spacing w:line="276" w:lineRule="auto"/>
        <w:jc w:val="both"/>
        <w:rPr>
          <w:rFonts w:ascii="Helvetica" w:hAnsi="Helvetica"/>
          <w:lang w:val="es-ES"/>
        </w:rPr>
      </w:pPr>
    </w:p>
    <w:p w14:paraId="2CD22917" w14:textId="0401D6CE" w:rsidR="007C6110" w:rsidRPr="00623806" w:rsidRDefault="006352DF" w:rsidP="007C6110">
      <w:pPr>
        <w:pStyle w:val="SceneFirstParagraph"/>
        <w:spacing w:line="276" w:lineRule="auto"/>
        <w:jc w:val="both"/>
        <w:rPr>
          <w:rFonts w:ascii="Helvetica" w:hAnsi="Helvetica"/>
          <w:lang w:val="es-ES"/>
        </w:rPr>
      </w:pPr>
      <w:r w:rsidRPr="006352DF">
        <w:rPr>
          <w:rFonts w:ascii="Helvetica" w:hAnsi="Helvetica"/>
          <w:lang w:val="es-ES"/>
        </w:rPr>
        <w:t>¡Ring, RING, RING!</w:t>
      </w:r>
    </w:p>
    <w:p w14:paraId="7B4036D4" w14:textId="77777777" w:rsidR="007C6110" w:rsidRPr="00623806" w:rsidRDefault="006352DF" w:rsidP="007C6110">
      <w:pPr>
        <w:pStyle w:val="SceneFirstParagraph"/>
        <w:spacing w:line="276" w:lineRule="auto"/>
        <w:ind w:firstLine="720"/>
        <w:jc w:val="both"/>
        <w:rPr>
          <w:rFonts w:ascii="Helvetica" w:hAnsi="Helvetica"/>
          <w:lang w:val="es-ES"/>
        </w:rPr>
      </w:pPr>
      <w:r w:rsidRPr="006352DF">
        <w:rPr>
          <w:rFonts w:ascii="Helvetica" w:hAnsi="Helvetica"/>
          <w:lang w:val="es-ES"/>
        </w:rPr>
        <w:t>El sonido me hizo suspirar. Mi mano tanteó las mantas, buscando mi teléfono en la oscuridad. Por fin, sentí la superficie firme de mi teléfono y lo agarré. Eran las cinco y treinta y dos de la madrugada.</w:t>
      </w:r>
      <w:r w:rsidR="007C6110" w:rsidRPr="00623806">
        <w:rPr>
          <w:rFonts w:ascii="Helvetica" w:hAnsi="Helvetica"/>
          <w:lang w:val="es-ES"/>
        </w:rPr>
        <w:t xml:space="preserve"> </w:t>
      </w:r>
    </w:p>
    <w:p w14:paraId="40B01247" w14:textId="77777777" w:rsidR="007C6110" w:rsidRPr="00623806" w:rsidRDefault="006352DF" w:rsidP="007C6110">
      <w:pPr>
        <w:pStyle w:val="SceneFirstParagraph"/>
        <w:spacing w:line="276" w:lineRule="auto"/>
        <w:ind w:firstLine="720"/>
        <w:jc w:val="both"/>
        <w:rPr>
          <w:rFonts w:ascii="Helvetica" w:hAnsi="Helvetica"/>
          <w:lang w:val="es-ES"/>
        </w:rPr>
      </w:pPr>
      <w:r w:rsidRPr="006352DF">
        <w:rPr>
          <w:rFonts w:ascii="Helvetica" w:hAnsi="Helvetica"/>
          <w:lang w:val="es-ES"/>
        </w:rPr>
        <w:t>Suspiré, entreabrí los ojos y miré la hora. Anoche tuve clases de coreano online y me quedé despierto hasta tarde estudiando. Mi día apenas comenzaba y ya odiaba las largas horas que faltaban para poder cerrar los ojos y desconectarme de este planeta.</w:t>
      </w:r>
    </w:p>
    <w:p w14:paraId="5AFAEE0B" w14:textId="77777777" w:rsidR="007C6110" w:rsidRPr="00623806" w:rsidRDefault="006352DF" w:rsidP="007C6110">
      <w:pPr>
        <w:pStyle w:val="SceneFirstParagraph"/>
        <w:spacing w:line="276" w:lineRule="auto"/>
        <w:ind w:firstLine="720"/>
        <w:jc w:val="both"/>
        <w:rPr>
          <w:rFonts w:ascii="Helvetica" w:hAnsi="Helvetica"/>
          <w:lang w:val="es-ES"/>
        </w:rPr>
      </w:pPr>
      <w:r w:rsidRPr="006352DF">
        <w:rPr>
          <w:rFonts w:ascii="Helvetica" w:hAnsi="Helvetica"/>
          <w:lang w:val="es-ES"/>
        </w:rPr>
        <w:t xml:space="preserve">Miré hacia el lado opuesto de la cama. Estaba vacío, como de costumbre. </w:t>
      </w:r>
      <w:r w:rsidR="007C6110" w:rsidRPr="00623806">
        <w:rPr>
          <w:rFonts w:ascii="Helvetica" w:hAnsi="Helvetica"/>
          <w:i/>
          <w:iCs/>
          <w:lang w:val="es-ES"/>
        </w:rPr>
        <w:t>O</w:t>
      </w:r>
      <w:r w:rsidRPr="006352DF">
        <w:rPr>
          <w:rFonts w:ascii="Helvetica" w:hAnsi="Helvetica"/>
          <w:i/>
          <w:iCs/>
          <w:lang w:val="es-ES"/>
        </w:rPr>
        <w:t>tra noche más sola.</w:t>
      </w:r>
      <w:r w:rsidRPr="006352DF">
        <w:rPr>
          <w:rFonts w:ascii="Helvetica" w:hAnsi="Helvetica"/>
          <w:lang w:val="es-ES"/>
        </w:rPr>
        <w:t xml:space="preserve"> Owen debe estar haciendo sus cosas en su estudio. Durante las noches de insomnio, jugaba con sus amigos en línea o leía novelas gráficas.</w:t>
      </w:r>
    </w:p>
    <w:p w14:paraId="520576BB" w14:textId="77777777" w:rsidR="007C6110" w:rsidRPr="00623806" w:rsidRDefault="006352DF" w:rsidP="007C6110">
      <w:pPr>
        <w:pStyle w:val="SceneFirstParagraph"/>
        <w:spacing w:line="276" w:lineRule="auto"/>
        <w:ind w:firstLine="720"/>
        <w:jc w:val="both"/>
        <w:rPr>
          <w:rFonts w:ascii="Helvetica" w:hAnsi="Helvetica"/>
          <w:lang w:val="es-ES"/>
        </w:rPr>
      </w:pPr>
      <w:r w:rsidRPr="006352DF">
        <w:rPr>
          <w:rFonts w:ascii="Helvetica" w:hAnsi="Helvetica"/>
          <w:lang w:val="es-ES"/>
        </w:rPr>
        <w:lastRenderedPageBreak/>
        <w:t>Apagando la alarma, me levanté y comencé a prepararme para el día que tenía por delante, ignorando el letargo que me embargaba. Yo era quien trabajaba principalmente. Normalmente, aceptaba turnos dobles y horas extras, trabajando a menudo de diez a doce horas al día para ganar suficiente dinero y cubrir los gastos del hogar.</w:t>
      </w:r>
    </w:p>
    <w:p w14:paraId="5D413A71" w14:textId="77777777" w:rsidR="007C6110" w:rsidRPr="00623806" w:rsidRDefault="006352DF" w:rsidP="007C6110">
      <w:pPr>
        <w:pStyle w:val="SceneFirstParagraph"/>
        <w:spacing w:line="276" w:lineRule="auto"/>
        <w:ind w:firstLine="720"/>
        <w:jc w:val="both"/>
        <w:rPr>
          <w:rFonts w:ascii="Helvetica" w:hAnsi="Helvetica"/>
          <w:lang w:val="es-ES"/>
        </w:rPr>
      </w:pPr>
      <w:r w:rsidRPr="006352DF">
        <w:rPr>
          <w:rFonts w:ascii="Helvetica" w:hAnsi="Helvetica"/>
          <w:lang w:val="es-ES"/>
        </w:rPr>
        <w:t xml:space="preserve">Mi trabajo era exigente, doloroso e irritante. Tuve que ayudar a otros, a veces a dinosaurios, a comprender y articular cómo funcionaba la tecnología. Inicialmente trabajando como agente de atención al cliente en un centro de llamadas, fui ascendido al departamento de marketing como coordinador de estrategia de IME </w:t>
      </w:r>
      <w:proofErr w:type="spellStart"/>
      <w:r w:rsidRPr="006352DF">
        <w:rPr>
          <w:rFonts w:ascii="Helvetica" w:hAnsi="Helvetica"/>
          <w:lang w:val="es-ES"/>
        </w:rPr>
        <w:t>Enterprises</w:t>
      </w:r>
      <w:proofErr w:type="spellEnd"/>
      <w:r w:rsidRPr="006352DF">
        <w:rPr>
          <w:rFonts w:ascii="Helvetica" w:hAnsi="Helvetica"/>
          <w:lang w:val="es-ES"/>
        </w:rPr>
        <w:t xml:space="preserve"> tras desarrollar sólidas habilidades de organización y presentación. Entre los mayores proveedores de ordenadores, teléfonos y todo lo que tenga activación inteligente se encuentra IME </w:t>
      </w:r>
      <w:proofErr w:type="spellStart"/>
      <w:r w:rsidRPr="006352DF">
        <w:rPr>
          <w:rFonts w:ascii="Helvetica" w:hAnsi="Helvetica"/>
          <w:lang w:val="es-ES"/>
        </w:rPr>
        <w:t>Enterprises</w:t>
      </w:r>
      <w:proofErr w:type="spellEnd"/>
      <w:r w:rsidRPr="006352DF">
        <w:rPr>
          <w:rFonts w:ascii="Helvetica" w:hAnsi="Helvetica"/>
          <w:lang w:val="es-ES"/>
        </w:rPr>
        <w:t>.</w:t>
      </w:r>
      <w:r w:rsidRPr="006352DF">
        <w:rPr>
          <w:rFonts w:ascii="Helvetica" w:hAnsi="Helvetica"/>
          <w:lang w:val="es-ES"/>
        </w:rPr>
        <w:br/>
        <w:t>Aunque el puesto no está directamente relacionado con mi campo de estudio, me ha permitido aplicar habilidades relevantes para mi titulación.</w:t>
      </w:r>
    </w:p>
    <w:p w14:paraId="2BA224F7" w14:textId="77777777" w:rsidR="007C6110" w:rsidRPr="00623806" w:rsidRDefault="006352DF" w:rsidP="007C6110">
      <w:pPr>
        <w:pStyle w:val="SceneFirstParagraph"/>
        <w:spacing w:line="276" w:lineRule="auto"/>
        <w:ind w:firstLine="720"/>
        <w:jc w:val="both"/>
        <w:rPr>
          <w:rFonts w:ascii="Helvetica" w:hAnsi="Helvetica"/>
          <w:lang w:val="es-ES"/>
        </w:rPr>
      </w:pPr>
      <w:r w:rsidRPr="006352DF">
        <w:rPr>
          <w:rFonts w:ascii="Helvetica" w:hAnsi="Helvetica"/>
          <w:lang w:val="es-ES"/>
        </w:rPr>
        <w:t>Me levantaba por la mañana para hacer ejercicio y preparar el desayuno y el almuerzo para los dos. Aunque Owen, mi novio, trabajaba en la misma empresa, sus turnos eran más cortos que los míos porque era agente de ventas en la tienda. Pero hoy estaba demasiado agotado para hacer ejercicio, y a las ocho de la mañana ya era demasiado tarde para hacer ambas cosas.</w:t>
      </w:r>
    </w:p>
    <w:p w14:paraId="34A5D7D4" w14:textId="77777777" w:rsidR="007C6110" w:rsidRPr="00623806" w:rsidRDefault="006352DF" w:rsidP="007C6110">
      <w:pPr>
        <w:pStyle w:val="SceneFirstParagraph"/>
        <w:spacing w:line="276" w:lineRule="auto"/>
        <w:ind w:firstLine="720"/>
        <w:jc w:val="both"/>
        <w:rPr>
          <w:rFonts w:ascii="Helvetica" w:hAnsi="Helvetica"/>
          <w:lang w:val="es-ES"/>
        </w:rPr>
      </w:pPr>
      <w:r w:rsidRPr="006352DF">
        <w:rPr>
          <w:rFonts w:ascii="Helvetica" w:hAnsi="Helvetica"/>
          <w:lang w:val="es-ES"/>
        </w:rPr>
        <w:t>Llamé a la puerta de su estudio después de preparar el desayuno. "El desayuno está listo."</w:t>
      </w:r>
      <w:r w:rsidR="007C6110" w:rsidRPr="00623806">
        <w:rPr>
          <w:rFonts w:ascii="Helvetica" w:hAnsi="Helvetica"/>
          <w:lang w:val="es-ES"/>
        </w:rPr>
        <w:t xml:space="preserve"> </w:t>
      </w:r>
    </w:p>
    <w:p w14:paraId="10F48DF3" w14:textId="071550EA" w:rsidR="007C6110" w:rsidRPr="00623806" w:rsidRDefault="006352DF" w:rsidP="007C6110">
      <w:pPr>
        <w:pStyle w:val="SceneFirstParagraph"/>
        <w:spacing w:line="276" w:lineRule="auto"/>
        <w:ind w:firstLine="720"/>
        <w:jc w:val="both"/>
        <w:rPr>
          <w:rFonts w:ascii="Helvetica" w:hAnsi="Helvetica"/>
          <w:lang w:val="es-ES"/>
        </w:rPr>
      </w:pPr>
      <w:r w:rsidRPr="006352DF">
        <w:rPr>
          <w:rFonts w:ascii="Helvetica" w:hAnsi="Helvetica"/>
          <w:lang w:val="es-ES"/>
        </w:rPr>
        <w:t xml:space="preserve">Mientras navegaba por las redes sociales o leía una breve narración, me fui a ducharme rápidamente y a desayunar. Para cuando yo terminara, Owen saldría a recoger su comida. Su cabello castaño claro ondeaba constantemente, como si acabara de pasarse las manos por él en un destello </w:t>
      </w:r>
      <w:r w:rsidRPr="006352DF">
        <w:rPr>
          <w:rFonts w:ascii="Helvetica" w:hAnsi="Helvetica"/>
          <w:lang w:val="es-ES"/>
        </w:rPr>
        <w:lastRenderedPageBreak/>
        <w:t>de inspiración. A través de sus gafas de montura fina, su suave mirada color avellana se fijó en mí. Normalmente, sus ojos se escondían tras la superficie reflectante de sus gafas, lo que dificultaba la interpretación emocional. Pero esta vez, solo sonrió mientras recogía el plato, normalmente desnud</w:t>
      </w:r>
      <w:r w:rsidR="007C6110" w:rsidRPr="00623806">
        <w:rPr>
          <w:rFonts w:ascii="Helvetica" w:hAnsi="Helvetica"/>
          <w:lang w:val="es-ES"/>
        </w:rPr>
        <w:t>o</w:t>
      </w:r>
      <w:r w:rsidRPr="006352DF">
        <w:rPr>
          <w:rFonts w:ascii="Helvetica" w:hAnsi="Helvetica"/>
          <w:lang w:val="es-ES"/>
        </w:rPr>
        <w:t>, con los auriculares puestos y regresaba a su cueva.</w:t>
      </w:r>
    </w:p>
    <w:p w14:paraId="531B6052" w14:textId="77777777" w:rsidR="007C6110" w:rsidRPr="00623806" w:rsidRDefault="006352DF" w:rsidP="007C6110">
      <w:pPr>
        <w:pStyle w:val="SceneFirstParagraph"/>
        <w:spacing w:line="276" w:lineRule="auto"/>
        <w:ind w:firstLine="720"/>
        <w:jc w:val="both"/>
        <w:rPr>
          <w:rFonts w:ascii="Helvetica" w:hAnsi="Helvetica"/>
          <w:lang w:val="es-ES"/>
        </w:rPr>
      </w:pPr>
      <w:r w:rsidRPr="006352DF">
        <w:rPr>
          <w:rFonts w:ascii="Helvetica" w:hAnsi="Helvetica"/>
          <w:lang w:val="es-ES"/>
        </w:rPr>
        <w:t>A pesar de su apariencia relajada, irradiaba una corriente subterránea de concentración y determinación, especialmente cuando estaba inmerso en su trabajo en el estudio. Solía tararear suavemente, normalmente una melodía aleatoria que se unía a él para producir un ruido de fondo extraño pero familiar en nuestro apartamento.</w:t>
      </w:r>
    </w:p>
    <w:p w14:paraId="149AB75E" w14:textId="6BD0C008" w:rsidR="007C6110" w:rsidRPr="00623806" w:rsidRDefault="007C6110" w:rsidP="007C6110">
      <w:pPr>
        <w:pStyle w:val="SceneFirstParagraph"/>
        <w:spacing w:line="276" w:lineRule="auto"/>
        <w:ind w:firstLine="720"/>
        <w:jc w:val="both"/>
        <w:rPr>
          <w:rFonts w:ascii="Helvetica" w:hAnsi="Helvetica"/>
          <w:lang w:val="es-ES"/>
        </w:rPr>
      </w:pPr>
      <w:r w:rsidRPr="00623806">
        <w:rPr>
          <w:rFonts w:ascii="Helvetica" w:hAnsi="Helvetica"/>
          <w:lang w:val="es-ES"/>
        </w:rPr>
        <w:t>“</w:t>
      </w:r>
      <w:r w:rsidR="006352DF" w:rsidRPr="006352DF">
        <w:rPr>
          <w:rFonts w:ascii="Helvetica" w:hAnsi="Helvetica"/>
          <w:lang w:val="es-ES"/>
        </w:rPr>
        <w:t>¡Llegaré a las ocho hoy!</w:t>
      </w:r>
      <w:r w:rsidRPr="00623806">
        <w:rPr>
          <w:rFonts w:ascii="Helvetica" w:hAnsi="Helvetica"/>
          <w:lang w:val="es-ES"/>
        </w:rPr>
        <w:t>”</w:t>
      </w:r>
      <w:r w:rsidR="006352DF" w:rsidRPr="006352DF">
        <w:rPr>
          <w:rFonts w:ascii="Helvetica" w:hAnsi="Helvetica"/>
          <w:lang w:val="es-ES"/>
        </w:rPr>
        <w:t xml:space="preserve"> Le respondí: "¿Necesitaré tomar un Uber o podrás llevarme tú en coche?"</w:t>
      </w:r>
    </w:p>
    <w:p w14:paraId="587EDA97" w14:textId="77777777" w:rsidR="007C6110" w:rsidRPr="00623806" w:rsidRDefault="006352DF" w:rsidP="007C6110">
      <w:pPr>
        <w:pStyle w:val="SceneFirstParagraph"/>
        <w:spacing w:line="276" w:lineRule="auto"/>
        <w:ind w:firstLine="720"/>
        <w:jc w:val="both"/>
        <w:rPr>
          <w:rFonts w:ascii="Helvetica" w:hAnsi="Helvetica"/>
          <w:lang w:val="es-ES"/>
        </w:rPr>
      </w:pPr>
      <w:r w:rsidRPr="006352DF">
        <w:rPr>
          <w:rFonts w:ascii="Helvetica" w:hAnsi="Helvetica"/>
          <w:lang w:val="es-ES"/>
        </w:rPr>
        <w:t>El problema era tener un solo coche y horarios diferentes. Su falta de responsabilidad me obliga a esforzarme mucho para llegar al trabajo a tiempo. Owen siempre sobresalió en las ventas y generó ganancias; por lo tanto, el gerente le permitía llegar tarde a sus turnos.</w:t>
      </w:r>
    </w:p>
    <w:p w14:paraId="3B27C325" w14:textId="77777777" w:rsidR="007C6110" w:rsidRPr="00623806" w:rsidRDefault="006352DF" w:rsidP="007C6110">
      <w:pPr>
        <w:pStyle w:val="SceneFirstParagraph"/>
        <w:spacing w:line="276" w:lineRule="auto"/>
        <w:ind w:firstLine="720"/>
        <w:jc w:val="both"/>
        <w:rPr>
          <w:rFonts w:ascii="Helvetica" w:hAnsi="Helvetica"/>
          <w:lang w:val="es-ES"/>
        </w:rPr>
      </w:pPr>
      <w:r w:rsidRPr="006352DF">
        <w:rPr>
          <w:rFonts w:ascii="Helvetica" w:hAnsi="Helvetica"/>
          <w:lang w:val="es-ES"/>
        </w:rPr>
        <w:t>A las 7:30, por fin se preparaba para llevarme al trabajo. Por lo general, unos pantalones sencillos, una camiseta y quizás una camisa de franela por encima de la ropa constituían una cómoda mezcla de practicidad y apatía por la moda. El viaje fue un silencio angustioso. Mientras él cantaba una canción a través del auricular que tenía en la oreja, yo estaba absort</w:t>
      </w:r>
      <w:r w:rsidR="007C6110" w:rsidRPr="00623806">
        <w:rPr>
          <w:rFonts w:ascii="Helvetica" w:hAnsi="Helvetica"/>
          <w:lang w:val="es-ES"/>
        </w:rPr>
        <w:t>a</w:t>
      </w:r>
      <w:r w:rsidRPr="006352DF">
        <w:rPr>
          <w:rFonts w:ascii="Helvetica" w:hAnsi="Helvetica"/>
          <w:lang w:val="es-ES"/>
        </w:rPr>
        <w:t xml:space="preserve"> en mi teléfono, leyendo los nuevos correos electrónicos del día.</w:t>
      </w:r>
    </w:p>
    <w:p w14:paraId="3515AD69" w14:textId="77777777" w:rsidR="007C6110" w:rsidRPr="00623806" w:rsidRDefault="006352DF" w:rsidP="007C6110">
      <w:pPr>
        <w:pStyle w:val="SceneFirstParagraph"/>
        <w:spacing w:line="276" w:lineRule="auto"/>
        <w:ind w:firstLine="720"/>
        <w:jc w:val="both"/>
        <w:rPr>
          <w:rFonts w:ascii="Helvetica" w:hAnsi="Helvetica"/>
          <w:lang w:val="es-ES"/>
        </w:rPr>
      </w:pPr>
      <w:r w:rsidRPr="006352DF">
        <w:rPr>
          <w:rFonts w:ascii="Helvetica" w:hAnsi="Helvetica"/>
          <w:lang w:val="es-ES"/>
        </w:rPr>
        <w:t>"Nos vemos", murmuré mientras él se detenía frente a mi edificio para recoger sus cosas. "Llamaré cuando termine."</w:t>
      </w:r>
    </w:p>
    <w:p w14:paraId="10F3620C" w14:textId="77777777" w:rsidR="007C6110" w:rsidRPr="00623806" w:rsidRDefault="006352DF" w:rsidP="007C6110">
      <w:pPr>
        <w:pStyle w:val="SceneFirstParagraph"/>
        <w:spacing w:line="276" w:lineRule="auto"/>
        <w:ind w:firstLine="720"/>
        <w:jc w:val="both"/>
        <w:rPr>
          <w:rFonts w:ascii="Helvetica" w:hAnsi="Helvetica"/>
          <w:lang w:val="es-ES"/>
        </w:rPr>
      </w:pPr>
      <w:r w:rsidRPr="00623806">
        <w:rPr>
          <w:rFonts w:ascii="Helvetica" w:hAnsi="Helvetica"/>
          <w:lang w:val="es-ES"/>
        </w:rPr>
        <w:t>“</w:t>
      </w:r>
      <w:r w:rsidRPr="006352DF">
        <w:rPr>
          <w:rFonts w:ascii="Helvetica" w:hAnsi="Helvetica"/>
          <w:lang w:val="es-ES"/>
        </w:rPr>
        <w:t>Claro. Te quiero", respondió. Me quedé paralizado por la sorpresa y me giré para mirarlo.</w:t>
      </w:r>
    </w:p>
    <w:p w14:paraId="51AE3E9D" w14:textId="77777777" w:rsidR="007C6110" w:rsidRPr="00623806" w:rsidRDefault="006352DF" w:rsidP="007C6110">
      <w:pPr>
        <w:pStyle w:val="SceneFirstParagraph"/>
        <w:spacing w:line="276" w:lineRule="auto"/>
        <w:ind w:firstLine="720"/>
        <w:jc w:val="both"/>
        <w:rPr>
          <w:rFonts w:ascii="Helvetica" w:hAnsi="Helvetica"/>
          <w:lang w:val="es-ES"/>
        </w:rPr>
      </w:pPr>
      <w:r w:rsidRPr="00623806">
        <w:rPr>
          <w:rFonts w:ascii="Helvetica" w:hAnsi="Helvetica"/>
          <w:lang w:val="es-ES"/>
        </w:rPr>
        <w:lastRenderedPageBreak/>
        <w:t>“</w:t>
      </w:r>
      <w:r w:rsidRPr="006352DF">
        <w:rPr>
          <w:rFonts w:ascii="Helvetica" w:hAnsi="Helvetica"/>
          <w:lang w:val="es-ES"/>
        </w:rPr>
        <w:t>¿Te quiero también?</w:t>
      </w:r>
      <w:r w:rsidRPr="00623806">
        <w:rPr>
          <w:rFonts w:ascii="Helvetica" w:hAnsi="Helvetica"/>
          <w:lang w:val="es-ES"/>
        </w:rPr>
        <w:t>”</w:t>
      </w:r>
      <w:r w:rsidRPr="006352DF">
        <w:rPr>
          <w:rFonts w:ascii="Helvetica" w:hAnsi="Helvetica"/>
          <w:lang w:val="es-ES"/>
        </w:rPr>
        <w:t xml:space="preserve"> Sin saber qué esperar, respondí. Inhalé profundamente y me giré para encarar mi segundo infierno: el del trabajo.</w:t>
      </w:r>
    </w:p>
    <w:p w14:paraId="635D429B" w14:textId="77777777" w:rsidR="007C6110" w:rsidRPr="00623806" w:rsidRDefault="006352DF" w:rsidP="007C6110">
      <w:pPr>
        <w:pStyle w:val="SceneFirstParagraph"/>
        <w:spacing w:line="276" w:lineRule="auto"/>
        <w:ind w:firstLine="720"/>
        <w:jc w:val="both"/>
        <w:rPr>
          <w:rFonts w:ascii="Helvetica" w:hAnsi="Helvetica"/>
          <w:lang w:val="es-ES"/>
        </w:rPr>
      </w:pPr>
      <w:r w:rsidRPr="006352DF">
        <w:rPr>
          <w:rFonts w:ascii="Helvetica" w:hAnsi="Helvetica"/>
          <w:lang w:val="es-ES"/>
        </w:rPr>
        <w:t>Al entrar en el edificio, el lugar olía a algo que conocía: antiséptico. La intensa luminosidad de las luces fluorescentes resalta la limpieza del entorno que me rodea. Con una computadora portátil, unos auriculares y montones de papeles que parecían crecer cada día, me acurruqué dentro de mi cubículo, el pequeño espacio lleno de instrumentos de mi profesión.</w:t>
      </w:r>
    </w:p>
    <w:p w14:paraId="70DF5607" w14:textId="77777777" w:rsidR="00055429" w:rsidRPr="00623806" w:rsidRDefault="006352DF" w:rsidP="00055429">
      <w:pPr>
        <w:pStyle w:val="SceneFirstParagraph"/>
        <w:spacing w:line="276" w:lineRule="auto"/>
        <w:ind w:firstLine="720"/>
        <w:jc w:val="both"/>
        <w:rPr>
          <w:rFonts w:ascii="Helvetica" w:hAnsi="Helvetica"/>
          <w:lang w:val="es-ES"/>
        </w:rPr>
      </w:pPr>
      <w:r w:rsidRPr="006352DF">
        <w:rPr>
          <w:rFonts w:ascii="Helvetica" w:hAnsi="Helvetica"/>
          <w:lang w:val="es-ES"/>
        </w:rPr>
        <w:t>Las horas pasaron, una llamada tras otra, creando un bucle monótono de problemas técnicos y quejas. El peso abrumador de las tareas que requerían mi atención eclipsó la fugaz satisfacción que sentí al resolver un problema. Con cada minuto que pasaba, mi vitalidad disminuía y sentía cómo el cansancio me oprimía.</w:t>
      </w:r>
    </w:p>
    <w:p w14:paraId="5436073E" w14:textId="77777777" w:rsidR="00055429" w:rsidRPr="00623806" w:rsidRDefault="006352DF" w:rsidP="00055429">
      <w:pPr>
        <w:pStyle w:val="SceneFirstParagraph"/>
        <w:spacing w:line="276" w:lineRule="auto"/>
        <w:ind w:firstLine="720"/>
        <w:jc w:val="both"/>
        <w:rPr>
          <w:rFonts w:ascii="Helvetica" w:hAnsi="Helvetica"/>
          <w:lang w:val="es-ES"/>
        </w:rPr>
      </w:pPr>
      <w:r w:rsidRPr="006352DF">
        <w:rPr>
          <w:rFonts w:ascii="Helvetica" w:hAnsi="Helvetica"/>
          <w:lang w:val="es-ES"/>
        </w:rPr>
        <w:t>El almuerzo representó un breve respiro. Con una mano sujetando la comida y el teléfono en la otra, me senté en la sala de descanso navegando por las redes sociales. Las fotos de amigos y conocidos llevando vidas aparentemente perfectas solo me hacían sentir más sola. Anhelaba la conexión y la felicidad que parecían compartir con tanta naturalidad.</w:t>
      </w:r>
    </w:p>
    <w:p w14:paraId="1050F8C2" w14:textId="3444F349" w:rsidR="006352DF" w:rsidRPr="006352DF" w:rsidRDefault="006352DF" w:rsidP="00055429">
      <w:pPr>
        <w:pStyle w:val="SceneFirstParagraph"/>
        <w:spacing w:line="276" w:lineRule="auto"/>
        <w:ind w:firstLine="720"/>
        <w:jc w:val="both"/>
        <w:rPr>
          <w:rFonts w:ascii="Helvetica" w:hAnsi="Helvetica"/>
          <w:lang w:val="es-ES"/>
        </w:rPr>
      </w:pPr>
      <w:r w:rsidRPr="006352DF">
        <w:rPr>
          <w:rFonts w:ascii="Helvetica" w:hAnsi="Helvetica"/>
          <w:lang w:val="es-ES"/>
        </w:rPr>
        <w:t>La tarde siguió la misma tónica: correos electrónicos y hojas de cálculo. También recibí llamadas, pero mi mente divagaba mientras las ideas sobre Owen volvían a mí. Nuestra relación se ha convertido en un ritual diario carente de la chispa y la pasión que antes teníamos. Le pregunté si compartía mis sentimientos o si estaba contento con la situación actual.</w:t>
      </w:r>
    </w:p>
    <w:p w14:paraId="205DC76D" w14:textId="77777777" w:rsidR="00B80641" w:rsidRPr="00623806" w:rsidRDefault="00B80641" w:rsidP="00721441">
      <w:pPr>
        <w:pStyle w:val="SceneFirstParagraph"/>
        <w:spacing w:line="276" w:lineRule="auto"/>
        <w:jc w:val="both"/>
        <w:rPr>
          <w:rFonts w:ascii="Helvetica" w:hAnsi="Helvetica"/>
          <w:lang w:val="es-ES"/>
        </w:rPr>
      </w:pPr>
    </w:p>
    <w:p w14:paraId="1143C341" w14:textId="5F51D9F1" w:rsidR="00B72484" w:rsidRPr="00623806" w:rsidDel="00812F61" w:rsidRDefault="00B72484" w:rsidP="00B72484">
      <w:pPr>
        <w:rPr>
          <w:del w:id="0" w:author="Author"/>
          <w:rFonts w:ascii="Libre Baskerville" w:hAnsi="Libre Baskerville"/>
          <w:sz w:val="44"/>
          <w:szCs w:val="44"/>
          <w:lang w:val="es-ES"/>
        </w:rPr>
      </w:pPr>
    </w:p>
    <w:p w14:paraId="45C61599" w14:textId="6222D30F" w:rsidR="00721441" w:rsidRPr="00623806" w:rsidDel="00812F61" w:rsidRDefault="00721441" w:rsidP="00721441">
      <w:pPr>
        <w:jc w:val="center"/>
        <w:rPr>
          <w:del w:id="1" w:author="Author"/>
          <w:rFonts w:ascii="Libre Baskerville" w:hAnsi="Libre Baskerville"/>
          <w:sz w:val="44"/>
          <w:szCs w:val="44"/>
          <w:lang w:val="es-ES"/>
        </w:rPr>
      </w:pPr>
    </w:p>
    <w:p w14:paraId="798253D3" w14:textId="6D07BE7D" w:rsidR="00721441" w:rsidRPr="00623806" w:rsidDel="00812F61" w:rsidRDefault="00721441" w:rsidP="00721441">
      <w:pPr>
        <w:jc w:val="center"/>
        <w:rPr>
          <w:del w:id="2" w:author="Author"/>
          <w:rFonts w:ascii="Libre Baskerville" w:hAnsi="Libre Baskerville"/>
          <w:sz w:val="44"/>
          <w:szCs w:val="44"/>
          <w:lang w:val="es-ES"/>
        </w:rPr>
      </w:pPr>
    </w:p>
    <w:p w14:paraId="2271B6C3" w14:textId="5D23ABA8" w:rsidR="00721441" w:rsidRPr="00623806" w:rsidDel="00812F61" w:rsidRDefault="00721441" w:rsidP="00721441">
      <w:pPr>
        <w:jc w:val="center"/>
        <w:rPr>
          <w:del w:id="3" w:author="Author"/>
          <w:rFonts w:ascii="Libre Baskerville" w:hAnsi="Libre Baskerville"/>
          <w:sz w:val="44"/>
          <w:szCs w:val="44"/>
          <w:lang w:val="es-ES"/>
        </w:rPr>
      </w:pPr>
    </w:p>
    <w:p w14:paraId="7EDB8ABC" w14:textId="77777777" w:rsidR="00721441" w:rsidRPr="00623806" w:rsidDel="005474BA" w:rsidRDefault="00721441" w:rsidP="00721441">
      <w:pPr>
        <w:jc w:val="center"/>
        <w:rPr>
          <w:del w:id="4" w:author="Author"/>
          <w:rFonts w:ascii="Libre Baskerville" w:hAnsi="Libre Baskerville"/>
          <w:sz w:val="44"/>
          <w:szCs w:val="44"/>
          <w:lang w:val="es-ES"/>
        </w:rPr>
      </w:pPr>
    </w:p>
    <w:p w14:paraId="1BE670C3" w14:textId="77777777" w:rsidR="003B1314" w:rsidRPr="00623806" w:rsidDel="005474BA" w:rsidRDefault="003B1314" w:rsidP="00721441">
      <w:pPr>
        <w:jc w:val="center"/>
        <w:rPr>
          <w:del w:id="5" w:author="Author"/>
          <w:rFonts w:ascii="Libre Baskerville" w:hAnsi="Libre Baskerville"/>
          <w:sz w:val="44"/>
          <w:szCs w:val="44"/>
          <w:lang w:val="es-ES"/>
        </w:rPr>
      </w:pPr>
    </w:p>
    <w:p w14:paraId="59FFDDBE" w14:textId="77777777" w:rsidR="005474BA" w:rsidRPr="00623806" w:rsidRDefault="005474BA" w:rsidP="00721441">
      <w:pPr>
        <w:jc w:val="center"/>
        <w:rPr>
          <w:rFonts w:ascii="Libre Baskerville" w:hAnsi="Libre Baskerville"/>
          <w:sz w:val="44"/>
          <w:szCs w:val="44"/>
          <w:lang w:val="es-ES"/>
        </w:rPr>
      </w:pPr>
    </w:p>
    <w:p w14:paraId="67A6C47F" w14:textId="77777777" w:rsidR="003B1314" w:rsidRPr="00623806" w:rsidRDefault="003B1314" w:rsidP="00721441">
      <w:pPr>
        <w:jc w:val="center"/>
        <w:rPr>
          <w:rFonts w:ascii="Libre Baskerville" w:hAnsi="Libre Baskerville"/>
          <w:sz w:val="44"/>
          <w:szCs w:val="44"/>
          <w:lang w:val="es-ES"/>
        </w:rPr>
      </w:pPr>
    </w:p>
    <w:p w14:paraId="78F96EBB" w14:textId="77777777" w:rsidR="00043C00" w:rsidRPr="00623806" w:rsidRDefault="00043C00" w:rsidP="00721441">
      <w:pPr>
        <w:jc w:val="center"/>
        <w:rPr>
          <w:rFonts w:ascii="Libre Baskerville" w:hAnsi="Libre Baskerville"/>
          <w:sz w:val="44"/>
          <w:szCs w:val="44"/>
          <w:lang w:val="es-ES"/>
        </w:rPr>
      </w:pPr>
    </w:p>
    <w:p w14:paraId="735CE99A" w14:textId="77777777" w:rsidR="003B1314" w:rsidRPr="00623806" w:rsidRDefault="003B1314" w:rsidP="00721441">
      <w:pPr>
        <w:jc w:val="center"/>
        <w:rPr>
          <w:ins w:id="6" w:author="Author"/>
          <w:rFonts w:ascii="Libre Baskerville" w:hAnsi="Libre Baskerville"/>
          <w:sz w:val="44"/>
          <w:szCs w:val="44"/>
          <w:lang w:val="es-ES"/>
        </w:rPr>
      </w:pPr>
    </w:p>
    <w:p w14:paraId="0943D258" w14:textId="77777777" w:rsidR="00812F61" w:rsidRPr="00623806" w:rsidRDefault="00812F61" w:rsidP="00721441">
      <w:pPr>
        <w:jc w:val="center"/>
        <w:rPr>
          <w:rFonts w:ascii="Libre Baskerville" w:hAnsi="Libre Baskerville"/>
          <w:sz w:val="44"/>
          <w:szCs w:val="44"/>
          <w:lang w:val="es-ES"/>
        </w:rPr>
      </w:pPr>
    </w:p>
    <w:p w14:paraId="78786DD3" w14:textId="77777777" w:rsidR="00812F61" w:rsidRPr="00623806" w:rsidRDefault="00812F61" w:rsidP="00721441">
      <w:pPr>
        <w:jc w:val="center"/>
        <w:rPr>
          <w:ins w:id="7" w:author="Author"/>
          <w:rFonts w:ascii="Libre Baskerville" w:hAnsi="Libre Baskerville"/>
          <w:sz w:val="44"/>
          <w:szCs w:val="44"/>
          <w:lang w:val="es-ES"/>
        </w:rPr>
      </w:pPr>
    </w:p>
    <w:p w14:paraId="7771038D" w14:textId="77777777" w:rsidR="00812F61" w:rsidRPr="00623806" w:rsidRDefault="00812F61" w:rsidP="00721441">
      <w:pPr>
        <w:jc w:val="center"/>
        <w:rPr>
          <w:ins w:id="8" w:author="Author"/>
          <w:rFonts w:ascii="Libre Baskerville" w:hAnsi="Libre Baskerville"/>
          <w:sz w:val="44"/>
          <w:szCs w:val="44"/>
          <w:lang w:val="es-ES"/>
        </w:rPr>
      </w:pPr>
    </w:p>
    <w:p w14:paraId="5FCA0D1C" w14:textId="77777777" w:rsidR="00812F61" w:rsidRPr="00623806" w:rsidRDefault="00812F61" w:rsidP="00721441">
      <w:pPr>
        <w:jc w:val="center"/>
        <w:rPr>
          <w:ins w:id="9" w:author="Author"/>
          <w:rFonts w:ascii="Libre Baskerville" w:hAnsi="Libre Baskerville"/>
          <w:sz w:val="44"/>
          <w:szCs w:val="44"/>
          <w:lang w:val="es-ES"/>
        </w:rPr>
      </w:pPr>
    </w:p>
    <w:p w14:paraId="49D37CFC" w14:textId="77777777" w:rsidR="00812F61" w:rsidRPr="00623806" w:rsidRDefault="00812F61" w:rsidP="00721441">
      <w:pPr>
        <w:jc w:val="center"/>
        <w:rPr>
          <w:ins w:id="10" w:author="Author"/>
          <w:rFonts w:ascii="Libre Baskerville" w:hAnsi="Libre Baskerville"/>
          <w:sz w:val="44"/>
          <w:szCs w:val="44"/>
          <w:lang w:val="es-ES"/>
        </w:rPr>
      </w:pPr>
    </w:p>
    <w:p w14:paraId="3ED3B4F0" w14:textId="77777777" w:rsidR="00812F61" w:rsidRPr="00623806" w:rsidRDefault="00812F61" w:rsidP="00721441">
      <w:pPr>
        <w:jc w:val="center"/>
        <w:rPr>
          <w:ins w:id="11" w:author="Author"/>
          <w:rFonts w:ascii="Libre Baskerville" w:hAnsi="Libre Baskerville"/>
          <w:sz w:val="44"/>
          <w:szCs w:val="44"/>
          <w:lang w:val="es-ES"/>
        </w:rPr>
      </w:pPr>
    </w:p>
    <w:p w14:paraId="0D820169" w14:textId="77777777" w:rsidR="00812F61" w:rsidRPr="00623806" w:rsidRDefault="00812F61" w:rsidP="00721441">
      <w:pPr>
        <w:jc w:val="center"/>
        <w:rPr>
          <w:ins w:id="12" w:author="Author"/>
          <w:rFonts w:ascii="Libre Baskerville" w:hAnsi="Libre Baskerville"/>
          <w:sz w:val="44"/>
          <w:szCs w:val="44"/>
          <w:lang w:val="es-ES"/>
        </w:rPr>
      </w:pPr>
    </w:p>
    <w:p w14:paraId="2D722996" w14:textId="4AB143C7" w:rsidR="00721441" w:rsidRPr="00623806" w:rsidRDefault="00721441" w:rsidP="00721441">
      <w:pPr>
        <w:jc w:val="center"/>
        <w:rPr>
          <w:rFonts w:ascii="Libre Baskerville" w:hAnsi="Libre Baskerville"/>
          <w:sz w:val="44"/>
          <w:szCs w:val="44"/>
          <w:lang w:val="es-ES"/>
        </w:rPr>
      </w:pPr>
      <w:r w:rsidRPr="00623806">
        <w:rPr>
          <w:rFonts w:ascii="Libre Baskerville" w:hAnsi="Libre Baskerville"/>
          <w:sz w:val="44"/>
          <w:szCs w:val="44"/>
          <w:lang w:val="es-ES"/>
        </w:rPr>
        <w:t>2</w:t>
      </w:r>
    </w:p>
    <w:p w14:paraId="0FB239DC" w14:textId="2C294929" w:rsidR="00721441" w:rsidRPr="00623806" w:rsidRDefault="00E85EB0" w:rsidP="00721441">
      <w:pPr>
        <w:jc w:val="center"/>
        <w:rPr>
          <w:rFonts w:ascii="Libre Baskerville" w:hAnsi="Libre Baskerville"/>
          <w:sz w:val="44"/>
          <w:szCs w:val="44"/>
          <w:lang w:val="es-ES"/>
        </w:rPr>
      </w:pPr>
      <w:r w:rsidRPr="00623806">
        <w:rPr>
          <w:rFonts w:ascii="Libre Baskerville" w:hAnsi="Libre Baskerville"/>
          <w:sz w:val="44"/>
          <w:szCs w:val="44"/>
          <w:lang w:val="es-ES"/>
        </w:rPr>
        <w:t>CAFÉ Y CHOCOLATE</w:t>
      </w:r>
    </w:p>
    <w:p w14:paraId="436262A5" w14:textId="77777777" w:rsidR="00721441" w:rsidRPr="00623806" w:rsidRDefault="00721441" w:rsidP="00721441">
      <w:pPr>
        <w:pStyle w:val="SceneFirstParagraph"/>
        <w:spacing w:line="276" w:lineRule="auto"/>
        <w:jc w:val="both"/>
        <w:rPr>
          <w:rFonts w:ascii="Helvetica" w:hAnsi="Helvetica"/>
          <w:lang w:val="es-ES"/>
        </w:rPr>
      </w:pPr>
    </w:p>
    <w:p w14:paraId="76827FB2" w14:textId="77777777" w:rsidR="00E85EB0" w:rsidRPr="00623806" w:rsidRDefault="00E85EB0" w:rsidP="00E85EB0">
      <w:pPr>
        <w:pStyle w:val="SceneFirstParagraph"/>
        <w:spacing w:line="276" w:lineRule="auto"/>
        <w:jc w:val="both"/>
        <w:rPr>
          <w:rFonts w:ascii="Helvetica" w:hAnsi="Helvetica"/>
          <w:lang w:val="es-ES"/>
        </w:rPr>
      </w:pPr>
      <w:r w:rsidRPr="00E85EB0">
        <w:rPr>
          <w:rFonts w:ascii="Helvetica" w:hAnsi="Helvetica"/>
          <w:lang w:val="es-ES"/>
        </w:rPr>
        <w:t>8:04 PM</w:t>
      </w:r>
    </w:p>
    <w:p w14:paraId="4C345E98" w14:textId="5DE07C08" w:rsidR="00E85EB0" w:rsidRPr="00623806" w:rsidRDefault="00E85EB0" w:rsidP="00E85EB0">
      <w:pPr>
        <w:pStyle w:val="SceneFirstParagraph"/>
        <w:spacing w:line="276" w:lineRule="auto"/>
        <w:ind w:firstLine="720"/>
        <w:jc w:val="both"/>
        <w:rPr>
          <w:rFonts w:ascii="Helvetica" w:hAnsi="Helvetica"/>
          <w:lang w:val="es-ES"/>
        </w:rPr>
      </w:pPr>
      <w:r w:rsidRPr="00E85EB0">
        <w:rPr>
          <w:rFonts w:ascii="Helvetica" w:hAnsi="Helvetica"/>
          <w:lang w:val="es-ES"/>
        </w:rPr>
        <w:t xml:space="preserve">Suspiré mientras miraba mi reloj. Tenía mi bolso y mi fiambrera conmigo mientras estaba de pie frente a mi edificio de oficinas, mirando hacia la calle, tratando de decidir si llamar a Owen para que viniera a buscarme o simplemente ir al bar más cercano y tomar una </w:t>
      </w:r>
      <w:r w:rsidRPr="00623806">
        <w:rPr>
          <w:rFonts w:ascii="Helvetica" w:hAnsi="Helvetica"/>
          <w:lang w:val="es-ES"/>
        </w:rPr>
        <w:t>cerveza</w:t>
      </w:r>
      <w:r w:rsidRPr="00E85EB0">
        <w:rPr>
          <w:rFonts w:ascii="Helvetica" w:hAnsi="Helvetica"/>
          <w:lang w:val="es-ES"/>
        </w:rPr>
        <w:t>.</w:t>
      </w:r>
    </w:p>
    <w:p w14:paraId="6D0F9EF4" w14:textId="77777777" w:rsidR="00E85EB0" w:rsidRPr="00623806" w:rsidRDefault="00E85EB0" w:rsidP="00E85EB0">
      <w:pPr>
        <w:pStyle w:val="SceneFirstParagraph"/>
        <w:spacing w:line="276" w:lineRule="auto"/>
        <w:ind w:firstLine="720"/>
        <w:jc w:val="both"/>
        <w:rPr>
          <w:rFonts w:ascii="Helvetica" w:hAnsi="Helvetica"/>
          <w:lang w:val="es-ES"/>
        </w:rPr>
      </w:pPr>
      <w:r w:rsidRPr="00E85EB0">
        <w:rPr>
          <w:rFonts w:ascii="Helvetica" w:hAnsi="Helvetica"/>
          <w:lang w:val="es-ES"/>
        </w:rPr>
        <w:t>En el trabajo, el día había sido extremadamente difícil. Con la llegada de los nuevos becarios, tuvimos que equilibrar nuestra carga de trabajo con la suya. La alta gerencia era el doble de exigente, y todos estaban tensos y con actitud hostil. Dediqué la mayor parte del día a intentar que los nuevos becarios se adaptaran a sus tareas y al entorno.</w:t>
      </w:r>
    </w:p>
    <w:p w14:paraId="580CC628" w14:textId="77777777" w:rsidR="00E85EB0" w:rsidRPr="00623806" w:rsidRDefault="00E85EB0" w:rsidP="00E85EB0">
      <w:pPr>
        <w:pStyle w:val="SceneFirstParagraph"/>
        <w:spacing w:line="276" w:lineRule="auto"/>
        <w:ind w:firstLine="720"/>
        <w:jc w:val="both"/>
        <w:rPr>
          <w:rFonts w:ascii="Helvetica" w:hAnsi="Helvetica"/>
          <w:lang w:val="es-ES"/>
        </w:rPr>
      </w:pPr>
      <w:r w:rsidRPr="00E85EB0">
        <w:rPr>
          <w:rFonts w:ascii="Helvetica" w:hAnsi="Helvetica"/>
          <w:lang w:val="es-ES"/>
        </w:rPr>
        <w:lastRenderedPageBreak/>
        <w:t>Opté por ir a uno de los bares de la calle que servían comida. Prefiero no volver a casa a trabajar. Como frecuentaba el lugar para almorzar o cenar tarde, el barman me saludaba cordialmente.</w:t>
      </w:r>
    </w:p>
    <w:p w14:paraId="134B2AB3" w14:textId="77777777" w:rsidR="00E85EB0" w:rsidRPr="00623806" w:rsidRDefault="00E85EB0" w:rsidP="00E85EB0">
      <w:pPr>
        <w:pStyle w:val="SceneFirstParagraph"/>
        <w:spacing w:line="276" w:lineRule="auto"/>
        <w:ind w:firstLine="720"/>
        <w:jc w:val="both"/>
        <w:rPr>
          <w:rFonts w:ascii="Helvetica" w:hAnsi="Helvetica"/>
          <w:lang w:val="es-ES"/>
        </w:rPr>
      </w:pPr>
      <w:r w:rsidRPr="00E85EB0">
        <w:rPr>
          <w:rFonts w:ascii="Helvetica" w:hAnsi="Helvetica"/>
          <w:lang w:val="es-ES"/>
        </w:rPr>
        <w:t>"Qué sorpresa verte aquí, Liliam."</w:t>
      </w:r>
    </w:p>
    <w:p w14:paraId="4F0BE78B" w14:textId="77777777" w:rsidR="00E85EB0" w:rsidRPr="00623806" w:rsidRDefault="00E85EB0" w:rsidP="00E85EB0">
      <w:pPr>
        <w:pStyle w:val="SceneFirstParagraph"/>
        <w:spacing w:line="276" w:lineRule="auto"/>
        <w:ind w:firstLine="720"/>
        <w:jc w:val="both"/>
        <w:rPr>
          <w:rFonts w:ascii="Helvetica" w:hAnsi="Helvetica"/>
          <w:lang w:val="es-ES"/>
        </w:rPr>
      </w:pPr>
      <w:r w:rsidRPr="00E85EB0">
        <w:rPr>
          <w:rFonts w:ascii="Helvetica" w:hAnsi="Helvetica"/>
          <w:lang w:val="es-ES"/>
        </w:rPr>
        <w:t>Dejé mis cosas en el taburete que tenía al lado y apoyé la cabeza en la barra. "Lo de siempre."</w:t>
      </w:r>
    </w:p>
    <w:p w14:paraId="4E8F6918" w14:textId="77777777" w:rsidR="00E85EB0" w:rsidRPr="00623806" w:rsidRDefault="00E85EB0" w:rsidP="00E85EB0">
      <w:pPr>
        <w:pStyle w:val="SceneFirstParagraph"/>
        <w:spacing w:line="276" w:lineRule="auto"/>
        <w:ind w:firstLine="720"/>
        <w:jc w:val="both"/>
        <w:rPr>
          <w:rFonts w:ascii="Helvetica" w:hAnsi="Helvetica"/>
          <w:lang w:val="es-ES"/>
        </w:rPr>
      </w:pPr>
      <w:r w:rsidRPr="00E85EB0">
        <w:rPr>
          <w:rFonts w:ascii="Helvetica" w:hAnsi="Helvetica"/>
          <w:lang w:val="es-ES"/>
        </w:rPr>
        <w:t xml:space="preserve">El cantinero </w:t>
      </w:r>
      <w:proofErr w:type="spellStart"/>
      <w:r w:rsidRPr="00E85EB0">
        <w:rPr>
          <w:rFonts w:ascii="Helvetica" w:hAnsi="Helvetica"/>
          <w:lang w:val="es-ES"/>
        </w:rPr>
        <w:t>rió</w:t>
      </w:r>
      <w:proofErr w:type="spellEnd"/>
      <w:r w:rsidRPr="00E85EB0">
        <w:rPr>
          <w:rFonts w:ascii="Helvetica" w:hAnsi="Helvetica"/>
          <w:lang w:val="es-ES"/>
        </w:rPr>
        <w:t>, masajeándose el bigote negro. Tom lleva en este bar desde que tengo memoria. Siempre tenía una sonrisa, unos ojos oscuros y juguetones, y su cabello oscuro y ondulado estaba peinado hacia atrás, probablemente para disimular la calvicie incipiente en el centro de su cabeza.</w:t>
      </w:r>
    </w:p>
    <w:p w14:paraId="69B0FA9F" w14:textId="77777777" w:rsidR="00E85EB0" w:rsidRPr="00623806" w:rsidRDefault="00E85EB0" w:rsidP="00E85EB0">
      <w:pPr>
        <w:pStyle w:val="SceneFirstParagraph"/>
        <w:spacing w:line="276" w:lineRule="auto"/>
        <w:ind w:firstLine="720"/>
        <w:jc w:val="both"/>
        <w:rPr>
          <w:rFonts w:ascii="Helvetica" w:hAnsi="Helvetica"/>
          <w:lang w:val="es-ES"/>
        </w:rPr>
      </w:pPr>
      <w:r w:rsidRPr="00E85EB0">
        <w:rPr>
          <w:rFonts w:ascii="Helvetica" w:hAnsi="Helvetica"/>
          <w:lang w:val="es-ES"/>
        </w:rPr>
        <w:t>"Enseguida se lo traigo."</w:t>
      </w:r>
    </w:p>
    <w:p w14:paraId="1AA34714" w14:textId="77777777" w:rsidR="00E85EB0" w:rsidRPr="00623806" w:rsidRDefault="00E85EB0" w:rsidP="00E85EB0">
      <w:pPr>
        <w:pStyle w:val="SceneFirstParagraph"/>
        <w:spacing w:line="276" w:lineRule="auto"/>
        <w:ind w:firstLine="720"/>
        <w:jc w:val="both"/>
        <w:rPr>
          <w:rFonts w:ascii="Helvetica" w:hAnsi="Helvetica"/>
          <w:lang w:val="es-ES"/>
        </w:rPr>
      </w:pPr>
      <w:r w:rsidRPr="00E85EB0">
        <w:rPr>
          <w:rFonts w:ascii="Helvetica" w:hAnsi="Helvetica"/>
          <w:lang w:val="es-ES"/>
        </w:rPr>
        <w:t xml:space="preserve">Le gritó al chico de la cocina mi pedido habitual. Luego, abrió una </w:t>
      </w:r>
      <w:proofErr w:type="spellStart"/>
      <w:r w:rsidRPr="00E85EB0">
        <w:rPr>
          <w:rFonts w:ascii="Helvetica" w:hAnsi="Helvetica"/>
          <w:lang w:val="es-ES"/>
        </w:rPr>
        <w:t>Michelob</w:t>
      </w:r>
      <w:proofErr w:type="spellEnd"/>
      <w:r w:rsidRPr="00E85EB0">
        <w:rPr>
          <w:rFonts w:ascii="Helvetica" w:hAnsi="Helvetica"/>
          <w:lang w:val="es-ES"/>
        </w:rPr>
        <w:t xml:space="preserve"> y la colocó junto a mi cara, apoyada sobre la fría superficie de la barra. “Por cuenta de la casa, señorita.</w:t>
      </w:r>
      <w:r w:rsidRPr="00623806">
        <w:rPr>
          <w:rFonts w:ascii="Helvetica" w:hAnsi="Helvetica"/>
          <w:lang w:val="es-ES"/>
        </w:rPr>
        <w:t xml:space="preserve"> </w:t>
      </w:r>
      <w:r w:rsidRPr="00E85EB0">
        <w:rPr>
          <w:rFonts w:ascii="Helvetica" w:hAnsi="Helvetica"/>
          <w:lang w:val="es-ES"/>
        </w:rPr>
        <w:t>Parece que lo necesitas.</w:t>
      </w:r>
      <w:r w:rsidRPr="00623806">
        <w:rPr>
          <w:rFonts w:ascii="Helvetica" w:hAnsi="Helvetica"/>
          <w:lang w:val="es-ES"/>
        </w:rPr>
        <w:t>”</w:t>
      </w:r>
    </w:p>
    <w:p w14:paraId="0C02F4C1" w14:textId="77777777" w:rsidR="00E85EB0" w:rsidRPr="00623806" w:rsidRDefault="00E85EB0" w:rsidP="00E85EB0">
      <w:pPr>
        <w:pStyle w:val="SceneFirstParagraph"/>
        <w:spacing w:line="276" w:lineRule="auto"/>
        <w:ind w:firstLine="720"/>
        <w:jc w:val="both"/>
        <w:rPr>
          <w:rFonts w:ascii="Helvetica" w:hAnsi="Helvetica"/>
          <w:lang w:val="es-ES"/>
        </w:rPr>
      </w:pPr>
      <w:r w:rsidRPr="00E85EB0">
        <w:rPr>
          <w:rFonts w:ascii="Helvetica" w:hAnsi="Helvetica"/>
          <w:lang w:val="es-ES"/>
        </w:rPr>
        <w:t>Le agradecí con una sonrisa. “El trabajo fue frenético.</w:t>
      </w:r>
      <w:r w:rsidRPr="00623806">
        <w:rPr>
          <w:rFonts w:ascii="Helvetica" w:hAnsi="Helvetica"/>
          <w:lang w:val="es-ES"/>
        </w:rPr>
        <w:t xml:space="preserve"> </w:t>
      </w:r>
      <w:r w:rsidRPr="00E85EB0">
        <w:rPr>
          <w:rFonts w:ascii="Helvetica" w:hAnsi="Helvetica"/>
          <w:lang w:val="es-ES"/>
        </w:rPr>
        <w:t>Ni siquiera quiero volver a casa todavía.</w:t>
      </w:r>
      <w:r w:rsidRPr="00623806">
        <w:rPr>
          <w:rFonts w:ascii="Helvetica" w:hAnsi="Helvetica"/>
          <w:lang w:val="es-ES"/>
        </w:rPr>
        <w:t>”</w:t>
      </w:r>
    </w:p>
    <w:p w14:paraId="5384261A" w14:textId="162EC597" w:rsidR="00E85EB0" w:rsidRPr="00623806" w:rsidRDefault="00E85EB0" w:rsidP="00E85EB0">
      <w:pPr>
        <w:pStyle w:val="SceneFirstParagraph"/>
        <w:spacing w:line="276" w:lineRule="auto"/>
        <w:ind w:firstLine="720"/>
        <w:jc w:val="both"/>
        <w:rPr>
          <w:rFonts w:ascii="Helvetica" w:hAnsi="Helvetica"/>
          <w:lang w:val="es-ES"/>
        </w:rPr>
      </w:pPr>
      <w:r w:rsidRPr="00623806">
        <w:rPr>
          <w:rFonts w:ascii="Helvetica" w:hAnsi="Helvetica"/>
          <w:lang w:val="es-ES"/>
        </w:rPr>
        <w:t>“</w:t>
      </w:r>
      <w:r w:rsidRPr="00E85EB0">
        <w:rPr>
          <w:rFonts w:ascii="Helvetica" w:hAnsi="Helvetica"/>
          <w:lang w:val="es-ES"/>
        </w:rPr>
        <w:t>Entiendo. Todos hemos pasado por eso.</w:t>
      </w:r>
      <w:r w:rsidRPr="00623806">
        <w:rPr>
          <w:rFonts w:ascii="Helvetica" w:hAnsi="Helvetica"/>
          <w:lang w:val="es-ES"/>
        </w:rPr>
        <w:t>”</w:t>
      </w:r>
    </w:p>
    <w:p w14:paraId="66FE28F8" w14:textId="77777777" w:rsidR="00E85EB0" w:rsidRPr="00623806" w:rsidRDefault="00E85EB0" w:rsidP="00E85EB0">
      <w:pPr>
        <w:pStyle w:val="SceneFirstParagraph"/>
        <w:spacing w:line="276" w:lineRule="auto"/>
        <w:ind w:firstLine="720"/>
        <w:jc w:val="both"/>
        <w:rPr>
          <w:rFonts w:ascii="Helvetica" w:hAnsi="Helvetica"/>
          <w:lang w:val="es-ES"/>
        </w:rPr>
      </w:pPr>
      <w:r w:rsidRPr="00623806">
        <w:rPr>
          <w:rFonts w:ascii="Helvetica" w:hAnsi="Helvetica"/>
          <w:lang w:val="es-ES"/>
        </w:rPr>
        <w:t>“</w:t>
      </w:r>
      <w:r w:rsidRPr="00E85EB0">
        <w:rPr>
          <w:rFonts w:ascii="Helvetica" w:hAnsi="Helvetica"/>
          <w:lang w:val="es-ES"/>
        </w:rPr>
        <w:t>Gracias, Tom.</w:t>
      </w:r>
      <w:r w:rsidRPr="00623806">
        <w:rPr>
          <w:rFonts w:ascii="Helvetica" w:hAnsi="Helvetica"/>
          <w:lang w:val="es-ES"/>
        </w:rPr>
        <w:t>”</w:t>
      </w:r>
      <w:r w:rsidRPr="00E85EB0">
        <w:rPr>
          <w:rFonts w:ascii="Helvetica" w:hAnsi="Helvetica"/>
          <w:lang w:val="es-ES"/>
        </w:rPr>
        <w:t xml:space="preserve"> Tomé la cerveza fría y bebí el líquido amargo pero refrescante.</w:t>
      </w:r>
    </w:p>
    <w:p w14:paraId="7CFCB530" w14:textId="77777777" w:rsidR="00E85EB0" w:rsidRPr="00623806" w:rsidRDefault="00E85EB0" w:rsidP="00E85EB0">
      <w:pPr>
        <w:pStyle w:val="SceneFirstParagraph"/>
        <w:spacing w:line="276" w:lineRule="auto"/>
        <w:ind w:firstLine="720"/>
        <w:jc w:val="both"/>
        <w:rPr>
          <w:rFonts w:ascii="Helvetica" w:hAnsi="Helvetica"/>
          <w:lang w:val="es-ES"/>
        </w:rPr>
      </w:pPr>
      <w:r w:rsidRPr="00E85EB0">
        <w:rPr>
          <w:rFonts w:ascii="Helvetica" w:hAnsi="Helvetica"/>
          <w:lang w:val="es-ES"/>
        </w:rPr>
        <w:t>Al igual que a mí, se me erizaron los pelos de la nuca. Era esa sensación familiar que se tiene cuando alguien te observa fijamente. Cambié de postura, solté mi largo cabello negro de la coleta y respiré hondo.</w:t>
      </w:r>
    </w:p>
    <w:p w14:paraId="6DDFED01" w14:textId="77777777" w:rsidR="00E85EB0" w:rsidRPr="00623806" w:rsidRDefault="00E85EB0" w:rsidP="00E85EB0">
      <w:pPr>
        <w:pStyle w:val="SceneFirstParagraph"/>
        <w:spacing w:line="276" w:lineRule="auto"/>
        <w:ind w:firstLine="720"/>
        <w:jc w:val="both"/>
        <w:rPr>
          <w:rFonts w:ascii="Helvetica" w:hAnsi="Helvetica"/>
          <w:lang w:val="es-ES"/>
        </w:rPr>
      </w:pPr>
      <w:r w:rsidRPr="00E85EB0">
        <w:rPr>
          <w:rFonts w:ascii="Helvetica" w:hAnsi="Helvetica"/>
          <w:lang w:val="es-ES"/>
        </w:rPr>
        <w:t>A través del aroma habitual de la comida que provenía de la cocina, percibí algo diferente, algo peculiar.</w:t>
      </w:r>
      <w:r w:rsidRPr="00E85EB0">
        <w:rPr>
          <w:rFonts w:ascii="Helvetica" w:hAnsi="Helvetica"/>
          <w:lang w:val="es-ES"/>
        </w:rPr>
        <w:br/>
        <w:t xml:space="preserve">En un lugar como el pub de Melvin, el olor a café y chocolate era inusual. Este tipo de lugares suelen oler a cerveza, grasa y, si están abarrotados, a sudor. Pero este aroma era fuerte, lo eclipsaba todo, y me hacía doler la boca de deseo. </w:t>
      </w:r>
      <w:r w:rsidRPr="00E85EB0">
        <w:rPr>
          <w:rFonts w:ascii="Helvetica" w:hAnsi="Helvetica"/>
          <w:lang w:val="es-ES"/>
        </w:rPr>
        <w:lastRenderedPageBreak/>
        <w:t>¿Conoces esa sensación que tienes cuando tienes sed de algo? El café siempre ha tenido un aroma relajante para mí, pero esta vez era eléctrico, estimulante, me recorría un escalofrío por la espalda.</w:t>
      </w:r>
    </w:p>
    <w:p w14:paraId="713A210F" w14:textId="77777777" w:rsidR="00E85EB0" w:rsidRPr="00623806" w:rsidRDefault="00E85EB0" w:rsidP="00E85EB0">
      <w:pPr>
        <w:pStyle w:val="SceneFirstParagraph"/>
        <w:spacing w:line="276" w:lineRule="auto"/>
        <w:ind w:firstLine="720"/>
        <w:jc w:val="both"/>
        <w:rPr>
          <w:rFonts w:ascii="Helvetica" w:hAnsi="Helvetica"/>
          <w:lang w:val="es-ES"/>
        </w:rPr>
      </w:pPr>
      <w:r w:rsidRPr="00E85EB0">
        <w:rPr>
          <w:rFonts w:ascii="Helvetica" w:hAnsi="Helvetica"/>
          <w:lang w:val="es-ES"/>
        </w:rPr>
        <w:t>Aun así, la sensación de hormigueo en la nuca no desaparecía. Finalmente me di la vuelta, escaneando la habitación. Mis ojos color ámbar se fijaron en una figura en el rincón más alejado de la habitación, y me quedé sin aliento.</w:t>
      </w:r>
    </w:p>
    <w:p w14:paraId="70E75327" w14:textId="7B0E5E07" w:rsidR="00E85EB0" w:rsidRPr="00623806" w:rsidRDefault="00E85EB0" w:rsidP="00E85EB0">
      <w:pPr>
        <w:pStyle w:val="SceneFirstParagraph"/>
        <w:spacing w:line="276" w:lineRule="auto"/>
        <w:ind w:firstLine="720"/>
        <w:jc w:val="both"/>
        <w:rPr>
          <w:rFonts w:ascii="Helvetica" w:hAnsi="Helvetica"/>
          <w:lang w:val="es-ES"/>
        </w:rPr>
      </w:pPr>
      <w:r w:rsidRPr="00623806">
        <w:rPr>
          <w:rFonts w:ascii="Helvetica" w:hAnsi="Helvetica"/>
          <w:lang w:val="es-ES"/>
        </w:rPr>
        <w:t>El.</w:t>
      </w:r>
    </w:p>
    <w:p w14:paraId="4FB1FBFB" w14:textId="77777777" w:rsidR="00E85EB0" w:rsidRPr="00623806" w:rsidRDefault="00E85EB0" w:rsidP="00E85EB0">
      <w:pPr>
        <w:pStyle w:val="SceneFirstParagraph"/>
        <w:spacing w:line="276" w:lineRule="auto"/>
        <w:ind w:firstLine="720"/>
        <w:jc w:val="both"/>
        <w:rPr>
          <w:rFonts w:ascii="Helvetica" w:hAnsi="Helvetica"/>
          <w:lang w:val="es-ES"/>
        </w:rPr>
      </w:pPr>
      <w:r w:rsidRPr="00623806">
        <w:rPr>
          <w:rFonts w:ascii="Helvetica" w:hAnsi="Helvetica"/>
          <w:lang w:val="es-ES"/>
        </w:rPr>
        <w:t>Él e</w:t>
      </w:r>
      <w:r w:rsidRPr="00E85EB0">
        <w:rPr>
          <w:rFonts w:ascii="Helvetica" w:hAnsi="Helvetica"/>
          <w:lang w:val="es-ES"/>
        </w:rPr>
        <w:t>staba sentado como el pecado envuelto en mezclilla, con una pierna cruzada perezosamente sobre la otra, una botella de cerveza apoyada en el tobillo de su bota. Su otro brazo descansaba sobre el borde superior del asiento; los músculos se tensaban lo justo para mostrar fuerza contenida. Sus antebrazos estaban tatuados con llamativos diseños tribales que ascendían hasta desaparecer bajo las mangas remangadas de su camisa gris abotonada. Los primeros botones estaban desabrochados, revelando un atisbo de piel bronceada y las marcadas líneas de su pecho.</w:t>
      </w:r>
      <w:r w:rsidRPr="00E85EB0">
        <w:rPr>
          <w:rFonts w:ascii="Helvetica" w:hAnsi="Helvetica"/>
          <w:lang w:val="es-ES"/>
        </w:rPr>
        <w:br/>
        <w:t>Su mandíbula podría haber cortado el cristal: definida con precisión, enmarcada por una barba perfectamente recortada que solo añadía a la masculinidad bruta de su rostro. Su cabello oscuro y revuelto se ondulaba ligeramente sobre sus orejas, como si se hubiera pasado los dedos por él después de hacer alguna travesura.</w:t>
      </w:r>
    </w:p>
    <w:p w14:paraId="5511D950" w14:textId="77777777" w:rsidR="00E85EB0" w:rsidRPr="00623806" w:rsidRDefault="00E85EB0" w:rsidP="00E85EB0">
      <w:pPr>
        <w:pStyle w:val="SceneFirstParagraph"/>
        <w:spacing w:line="276" w:lineRule="auto"/>
        <w:ind w:firstLine="720"/>
        <w:jc w:val="both"/>
        <w:rPr>
          <w:rFonts w:ascii="Helvetica" w:hAnsi="Helvetica"/>
          <w:lang w:val="es-ES"/>
        </w:rPr>
      </w:pPr>
      <w:r w:rsidRPr="00E85EB0">
        <w:rPr>
          <w:rFonts w:ascii="Helvetica" w:hAnsi="Helvetica"/>
          <w:lang w:val="es-ES"/>
        </w:rPr>
        <w:t>Pero fueron sus ojos los que me perdieron.</w:t>
      </w:r>
    </w:p>
    <w:p w14:paraId="6BE0FCCD" w14:textId="77777777" w:rsidR="00E85EB0" w:rsidRPr="00623806" w:rsidRDefault="00E85EB0" w:rsidP="00E85EB0">
      <w:pPr>
        <w:pStyle w:val="SceneFirstParagraph"/>
        <w:spacing w:line="276" w:lineRule="auto"/>
        <w:ind w:firstLine="720"/>
        <w:jc w:val="both"/>
        <w:rPr>
          <w:rFonts w:ascii="Helvetica" w:hAnsi="Helvetica"/>
          <w:lang w:val="es-ES"/>
        </w:rPr>
      </w:pPr>
      <w:r w:rsidRPr="00E85EB0">
        <w:rPr>
          <w:rFonts w:ascii="Helvetica" w:hAnsi="Helvetica"/>
          <w:lang w:val="es-ES"/>
        </w:rPr>
        <w:t>Esmeralda.</w:t>
      </w:r>
      <w:r w:rsidRPr="00623806">
        <w:rPr>
          <w:rFonts w:ascii="Helvetica" w:hAnsi="Helvetica"/>
          <w:lang w:val="es-ES"/>
        </w:rPr>
        <w:t xml:space="preserve"> </w:t>
      </w:r>
      <w:r w:rsidRPr="00E85EB0">
        <w:rPr>
          <w:rFonts w:ascii="Helvetica" w:hAnsi="Helvetica"/>
          <w:lang w:val="es-ES"/>
        </w:rPr>
        <w:t>Brillante. Incandescente.</w:t>
      </w:r>
    </w:p>
    <w:p w14:paraId="474A1E87" w14:textId="77777777" w:rsidR="00E85EB0" w:rsidRPr="00623806" w:rsidRDefault="00E85EB0" w:rsidP="00E85EB0">
      <w:pPr>
        <w:pStyle w:val="SceneFirstParagraph"/>
        <w:spacing w:line="276" w:lineRule="auto"/>
        <w:ind w:firstLine="720"/>
        <w:jc w:val="both"/>
        <w:rPr>
          <w:rFonts w:ascii="Helvetica" w:hAnsi="Helvetica"/>
          <w:lang w:val="es-ES"/>
        </w:rPr>
      </w:pPr>
      <w:r w:rsidRPr="00E85EB0">
        <w:rPr>
          <w:rFonts w:ascii="Helvetica" w:hAnsi="Helvetica"/>
          <w:lang w:val="es-ES"/>
        </w:rPr>
        <w:t>Me estaba mirando fijamente. Parecía comprender cada aspecto de mi apariencia</w:t>
      </w:r>
      <w:r w:rsidRPr="00623806">
        <w:rPr>
          <w:rFonts w:ascii="Helvetica" w:hAnsi="Helvetica"/>
          <w:lang w:val="es-ES"/>
        </w:rPr>
        <w:t>.</w:t>
      </w:r>
    </w:p>
    <w:p w14:paraId="202D8508" w14:textId="77777777" w:rsidR="00E85EB0" w:rsidRPr="00623806" w:rsidRDefault="00E85EB0" w:rsidP="00E85EB0">
      <w:pPr>
        <w:pStyle w:val="SceneFirstParagraph"/>
        <w:spacing w:line="276" w:lineRule="auto"/>
        <w:ind w:firstLine="720"/>
        <w:jc w:val="both"/>
        <w:rPr>
          <w:rFonts w:ascii="Helvetica" w:hAnsi="Helvetica"/>
          <w:lang w:val="es-ES"/>
        </w:rPr>
      </w:pPr>
      <w:r w:rsidRPr="00E85EB0">
        <w:rPr>
          <w:rFonts w:ascii="Helvetica" w:hAnsi="Helvetica"/>
          <w:lang w:val="es-ES"/>
        </w:rPr>
        <w:t>Un escalofrío me recorrió la espalda y bajé la mirada rápidamente, con el corazón latiendo a mil. Mis mejillas se encendieron y sentí una tensión en la parte baja del vientre.</w:t>
      </w:r>
      <w:r w:rsidRPr="00E85EB0">
        <w:rPr>
          <w:rFonts w:ascii="Helvetica" w:hAnsi="Helvetica"/>
          <w:lang w:val="es-ES"/>
        </w:rPr>
        <w:br/>
      </w:r>
      <w:r w:rsidRPr="00E85EB0">
        <w:rPr>
          <w:rFonts w:ascii="Helvetica" w:hAnsi="Helvetica"/>
          <w:lang w:val="es-ES"/>
        </w:rPr>
        <w:lastRenderedPageBreak/>
        <w:t>Agarré mi cerveza como si pudiera anclarme, pero mi piel vibraba de excitación. Se me puso la piel de gallina, y ese dolor familiar se anidó en lo más profundo de mi ser. Podía sentir su mirada, incluso con la vista baja, y estaba provocando cosas peligrosas en mi cuerpo.</w:t>
      </w:r>
    </w:p>
    <w:p w14:paraId="29C99635" w14:textId="77777777" w:rsidR="00E85EB0" w:rsidRPr="00623806" w:rsidRDefault="00E85EB0" w:rsidP="00E85EB0">
      <w:pPr>
        <w:pStyle w:val="SceneFirstParagraph"/>
        <w:spacing w:line="276" w:lineRule="auto"/>
        <w:ind w:firstLine="720"/>
        <w:jc w:val="both"/>
        <w:rPr>
          <w:rFonts w:ascii="Helvetica" w:hAnsi="Helvetica"/>
          <w:lang w:val="es-ES"/>
        </w:rPr>
      </w:pPr>
      <w:r w:rsidRPr="00E85EB0">
        <w:rPr>
          <w:rFonts w:ascii="Helvetica" w:hAnsi="Helvetica"/>
          <w:i/>
          <w:iCs/>
          <w:lang w:val="es-ES"/>
        </w:rPr>
        <w:t>Dios mío</w:t>
      </w:r>
      <w:r w:rsidRPr="00E85EB0">
        <w:rPr>
          <w:rFonts w:ascii="Helvetica" w:hAnsi="Helvetica"/>
          <w:lang w:val="es-ES"/>
        </w:rPr>
        <w:t>, parecía encarnar todas y cada una de mis fantasías prohibidas.</w:t>
      </w:r>
    </w:p>
    <w:p w14:paraId="3FFA3E5A" w14:textId="77777777" w:rsidR="00E85EB0" w:rsidRPr="00623806" w:rsidRDefault="00E85EB0" w:rsidP="00E85EB0">
      <w:pPr>
        <w:pStyle w:val="SceneFirstParagraph"/>
        <w:spacing w:line="276" w:lineRule="auto"/>
        <w:ind w:firstLine="720"/>
        <w:jc w:val="both"/>
        <w:rPr>
          <w:rFonts w:ascii="Helvetica" w:hAnsi="Helvetica"/>
          <w:lang w:val="es-ES"/>
        </w:rPr>
      </w:pPr>
      <w:r w:rsidRPr="00E85EB0">
        <w:rPr>
          <w:rFonts w:ascii="Helvetica" w:hAnsi="Helvetica"/>
          <w:lang w:val="es-ES"/>
        </w:rPr>
        <w:t>Todo aristas afiladas y fuego lento.</w:t>
      </w:r>
    </w:p>
    <w:p w14:paraId="5EB40FC4" w14:textId="77777777" w:rsidR="00E85EB0" w:rsidRPr="00623806" w:rsidRDefault="00E85EB0" w:rsidP="00E85EB0">
      <w:pPr>
        <w:pStyle w:val="SceneFirstParagraph"/>
        <w:spacing w:line="276" w:lineRule="auto"/>
        <w:ind w:firstLine="720"/>
        <w:jc w:val="both"/>
        <w:rPr>
          <w:rFonts w:ascii="Helvetica" w:hAnsi="Helvetica"/>
          <w:lang w:val="es-ES"/>
        </w:rPr>
      </w:pPr>
      <w:r w:rsidRPr="00E85EB0">
        <w:rPr>
          <w:rFonts w:ascii="Helvetica" w:hAnsi="Helvetica"/>
          <w:lang w:val="es-ES"/>
        </w:rPr>
        <w:t>Era el tipo de hombre que no te pediría permiso para arruinarte, simplemente lo haría... y te haría agradecérselo.</w:t>
      </w:r>
    </w:p>
    <w:p w14:paraId="63D987C7" w14:textId="77777777" w:rsidR="00E85EB0" w:rsidRPr="00623806" w:rsidRDefault="00E85EB0" w:rsidP="00E85EB0">
      <w:pPr>
        <w:pStyle w:val="SceneFirstParagraph"/>
        <w:spacing w:line="276" w:lineRule="auto"/>
        <w:ind w:firstLine="720"/>
        <w:jc w:val="both"/>
        <w:rPr>
          <w:rFonts w:ascii="Helvetica" w:hAnsi="Helvetica"/>
          <w:lang w:val="es-ES"/>
        </w:rPr>
      </w:pPr>
      <w:r w:rsidRPr="00E85EB0">
        <w:rPr>
          <w:rFonts w:ascii="Helvetica" w:hAnsi="Helvetica"/>
          <w:i/>
          <w:iCs/>
          <w:lang w:val="es-ES"/>
        </w:rPr>
        <w:t>¡Despiértate! ¡Reacciona! ¡Sal de tu letargo!</w:t>
      </w:r>
      <w:r w:rsidRPr="00E85EB0">
        <w:rPr>
          <w:rFonts w:ascii="Helvetica" w:hAnsi="Helvetica"/>
          <w:lang w:val="es-ES"/>
        </w:rPr>
        <w:t xml:space="preserve"> Me maldije en silencio, volviendo la mirada a la cerveza que tenía delante. Puede que mi cerebro, falto de estímulos, me haya estado engañando.</w:t>
      </w:r>
    </w:p>
    <w:p w14:paraId="01549D9D" w14:textId="77777777" w:rsidR="00471C61" w:rsidRPr="00623806" w:rsidRDefault="00E85EB0" w:rsidP="00E85EB0">
      <w:pPr>
        <w:pStyle w:val="SceneFirstParagraph"/>
        <w:spacing w:line="276" w:lineRule="auto"/>
        <w:ind w:firstLine="720"/>
        <w:jc w:val="both"/>
        <w:rPr>
          <w:rFonts w:ascii="Helvetica" w:hAnsi="Helvetica"/>
          <w:lang w:val="es-ES"/>
        </w:rPr>
      </w:pPr>
      <w:r w:rsidRPr="00E85EB0">
        <w:rPr>
          <w:rFonts w:ascii="Helvetica" w:hAnsi="Helvetica"/>
          <w:lang w:val="es-ES"/>
        </w:rPr>
        <w:t xml:space="preserve">Tom regresó con mi comida, haciendo un gesto de cortesía con la cabeza al colocar el plato. Le di las gracias, concentrándome a la fuerza en mi quesadilla de </w:t>
      </w:r>
      <w:r w:rsidRPr="00623806">
        <w:rPr>
          <w:rFonts w:ascii="Helvetica" w:hAnsi="Helvetica"/>
          <w:lang w:val="es-ES"/>
        </w:rPr>
        <w:t>res</w:t>
      </w:r>
      <w:r w:rsidRPr="00E85EB0">
        <w:rPr>
          <w:rFonts w:ascii="Helvetica" w:hAnsi="Helvetica"/>
          <w:lang w:val="es-ES"/>
        </w:rPr>
        <w:t xml:space="preserve"> e intentando ignorar cómo el aroma a café y chocolate se hacía cada vez más intenso y penetrante, como si estuviera cobrando vida en el aire que me rodeaba.</w:t>
      </w:r>
    </w:p>
    <w:p w14:paraId="07A5F525" w14:textId="77777777" w:rsidR="00471C61" w:rsidRPr="00623806" w:rsidRDefault="00E85EB0" w:rsidP="00E85EB0">
      <w:pPr>
        <w:pStyle w:val="SceneFirstParagraph"/>
        <w:spacing w:line="276" w:lineRule="auto"/>
        <w:ind w:firstLine="720"/>
        <w:jc w:val="both"/>
        <w:rPr>
          <w:rFonts w:ascii="Helvetica" w:hAnsi="Helvetica"/>
          <w:lang w:val="es-ES"/>
        </w:rPr>
      </w:pPr>
      <w:r w:rsidRPr="00E85EB0">
        <w:rPr>
          <w:rFonts w:ascii="Helvetica" w:hAnsi="Helvetica"/>
          <w:lang w:val="es-ES"/>
        </w:rPr>
        <w:t>Di un bocado. Entonces lo sentí.</w:t>
      </w:r>
    </w:p>
    <w:p w14:paraId="1B8F243F" w14:textId="00D7015C" w:rsidR="00471C61" w:rsidRPr="00623806" w:rsidRDefault="00471C61" w:rsidP="00E85EB0">
      <w:pPr>
        <w:pStyle w:val="SceneFirstParagraph"/>
        <w:spacing w:line="276" w:lineRule="auto"/>
        <w:ind w:firstLine="720"/>
        <w:jc w:val="both"/>
        <w:rPr>
          <w:rFonts w:ascii="Helvetica" w:hAnsi="Helvetica"/>
          <w:lang w:val="es-ES"/>
        </w:rPr>
      </w:pPr>
      <w:r w:rsidRPr="00623806">
        <w:rPr>
          <w:rFonts w:ascii="Helvetica" w:hAnsi="Helvetica"/>
          <w:lang w:val="es-ES"/>
        </w:rPr>
        <w:t>Su</w:t>
      </w:r>
      <w:r w:rsidR="00E85EB0" w:rsidRPr="00E85EB0">
        <w:rPr>
          <w:rFonts w:ascii="Helvetica" w:hAnsi="Helvetica"/>
          <w:lang w:val="es-ES"/>
        </w:rPr>
        <w:t xml:space="preserve"> presencia.</w:t>
      </w:r>
    </w:p>
    <w:p w14:paraId="79BBC1BF" w14:textId="77777777" w:rsidR="00471C61" w:rsidRPr="00623806" w:rsidRDefault="00E85EB0" w:rsidP="00471C61">
      <w:pPr>
        <w:pStyle w:val="SceneFirstParagraph"/>
        <w:spacing w:line="276" w:lineRule="auto"/>
        <w:ind w:firstLine="720"/>
        <w:jc w:val="both"/>
        <w:rPr>
          <w:rFonts w:ascii="Helvetica" w:hAnsi="Helvetica"/>
          <w:lang w:val="es-ES"/>
        </w:rPr>
      </w:pPr>
      <w:r w:rsidRPr="00E85EB0">
        <w:rPr>
          <w:rFonts w:ascii="Helvetica" w:hAnsi="Helvetica"/>
          <w:lang w:val="es-ES"/>
        </w:rPr>
        <w:t>Ese aroma —café recién hecho con un toque de chocolate negro y algo más salvaje— me envolvió como un cálido aliento en la nuca. Se me revolvió el estómago. Una silla rechinó contra el suelo a mi lado, y una sombra ocupó el asiento contiguo al mío.</w:t>
      </w:r>
    </w:p>
    <w:p w14:paraId="363CF0A8" w14:textId="079D6258" w:rsidR="00471C61" w:rsidRPr="00623806" w:rsidRDefault="00471C61" w:rsidP="00471C61">
      <w:pPr>
        <w:pStyle w:val="SceneFirstParagraph"/>
        <w:spacing w:line="276" w:lineRule="auto"/>
        <w:ind w:firstLine="720"/>
        <w:jc w:val="both"/>
        <w:rPr>
          <w:rFonts w:ascii="Helvetica" w:hAnsi="Helvetica"/>
          <w:lang w:val="es-ES"/>
        </w:rPr>
      </w:pPr>
      <w:r w:rsidRPr="00623806">
        <w:rPr>
          <w:rFonts w:ascii="Helvetica" w:hAnsi="Helvetica"/>
          <w:lang w:val="es-ES"/>
        </w:rPr>
        <w:t>Ay</w:t>
      </w:r>
      <w:r w:rsidR="00E85EB0" w:rsidRPr="00E85EB0">
        <w:rPr>
          <w:rFonts w:ascii="Helvetica" w:hAnsi="Helvetica"/>
          <w:lang w:val="es-ES"/>
        </w:rPr>
        <w:t>, Dios mío.</w:t>
      </w:r>
    </w:p>
    <w:p w14:paraId="718BF803" w14:textId="531147DF" w:rsidR="00471C61" w:rsidRPr="00623806" w:rsidRDefault="00E85EB0" w:rsidP="00471C61">
      <w:pPr>
        <w:pStyle w:val="SceneFirstParagraph"/>
        <w:spacing w:line="276" w:lineRule="auto"/>
        <w:ind w:firstLine="720"/>
        <w:jc w:val="both"/>
        <w:rPr>
          <w:rFonts w:ascii="Helvetica" w:hAnsi="Helvetica"/>
          <w:lang w:val="es-ES"/>
        </w:rPr>
      </w:pPr>
      <w:r w:rsidRPr="00E85EB0">
        <w:rPr>
          <w:rFonts w:ascii="Helvetica" w:hAnsi="Helvetica"/>
          <w:lang w:val="es-ES"/>
        </w:rPr>
        <w:t xml:space="preserve">Él </w:t>
      </w:r>
      <w:r w:rsidR="00471C61" w:rsidRPr="00623806">
        <w:rPr>
          <w:rFonts w:ascii="Helvetica" w:hAnsi="Helvetica"/>
          <w:lang w:val="es-ES"/>
        </w:rPr>
        <w:t>está</w:t>
      </w:r>
      <w:r w:rsidRPr="00E85EB0">
        <w:rPr>
          <w:rFonts w:ascii="Helvetica" w:hAnsi="Helvetica"/>
          <w:lang w:val="es-ES"/>
        </w:rPr>
        <w:t xml:space="preserve"> aquí.</w:t>
      </w:r>
    </w:p>
    <w:p w14:paraId="7C673039" w14:textId="024BADAE" w:rsidR="00471C61" w:rsidRPr="00623806" w:rsidRDefault="00E85EB0" w:rsidP="00471C61">
      <w:pPr>
        <w:pStyle w:val="SceneFirstParagraph"/>
        <w:spacing w:line="276" w:lineRule="auto"/>
        <w:ind w:firstLine="720"/>
        <w:jc w:val="both"/>
        <w:rPr>
          <w:rFonts w:ascii="Helvetica" w:hAnsi="Helvetica"/>
          <w:lang w:val="es-ES"/>
        </w:rPr>
      </w:pPr>
      <w:r w:rsidRPr="00E85EB0">
        <w:rPr>
          <w:rFonts w:ascii="Helvetica" w:hAnsi="Helvetica"/>
          <w:lang w:val="es-ES"/>
        </w:rPr>
        <w:t xml:space="preserve">Si eres amante del café, conoces ese momento. </w:t>
      </w:r>
      <w:r w:rsidR="00C220F9" w:rsidRPr="00623806">
        <w:rPr>
          <w:rFonts w:ascii="Helvetica" w:hAnsi="Helvetica"/>
          <w:lang w:val="es-ES"/>
        </w:rPr>
        <w:t>Esa primera</w:t>
      </w:r>
      <w:r w:rsidRPr="00E85EB0">
        <w:rPr>
          <w:rFonts w:ascii="Helvetica" w:hAnsi="Helvetica"/>
          <w:lang w:val="es-ES"/>
        </w:rPr>
        <w:t xml:space="preserve"> inhalación de </w:t>
      </w:r>
      <w:r w:rsidR="00471C61" w:rsidRPr="00623806">
        <w:rPr>
          <w:rFonts w:ascii="Helvetica" w:hAnsi="Helvetica"/>
          <w:lang w:val="es-ES"/>
        </w:rPr>
        <w:t>café</w:t>
      </w:r>
      <w:r w:rsidRPr="00E85EB0">
        <w:rPr>
          <w:rFonts w:ascii="Helvetica" w:hAnsi="Helvetica"/>
          <w:lang w:val="es-ES"/>
        </w:rPr>
        <w:t xml:space="preserve"> recién preparado después de un largo y brutal día. </w:t>
      </w:r>
      <w:r w:rsidR="00471C61" w:rsidRPr="00623806">
        <w:rPr>
          <w:rFonts w:ascii="Helvetica" w:hAnsi="Helvetica"/>
          <w:lang w:val="es-ES"/>
        </w:rPr>
        <w:t>Ese</w:t>
      </w:r>
      <w:r w:rsidRPr="00E85EB0">
        <w:rPr>
          <w:rFonts w:ascii="Helvetica" w:hAnsi="Helvetica"/>
          <w:lang w:val="es-ES"/>
        </w:rPr>
        <w:t xml:space="preserve"> momento de calma, de liberación </w:t>
      </w:r>
      <w:r w:rsidRPr="00E85EB0">
        <w:rPr>
          <w:rFonts w:ascii="Helvetica" w:hAnsi="Helvetica"/>
          <w:lang w:val="es-ES"/>
        </w:rPr>
        <w:lastRenderedPageBreak/>
        <w:t>eufórica. Ahora imagina ese aroma impregnando a un hombre que parecía encarnar el pecado, y ese aroma no estaba en una taza, sino que era él mismo.</w:t>
      </w:r>
    </w:p>
    <w:p w14:paraId="3D8B5B35" w14:textId="77777777" w:rsidR="00471C61" w:rsidRPr="00623806" w:rsidRDefault="00E85EB0" w:rsidP="00471C61">
      <w:pPr>
        <w:pStyle w:val="SceneFirstParagraph"/>
        <w:spacing w:line="276" w:lineRule="auto"/>
        <w:ind w:firstLine="720"/>
        <w:jc w:val="both"/>
        <w:rPr>
          <w:rFonts w:ascii="Helvetica" w:hAnsi="Helvetica"/>
          <w:lang w:val="es-ES"/>
        </w:rPr>
      </w:pPr>
      <w:r w:rsidRPr="00E85EB0">
        <w:rPr>
          <w:rFonts w:ascii="Helvetica" w:hAnsi="Helvetica"/>
          <w:lang w:val="es-ES"/>
        </w:rPr>
        <w:t>Me impactó tanto que tuve que morderme la lengua para evitar acercarme y olerlo. Sentí esas miradas antes incluso de mirar. Verde. Me observaba como si yo fuera un tesoro que debía atesorar.</w:t>
      </w:r>
    </w:p>
    <w:p w14:paraId="71F78640" w14:textId="77777777" w:rsidR="00471C61" w:rsidRPr="00623806" w:rsidRDefault="00E85EB0" w:rsidP="00471C61">
      <w:pPr>
        <w:pStyle w:val="SceneFirstParagraph"/>
        <w:spacing w:line="276" w:lineRule="auto"/>
        <w:ind w:firstLine="720"/>
        <w:jc w:val="both"/>
        <w:rPr>
          <w:rFonts w:ascii="Helvetica" w:hAnsi="Helvetica"/>
          <w:lang w:val="es-ES"/>
        </w:rPr>
      </w:pPr>
      <w:r w:rsidRPr="00E85EB0">
        <w:rPr>
          <w:rFonts w:ascii="Helvetica" w:hAnsi="Helvetica"/>
          <w:lang w:val="es-ES"/>
        </w:rPr>
        <w:t>Levanté la vista lentamente, la quesadilla se detuvo a mitad de camino hacia mis labios y me quedé paralizad</w:t>
      </w:r>
      <w:r w:rsidR="00471C61" w:rsidRPr="00623806">
        <w:rPr>
          <w:rFonts w:ascii="Helvetica" w:hAnsi="Helvetica"/>
          <w:lang w:val="es-ES"/>
        </w:rPr>
        <w:t>a</w:t>
      </w:r>
      <w:r w:rsidRPr="00E85EB0">
        <w:rPr>
          <w:rFonts w:ascii="Helvetica" w:hAnsi="Helvetica"/>
          <w:lang w:val="es-ES"/>
        </w:rPr>
        <w:t>.</w:t>
      </w:r>
      <w:r w:rsidRPr="00E85EB0">
        <w:rPr>
          <w:rFonts w:ascii="Helvetica" w:hAnsi="Helvetica"/>
          <w:lang w:val="es-ES"/>
        </w:rPr>
        <w:br/>
        <w:t>Estaba justo ahí. Estaba sentado a mi lado. Nuestros cuerpos estaban separados por apenas cinco pulgadas de aire. Desde tan cerca, podía verlo todo. Podía ver el cálido tono de su piel bronceada por el sol. Una ligera barba incipiente perfilaba su afilada mandíbula. Y esos malditos ojos esmeralda... brillando como si ya supieran a qué sabría yo.</w:t>
      </w:r>
    </w:p>
    <w:p w14:paraId="5F97403F" w14:textId="77777777" w:rsidR="00471C61" w:rsidRPr="00623806" w:rsidRDefault="00E85EB0" w:rsidP="00471C61">
      <w:pPr>
        <w:pStyle w:val="SceneFirstParagraph"/>
        <w:spacing w:line="276" w:lineRule="auto"/>
        <w:ind w:firstLine="720"/>
        <w:jc w:val="both"/>
        <w:rPr>
          <w:rFonts w:ascii="Helvetica" w:hAnsi="Helvetica"/>
          <w:lang w:val="es-ES"/>
        </w:rPr>
      </w:pPr>
      <w:r w:rsidRPr="00E85EB0">
        <w:rPr>
          <w:rFonts w:ascii="Helvetica" w:hAnsi="Helvetica"/>
          <w:lang w:val="es-ES"/>
        </w:rPr>
        <w:t>El calor me envolvió como humo. Profundo. Bajo. Peligroso.</w:t>
      </w:r>
    </w:p>
    <w:p w14:paraId="7F8E2CCB" w14:textId="77777777" w:rsidR="00471C61" w:rsidRPr="00623806" w:rsidRDefault="00E85EB0" w:rsidP="00471C61">
      <w:pPr>
        <w:pStyle w:val="SceneFirstParagraph"/>
        <w:spacing w:line="276" w:lineRule="auto"/>
        <w:ind w:firstLine="720"/>
        <w:jc w:val="both"/>
        <w:rPr>
          <w:rFonts w:ascii="Helvetica" w:hAnsi="Helvetica"/>
          <w:lang w:val="es-ES"/>
        </w:rPr>
      </w:pPr>
      <w:r w:rsidRPr="00E85EB0">
        <w:rPr>
          <w:rFonts w:ascii="Helvetica" w:hAnsi="Helvetica"/>
          <w:lang w:val="es-ES"/>
        </w:rPr>
        <w:t xml:space="preserve">No </w:t>
      </w:r>
      <w:r w:rsidR="00471C61" w:rsidRPr="00623806">
        <w:rPr>
          <w:rFonts w:ascii="Helvetica" w:hAnsi="Helvetica"/>
          <w:lang w:val="es-ES"/>
        </w:rPr>
        <w:t>es común</w:t>
      </w:r>
      <w:r w:rsidRPr="00E85EB0">
        <w:rPr>
          <w:rFonts w:ascii="Helvetica" w:hAnsi="Helvetica"/>
          <w:lang w:val="es-ES"/>
        </w:rPr>
        <w:t xml:space="preserve"> </w:t>
      </w:r>
      <w:r w:rsidR="00471C61" w:rsidRPr="00623806">
        <w:rPr>
          <w:rFonts w:ascii="Helvetica" w:hAnsi="Helvetica"/>
          <w:lang w:val="es-ES"/>
        </w:rPr>
        <w:t>ponerme</w:t>
      </w:r>
      <w:r w:rsidRPr="00E85EB0">
        <w:rPr>
          <w:rFonts w:ascii="Helvetica" w:hAnsi="Helvetica"/>
          <w:lang w:val="es-ES"/>
        </w:rPr>
        <w:t xml:space="preserve"> así. </w:t>
      </w:r>
      <w:r w:rsidR="00471C61" w:rsidRPr="00623806">
        <w:rPr>
          <w:rFonts w:ascii="Helvetica" w:hAnsi="Helvetica"/>
          <w:lang w:val="es-ES"/>
        </w:rPr>
        <w:t>Nunca</w:t>
      </w:r>
      <w:r w:rsidRPr="00E85EB0">
        <w:rPr>
          <w:rFonts w:ascii="Helvetica" w:hAnsi="Helvetica"/>
          <w:lang w:val="es-ES"/>
        </w:rPr>
        <w:t xml:space="preserve">. </w:t>
      </w:r>
      <w:r w:rsidR="00471C61" w:rsidRPr="00623806">
        <w:rPr>
          <w:rFonts w:ascii="Helvetica" w:hAnsi="Helvetica"/>
          <w:lang w:val="es-ES"/>
        </w:rPr>
        <w:t>¿Que u</w:t>
      </w:r>
      <w:r w:rsidRPr="00E85EB0">
        <w:rPr>
          <w:rFonts w:ascii="Helvetica" w:hAnsi="Helvetica"/>
          <w:lang w:val="es-ES"/>
        </w:rPr>
        <w:t>na mirada me intimid</w:t>
      </w:r>
      <w:r w:rsidR="00471C61" w:rsidRPr="00623806">
        <w:rPr>
          <w:rFonts w:ascii="Helvetica" w:hAnsi="Helvetica"/>
          <w:lang w:val="es-ES"/>
        </w:rPr>
        <w:t>e?</w:t>
      </w:r>
      <w:r w:rsidRPr="00E85EB0">
        <w:rPr>
          <w:rFonts w:ascii="Helvetica" w:hAnsi="Helvetica"/>
          <w:lang w:val="es-ES"/>
        </w:rPr>
        <w:t xml:space="preserve"> La lujuria nunca había sido mi fuerza motriz. Pero este hombre... este aroma... estaba desentrañando algo que ni siquiera sabía que existía dentro de mí.</w:t>
      </w:r>
    </w:p>
    <w:p w14:paraId="68C09345" w14:textId="77777777" w:rsidR="00471C61" w:rsidRPr="00623806" w:rsidRDefault="00E85EB0" w:rsidP="00471C61">
      <w:pPr>
        <w:pStyle w:val="SceneFirstParagraph"/>
        <w:spacing w:line="276" w:lineRule="auto"/>
        <w:ind w:firstLine="720"/>
        <w:jc w:val="both"/>
        <w:rPr>
          <w:rFonts w:ascii="Helvetica" w:hAnsi="Helvetica"/>
          <w:lang w:val="es-ES"/>
        </w:rPr>
      </w:pPr>
      <w:r w:rsidRPr="00E85EB0">
        <w:rPr>
          <w:rFonts w:ascii="Helvetica" w:hAnsi="Helvetica"/>
          <w:lang w:val="es-ES"/>
        </w:rPr>
        <w:t>Era hambre. Crud</w:t>
      </w:r>
      <w:r w:rsidR="00471C61" w:rsidRPr="00623806">
        <w:rPr>
          <w:rFonts w:ascii="Helvetica" w:hAnsi="Helvetica"/>
          <w:lang w:val="es-ES"/>
        </w:rPr>
        <w:t>a</w:t>
      </w:r>
      <w:r w:rsidRPr="00E85EB0">
        <w:rPr>
          <w:rFonts w:ascii="Helvetica" w:hAnsi="Helvetica"/>
          <w:lang w:val="es-ES"/>
        </w:rPr>
        <w:t>. Salvaje.</w:t>
      </w:r>
    </w:p>
    <w:p w14:paraId="7C9E4F71" w14:textId="77777777" w:rsidR="00471C61" w:rsidRPr="00623806" w:rsidRDefault="00E85EB0" w:rsidP="00471C61">
      <w:pPr>
        <w:pStyle w:val="SceneFirstParagraph"/>
        <w:spacing w:line="276" w:lineRule="auto"/>
        <w:ind w:firstLine="720"/>
        <w:jc w:val="both"/>
        <w:rPr>
          <w:rFonts w:ascii="Helvetica" w:hAnsi="Helvetica"/>
          <w:lang w:val="es-ES"/>
        </w:rPr>
      </w:pPr>
      <w:r w:rsidRPr="00E85EB0">
        <w:rPr>
          <w:rFonts w:ascii="Helvetica" w:hAnsi="Helvetica"/>
          <w:lang w:val="es-ES"/>
        </w:rPr>
        <w:t>Y me aterrorizó.</w:t>
      </w:r>
    </w:p>
    <w:p w14:paraId="7106F00A" w14:textId="77777777" w:rsidR="00471C61" w:rsidRPr="00623806" w:rsidRDefault="00E85EB0" w:rsidP="00471C61">
      <w:pPr>
        <w:pStyle w:val="SceneFirstParagraph"/>
        <w:spacing w:line="276" w:lineRule="auto"/>
        <w:ind w:firstLine="720"/>
        <w:jc w:val="both"/>
        <w:rPr>
          <w:rFonts w:ascii="Helvetica" w:hAnsi="Helvetica"/>
          <w:lang w:val="es-ES"/>
        </w:rPr>
      </w:pPr>
      <w:r w:rsidRPr="00E85EB0">
        <w:rPr>
          <w:rFonts w:ascii="Helvetica" w:hAnsi="Helvetica"/>
          <w:lang w:val="es-ES"/>
        </w:rPr>
        <w:t xml:space="preserve">En ese instante, </w:t>
      </w:r>
      <w:r w:rsidR="00471C61" w:rsidRPr="00623806">
        <w:rPr>
          <w:rFonts w:ascii="Helvetica" w:hAnsi="Helvetica"/>
          <w:lang w:val="es-ES"/>
        </w:rPr>
        <w:t xml:space="preserve">quisiera </w:t>
      </w:r>
      <w:r w:rsidRPr="00E85EB0">
        <w:rPr>
          <w:rFonts w:ascii="Helvetica" w:hAnsi="Helvetica"/>
          <w:lang w:val="es-ES"/>
        </w:rPr>
        <w:t xml:space="preserve">ignorar la cortesía y sumergir mi rostro en su pecho, absorbiendo cada detalle de él hasta disolverme. </w:t>
      </w:r>
      <w:r w:rsidR="00471C61" w:rsidRPr="00623806">
        <w:rPr>
          <w:rFonts w:ascii="Helvetica" w:hAnsi="Helvetica"/>
          <w:lang w:val="es-ES"/>
        </w:rPr>
        <w:t>Que m</w:t>
      </w:r>
      <w:r w:rsidRPr="00E85EB0">
        <w:rPr>
          <w:rFonts w:ascii="Helvetica" w:hAnsi="Helvetica"/>
          <w:lang w:val="es-ES"/>
        </w:rPr>
        <w:t>is dedos recorriendo las duras líneas de su cuerpo, memorizando cada centímetro esculpido como una escritura sagrada. Quería moldearme a su cuerpo, presionando contra su piel e inhalando profundamente hasta que el espacio entre nosotros desapareciera.</w:t>
      </w:r>
    </w:p>
    <w:p w14:paraId="37B82C45" w14:textId="77777777" w:rsidR="00471C61" w:rsidRPr="00623806" w:rsidRDefault="00E85EB0" w:rsidP="00471C61">
      <w:pPr>
        <w:pStyle w:val="SceneFirstParagraph"/>
        <w:spacing w:line="276" w:lineRule="auto"/>
        <w:ind w:firstLine="720"/>
        <w:jc w:val="both"/>
        <w:rPr>
          <w:rFonts w:ascii="Helvetica" w:hAnsi="Helvetica"/>
          <w:lang w:val="es-ES"/>
        </w:rPr>
      </w:pPr>
      <w:r w:rsidRPr="00E85EB0">
        <w:rPr>
          <w:rFonts w:ascii="Helvetica" w:hAnsi="Helvetica"/>
          <w:lang w:val="es-ES"/>
        </w:rPr>
        <w:lastRenderedPageBreak/>
        <w:t>Era mayor. No era significativamente mayor</w:t>
      </w:r>
      <w:r w:rsidR="00471C61" w:rsidRPr="00623806">
        <w:rPr>
          <w:rFonts w:ascii="Helvetica" w:hAnsi="Helvetica"/>
          <w:lang w:val="es-ES"/>
        </w:rPr>
        <w:t xml:space="preserve"> que yo</w:t>
      </w:r>
      <w:r w:rsidRPr="00E85EB0">
        <w:rPr>
          <w:rFonts w:ascii="Helvetica" w:hAnsi="Helvetica"/>
          <w:lang w:val="es-ES"/>
        </w:rPr>
        <w:t>, quizás cinco o seis años, pero su presencia era palpable cuando me miraba.</w:t>
      </w:r>
    </w:p>
    <w:p w14:paraId="2EB98F18" w14:textId="77777777" w:rsidR="00471C61" w:rsidRPr="00623806" w:rsidRDefault="00E85EB0" w:rsidP="00471C61">
      <w:pPr>
        <w:pStyle w:val="SceneFirstParagraph"/>
        <w:spacing w:line="276" w:lineRule="auto"/>
        <w:ind w:firstLine="720"/>
        <w:jc w:val="both"/>
        <w:rPr>
          <w:rFonts w:ascii="Helvetica" w:hAnsi="Helvetica"/>
          <w:lang w:val="es-ES"/>
        </w:rPr>
      </w:pPr>
      <w:r w:rsidRPr="00E85EB0">
        <w:rPr>
          <w:rFonts w:ascii="Helvetica" w:hAnsi="Helvetica"/>
          <w:lang w:val="es-ES"/>
        </w:rPr>
        <w:t>Bajé la mirada a mi plato y murmuré entre dientes: "Por favor, cerebro. No hagas esto.</w:t>
      </w:r>
      <w:r w:rsidR="00471C61" w:rsidRPr="00623806">
        <w:rPr>
          <w:rFonts w:ascii="Helvetica" w:hAnsi="Helvetica"/>
          <w:lang w:val="es-ES"/>
        </w:rPr>
        <w:t>”</w:t>
      </w:r>
    </w:p>
    <w:p w14:paraId="058CE49B" w14:textId="6036EE1B" w:rsidR="00471C61" w:rsidRPr="00623806" w:rsidRDefault="00E85EB0" w:rsidP="00471C61">
      <w:pPr>
        <w:pStyle w:val="SceneFirstParagraph"/>
        <w:spacing w:line="276" w:lineRule="auto"/>
        <w:ind w:firstLine="720"/>
        <w:jc w:val="both"/>
        <w:rPr>
          <w:rFonts w:ascii="Helvetica" w:hAnsi="Helvetica"/>
          <w:lang w:val="es-ES"/>
        </w:rPr>
      </w:pPr>
      <w:r w:rsidRPr="00E85EB0">
        <w:rPr>
          <w:rFonts w:ascii="Helvetica" w:hAnsi="Helvetica"/>
          <w:lang w:val="es-ES"/>
        </w:rPr>
        <w:t xml:space="preserve">"¿Perdón, </w:t>
      </w:r>
      <w:proofErr w:type="gramStart"/>
      <w:r w:rsidR="00471C61" w:rsidRPr="00623806">
        <w:rPr>
          <w:rFonts w:ascii="Helvetica" w:hAnsi="Helvetica"/>
          <w:lang w:val="es-ES"/>
        </w:rPr>
        <w:t>qué?</w:t>
      </w:r>
      <w:proofErr w:type="gramEnd"/>
      <w:r w:rsidRPr="00E85EB0">
        <w:rPr>
          <w:rFonts w:ascii="Helvetica" w:hAnsi="Helvetica"/>
          <w:lang w:val="es-ES"/>
        </w:rPr>
        <w:t>"</w:t>
      </w:r>
    </w:p>
    <w:p w14:paraId="471EDF25" w14:textId="5D138BC7" w:rsidR="00471C61" w:rsidRPr="00623806" w:rsidRDefault="00E85EB0" w:rsidP="00471C61">
      <w:pPr>
        <w:pStyle w:val="SceneFirstParagraph"/>
        <w:spacing w:line="276" w:lineRule="auto"/>
        <w:ind w:firstLine="720"/>
        <w:jc w:val="both"/>
        <w:rPr>
          <w:rFonts w:ascii="Helvetica" w:hAnsi="Helvetica"/>
          <w:lang w:val="es-ES"/>
        </w:rPr>
      </w:pPr>
      <w:r w:rsidRPr="00E85EB0">
        <w:rPr>
          <w:rFonts w:ascii="Helvetica" w:hAnsi="Helvetica"/>
          <w:lang w:val="es-ES"/>
        </w:rPr>
        <w:t xml:space="preserve">Tenía una voz rica, aterciopelada y grave. Sentí una descarga eléctrica que me recorrió todo el cuerpo. Levanté la </w:t>
      </w:r>
      <w:r w:rsidR="00471C61" w:rsidRPr="00623806">
        <w:rPr>
          <w:rFonts w:ascii="Helvetica" w:hAnsi="Helvetica"/>
          <w:lang w:val="es-ES"/>
        </w:rPr>
        <w:t>vista sorprendida</w:t>
      </w:r>
      <w:r w:rsidRPr="00E85EB0">
        <w:rPr>
          <w:rFonts w:ascii="Helvetica" w:hAnsi="Helvetica"/>
          <w:lang w:val="es-ES"/>
        </w:rPr>
        <w:t xml:space="preserve"> cuando se acercó, uniéndonos con calma y decidida determinación.</w:t>
      </w:r>
    </w:p>
    <w:p w14:paraId="502C1BA6" w14:textId="77777777" w:rsidR="00471C61" w:rsidRPr="00623806" w:rsidRDefault="00E85EB0" w:rsidP="00471C61">
      <w:pPr>
        <w:pStyle w:val="SceneFirstParagraph"/>
        <w:spacing w:line="276" w:lineRule="auto"/>
        <w:ind w:firstLine="720"/>
        <w:jc w:val="both"/>
        <w:rPr>
          <w:rFonts w:ascii="Helvetica" w:hAnsi="Helvetica"/>
          <w:lang w:val="es-ES"/>
        </w:rPr>
      </w:pPr>
      <w:r w:rsidRPr="00E85EB0">
        <w:rPr>
          <w:rFonts w:ascii="Helvetica" w:hAnsi="Helvetica"/>
          <w:lang w:val="es-ES"/>
        </w:rPr>
        <w:t>Sus palabras se me atragantaron mientras mordía una quesadilla. Entré en pánico y empecé a toser hasta que sentí su mano cálida y firme contra mi espalda.</w:t>
      </w:r>
    </w:p>
    <w:p w14:paraId="290B21E0" w14:textId="2149AEB3" w:rsidR="00471C61" w:rsidRPr="00623806" w:rsidRDefault="00471C61" w:rsidP="00471C61">
      <w:pPr>
        <w:pStyle w:val="SceneFirstParagraph"/>
        <w:spacing w:line="276" w:lineRule="auto"/>
        <w:ind w:firstLine="720"/>
        <w:jc w:val="both"/>
        <w:rPr>
          <w:rFonts w:ascii="Helvetica" w:hAnsi="Helvetica"/>
          <w:lang w:val="es-ES"/>
        </w:rPr>
      </w:pPr>
      <w:r w:rsidRPr="00623806">
        <w:rPr>
          <w:rFonts w:ascii="Helvetica" w:hAnsi="Helvetica"/>
          <w:lang w:val="es-ES"/>
        </w:rPr>
        <w:t>Ay</w:t>
      </w:r>
      <w:r w:rsidR="00E85EB0" w:rsidRPr="00E85EB0">
        <w:rPr>
          <w:rFonts w:ascii="Helvetica" w:hAnsi="Helvetica"/>
          <w:lang w:val="es-ES"/>
        </w:rPr>
        <w:t xml:space="preserve">, </w:t>
      </w:r>
      <w:r w:rsidRPr="00623806">
        <w:rPr>
          <w:rFonts w:ascii="Helvetica" w:hAnsi="Helvetica"/>
          <w:lang w:val="es-ES"/>
        </w:rPr>
        <w:t>Mierda</w:t>
      </w:r>
      <w:r w:rsidR="00E85EB0" w:rsidRPr="00E85EB0">
        <w:rPr>
          <w:rFonts w:ascii="Helvetica" w:hAnsi="Helvetica"/>
          <w:lang w:val="es-ES"/>
        </w:rPr>
        <w:t>.</w:t>
      </w:r>
    </w:p>
    <w:p w14:paraId="6F49044A" w14:textId="77777777" w:rsidR="00471C61" w:rsidRPr="00623806" w:rsidRDefault="00E85EB0" w:rsidP="00471C61">
      <w:pPr>
        <w:pStyle w:val="SceneFirstParagraph"/>
        <w:spacing w:line="276" w:lineRule="auto"/>
        <w:ind w:firstLine="720"/>
        <w:jc w:val="both"/>
        <w:rPr>
          <w:rFonts w:ascii="Helvetica" w:hAnsi="Helvetica"/>
          <w:lang w:val="es-ES"/>
        </w:rPr>
      </w:pPr>
      <w:r w:rsidRPr="00E85EB0">
        <w:rPr>
          <w:rFonts w:ascii="Helvetica" w:hAnsi="Helvetica"/>
          <w:lang w:val="es-ES"/>
        </w:rPr>
        <w:t>En cuanto sus dedos me tocaron, el calor brotó bajo mi piel como una llama viva, enviándome un escalofrío por la espina dorsal. Se enroscó en mi abdomen, una lenta y dolorosa espiral de deseo que palpitaba en lo más profundo de mi ser.</w:t>
      </w:r>
    </w:p>
    <w:p w14:paraId="2F820B19" w14:textId="77777777" w:rsidR="00471C61" w:rsidRPr="00623806" w:rsidRDefault="00471C61" w:rsidP="00471C61">
      <w:pPr>
        <w:pStyle w:val="SceneFirstParagraph"/>
        <w:spacing w:line="276" w:lineRule="auto"/>
        <w:ind w:firstLine="720"/>
        <w:jc w:val="both"/>
        <w:rPr>
          <w:rFonts w:ascii="Helvetica" w:hAnsi="Helvetica"/>
          <w:lang w:val="es-ES"/>
        </w:rPr>
      </w:pPr>
      <w:r w:rsidRPr="00623806">
        <w:rPr>
          <w:rFonts w:ascii="Helvetica" w:hAnsi="Helvetica"/>
          <w:lang w:val="es-ES"/>
        </w:rPr>
        <w:t>“</w:t>
      </w:r>
      <w:r w:rsidR="00E85EB0" w:rsidRPr="00E85EB0">
        <w:rPr>
          <w:rFonts w:ascii="Helvetica" w:hAnsi="Helvetica"/>
          <w:lang w:val="es-ES"/>
        </w:rPr>
        <w:t xml:space="preserve">¿Estás bien? </w:t>
      </w:r>
      <w:r w:rsidRPr="00623806">
        <w:rPr>
          <w:rFonts w:ascii="Helvetica" w:hAnsi="Helvetica"/>
          <w:lang w:val="es-ES"/>
        </w:rPr>
        <w:t>“</w:t>
      </w:r>
      <w:r w:rsidR="00E85EB0" w:rsidRPr="00E85EB0">
        <w:rPr>
          <w:rFonts w:ascii="Helvetica" w:hAnsi="Helvetica"/>
          <w:lang w:val="es-ES"/>
        </w:rPr>
        <w:t>Murmuró, su voz rozando el pabellón de mi oreja.</w:t>
      </w:r>
    </w:p>
    <w:p w14:paraId="0ADD82F5" w14:textId="77777777" w:rsidR="00471C61" w:rsidRPr="00623806" w:rsidRDefault="00E85EB0" w:rsidP="00471C61">
      <w:pPr>
        <w:pStyle w:val="SceneFirstParagraph"/>
        <w:spacing w:line="276" w:lineRule="auto"/>
        <w:ind w:firstLine="720"/>
        <w:jc w:val="both"/>
        <w:rPr>
          <w:rFonts w:ascii="Helvetica" w:hAnsi="Helvetica"/>
          <w:lang w:val="es-ES"/>
        </w:rPr>
      </w:pPr>
      <w:r w:rsidRPr="00E85EB0">
        <w:rPr>
          <w:rFonts w:ascii="Helvetica" w:hAnsi="Helvetica"/>
          <w:lang w:val="es-ES"/>
        </w:rPr>
        <w:t xml:space="preserve">Asentí rápidamente, cogiendo mi cerveza con dedos temblorosos y tomando un largo trago para tranquilizarme. </w:t>
      </w:r>
    </w:p>
    <w:p w14:paraId="0801EE16" w14:textId="77777777" w:rsidR="00471C61" w:rsidRPr="00623806" w:rsidRDefault="00471C61" w:rsidP="00471C61">
      <w:pPr>
        <w:pStyle w:val="SceneFirstParagraph"/>
        <w:spacing w:line="276" w:lineRule="auto"/>
        <w:ind w:firstLine="720"/>
        <w:jc w:val="both"/>
        <w:rPr>
          <w:rFonts w:ascii="Helvetica" w:hAnsi="Helvetica"/>
          <w:lang w:val="es-ES"/>
        </w:rPr>
      </w:pPr>
      <w:r w:rsidRPr="00623806">
        <w:rPr>
          <w:rFonts w:ascii="Helvetica" w:hAnsi="Helvetica"/>
          <w:lang w:val="es-ES"/>
        </w:rPr>
        <w:t>“</w:t>
      </w:r>
      <w:r w:rsidR="00E85EB0" w:rsidRPr="00E85EB0">
        <w:rPr>
          <w:rFonts w:ascii="Helvetica" w:hAnsi="Helvetica"/>
          <w:lang w:val="es-ES"/>
        </w:rPr>
        <w:t>Sí. Lo siento.</w:t>
      </w:r>
      <w:r w:rsidRPr="00623806">
        <w:rPr>
          <w:rFonts w:ascii="Helvetica" w:hAnsi="Helvetica"/>
          <w:lang w:val="es-ES"/>
        </w:rPr>
        <w:t>”</w:t>
      </w:r>
    </w:p>
    <w:p w14:paraId="6D27CEE4" w14:textId="77777777" w:rsidR="00471C61" w:rsidRPr="00623806" w:rsidRDefault="00E85EB0" w:rsidP="00471C61">
      <w:pPr>
        <w:pStyle w:val="SceneFirstParagraph"/>
        <w:spacing w:line="276" w:lineRule="auto"/>
        <w:ind w:firstLine="720"/>
        <w:jc w:val="both"/>
        <w:rPr>
          <w:rFonts w:ascii="Helvetica" w:hAnsi="Helvetica"/>
          <w:lang w:val="es-ES"/>
        </w:rPr>
      </w:pPr>
      <w:r w:rsidRPr="00E85EB0">
        <w:rPr>
          <w:rFonts w:ascii="Helvetica" w:hAnsi="Helvetica"/>
          <w:lang w:val="es-ES"/>
        </w:rPr>
        <w:t>Pero su mano no se movió.</w:t>
      </w:r>
    </w:p>
    <w:p w14:paraId="33355FAB" w14:textId="77777777" w:rsidR="00471C61" w:rsidRPr="00623806" w:rsidRDefault="00E85EB0" w:rsidP="00471C61">
      <w:pPr>
        <w:pStyle w:val="SceneFirstParagraph"/>
        <w:spacing w:line="276" w:lineRule="auto"/>
        <w:ind w:firstLine="720"/>
        <w:jc w:val="both"/>
        <w:rPr>
          <w:rFonts w:ascii="Helvetica" w:hAnsi="Helvetica"/>
          <w:lang w:val="es-ES"/>
        </w:rPr>
      </w:pPr>
      <w:r w:rsidRPr="00E85EB0">
        <w:rPr>
          <w:rFonts w:ascii="Helvetica" w:hAnsi="Helvetica"/>
          <w:lang w:val="es-ES"/>
        </w:rPr>
        <w:t>Permaneció allí, reposando en la base de mi columna vertebral, posesivo e íntimo como si ya fuéramos algo más. Su toque quemó ese lugar, y no estaba segura de querer que desapareciera.</w:t>
      </w:r>
    </w:p>
    <w:p w14:paraId="0103A5C6" w14:textId="0FDEB043" w:rsidR="00471C61" w:rsidRPr="00623806" w:rsidRDefault="00E85EB0" w:rsidP="00471C61">
      <w:pPr>
        <w:pStyle w:val="SceneFirstParagraph"/>
        <w:spacing w:line="276" w:lineRule="auto"/>
        <w:ind w:firstLine="720"/>
        <w:jc w:val="both"/>
        <w:rPr>
          <w:rFonts w:ascii="Helvetica" w:hAnsi="Helvetica"/>
          <w:lang w:val="es-ES"/>
        </w:rPr>
      </w:pPr>
      <w:r w:rsidRPr="00E85EB0">
        <w:rPr>
          <w:rFonts w:ascii="Helvetica" w:hAnsi="Helvetica"/>
          <w:lang w:val="es-ES"/>
        </w:rPr>
        <w:t xml:space="preserve">Entonces sonrió. Lento. </w:t>
      </w:r>
      <w:r w:rsidR="00A00889" w:rsidRPr="00623806">
        <w:rPr>
          <w:rFonts w:ascii="Helvetica" w:hAnsi="Helvetica"/>
          <w:lang w:val="es-ES"/>
        </w:rPr>
        <w:t>Con</w:t>
      </w:r>
      <w:r w:rsidRPr="00E85EB0">
        <w:rPr>
          <w:rFonts w:ascii="Helvetica" w:hAnsi="Helvetica"/>
          <w:lang w:val="es-ES"/>
        </w:rPr>
        <w:t xml:space="preserve"> ensueño. Devastador. Esa clase de sonrisa que te dejaba aturdid</w:t>
      </w:r>
      <w:r w:rsidR="00A00889" w:rsidRPr="00623806">
        <w:rPr>
          <w:rFonts w:ascii="Helvetica" w:hAnsi="Helvetica"/>
          <w:lang w:val="es-ES"/>
        </w:rPr>
        <w:t>a</w:t>
      </w:r>
      <w:r w:rsidRPr="00E85EB0">
        <w:rPr>
          <w:rFonts w:ascii="Helvetica" w:hAnsi="Helvetica"/>
          <w:lang w:val="es-ES"/>
        </w:rPr>
        <w:t>.</w:t>
      </w:r>
    </w:p>
    <w:p w14:paraId="22AE0AB0" w14:textId="2DD93644" w:rsidR="00471C61" w:rsidRPr="00623806" w:rsidRDefault="00E85EB0" w:rsidP="00471C61">
      <w:pPr>
        <w:pStyle w:val="SceneFirstParagraph"/>
        <w:spacing w:line="276" w:lineRule="auto"/>
        <w:ind w:firstLine="720"/>
        <w:jc w:val="both"/>
        <w:rPr>
          <w:rFonts w:ascii="Helvetica" w:hAnsi="Helvetica"/>
          <w:lang w:val="es-ES"/>
        </w:rPr>
      </w:pPr>
      <w:r w:rsidRPr="00E85EB0">
        <w:rPr>
          <w:rFonts w:ascii="Helvetica" w:hAnsi="Helvetica"/>
          <w:lang w:val="es-ES"/>
        </w:rPr>
        <w:t>Mi corazón se estremeció.</w:t>
      </w:r>
    </w:p>
    <w:p w14:paraId="09D0FC01" w14:textId="77777777" w:rsidR="00471C61" w:rsidRPr="00623806" w:rsidRDefault="00E85EB0" w:rsidP="00471C61">
      <w:pPr>
        <w:pStyle w:val="SceneFirstParagraph"/>
        <w:spacing w:line="276" w:lineRule="auto"/>
        <w:ind w:firstLine="720"/>
        <w:jc w:val="both"/>
        <w:rPr>
          <w:rFonts w:ascii="Helvetica" w:hAnsi="Helvetica"/>
          <w:lang w:val="es-ES"/>
        </w:rPr>
      </w:pPr>
      <w:r w:rsidRPr="00E85EB0">
        <w:rPr>
          <w:rFonts w:ascii="Helvetica" w:hAnsi="Helvetica"/>
          <w:lang w:val="es-ES"/>
        </w:rPr>
        <w:lastRenderedPageBreak/>
        <w:br/>
      </w:r>
      <w:r w:rsidR="00471C61" w:rsidRPr="00623806">
        <w:rPr>
          <w:rFonts w:ascii="Helvetica" w:hAnsi="Helvetica"/>
          <w:lang w:val="es-ES"/>
        </w:rPr>
        <w:t>“</w:t>
      </w:r>
      <w:r w:rsidRPr="00E85EB0">
        <w:rPr>
          <w:rFonts w:ascii="Helvetica" w:hAnsi="Helvetica"/>
          <w:lang w:val="es-ES"/>
        </w:rPr>
        <w:t>¿Te conozco?</w:t>
      </w:r>
      <w:r w:rsidR="00471C61" w:rsidRPr="00623806">
        <w:rPr>
          <w:rFonts w:ascii="Helvetica" w:hAnsi="Helvetica"/>
          <w:lang w:val="es-ES"/>
        </w:rPr>
        <w:t>”</w:t>
      </w:r>
      <w:r w:rsidRPr="00E85EB0">
        <w:rPr>
          <w:rFonts w:ascii="Helvetica" w:hAnsi="Helvetica"/>
          <w:lang w:val="es-ES"/>
        </w:rPr>
        <w:t xml:space="preserve"> Logré hablar, pero mi voz salió </w:t>
      </w:r>
      <w:proofErr w:type="gramStart"/>
      <w:r w:rsidRPr="00E85EB0">
        <w:rPr>
          <w:rFonts w:ascii="Helvetica" w:hAnsi="Helvetica"/>
          <w:lang w:val="es-ES"/>
        </w:rPr>
        <w:t>demasiado entrecortada y demasiado suave</w:t>
      </w:r>
      <w:proofErr w:type="gramEnd"/>
      <w:r w:rsidRPr="00E85EB0">
        <w:rPr>
          <w:rFonts w:ascii="Helvetica" w:hAnsi="Helvetica"/>
          <w:lang w:val="es-ES"/>
        </w:rPr>
        <w:t>.</w:t>
      </w:r>
    </w:p>
    <w:p w14:paraId="04D25425" w14:textId="7EBDEA3D" w:rsidR="00471C61" w:rsidRPr="00623806" w:rsidRDefault="00471C61" w:rsidP="00471C61">
      <w:pPr>
        <w:pStyle w:val="SceneFirstParagraph"/>
        <w:spacing w:line="276" w:lineRule="auto"/>
        <w:ind w:firstLine="720"/>
        <w:jc w:val="both"/>
        <w:rPr>
          <w:rFonts w:ascii="Helvetica" w:hAnsi="Helvetica"/>
          <w:lang w:val="es-ES"/>
        </w:rPr>
      </w:pPr>
      <w:r w:rsidRPr="00623806">
        <w:rPr>
          <w:rFonts w:ascii="Helvetica" w:hAnsi="Helvetica"/>
          <w:lang w:val="es-ES"/>
        </w:rPr>
        <w:t>“</w:t>
      </w:r>
      <w:r w:rsidR="00E85EB0" w:rsidRPr="00E85EB0">
        <w:rPr>
          <w:rFonts w:ascii="Helvetica" w:hAnsi="Helvetica"/>
          <w:lang w:val="es-ES"/>
        </w:rPr>
        <w:t>Ojalá lo hicieras</w:t>
      </w:r>
      <w:r w:rsidRPr="00623806">
        <w:rPr>
          <w:rFonts w:ascii="Helvetica" w:hAnsi="Helvetica"/>
          <w:lang w:val="es-ES"/>
        </w:rPr>
        <w:t xml:space="preserve">,” </w:t>
      </w:r>
      <w:r w:rsidR="00E85EB0" w:rsidRPr="00E85EB0">
        <w:rPr>
          <w:rFonts w:ascii="Helvetica" w:hAnsi="Helvetica"/>
          <w:lang w:val="es-ES"/>
        </w:rPr>
        <w:t>dijo, con un tono oscuro que ocultaba algo más profundo. Sus dedos se deslizaron desde la parte baja de mi espalda, subiendo por mi brazo, rozando la piel sensible de mi antebrazo, hasta que encontraron mi mano, la que aún sostenía mi comida.</w:t>
      </w:r>
    </w:p>
    <w:p w14:paraId="2CE87A24" w14:textId="782A2B76" w:rsidR="00471C61" w:rsidRPr="00623806" w:rsidRDefault="00E85EB0" w:rsidP="00471C61">
      <w:pPr>
        <w:pStyle w:val="SceneFirstParagraph"/>
        <w:spacing w:line="276" w:lineRule="auto"/>
        <w:ind w:firstLine="720"/>
        <w:jc w:val="both"/>
        <w:rPr>
          <w:rFonts w:ascii="Helvetica" w:hAnsi="Helvetica"/>
          <w:lang w:val="es-ES"/>
        </w:rPr>
      </w:pPr>
      <w:r w:rsidRPr="00E85EB0">
        <w:rPr>
          <w:rFonts w:ascii="Helvetica" w:hAnsi="Helvetica"/>
          <w:lang w:val="es-ES"/>
        </w:rPr>
        <w:t xml:space="preserve">Antes de que pudiera reaccionar, se inclinó y tomó un pequeño bocado de la quesadilla, rozando mis nudillos con sus labios. Sus </w:t>
      </w:r>
      <w:proofErr w:type="gramStart"/>
      <w:r w:rsidRPr="00E85EB0">
        <w:rPr>
          <w:rFonts w:ascii="Helvetica" w:hAnsi="Helvetica"/>
          <w:lang w:val="es-ES"/>
        </w:rPr>
        <w:t>ojos esmeralda nunca</w:t>
      </w:r>
      <w:proofErr w:type="gramEnd"/>
      <w:r w:rsidRPr="00E85EB0">
        <w:rPr>
          <w:rFonts w:ascii="Helvetica" w:hAnsi="Helvetica"/>
          <w:lang w:val="es-ES"/>
        </w:rPr>
        <w:t xml:space="preserve"> dejaron de mirar los míos.</w:t>
      </w:r>
    </w:p>
    <w:p w14:paraId="43107194" w14:textId="77777777" w:rsidR="00471C61" w:rsidRPr="00623806" w:rsidRDefault="00E85EB0" w:rsidP="00471C61">
      <w:pPr>
        <w:pStyle w:val="SceneFirstParagraph"/>
        <w:spacing w:line="276" w:lineRule="auto"/>
        <w:ind w:firstLine="720"/>
        <w:jc w:val="both"/>
        <w:rPr>
          <w:rFonts w:ascii="Helvetica" w:hAnsi="Helvetica"/>
          <w:lang w:val="es-ES"/>
        </w:rPr>
      </w:pPr>
      <w:r w:rsidRPr="00E85EB0">
        <w:rPr>
          <w:rFonts w:ascii="Helvetica" w:hAnsi="Helvetica"/>
          <w:lang w:val="es-ES"/>
        </w:rPr>
        <w:t>Se me cortó la respiración.</w:t>
      </w:r>
    </w:p>
    <w:p w14:paraId="628A8A70" w14:textId="77777777" w:rsidR="00471C61" w:rsidRPr="00623806" w:rsidRDefault="00E85EB0" w:rsidP="00471C61">
      <w:pPr>
        <w:pStyle w:val="SceneFirstParagraph"/>
        <w:spacing w:line="276" w:lineRule="auto"/>
        <w:ind w:firstLine="720"/>
        <w:jc w:val="both"/>
        <w:rPr>
          <w:rFonts w:ascii="Helvetica" w:hAnsi="Helvetica"/>
          <w:lang w:val="es-ES"/>
        </w:rPr>
      </w:pPr>
      <w:r w:rsidRPr="00E85EB0">
        <w:rPr>
          <w:rFonts w:ascii="Helvetica" w:hAnsi="Helvetica"/>
          <w:lang w:val="es-ES"/>
        </w:rPr>
        <w:t>Estaba tan cerca que podía percibir su aroma: café, chocolate negro y calor. Me llenó los pulmones y disolvió mis pensamientos. Mi pulso latía con fuerza, descontrolado y salvaje.</w:t>
      </w:r>
    </w:p>
    <w:p w14:paraId="5667845B" w14:textId="77777777" w:rsidR="00877C8A" w:rsidRPr="00623806" w:rsidRDefault="00E85EB0" w:rsidP="00471C61">
      <w:pPr>
        <w:pStyle w:val="SceneFirstParagraph"/>
        <w:spacing w:line="276" w:lineRule="auto"/>
        <w:ind w:firstLine="720"/>
        <w:jc w:val="both"/>
        <w:rPr>
          <w:rFonts w:ascii="Helvetica" w:hAnsi="Helvetica"/>
          <w:lang w:val="es-ES"/>
        </w:rPr>
      </w:pPr>
      <w:r w:rsidRPr="00E85EB0">
        <w:rPr>
          <w:rFonts w:ascii="Helvetica" w:hAnsi="Helvetica"/>
          <w:lang w:val="es-ES"/>
        </w:rPr>
        <w:t>Esto habría resultado inquietante con cualquier otro hombre en cualquier otro momento.</w:t>
      </w:r>
    </w:p>
    <w:p w14:paraId="78CC001F" w14:textId="77777777" w:rsidR="00877C8A" w:rsidRPr="00623806" w:rsidRDefault="00E85EB0" w:rsidP="00877C8A">
      <w:pPr>
        <w:pStyle w:val="SceneFirstParagraph"/>
        <w:spacing w:line="276" w:lineRule="auto"/>
        <w:ind w:firstLine="720"/>
        <w:jc w:val="both"/>
        <w:rPr>
          <w:rFonts w:ascii="Helvetica" w:hAnsi="Helvetica"/>
          <w:lang w:val="es-ES"/>
        </w:rPr>
      </w:pPr>
      <w:r w:rsidRPr="00E85EB0">
        <w:rPr>
          <w:rFonts w:ascii="Helvetica" w:hAnsi="Helvetica"/>
          <w:lang w:val="es-ES"/>
        </w:rPr>
        <w:t>Sin embargo, con él, la situación era diferente.</w:t>
      </w:r>
      <w:r w:rsidRPr="00E85EB0">
        <w:rPr>
          <w:rFonts w:ascii="Helvetica" w:hAnsi="Helvetica"/>
          <w:lang w:val="es-ES"/>
        </w:rPr>
        <w:br/>
        <w:t>Había algo magnético, innegable en él. Ejerció una fuerza que desafiaba la razón y me hizo temblar las rodillas.</w:t>
      </w:r>
    </w:p>
    <w:p w14:paraId="5BC808BA" w14:textId="4E2D5845" w:rsidR="00877C8A" w:rsidRPr="00623806" w:rsidRDefault="00E85EB0" w:rsidP="00877C8A">
      <w:pPr>
        <w:pStyle w:val="SceneFirstParagraph"/>
        <w:spacing w:line="276" w:lineRule="auto"/>
        <w:ind w:firstLine="720"/>
        <w:jc w:val="both"/>
        <w:rPr>
          <w:rFonts w:ascii="Helvetica" w:hAnsi="Helvetica"/>
          <w:lang w:val="es-ES"/>
        </w:rPr>
      </w:pPr>
      <w:r w:rsidRPr="00E85EB0">
        <w:rPr>
          <w:rFonts w:ascii="Helvetica" w:hAnsi="Helvetica"/>
          <w:lang w:val="es-ES"/>
        </w:rPr>
        <w:t>“</w:t>
      </w:r>
      <w:proofErr w:type="spellStart"/>
      <w:r w:rsidRPr="00E85EB0">
        <w:rPr>
          <w:rFonts w:ascii="Helvetica" w:hAnsi="Helvetica"/>
          <w:lang w:val="es-ES"/>
        </w:rPr>
        <w:t>Zeff</w:t>
      </w:r>
      <w:proofErr w:type="spellEnd"/>
      <w:r w:rsidRPr="00E85EB0">
        <w:rPr>
          <w:rFonts w:ascii="Helvetica" w:hAnsi="Helvetica"/>
          <w:lang w:val="es-ES"/>
        </w:rPr>
        <w:t xml:space="preserve"> </w:t>
      </w:r>
      <w:proofErr w:type="spellStart"/>
      <w:r w:rsidRPr="00E85EB0">
        <w:rPr>
          <w:rFonts w:ascii="Helvetica" w:hAnsi="Helvetica"/>
          <w:lang w:val="es-ES"/>
        </w:rPr>
        <w:t>Gunnolf</w:t>
      </w:r>
      <w:proofErr w:type="spellEnd"/>
      <w:r w:rsidRPr="00E85EB0">
        <w:rPr>
          <w:rFonts w:ascii="Helvetica" w:hAnsi="Helvetica"/>
          <w:lang w:val="es-ES"/>
        </w:rPr>
        <w:t>”, dijo, con una voz suave y rica como el pecado. Sus dedos rozaron mi antebrazo; un toque ligero, deliberado e increíblemente suave para un hombre de su complexión. A pesar de ser musculoso y tener facciones marcadas, su tacto se sintió como seda sobre mi piel.</w:t>
      </w:r>
      <w:r w:rsidRPr="00E85EB0">
        <w:rPr>
          <w:rFonts w:ascii="Helvetica" w:hAnsi="Helvetica"/>
          <w:lang w:val="es-ES"/>
        </w:rPr>
        <w:br/>
        <w:t xml:space="preserve">O quizás yo era </w:t>
      </w:r>
      <w:r w:rsidR="00877C8A" w:rsidRPr="00623806">
        <w:rPr>
          <w:rFonts w:ascii="Helvetica" w:hAnsi="Helvetica"/>
          <w:lang w:val="es-ES"/>
        </w:rPr>
        <w:t>la</w:t>
      </w:r>
      <w:r w:rsidRPr="00E85EB0">
        <w:rPr>
          <w:rFonts w:ascii="Helvetica" w:hAnsi="Helvetica"/>
          <w:lang w:val="es-ES"/>
        </w:rPr>
        <w:t xml:space="preserve"> únic</w:t>
      </w:r>
      <w:r w:rsidR="00877C8A" w:rsidRPr="00623806">
        <w:rPr>
          <w:rFonts w:ascii="Helvetica" w:hAnsi="Helvetica"/>
          <w:lang w:val="es-ES"/>
        </w:rPr>
        <w:t>a</w:t>
      </w:r>
      <w:r w:rsidRPr="00E85EB0">
        <w:rPr>
          <w:rFonts w:ascii="Helvetica" w:hAnsi="Helvetica"/>
          <w:lang w:val="es-ES"/>
        </w:rPr>
        <w:t>. Ya estoy teniendo fantasías.</w:t>
      </w:r>
    </w:p>
    <w:p w14:paraId="3A825116" w14:textId="77777777" w:rsidR="00877C8A" w:rsidRPr="00623806" w:rsidRDefault="00E85EB0" w:rsidP="00877C8A">
      <w:pPr>
        <w:pStyle w:val="SceneFirstParagraph"/>
        <w:spacing w:line="276" w:lineRule="auto"/>
        <w:ind w:firstLine="720"/>
        <w:jc w:val="both"/>
        <w:rPr>
          <w:rFonts w:ascii="Helvetica" w:hAnsi="Helvetica"/>
          <w:lang w:val="es-ES"/>
        </w:rPr>
      </w:pPr>
      <w:r w:rsidRPr="00E85EB0">
        <w:rPr>
          <w:rFonts w:ascii="Helvetica" w:hAnsi="Helvetica"/>
          <w:lang w:val="es-ES"/>
        </w:rPr>
        <w:t>“Liliam”, susurré. "Liliam Black".</w:t>
      </w:r>
    </w:p>
    <w:p w14:paraId="2B92E6F7" w14:textId="77777777" w:rsidR="00877C8A" w:rsidRPr="00623806" w:rsidRDefault="00E85EB0" w:rsidP="00877C8A">
      <w:pPr>
        <w:pStyle w:val="SceneFirstParagraph"/>
        <w:spacing w:line="276" w:lineRule="auto"/>
        <w:ind w:firstLine="720"/>
        <w:jc w:val="both"/>
        <w:rPr>
          <w:rFonts w:ascii="Helvetica" w:hAnsi="Helvetica"/>
          <w:lang w:val="es-ES"/>
        </w:rPr>
      </w:pPr>
      <w:r w:rsidRPr="00E85EB0">
        <w:rPr>
          <w:rFonts w:ascii="Helvetica" w:hAnsi="Helvetica"/>
          <w:lang w:val="es-ES"/>
        </w:rPr>
        <w:t xml:space="preserve">Su mirada se cruzó con la mía; esos penetrantes ojos verdes me absorbieron como si ya fuera suya. El embriagador aroma a café oscuro y chocolate me envolvió, haciendo que </w:t>
      </w:r>
      <w:r w:rsidRPr="00E85EB0">
        <w:rPr>
          <w:rFonts w:ascii="Helvetica" w:hAnsi="Helvetica"/>
          <w:lang w:val="es-ES"/>
        </w:rPr>
        <w:lastRenderedPageBreak/>
        <w:t>mis pensamientos se desvanecieran. Apenas recordaba dónde estaba, y mucho menos la quesadilla a medio comer que tenía en el plato.</w:t>
      </w:r>
    </w:p>
    <w:p w14:paraId="65998B11" w14:textId="77777777" w:rsidR="00877C8A" w:rsidRPr="00623806" w:rsidRDefault="00E85EB0" w:rsidP="00877C8A">
      <w:pPr>
        <w:pStyle w:val="SceneFirstParagraph"/>
        <w:spacing w:line="276" w:lineRule="auto"/>
        <w:ind w:firstLine="720"/>
        <w:jc w:val="both"/>
        <w:rPr>
          <w:rFonts w:ascii="Helvetica" w:hAnsi="Helvetica"/>
          <w:lang w:val="es-ES"/>
        </w:rPr>
      </w:pPr>
      <w:r w:rsidRPr="00E85EB0">
        <w:rPr>
          <w:rFonts w:ascii="Helvetica" w:hAnsi="Helvetica"/>
          <w:lang w:val="es-ES"/>
        </w:rPr>
        <w:t>Extendió la mano, lentamente, sensualmente, y enroscó sus dedos alrededor de los míos, apartando mi mano de la mesa, de la realidad. Se me cortó la respiración.</w:t>
      </w:r>
    </w:p>
    <w:p w14:paraId="1BD1034A" w14:textId="77777777" w:rsidR="00877C8A" w:rsidRPr="00623806" w:rsidRDefault="00E85EB0" w:rsidP="00877C8A">
      <w:pPr>
        <w:pStyle w:val="SceneFirstParagraph"/>
        <w:spacing w:line="276" w:lineRule="auto"/>
        <w:ind w:firstLine="720"/>
        <w:jc w:val="both"/>
        <w:rPr>
          <w:rFonts w:ascii="Helvetica" w:hAnsi="Helvetica"/>
          <w:lang w:val="es-ES"/>
        </w:rPr>
      </w:pPr>
      <w:r w:rsidRPr="00E85EB0">
        <w:rPr>
          <w:rFonts w:ascii="Helvetica" w:hAnsi="Helvetica"/>
          <w:lang w:val="es-ES"/>
        </w:rPr>
        <w:t>Luego... sus labios.</w:t>
      </w:r>
    </w:p>
    <w:p w14:paraId="02AD30EC" w14:textId="77777777" w:rsidR="00877C8A" w:rsidRPr="00623806" w:rsidRDefault="00E85EB0" w:rsidP="00877C8A">
      <w:pPr>
        <w:pStyle w:val="SceneFirstParagraph"/>
        <w:spacing w:line="276" w:lineRule="auto"/>
        <w:ind w:firstLine="720"/>
        <w:jc w:val="both"/>
        <w:rPr>
          <w:rFonts w:ascii="Helvetica" w:hAnsi="Helvetica"/>
          <w:lang w:val="es-ES"/>
        </w:rPr>
      </w:pPr>
      <w:r w:rsidRPr="00E85EB0">
        <w:rPr>
          <w:rFonts w:ascii="Helvetica" w:hAnsi="Helvetica"/>
          <w:lang w:val="es-ES"/>
        </w:rPr>
        <w:t>Me besaron con tanta ternura y respeto que me quemaron los nudillos. El contacto encendió cada nervio de mi cuerpo con una llamarada de calor. Mis mejillas empezaron a sonrojarse, mis dedos ardían al pensar en su beso y mi corazón retumbaba en mis oídos.</w:t>
      </w:r>
    </w:p>
    <w:p w14:paraId="52845D2D" w14:textId="77777777" w:rsidR="00877C8A" w:rsidRPr="00623806" w:rsidRDefault="00E85EB0" w:rsidP="00877C8A">
      <w:pPr>
        <w:pStyle w:val="SceneFirstParagraph"/>
        <w:spacing w:line="276" w:lineRule="auto"/>
        <w:ind w:firstLine="720"/>
        <w:jc w:val="both"/>
        <w:rPr>
          <w:rFonts w:ascii="Helvetica" w:hAnsi="Helvetica"/>
          <w:lang w:val="es-ES"/>
        </w:rPr>
      </w:pPr>
      <w:r w:rsidRPr="00E85EB0">
        <w:rPr>
          <w:rFonts w:ascii="Helvetica" w:hAnsi="Helvetica"/>
          <w:lang w:val="es-ES"/>
        </w:rPr>
        <w:t>Pero peor aún, se me contrajo el estómago. Sentí una necesidad cruda y dolorosa que me tensó el abdomen y me sorprendió.</w:t>
      </w:r>
    </w:p>
    <w:p w14:paraId="61A7C531" w14:textId="56DC0A4F" w:rsidR="00877C8A" w:rsidRPr="00623806" w:rsidRDefault="00E85EB0" w:rsidP="00877C8A">
      <w:pPr>
        <w:pStyle w:val="SceneFirstParagraph"/>
        <w:spacing w:line="276" w:lineRule="auto"/>
        <w:ind w:firstLine="720"/>
        <w:jc w:val="both"/>
        <w:rPr>
          <w:rFonts w:ascii="Helvetica" w:hAnsi="Helvetica"/>
          <w:lang w:val="es-ES"/>
        </w:rPr>
      </w:pPr>
      <w:r w:rsidRPr="00E85EB0">
        <w:rPr>
          <w:rFonts w:ascii="Helvetica" w:hAnsi="Helvetica"/>
          <w:lang w:val="es-ES"/>
        </w:rPr>
        <w:t>Debería haberme alejado.</w:t>
      </w:r>
    </w:p>
    <w:p w14:paraId="786018BD" w14:textId="3CDE8283" w:rsidR="00877C8A" w:rsidRPr="00623806" w:rsidRDefault="00E85EB0" w:rsidP="00877C8A">
      <w:pPr>
        <w:pStyle w:val="SceneFirstParagraph"/>
        <w:spacing w:line="276" w:lineRule="auto"/>
        <w:ind w:firstLine="720"/>
        <w:jc w:val="both"/>
        <w:rPr>
          <w:rFonts w:ascii="Helvetica" w:hAnsi="Helvetica"/>
          <w:lang w:val="es-ES"/>
        </w:rPr>
      </w:pPr>
      <w:r w:rsidRPr="00E85EB0">
        <w:rPr>
          <w:rFonts w:ascii="Helvetica" w:hAnsi="Helvetica"/>
          <w:lang w:val="es-ES"/>
        </w:rPr>
        <w:t>No lo hice.</w:t>
      </w:r>
    </w:p>
    <w:p w14:paraId="0CEBAF0C" w14:textId="7C839CA4" w:rsidR="00877C8A" w:rsidRPr="00623806" w:rsidRDefault="00E85EB0" w:rsidP="00877C8A">
      <w:pPr>
        <w:pStyle w:val="SceneFirstParagraph"/>
        <w:spacing w:line="276" w:lineRule="auto"/>
        <w:ind w:firstLine="720"/>
        <w:jc w:val="both"/>
        <w:rPr>
          <w:rFonts w:ascii="Helvetica" w:hAnsi="Helvetica"/>
          <w:lang w:val="es-ES"/>
        </w:rPr>
      </w:pPr>
      <w:r w:rsidRPr="00E85EB0">
        <w:rPr>
          <w:rFonts w:ascii="Helvetica" w:hAnsi="Helvetica"/>
          <w:lang w:val="es-ES"/>
        </w:rPr>
        <w:t>No pude.</w:t>
      </w:r>
    </w:p>
    <w:p w14:paraId="58C930EC" w14:textId="77777777" w:rsidR="00877C8A" w:rsidRPr="00623806" w:rsidRDefault="00E85EB0" w:rsidP="00877C8A">
      <w:pPr>
        <w:pStyle w:val="SceneFirstParagraph"/>
        <w:spacing w:line="276" w:lineRule="auto"/>
        <w:ind w:firstLine="720"/>
        <w:jc w:val="both"/>
        <w:rPr>
          <w:rFonts w:ascii="Helvetica" w:hAnsi="Helvetica"/>
          <w:lang w:val="es-ES"/>
        </w:rPr>
      </w:pPr>
      <w:r w:rsidRPr="00E85EB0">
        <w:rPr>
          <w:rFonts w:ascii="Helvetica" w:hAnsi="Helvetica"/>
          <w:lang w:val="es-ES"/>
        </w:rPr>
        <w:t>Algo en su mano —su calidez— su presencia— me mantuvo atada. Quizás fue la forma en que sus ojos se aferraron a mí, atrapándome como si su fuerza gravitacional me retuviera.</w:t>
      </w:r>
    </w:p>
    <w:p w14:paraId="1CF06A69" w14:textId="77777777" w:rsidR="00877C8A" w:rsidRPr="00623806" w:rsidRDefault="00E85EB0" w:rsidP="00877C8A">
      <w:pPr>
        <w:pStyle w:val="SceneFirstParagraph"/>
        <w:spacing w:line="276" w:lineRule="auto"/>
        <w:ind w:firstLine="720"/>
        <w:jc w:val="both"/>
        <w:rPr>
          <w:rFonts w:ascii="Helvetica" w:hAnsi="Helvetica"/>
          <w:lang w:val="es-ES"/>
        </w:rPr>
      </w:pPr>
      <w:r w:rsidRPr="00E85EB0">
        <w:rPr>
          <w:rFonts w:ascii="Helvetica" w:hAnsi="Helvetica"/>
          <w:lang w:val="es-ES"/>
        </w:rPr>
        <w:t>¿Era el calor de su tacto?</w:t>
      </w:r>
    </w:p>
    <w:p w14:paraId="3FDD389A" w14:textId="77777777" w:rsidR="00877C8A" w:rsidRPr="00623806" w:rsidRDefault="00E85EB0" w:rsidP="00877C8A">
      <w:pPr>
        <w:pStyle w:val="SceneFirstParagraph"/>
        <w:spacing w:line="276" w:lineRule="auto"/>
        <w:ind w:firstLine="720"/>
        <w:jc w:val="both"/>
        <w:rPr>
          <w:rFonts w:ascii="Helvetica" w:hAnsi="Helvetica"/>
          <w:lang w:val="es-ES"/>
        </w:rPr>
      </w:pPr>
      <w:r w:rsidRPr="00E85EB0">
        <w:rPr>
          <w:rFonts w:ascii="Helvetica" w:hAnsi="Helvetica"/>
          <w:lang w:val="es-ES"/>
        </w:rPr>
        <w:t>¿O el poder bruto de este hombre, que me hizo sentir más con un beso en los dedos que nadie jamás con todo su cuerpo?</w:t>
      </w:r>
    </w:p>
    <w:p w14:paraId="272B8C3A" w14:textId="77777777" w:rsidR="00877C8A" w:rsidRPr="00623806" w:rsidRDefault="00E85EB0" w:rsidP="00877C8A">
      <w:pPr>
        <w:pStyle w:val="SceneFirstParagraph"/>
        <w:spacing w:line="276" w:lineRule="auto"/>
        <w:ind w:firstLine="720"/>
        <w:jc w:val="both"/>
        <w:rPr>
          <w:rFonts w:ascii="Helvetica" w:hAnsi="Helvetica"/>
          <w:lang w:val="es-ES"/>
        </w:rPr>
      </w:pPr>
      <w:r w:rsidRPr="00E85EB0">
        <w:rPr>
          <w:rFonts w:ascii="Helvetica" w:hAnsi="Helvetica"/>
          <w:lang w:val="es-ES"/>
        </w:rPr>
        <w:t xml:space="preserve">Y Dios </w:t>
      </w:r>
      <w:r w:rsidR="00877C8A" w:rsidRPr="00623806">
        <w:rPr>
          <w:rFonts w:ascii="Helvetica" w:hAnsi="Helvetica"/>
          <w:lang w:val="es-ES"/>
        </w:rPr>
        <w:t xml:space="preserve">que </w:t>
      </w:r>
      <w:r w:rsidRPr="00E85EB0">
        <w:rPr>
          <w:rFonts w:ascii="Helvetica" w:hAnsi="Helvetica"/>
          <w:lang w:val="es-ES"/>
        </w:rPr>
        <w:t>me ayude… No quería que terminara.</w:t>
      </w:r>
    </w:p>
    <w:p w14:paraId="1718BC76" w14:textId="77777777" w:rsidR="00877C8A" w:rsidRPr="00623806" w:rsidRDefault="00E85EB0" w:rsidP="00877C8A">
      <w:pPr>
        <w:pStyle w:val="SceneFirstParagraph"/>
        <w:spacing w:line="276" w:lineRule="auto"/>
        <w:ind w:firstLine="720"/>
        <w:jc w:val="both"/>
        <w:rPr>
          <w:rFonts w:ascii="Helvetica" w:hAnsi="Helvetica"/>
          <w:lang w:val="es-ES"/>
        </w:rPr>
      </w:pPr>
      <w:r w:rsidRPr="00E85EB0">
        <w:rPr>
          <w:rFonts w:ascii="Helvetica" w:hAnsi="Helvetica"/>
          <w:lang w:val="es-ES"/>
        </w:rPr>
        <w:t>"¿No sabes cómo contestar al teléfono?"</w:t>
      </w:r>
    </w:p>
    <w:p w14:paraId="5F59B426" w14:textId="77777777" w:rsidR="00877C8A" w:rsidRPr="00623806" w:rsidRDefault="00E85EB0" w:rsidP="00877C8A">
      <w:pPr>
        <w:pStyle w:val="SceneFirstParagraph"/>
        <w:spacing w:line="276" w:lineRule="auto"/>
        <w:ind w:firstLine="720"/>
        <w:jc w:val="both"/>
        <w:rPr>
          <w:rFonts w:ascii="Helvetica" w:hAnsi="Helvetica"/>
          <w:lang w:val="es-ES"/>
        </w:rPr>
      </w:pPr>
      <w:r w:rsidRPr="00E85EB0">
        <w:rPr>
          <w:rFonts w:ascii="Helvetica" w:hAnsi="Helvetica"/>
          <w:lang w:val="es-ES"/>
        </w:rPr>
        <w:t>La voz me devolvió a la realidad. Retiré rápidamente la mano y me giré para encontrar a Owen de pie en la puerta, lanzándome una mirada de enfado. Llevaba su atuendo habitual: camiseta, pantalones cortos y chanclas.</w:t>
      </w:r>
      <w:r w:rsidRPr="00E85EB0">
        <w:rPr>
          <w:rFonts w:ascii="Helvetica" w:hAnsi="Helvetica"/>
          <w:lang w:val="es-ES"/>
        </w:rPr>
        <w:br/>
      </w:r>
      <w:r w:rsidRPr="00E85EB0">
        <w:rPr>
          <w:rFonts w:ascii="Helvetica" w:hAnsi="Helvetica"/>
          <w:lang w:val="es-ES"/>
        </w:rPr>
        <w:lastRenderedPageBreak/>
        <w:t>Debo haber dejado mi teléfono en modo "No molestar". Eché un vistazo a mi bolso y, efectivamente, tres llamadas perdidas me devolvieron la mirada desde la pantalla.</w:t>
      </w:r>
    </w:p>
    <w:p w14:paraId="16291D76" w14:textId="105D1E22" w:rsidR="00877C8A" w:rsidRPr="00623806" w:rsidRDefault="00E85EB0" w:rsidP="00877C8A">
      <w:pPr>
        <w:pStyle w:val="SceneFirstParagraph"/>
        <w:spacing w:line="276" w:lineRule="auto"/>
        <w:ind w:firstLine="720"/>
        <w:jc w:val="both"/>
        <w:rPr>
          <w:rFonts w:ascii="Helvetica" w:hAnsi="Helvetica"/>
          <w:lang w:val="es-ES"/>
        </w:rPr>
      </w:pPr>
      <w:r w:rsidRPr="00E85EB0">
        <w:rPr>
          <w:rFonts w:ascii="Helvetica" w:hAnsi="Helvetica"/>
          <w:lang w:val="es-ES"/>
        </w:rPr>
        <w:t>"Lo siento..."</w:t>
      </w:r>
    </w:p>
    <w:p w14:paraId="1170299A" w14:textId="6A8D6884" w:rsidR="00877C8A" w:rsidRPr="00623806" w:rsidRDefault="00877C8A" w:rsidP="00877C8A">
      <w:pPr>
        <w:pStyle w:val="SceneFirstParagraph"/>
        <w:spacing w:line="276" w:lineRule="auto"/>
        <w:ind w:firstLine="720"/>
        <w:jc w:val="both"/>
        <w:rPr>
          <w:rFonts w:ascii="Helvetica" w:hAnsi="Helvetica"/>
          <w:lang w:val="es-ES"/>
        </w:rPr>
      </w:pPr>
      <w:r w:rsidRPr="00623806">
        <w:rPr>
          <w:rFonts w:ascii="Helvetica" w:hAnsi="Helvetica"/>
          <w:lang w:val="es-ES"/>
        </w:rPr>
        <w:t>“</w:t>
      </w:r>
      <w:r w:rsidR="00E85EB0" w:rsidRPr="00E85EB0">
        <w:rPr>
          <w:rFonts w:ascii="Helvetica" w:hAnsi="Helvetica"/>
          <w:lang w:val="es-ES"/>
        </w:rPr>
        <w:t>¡Date prisa!</w:t>
      </w:r>
      <w:r w:rsidRPr="00623806">
        <w:rPr>
          <w:rFonts w:ascii="Helvetica" w:hAnsi="Helvetica"/>
          <w:lang w:val="es-ES"/>
        </w:rPr>
        <w:t>”</w:t>
      </w:r>
    </w:p>
    <w:p w14:paraId="7C877499" w14:textId="77777777" w:rsidR="00877C8A" w:rsidRPr="00623806" w:rsidRDefault="00E85EB0" w:rsidP="00877C8A">
      <w:pPr>
        <w:pStyle w:val="SceneFirstParagraph"/>
        <w:spacing w:line="276" w:lineRule="auto"/>
        <w:ind w:firstLine="720"/>
        <w:jc w:val="both"/>
        <w:rPr>
          <w:rFonts w:ascii="Helvetica" w:hAnsi="Helvetica"/>
          <w:lang w:val="es-ES"/>
        </w:rPr>
      </w:pPr>
      <w:r w:rsidRPr="00E85EB0">
        <w:rPr>
          <w:rFonts w:ascii="Helvetica" w:hAnsi="Helvetica"/>
          <w:lang w:val="es-ES"/>
        </w:rPr>
        <w:t xml:space="preserve">Mis ojos volvieron a posarse en el hombre, </w:t>
      </w:r>
      <w:proofErr w:type="spellStart"/>
      <w:r w:rsidRPr="00E85EB0">
        <w:rPr>
          <w:rFonts w:ascii="Helvetica" w:hAnsi="Helvetica"/>
          <w:lang w:val="es-ES"/>
        </w:rPr>
        <w:t>Zeff</w:t>
      </w:r>
      <w:proofErr w:type="spellEnd"/>
      <w:r w:rsidRPr="00E85EB0">
        <w:rPr>
          <w:rFonts w:ascii="Helvetica" w:hAnsi="Helvetica"/>
          <w:lang w:val="es-ES"/>
        </w:rPr>
        <w:t>, y casi di un salto. Siguió observando, con la mirada fija en Owen, su expresión oscura e indescifrable. Sus ojos… ya no eran verdes.</w:t>
      </w:r>
    </w:p>
    <w:p w14:paraId="0F0C04A2" w14:textId="3A44CD5E" w:rsidR="00877C8A" w:rsidRPr="00623806" w:rsidRDefault="00E85EB0" w:rsidP="00877C8A">
      <w:pPr>
        <w:pStyle w:val="SceneFirstParagraph"/>
        <w:spacing w:line="276" w:lineRule="auto"/>
        <w:ind w:firstLine="720"/>
        <w:jc w:val="both"/>
        <w:rPr>
          <w:rFonts w:ascii="Helvetica" w:hAnsi="Helvetica"/>
          <w:lang w:val="es-ES"/>
        </w:rPr>
      </w:pPr>
      <w:r w:rsidRPr="00E85EB0">
        <w:rPr>
          <w:rFonts w:ascii="Helvetica" w:hAnsi="Helvetica"/>
          <w:lang w:val="es-ES"/>
        </w:rPr>
        <w:t>Eran negros.</w:t>
      </w:r>
    </w:p>
    <w:p w14:paraId="3DC32669" w14:textId="77777777" w:rsidR="00877C8A" w:rsidRPr="00623806" w:rsidRDefault="00E85EB0" w:rsidP="00877C8A">
      <w:pPr>
        <w:pStyle w:val="SceneFirstParagraph"/>
        <w:spacing w:line="276" w:lineRule="auto"/>
        <w:ind w:firstLine="720"/>
        <w:jc w:val="both"/>
        <w:rPr>
          <w:rFonts w:ascii="Helvetica" w:hAnsi="Helvetica"/>
          <w:lang w:val="es-ES"/>
        </w:rPr>
      </w:pPr>
      <w:r w:rsidRPr="00E85EB0">
        <w:rPr>
          <w:rFonts w:ascii="Helvetica" w:hAnsi="Helvetica"/>
          <w:lang w:val="es-ES"/>
        </w:rPr>
        <w:t>Tenía los músculos tensos, la mandíbula apretada y un gruñido sordo retumbaba en su pecho.</w:t>
      </w:r>
    </w:p>
    <w:p w14:paraId="7523BEA8" w14:textId="77777777" w:rsidR="00877C8A" w:rsidRPr="00623806" w:rsidRDefault="00E85EB0" w:rsidP="00877C8A">
      <w:pPr>
        <w:pStyle w:val="SceneFirstParagraph"/>
        <w:spacing w:line="276" w:lineRule="auto"/>
        <w:ind w:firstLine="720"/>
        <w:jc w:val="both"/>
        <w:rPr>
          <w:rFonts w:ascii="Helvetica" w:hAnsi="Helvetica"/>
          <w:i/>
          <w:iCs/>
          <w:lang w:val="es-ES"/>
        </w:rPr>
      </w:pPr>
      <w:r w:rsidRPr="00E85EB0">
        <w:rPr>
          <w:rFonts w:ascii="Helvetica" w:hAnsi="Helvetica"/>
          <w:i/>
          <w:iCs/>
          <w:lang w:val="es-ES"/>
        </w:rPr>
        <w:t>Espera, ¿cuándo cambiaron sus ojos?</w:t>
      </w:r>
    </w:p>
    <w:p w14:paraId="64C07571" w14:textId="54D2928A" w:rsidR="00877C8A" w:rsidRPr="00623806" w:rsidRDefault="00E85EB0" w:rsidP="00877C8A">
      <w:pPr>
        <w:pStyle w:val="SceneFirstParagraph"/>
        <w:spacing w:line="276" w:lineRule="auto"/>
        <w:ind w:firstLine="720"/>
        <w:jc w:val="both"/>
        <w:rPr>
          <w:rFonts w:ascii="Helvetica" w:hAnsi="Helvetica"/>
          <w:lang w:val="es-ES"/>
        </w:rPr>
      </w:pPr>
      <w:r w:rsidRPr="00E85EB0">
        <w:rPr>
          <w:rFonts w:ascii="Helvetica" w:hAnsi="Helvetica"/>
          <w:lang w:val="es-ES"/>
        </w:rPr>
        <w:t xml:space="preserve">"Encantado de conocerte, </w:t>
      </w:r>
      <w:proofErr w:type="spellStart"/>
      <w:r w:rsidRPr="00E85EB0">
        <w:rPr>
          <w:rFonts w:ascii="Helvetica" w:hAnsi="Helvetica"/>
          <w:lang w:val="es-ES"/>
        </w:rPr>
        <w:t>Zeff</w:t>
      </w:r>
      <w:proofErr w:type="spellEnd"/>
      <w:r w:rsidRPr="00E85EB0">
        <w:rPr>
          <w:rFonts w:ascii="Helvetica" w:hAnsi="Helvetica"/>
          <w:lang w:val="es-ES"/>
        </w:rPr>
        <w:t>", dije rápidamente, forzando una sonrisa mientras me daba la vuelta y seguía a Owen hacia el coche.</w:t>
      </w:r>
    </w:p>
    <w:p w14:paraId="73CB741E" w14:textId="77777777" w:rsidR="00877C8A" w:rsidRPr="00623806" w:rsidRDefault="00E85EB0" w:rsidP="00877C8A">
      <w:pPr>
        <w:pStyle w:val="SceneFirstParagraph"/>
        <w:spacing w:line="276" w:lineRule="auto"/>
        <w:ind w:firstLine="720"/>
        <w:jc w:val="both"/>
        <w:rPr>
          <w:rFonts w:ascii="Helvetica" w:hAnsi="Helvetica"/>
          <w:lang w:val="es-ES"/>
        </w:rPr>
      </w:pPr>
      <w:r w:rsidRPr="00E85EB0">
        <w:rPr>
          <w:rFonts w:ascii="Helvetica" w:hAnsi="Helvetica"/>
          <w:lang w:val="es-ES"/>
        </w:rPr>
        <w:t>Pero al alejarme, todo mi cuerpo vaciló. El aroma a café y chocolate flotaba tras de mí, seductor e imposible de ignorar. Me envolvía como una atadura, tentándome a mirar atrás.</w:t>
      </w:r>
    </w:p>
    <w:p w14:paraId="797C9CBF" w14:textId="196FDF05" w:rsidR="00877C8A" w:rsidRPr="00623806" w:rsidRDefault="00E85EB0" w:rsidP="00877C8A">
      <w:pPr>
        <w:pStyle w:val="SceneFirstParagraph"/>
        <w:spacing w:line="276" w:lineRule="auto"/>
        <w:ind w:firstLine="720"/>
        <w:jc w:val="both"/>
        <w:rPr>
          <w:rFonts w:ascii="Helvetica" w:hAnsi="Helvetica"/>
          <w:lang w:val="es-ES"/>
        </w:rPr>
      </w:pPr>
      <w:r w:rsidRPr="00E85EB0">
        <w:rPr>
          <w:rFonts w:ascii="Helvetica" w:hAnsi="Helvetica"/>
          <w:lang w:val="es-ES"/>
        </w:rPr>
        <w:t>No lo hice.</w:t>
      </w:r>
    </w:p>
    <w:p w14:paraId="6FFD813E" w14:textId="5EC142F7" w:rsidR="00E85EB0" w:rsidRPr="00E85EB0" w:rsidRDefault="00E85EB0" w:rsidP="00877C8A">
      <w:pPr>
        <w:pStyle w:val="SceneFirstParagraph"/>
        <w:spacing w:line="276" w:lineRule="auto"/>
        <w:ind w:firstLine="720"/>
        <w:jc w:val="both"/>
        <w:rPr>
          <w:rFonts w:ascii="Helvetica" w:hAnsi="Helvetica"/>
          <w:lang w:val="es-ES"/>
        </w:rPr>
      </w:pPr>
      <w:r w:rsidRPr="00E85EB0">
        <w:rPr>
          <w:rFonts w:ascii="Helvetica" w:hAnsi="Helvetica"/>
          <w:lang w:val="es-ES"/>
        </w:rPr>
        <w:t>Con un suspiro profundo, me sacudí esa sensación y seguí a mi pareja hacia el infierno al que llamaba hogar.</w:t>
      </w:r>
    </w:p>
    <w:p w14:paraId="5CFFAF7E" w14:textId="0EACE830" w:rsidR="00721441" w:rsidRPr="00623806" w:rsidDel="00812F61" w:rsidRDefault="00721441" w:rsidP="00E85EB0">
      <w:pPr>
        <w:pStyle w:val="Scene"/>
        <w:spacing w:line="276" w:lineRule="auto"/>
        <w:rPr>
          <w:del w:id="13" w:author="Author"/>
          <w:rFonts w:ascii="Helvetica" w:hAnsi="Helvetica"/>
          <w:lang w:val="es-ES"/>
        </w:rPr>
      </w:pPr>
    </w:p>
    <w:p w14:paraId="57FC62EB" w14:textId="1A542845" w:rsidR="00721441" w:rsidRPr="00623806" w:rsidDel="00812F61" w:rsidRDefault="00721441" w:rsidP="00E85EB0">
      <w:pPr>
        <w:pStyle w:val="Scene"/>
        <w:spacing w:line="276" w:lineRule="auto"/>
        <w:rPr>
          <w:del w:id="14" w:author="Author"/>
          <w:rFonts w:ascii="Helvetica" w:hAnsi="Helvetica"/>
          <w:lang w:val="es-ES"/>
        </w:rPr>
      </w:pPr>
    </w:p>
    <w:p w14:paraId="22A244B6" w14:textId="2999A6B3" w:rsidR="00721441" w:rsidRPr="00623806" w:rsidDel="00812F61" w:rsidRDefault="00721441" w:rsidP="00E85EB0">
      <w:pPr>
        <w:spacing w:line="276" w:lineRule="auto"/>
        <w:rPr>
          <w:del w:id="15" w:author="Author"/>
          <w:rFonts w:ascii="Helvetica" w:hAnsi="Helvetica"/>
          <w:lang w:val="es-ES"/>
        </w:rPr>
      </w:pPr>
    </w:p>
    <w:p w14:paraId="3034CDD8" w14:textId="77777777" w:rsidR="00721441" w:rsidRPr="00623806" w:rsidDel="005474BA" w:rsidRDefault="00721441" w:rsidP="00E85EB0">
      <w:pPr>
        <w:rPr>
          <w:del w:id="16" w:author="Author"/>
          <w:rFonts w:ascii="Libre Baskerville" w:hAnsi="Libre Baskerville"/>
          <w:sz w:val="44"/>
          <w:szCs w:val="44"/>
          <w:lang w:val="es-ES"/>
        </w:rPr>
      </w:pPr>
    </w:p>
    <w:p w14:paraId="79956A81" w14:textId="77777777" w:rsidR="00721441" w:rsidRPr="00623806" w:rsidRDefault="00721441" w:rsidP="00E85EB0">
      <w:pPr>
        <w:rPr>
          <w:rFonts w:ascii="Libre Baskerville" w:hAnsi="Libre Baskerville"/>
          <w:sz w:val="44"/>
          <w:szCs w:val="44"/>
          <w:lang w:val="es-ES"/>
        </w:rPr>
      </w:pPr>
    </w:p>
    <w:p w14:paraId="1DCABB41" w14:textId="77777777" w:rsidR="00721441" w:rsidRPr="00623806" w:rsidRDefault="00721441" w:rsidP="00721441">
      <w:pPr>
        <w:jc w:val="center"/>
        <w:rPr>
          <w:rFonts w:ascii="Libre Baskerville" w:hAnsi="Libre Baskerville"/>
          <w:sz w:val="44"/>
          <w:szCs w:val="44"/>
          <w:lang w:val="es-ES"/>
        </w:rPr>
      </w:pPr>
    </w:p>
    <w:p w14:paraId="5CD45D0B" w14:textId="77777777" w:rsidR="00721441" w:rsidRPr="00623806" w:rsidRDefault="00721441" w:rsidP="00721441">
      <w:pPr>
        <w:jc w:val="center"/>
        <w:rPr>
          <w:rFonts w:ascii="Libre Baskerville" w:hAnsi="Libre Baskerville"/>
          <w:sz w:val="44"/>
          <w:szCs w:val="44"/>
          <w:lang w:val="es-ES"/>
        </w:rPr>
      </w:pPr>
    </w:p>
    <w:p w14:paraId="25C4FF00" w14:textId="77777777" w:rsidR="00721441" w:rsidRPr="00623806" w:rsidRDefault="00721441" w:rsidP="00721441">
      <w:pPr>
        <w:jc w:val="center"/>
        <w:rPr>
          <w:ins w:id="17" w:author="Author"/>
          <w:rFonts w:ascii="Libre Baskerville" w:hAnsi="Libre Baskerville"/>
          <w:sz w:val="44"/>
          <w:szCs w:val="44"/>
          <w:lang w:val="es-ES"/>
        </w:rPr>
      </w:pPr>
    </w:p>
    <w:p w14:paraId="02A06C6D" w14:textId="77777777" w:rsidR="00812F61" w:rsidRPr="00623806" w:rsidRDefault="00812F61" w:rsidP="00721441">
      <w:pPr>
        <w:jc w:val="center"/>
        <w:rPr>
          <w:ins w:id="18" w:author="Author"/>
          <w:rFonts w:ascii="Libre Baskerville" w:hAnsi="Libre Baskerville"/>
          <w:sz w:val="44"/>
          <w:szCs w:val="44"/>
          <w:lang w:val="es-ES"/>
        </w:rPr>
      </w:pPr>
    </w:p>
    <w:p w14:paraId="0E65792A" w14:textId="77777777" w:rsidR="00812F61" w:rsidRPr="00623806" w:rsidDel="00812F61" w:rsidRDefault="00812F61" w:rsidP="00721441">
      <w:pPr>
        <w:jc w:val="center"/>
        <w:rPr>
          <w:del w:id="19" w:author="Author"/>
          <w:rFonts w:ascii="Libre Baskerville" w:hAnsi="Libre Baskerville"/>
          <w:sz w:val="44"/>
          <w:szCs w:val="44"/>
          <w:lang w:val="es-ES"/>
        </w:rPr>
      </w:pPr>
    </w:p>
    <w:p w14:paraId="561A28AE" w14:textId="77777777" w:rsidR="00812F61" w:rsidRPr="00623806" w:rsidRDefault="00812F61" w:rsidP="00721441">
      <w:pPr>
        <w:jc w:val="center"/>
        <w:rPr>
          <w:ins w:id="20" w:author="Author"/>
          <w:rFonts w:ascii="Libre Baskerville" w:hAnsi="Libre Baskerville"/>
          <w:sz w:val="44"/>
          <w:szCs w:val="44"/>
          <w:lang w:val="es-ES"/>
        </w:rPr>
      </w:pPr>
    </w:p>
    <w:p w14:paraId="2B605ED6" w14:textId="77777777" w:rsidR="00043C00" w:rsidRPr="00623806" w:rsidDel="005474BA" w:rsidRDefault="00043C00" w:rsidP="00721441">
      <w:pPr>
        <w:jc w:val="center"/>
        <w:rPr>
          <w:del w:id="21" w:author="Author"/>
          <w:rFonts w:ascii="Libre Baskerville" w:hAnsi="Libre Baskerville"/>
          <w:sz w:val="44"/>
          <w:szCs w:val="44"/>
          <w:lang w:val="es-ES"/>
        </w:rPr>
      </w:pPr>
    </w:p>
    <w:p w14:paraId="7FB4F6D4" w14:textId="77777777" w:rsidR="00043C00" w:rsidRPr="00623806" w:rsidDel="005474BA" w:rsidRDefault="00043C00" w:rsidP="00721441">
      <w:pPr>
        <w:jc w:val="center"/>
        <w:rPr>
          <w:del w:id="22" w:author="Author"/>
          <w:rFonts w:ascii="Libre Baskerville" w:hAnsi="Libre Baskerville"/>
          <w:sz w:val="44"/>
          <w:szCs w:val="44"/>
          <w:lang w:val="es-ES"/>
        </w:rPr>
      </w:pPr>
    </w:p>
    <w:p w14:paraId="11E8501A" w14:textId="77777777" w:rsidR="00043C00" w:rsidRPr="00623806" w:rsidRDefault="00043C00" w:rsidP="00C220F9">
      <w:pPr>
        <w:rPr>
          <w:rFonts w:ascii="Libre Baskerville" w:hAnsi="Libre Baskerville"/>
          <w:sz w:val="44"/>
          <w:szCs w:val="44"/>
          <w:lang w:val="es-ES"/>
        </w:rPr>
      </w:pPr>
    </w:p>
    <w:p w14:paraId="30FE0DFC" w14:textId="77777777" w:rsidR="00C220F9" w:rsidRPr="00623806" w:rsidRDefault="00C220F9" w:rsidP="00C220F9">
      <w:pPr>
        <w:rPr>
          <w:rFonts w:ascii="Libre Baskerville" w:hAnsi="Libre Baskerville"/>
          <w:sz w:val="44"/>
          <w:szCs w:val="44"/>
          <w:lang w:val="es-ES"/>
        </w:rPr>
      </w:pPr>
    </w:p>
    <w:p w14:paraId="22A49AA0" w14:textId="77777777" w:rsidR="00C220F9" w:rsidRPr="00623806" w:rsidRDefault="00C220F9" w:rsidP="00C220F9">
      <w:pPr>
        <w:rPr>
          <w:rFonts w:ascii="Libre Baskerville" w:hAnsi="Libre Baskerville"/>
          <w:sz w:val="44"/>
          <w:szCs w:val="44"/>
          <w:lang w:val="es-ES"/>
        </w:rPr>
      </w:pPr>
    </w:p>
    <w:p w14:paraId="676F1652" w14:textId="77777777" w:rsidR="00C220F9" w:rsidRPr="00623806" w:rsidRDefault="00C220F9" w:rsidP="00C220F9">
      <w:pPr>
        <w:rPr>
          <w:rFonts w:ascii="Libre Baskerville" w:hAnsi="Libre Baskerville"/>
          <w:sz w:val="44"/>
          <w:szCs w:val="44"/>
          <w:lang w:val="es-ES"/>
        </w:rPr>
      </w:pPr>
    </w:p>
    <w:p w14:paraId="196D743E" w14:textId="77777777" w:rsidR="00C220F9" w:rsidRPr="00623806" w:rsidRDefault="00C220F9" w:rsidP="00C220F9">
      <w:pPr>
        <w:rPr>
          <w:rFonts w:ascii="Libre Baskerville" w:hAnsi="Libre Baskerville"/>
          <w:sz w:val="44"/>
          <w:szCs w:val="44"/>
          <w:lang w:val="es-ES"/>
        </w:rPr>
      </w:pPr>
    </w:p>
    <w:p w14:paraId="71320735" w14:textId="77777777" w:rsidR="00C220F9" w:rsidRPr="00623806" w:rsidRDefault="00C220F9" w:rsidP="00C220F9">
      <w:pPr>
        <w:rPr>
          <w:rFonts w:ascii="Libre Baskerville" w:hAnsi="Libre Baskerville"/>
          <w:sz w:val="44"/>
          <w:szCs w:val="44"/>
          <w:lang w:val="es-ES"/>
        </w:rPr>
      </w:pPr>
    </w:p>
    <w:p w14:paraId="01DEAF71" w14:textId="5A025007" w:rsidR="00721441" w:rsidRPr="00623806" w:rsidRDefault="00721441" w:rsidP="00721441">
      <w:pPr>
        <w:jc w:val="center"/>
        <w:rPr>
          <w:rFonts w:ascii="Libre Baskerville" w:hAnsi="Libre Baskerville"/>
          <w:sz w:val="44"/>
          <w:szCs w:val="44"/>
          <w:lang w:val="es-ES"/>
        </w:rPr>
      </w:pPr>
      <w:r w:rsidRPr="00623806">
        <w:rPr>
          <w:rFonts w:ascii="Libre Baskerville" w:hAnsi="Libre Baskerville"/>
          <w:sz w:val="44"/>
          <w:szCs w:val="44"/>
          <w:lang w:val="es-ES"/>
        </w:rPr>
        <w:t>3</w:t>
      </w:r>
    </w:p>
    <w:p w14:paraId="56FD2172" w14:textId="52476C29" w:rsidR="00721441" w:rsidRPr="00623806" w:rsidRDefault="00C220F9" w:rsidP="00721441">
      <w:pPr>
        <w:jc w:val="center"/>
        <w:rPr>
          <w:rFonts w:ascii="Libre Baskerville" w:hAnsi="Libre Baskerville"/>
          <w:sz w:val="44"/>
          <w:szCs w:val="44"/>
          <w:lang w:val="es-ES"/>
        </w:rPr>
      </w:pPr>
      <w:r w:rsidRPr="00623806">
        <w:rPr>
          <w:rFonts w:ascii="Libre Baskerville" w:hAnsi="Libre Baskerville"/>
          <w:sz w:val="44"/>
          <w:szCs w:val="44"/>
          <w:lang w:val="es-ES"/>
        </w:rPr>
        <w:t xml:space="preserve">LA </w:t>
      </w:r>
      <w:r w:rsidR="007774C4" w:rsidRPr="00623806">
        <w:rPr>
          <w:rFonts w:ascii="Libre Baskerville" w:hAnsi="Libre Baskerville"/>
          <w:sz w:val="44"/>
          <w:szCs w:val="44"/>
          <w:lang w:val="es-ES"/>
        </w:rPr>
        <w:t>PAREJA</w:t>
      </w:r>
    </w:p>
    <w:p w14:paraId="47F8F060" w14:textId="77777777" w:rsidR="00721441" w:rsidRPr="00623806" w:rsidRDefault="00721441" w:rsidP="00721441">
      <w:pPr>
        <w:pStyle w:val="NovelQuoteAlternate"/>
        <w:spacing w:line="276" w:lineRule="auto"/>
        <w:rPr>
          <w:rFonts w:ascii="Helvetica" w:hAnsi="Helvetica"/>
          <w:b/>
          <w:bCs/>
          <w:lang w:val="es-ES"/>
        </w:rPr>
      </w:pPr>
    </w:p>
    <w:p w14:paraId="342A7B2D" w14:textId="77777777" w:rsidR="00721441" w:rsidRPr="00623806" w:rsidRDefault="00721441" w:rsidP="00721441">
      <w:pPr>
        <w:pStyle w:val="NovelQuoteAlternate"/>
        <w:spacing w:line="276" w:lineRule="auto"/>
        <w:rPr>
          <w:rFonts w:ascii="Helvetica" w:hAnsi="Helvetica"/>
          <w:lang w:val="es-ES"/>
        </w:rPr>
      </w:pPr>
      <w:proofErr w:type="spellStart"/>
      <w:r w:rsidRPr="00623806">
        <w:rPr>
          <w:rFonts w:ascii="Helvetica" w:hAnsi="Helvetica"/>
          <w:b/>
          <w:bCs/>
          <w:lang w:val="es-ES"/>
        </w:rPr>
        <w:t>Zeff</w:t>
      </w:r>
      <w:proofErr w:type="spellEnd"/>
    </w:p>
    <w:p w14:paraId="75F1ACAD" w14:textId="77777777" w:rsidR="00C220F9" w:rsidRPr="00623806" w:rsidRDefault="00C220F9" w:rsidP="00C220F9">
      <w:pPr>
        <w:pStyle w:val="Scene"/>
        <w:spacing w:line="276" w:lineRule="auto"/>
        <w:ind w:firstLine="0"/>
        <w:jc w:val="both"/>
        <w:rPr>
          <w:rFonts w:ascii="Helvetica" w:hAnsi="Helvetica"/>
          <w:lang w:val="es-ES"/>
        </w:rPr>
      </w:pPr>
    </w:p>
    <w:p w14:paraId="127382F0" w14:textId="06E763F0" w:rsidR="00C220F9" w:rsidRPr="00623806" w:rsidRDefault="00C220F9" w:rsidP="00C220F9">
      <w:pPr>
        <w:pStyle w:val="Scene"/>
        <w:spacing w:line="276" w:lineRule="auto"/>
        <w:jc w:val="both"/>
        <w:rPr>
          <w:rFonts w:ascii="Helvetica" w:hAnsi="Helvetica"/>
          <w:lang w:val="es-ES"/>
        </w:rPr>
      </w:pPr>
      <w:r w:rsidRPr="00C220F9">
        <w:rPr>
          <w:rFonts w:ascii="Helvetica" w:hAnsi="Helvetica"/>
          <w:lang w:val="es-ES"/>
        </w:rPr>
        <w:t>Cualquiera puede decir lo que quiera, pero para mí, la mejor fruta son las moras. Tienen un sabor complejo y rico, que ofrece un gusto dulce pero ácido con matices terrosos, a menudo acompañado de un sutil toque de acidez. Su jugosidad aumenta su atractivo, ofreciendo una explosión de sabor en cada bocado. Mientras que muchos eligen las mismas fresas de siempre, para mí, siempre han sido las moras.</w:t>
      </w:r>
    </w:p>
    <w:p w14:paraId="5FDE1001" w14:textId="4E747293" w:rsidR="00C220F9" w:rsidRPr="00623806" w:rsidRDefault="00C220F9" w:rsidP="00C220F9">
      <w:pPr>
        <w:pStyle w:val="Scene"/>
        <w:spacing w:line="276" w:lineRule="auto"/>
        <w:jc w:val="both"/>
        <w:rPr>
          <w:rFonts w:ascii="Helvetica" w:hAnsi="Helvetica"/>
          <w:lang w:val="es-ES"/>
        </w:rPr>
      </w:pPr>
      <w:r w:rsidRPr="00C220F9">
        <w:rPr>
          <w:rFonts w:ascii="Helvetica" w:hAnsi="Helvetica"/>
          <w:lang w:val="es-ES"/>
        </w:rPr>
        <w:t>Desde mi infancia, mi madre plantaba zarzamoras, y yo a menudo me escapaba para cosechar la fruta fresca en su punto óptimo de maduración, disfrutando de su sabor agridulce. El recuerdo de esas bayas calentadas por el sol, su jugo morado intenso manchando mis dedos, es una parte entrañable de mi pasado. Las moras siempre han sido un placer reconfortante y nostálgico, un pequeño pero profundo gozo en mi vida.</w:t>
      </w:r>
    </w:p>
    <w:p w14:paraId="5D7831DC" w14:textId="1F92DEA9" w:rsidR="00C220F9" w:rsidRPr="00623806" w:rsidRDefault="00C220F9" w:rsidP="00C220F9">
      <w:pPr>
        <w:pStyle w:val="Scene"/>
        <w:spacing w:line="276" w:lineRule="auto"/>
        <w:jc w:val="both"/>
        <w:rPr>
          <w:rFonts w:ascii="Helvetica" w:hAnsi="Helvetica"/>
          <w:lang w:val="es-ES"/>
        </w:rPr>
      </w:pPr>
      <w:r w:rsidRPr="00C220F9">
        <w:rPr>
          <w:rFonts w:ascii="Helvetica" w:hAnsi="Helvetica"/>
          <w:lang w:val="es-ES"/>
        </w:rPr>
        <w:lastRenderedPageBreak/>
        <w:t xml:space="preserve">Cuando cumplí diecisiete años, como todos los adolescentes de nuestro embalse, conocí a mi lobo. Dado por nuestros ancestros y nuestro dios para guiar a la familia en las tradiciones de nuestras raíces ancestrales, es entonces cuando nos convertimos en hombres y nos adentramos en nuestro ser interior. Todo era más fácil para los niños en </w:t>
      </w:r>
      <w:proofErr w:type="spellStart"/>
      <w:r w:rsidRPr="00C220F9">
        <w:rPr>
          <w:rFonts w:ascii="Helvetica" w:hAnsi="Helvetica"/>
          <w:lang w:val="es-ES"/>
        </w:rPr>
        <w:t>Darwood</w:t>
      </w:r>
      <w:proofErr w:type="spellEnd"/>
      <w:r w:rsidRPr="00C220F9">
        <w:rPr>
          <w:rFonts w:ascii="Helvetica" w:hAnsi="Helvetica"/>
          <w:lang w:val="es-ES"/>
        </w:rPr>
        <w:t xml:space="preserve"> </w:t>
      </w:r>
      <w:proofErr w:type="spellStart"/>
      <w:r w:rsidRPr="00C220F9">
        <w:rPr>
          <w:rFonts w:ascii="Helvetica" w:hAnsi="Helvetica"/>
          <w:lang w:val="es-ES"/>
        </w:rPr>
        <w:t>Reservoir</w:t>
      </w:r>
      <w:proofErr w:type="spellEnd"/>
      <w:r w:rsidRPr="00C220F9">
        <w:rPr>
          <w:rFonts w:ascii="Helvetica" w:hAnsi="Helvetica"/>
          <w:lang w:val="es-ES"/>
        </w:rPr>
        <w:t>, excepto cuando er</w:t>
      </w:r>
      <w:r w:rsidRPr="00623806">
        <w:rPr>
          <w:rFonts w:ascii="Helvetica" w:hAnsi="Helvetica"/>
          <w:lang w:val="es-ES"/>
        </w:rPr>
        <w:t>es</w:t>
      </w:r>
      <w:r w:rsidRPr="00C220F9">
        <w:rPr>
          <w:rFonts w:ascii="Helvetica" w:hAnsi="Helvetica"/>
          <w:lang w:val="es-ES"/>
        </w:rPr>
        <w:t xml:space="preserve"> un Al</w:t>
      </w:r>
      <w:r w:rsidRPr="00623806">
        <w:rPr>
          <w:rFonts w:ascii="Helvetica" w:hAnsi="Helvetica"/>
          <w:lang w:val="es-ES"/>
        </w:rPr>
        <w:t>fa</w:t>
      </w:r>
      <w:r w:rsidRPr="00C220F9">
        <w:rPr>
          <w:rFonts w:ascii="Helvetica" w:hAnsi="Helvetica"/>
          <w:lang w:val="es-ES"/>
        </w:rPr>
        <w:t>.</w:t>
      </w:r>
    </w:p>
    <w:p w14:paraId="63149739" w14:textId="77777777" w:rsidR="00C220F9" w:rsidRPr="00623806" w:rsidRDefault="00C220F9" w:rsidP="00C220F9">
      <w:pPr>
        <w:pStyle w:val="Scene"/>
        <w:spacing w:line="276" w:lineRule="auto"/>
        <w:jc w:val="both"/>
        <w:rPr>
          <w:rFonts w:ascii="Helvetica" w:hAnsi="Helvetica"/>
          <w:lang w:val="es-ES"/>
        </w:rPr>
      </w:pPr>
      <w:r w:rsidRPr="00C220F9">
        <w:rPr>
          <w:rFonts w:ascii="Helvetica" w:hAnsi="Helvetica"/>
          <w:lang w:val="es-ES"/>
        </w:rPr>
        <w:t>Cuando naces en una línea de Alfas, hay más responsabilidades involucradas. La guarida de un líder te acoge en su seno y te moldea como líder a medida que maduras. Eres elevado y coronado con el título y las responsabilidades de un Alfa. Debes liderar la manada, transmitir paz a nuestro alrededor y eliminar las amenazas que puedan socavar las raíces que nuestros ancestros construyeron. Somos un paradigma sobrenatural de orden y poder, y muchos admiran a las manadas de Lobos.</w:t>
      </w:r>
    </w:p>
    <w:p w14:paraId="43DEC338" w14:textId="77777777" w:rsidR="00C220F9" w:rsidRPr="00623806" w:rsidRDefault="00C220F9" w:rsidP="00C220F9">
      <w:pPr>
        <w:pStyle w:val="Scene"/>
        <w:spacing w:line="276" w:lineRule="auto"/>
        <w:jc w:val="both"/>
        <w:rPr>
          <w:rFonts w:ascii="Helvetica" w:hAnsi="Helvetica"/>
          <w:lang w:val="es-ES"/>
        </w:rPr>
      </w:pPr>
      <w:r w:rsidRPr="00C220F9">
        <w:rPr>
          <w:rFonts w:ascii="Helvetica" w:hAnsi="Helvetica"/>
          <w:lang w:val="es-ES"/>
        </w:rPr>
        <w:t xml:space="preserve">La vida es un ciclo. Nos encontramos con nuestro lobo; dos años después, estamos listos para conocer a nuestra pareja para toda la vida, con quien construiremos una familia, ayudaremos a las empresas y contribuiremos a la comunidad. Pero nosotros, los Alfas, somos diferentes. Mi educación como hijo de un general del rey me preparó para la guerra. Mi educación me inculcó tácticas, fortaleza y una profunda comprensión de la historia. Como único heredero, era mi deber aprender y guiar a la próxima generación de </w:t>
      </w:r>
      <w:proofErr w:type="spellStart"/>
      <w:r w:rsidRPr="00C220F9">
        <w:rPr>
          <w:rFonts w:ascii="Helvetica" w:hAnsi="Helvetica"/>
          <w:lang w:val="es-ES"/>
        </w:rPr>
        <w:t>Darwood</w:t>
      </w:r>
      <w:proofErr w:type="spellEnd"/>
      <w:r w:rsidRPr="00C220F9">
        <w:rPr>
          <w:rFonts w:ascii="Helvetica" w:hAnsi="Helvetica"/>
          <w:lang w:val="es-ES"/>
        </w:rPr>
        <w:t xml:space="preserve"> hacia la prosperidad. Recibimos formación para prepararnos ante posibles desafíos que puedan amenazar nuestro estatus. </w:t>
      </w:r>
    </w:p>
    <w:p w14:paraId="32FF69A6" w14:textId="77777777" w:rsidR="00C220F9" w:rsidRPr="00623806" w:rsidRDefault="00C220F9" w:rsidP="00C220F9">
      <w:pPr>
        <w:pStyle w:val="Scene"/>
        <w:spacing w:line="276" w:lineRule="auto"/>
        <w:jc w:val="both"/>
        <w:rPr>
          <w:rFonts w:ascii="Helvetica" w:hAnsi="Helvetica"/>
          <w:lang w:val="es-ES"/>
        </w:rPr>
      </w:pPr>
      <w:r w:rsidRPr="00C220F9">
        <w:rPr>
          <w:rFonts w:ascii="Helvetica" w:hAnsi="Helvetica"/>
          <w:lang w:val="es-ES"/>
        </w:rPr>
        <w:t>La falta de pareja puede disminuir ese estatus.</w:t>
      </w:r>
      <w:r w:rsidRPr="00C220F9">
        <w:rPr>
          <w:rFonts w:ascii="Helvetica" w:hAnsi="Helvetica"/>
          <w:lang w:val="es-ES"/>
        </w:rPr>
        <w:br/>
        <w:t xml:space="preserve">Conocer a tu pareja es como una fuerza de atracción gravitatoria del mundo que se desplaza hacia esa persona. Nuestros compañeros son nuestras anclas, nuestro equilibrio y la culminación de un lobo bien equilibrado. No lo eliges. La </w:t>
      </w:r>
      <w:r w:rsidRPr="00C220F9">
        <w:rPr>
          <w:rFonts w:ascii="Helvetica" w:hAnsi="Helvetica"/>
          <w:lang w:val="es-ES"/>
        </w:rPr>
        <w:lastRenderedPageBreak/>
        <w:t>naturaleza sí. Y cuando lo haga, lo sabrás por el olor y el aura que emita.</w:t>
      </w:r>
    </w:p>
    <w:p w14:paraId="7C68F942" w14:textId="77777777" w:rsidR="00C220F9" w:rsidRPr="00623806" w:rsidRDefault="00C220F9" w:rsidP="00C220F9">
      <w:pPr>
        <w:pStyle w:val="Scene"/>
        <w:spacing w:line="276" w:lineRule="auto"/>
        <w:jc w:val="both"/>
        <w:rPr>
          <w:rFonts w:ascii="Helvetica" w:hAnsi="Helvetica"/>
          <w:lang w:val="es-ES"/>
        </w:rPr>
      </w:pPr>
      <w:r w:rsidRPr="00C220F9">
        <w:rPr>
          <w:rFonts w:ascii="Helvetica" w:hAnsi="Helvetica"/>
          <w:lang w:val="es-ES"/>
        </w:rPr>
        <w:t>Siempre he anhelado ese olor, y estoy segura de que será el aroma de las moras. Hoy cumplo veintiséis años y sigo esperando a que llegue esa persona especial.</w:t>
      </w:r>
    </w:p>
    <w:p w14:paraId="76DCB350" w14:textId="5A760349" w:rsidR="00C220F9" w:rsidRPr="00623806" w:rsidRDefault="00C220F9" w:rsidP="00C220F9">
      <w:pPr>
        <w:pStyle w:val="Scene"/>
        <w:spacing w:line="276" w:lineRule="auto"/>
        <w:jc w:val="both"/>
        <w:rPr>
          <w:rFonts w:ascii="Helvetica" w:hAnsi="Helvetica"/>
          <w:lang w:val="es-ES"/>
        </w:rPr>
      </w:pPr>
      <w:r w:rsidRPr="00C220F9">
        <w:rPr>
          <w:rFonts w:ascii="Helvetica" w:hAnsi="Helvetica"/>
          <w:lang w:val="es-ES"/>
        </w:rPr>
        <w:t xml:space="preserve">El linaje </w:t>
      </w:r>
      <w:proofErr w:type="spellStart"/>
      <w:r w:rsidRPr="00C220F9">
        <w:rPr>
          <w:rFonts w:ascii="Helvetica" w:hAnsi="Helvetica"/>
          <w:lang w:val="es-ES"/>
        </w:rPr>
        <w:t>Gunnolf</w:t>
      </w:r>
      <w:proofErr w:type="spellEnd"/>
      <w:r w:rsidRPr="00C220F9">
        <w:rPr>
          <w:rFonts w:ascii="Helvetica" w:hAnsi="Helvetica"/>
          <w:lang w:val="es-ES"/>
        </w:rPr>
        <w:t xml:space="preserve"> siempre ha sido uno de los más fuertes, de los últimos en llevar la sangre casi extinta de los licántropos. Antes de que la tradición cambiara, nosotros éramos el último linaje en ostentar el trono. Para mi abuelo, ese cambio fue un alivio. Ya no tenía que cargar con el peso de una corona manchada de sangre, no después de que su padre sumiera a los clanes en la guerra en un frenesí de poder. El consejo lo despojó de su título y abolió el gobierno hereditario.</w:t>
      </w:r>
    </w:p>
    <w:p w14:paraId="0BFC3015" w14:textId="77777777" w:rsidR="00C220F9" w:rsidRPr="00623806" w:rsidRDefault="00C220F9" w:rsidP="00C220F9">
      <w:pPr>
        <w:pStyle w:val="Scene"/>
        <w:spacing w:line="276" w:lineRule="auto"/>
        <w:jc w:val="both"/>
        <w:rPr>
          <w:rFonts w:ascii="Helvetica" w:hAnsi="Helvetica"/>
          <w:lang w:val="es-ES"/>
        </w:rPr>
      </w:pPr>
      <w:r w:rsidRPr="00C220F9">
        <w:rPr>
          <w:rFonts w:ascii="Helvetica" w:hAnsi="Helvetica"/>
          <w:lang w:val="es-ES"/>
        </w:rPr>
        <w:t>Durante el último siglo, he participado en la nueva tradición: un juicio público que se celebra cada diez años para elegir un rey. Nunca busqué la corona por mi cuenta, pero el Consejo del Rey exige que cada Alfa de cada manada participe.</w:t>
      </w:r>
    </w:p>
    <w:p w14:paraId="0A9A9481" w14:textId="77777777" w:rsidR="00C220F9" w:rsidRPr="00623806" w:rsidRDefault="00C220F9" w:rsidP="00C220F9">
      <w:pPr>
        <w:pStyle w:val="Scene"/>
        <w:spacing w:line="276" w:lineRule="auto"/>
        <w:jc w:val="both"/>
        <w:rPr>
          <w:rFonts w:ascii="Helvetica" w:hAnsi="Helvetica"/>
          <w:lang w:val="es-ES"/>
        </w:rPr>
      </w:pPr>
      <w:r w:rsidRPr="00C220F9">
        <w:rPr>
          <w:rFonts w:ascii="Helvetica" w:hAnsi="Helvetica"/>
          <w:lang w:val="es-ES"/>
        </w:rPr>
        <w:t>Aunque aún no he encontrado a mi pareja, mis padres se han impacientado en su búsqueda de la Luna que guiará tanto a mi manada como a las empresas de nuestra familia. Muchos han cuestionado mi estatus, pero he prevalecido. He recorrido todo el embalse y visitado otras manadas, buscando a mi compañero, pero aún no he encontrado a nadie.</w:t>
      </w:r>
    </w:p>
    <w:p w14:paraId="708D478B" w14:textId="77777777" w:rsidR="00C220F9" w:rsidRPr="00623806" w:rsidRDefault="00C220F9" w:rsidP="00C220F9">
      <w:pPr>
        <w:pStyle w:val="Scene"/>
        <w:spacing w:line="276" w:lineRule="auto"/>
        <w:jc w:val="both"/>
        <w:rPr>
          <w:rFonts w:ascii="Helvetica" w:hAnsi="Helvetica"/>
          <w:lang w:val="es-ES"/>
        </w:rPr>
      </w:pPr>
      <w:r w:rsidRPr="00C220F9">
        <w:rPr>
          <w:rFonts w:ascii="Helvetica" w:hAnsi="Helvetica"/>
          <w:lang w:val="es-ES"/>
        </w:rPr>
        <w:t>Josh, mi mejor amigo y segundo al mando, me sugirió que saliera a explorar a los humanos. Si bien es raro que nosotros encontremos compañeros en el mundo humano, mis esperanzas de encontrar uno entre los de mi especie se desvanecían.</w:t>
      </w:r>
    </w:p>
    <w:p w14:paraId="49483712" w14:textId="77777777" w:rsidR="00C220F9" w:rsidRPr="00623806" w:rsidRDefault="00C220F9" w:rsidP="00C220F9">
      <w:pPr>
        <w:pStyle w:val="Scene"/>
        <w:spacing w:line="276" w:lineRule="auto"/>
        <w:jc w:val="both"/>
        <w:rPr>
          <w:rFonts w:ascii="Helvetica" w:hAnsi="Helvetica"/>
          <w:lang w:val="es-ES"/>
        </w:rPr>
      </w:pPr>
      <w:r w:rsidRPr="00C220F9">
        <w:rPr>
          <w:rFonts w:ascii="Helvetica" w:hAnsi="Helvetica"/>
          <w:lang w:val="es-ES"/>
        </w:rPr>
        <w:t xml:space="preserve">La idea de que alguien de fuera pudiera convertirse en Luna ha entristecido un poco a mis padres con el paso de los </w:t>
      </w:r>
      <w:r w:rsidRPr="00C220F9">
        <w:rPr>
          <w:rFonts w:ascii="Helvetica" w:hAnsi="Helvetica"/>
          <w:lang w:val="es-ES"/>
        </w:rPr>
        <w:lastRenderedPageBreak/>
        <w:t>años. Sugirieron designar a otro pretendiente como posible pareja, de acuerdo con otras costumbres. Aunque la atracción puede no ser la que la naturaleza pretendía, cumple el propósito de tener una Luna dentro de la manada y asegurar la continuación de nuestras generaciones.</w:t>
      </w:r>
    </w:p>
    <w:p w14:paraId="0C40FFA8" w14:textId="77777777" w:rsidR="00C220F9" w:rsidRPr="00623806" w:rsidRDefault="00C220F9" w:rsidP="00C220F9">
      <w:pPr>
        <w:pStyle w:val="Scene"/>
        <w:spacing w:line="276" w:lineRule="auto"/>
        <w:jc w:val="both"/>
        <w:rPr>
          <w:rFonts w:ascii="Helvetica" w:hAnsi="Helvetica"/>
          <w:lang w:val="es-ES"/>
        </w:rPr>
      </w:pPr>
      <w:r w:rsidRPr="00C220F9">
        <w:rPr>
          <w:rFonts w:ascii="Helvetica" w:hAnsi="Helvetica"/>
          <w:lang w:val="es-ES"/>
        </w:rPr>
        <w:t xml:space="preserve">El mayor de nuestra manada, </w:t>
      </w:r>
      <w:proofErr w:type="spellStart"/>
      <w:r w:rsidRPr="00C220F9">
        <w:rPr>
          <w:rFonts w:ascii="Helvetica" w:hAnsi="Helvetica"/>
          <w:lang w:val="es-ES"/>
        </w:rPr>
        <w:t>Greyfur</w:t>
      </w:r>
      <w:proofErr w:type="spellEnd"/>
      <w:r w:rsidRPr="00C220F9">
        <w:rPr>
          <w:rFonts w:ascii="Helvetica" w:hAnsi="Helvetica"/>
          <w:lang w:val="es-ES"/>
        </w:rPr>
        <w:t>, estaba en contra. Dotado de la Tercera Visión, la capacidad de vislumbrar el futuro a través de los sueños, creía que mi pareja predestinada traería grandeza. Así que aquí estoy, ocho años después, todavía esperando impacientemente.</w:t>
      </w:r>
    </w:p>
    <w:p w14:paraId="1D90D931" w14:textId="77777777" w:rsidR="00C220F9" w:rsidRPr="00623806" w:rsidRDefault="00C220F9" w:rsidP="00C220F9">
      <w:pPr>
        <w:pStyle w:val="Scene"/>
        <w:spacing w:line="276" w:lineRule="auto"/>
        <w:jc w:val="both"/>
        <w:rPr>
          <w:rFonts w:ascii="Helvetica" w:hAnsi="Helvetica"/>
          <w:lang w:val="es-ES"/>
        </w:rPr>
      </w:pPr>
      <w:r w:rsidRPr="00C220F9">
        <w:rPr>
          <w:rFonts w:ascii="Helvetica" w:hAnsi="Helvetica"/>
          <w:lang w:val="es-ES"/>
        </w:rPr>
        <w:t xml:space="preserve">La llegada de los </w:t>
      </w:r>
      <w:proofErr w:type="spellStart"/>
      <w:r w:rsidRPr="00C220F9">
        <w:rPr>
          <w:rFonts w:ascii="Helvetica" w:hAnsi="Helvetica"/>
          <w:lang w:val="es-ES"/>
        </w:rPr>
        <w:t>Parr</w:t>
      </w:r>
      <w:proofErr w:type="spellEnd"/>
      <w:r w:rsidRPr="00C220F9">
        <w:rPr>
          <w:rFonts w:ascii="Helvetica" w:hAnsi="Helvetica"/>
          <w:lang w:val="es-ES"/>
        </w:rPr>
        <w:t xml:space="preserve"> complica las cosas considerablemente. Es un instinto animal el escaparse; los lobos lo experimentan en diferentes estaciones, impulsados por el llamado de la naturaleza a aumentar la manada. Se manifiesta como un calor intenso y un poderoso anhelo de liberación sexual. Muchos lobos lo pasan con sus parejas; otros eligen compañeros sin pareja para aliviar la tensión. Aun así, mucha gente dice que el </w:t>
      </w:r>
      <w:proofErr w:type="spellStart"/>
      <w:r w:rsidRPr="00C220F9">
        <w:rPr>
          <w:rFonts w:ascii="Helvetica" w:hAnsi="Helvetica"/>
          <w:lang w:val="es-ES"/>
        </w:rPr>
        <w:t>Parr</w:t>
      </w:r>
      <w:proofErr w:type="spellEnd"/>
      <w:r w:rsidRPr="00C220F9">
        <w:rPr>
          <w:rFonts w:ascii="Helvetica" w:hAnsi="Helvetica"/>
          <w:lang w:val="es-ES"/>
        </w:rPr>
        <w:t xml:space="preserve"> es significativamente más intenso cuando se comparte con la pareja predestinada. </w:t>
      </w:r>
    </w:p>
    <w:p w14:paraId="0984EF75" w14:textId="5163F9DD" w:rsidR="00C220F9" w:rsidRPr="00623806" w:rsidRDefault="00C220F9" w:rsidP="00C220F9">
      <w:pPr>
        <w:pStyle w:val="Scene"/>
        <w:spacing w:line="276" w:lineRule="auto"/>
        <w:jc w:val="both"/>
        <w:rPr>
          <w:rFonts w:ascii="Helvetica" w:hAnsi="Helvetica"/>
          <w:lang w:val="es-ES"/>
        </w:rPr>
      </w:pPr>
      <w:r w:rsidRPr="00C220F9">
        <w:rPr>
          <w:rFonts w:ascii="Helvetica" w:hAnsi="Helvetica"/>
          <w:lang w:val="es-ES"/>
        </w:rPr>
        <w:t xml:space="preserve">La primera vez fue asfixiante. Era un fuego abrasador, una batalla interminable por el control. Para un Alfa, es diez veces más fuerte. Mientras que los lobos jóvenes suelen pasar sus tres primeros años abrumados por el placer, para mí fue más tortura que indulgencia. Soy un Alfa, una figura de estatus, y terminé fugándome con parejas cuidadosamente elegidas por mi madre. Deseaba evitar que el futuro </w:t>
      </w:r>
      <w:proofErr w:type="gramStart"/>
      <w:r w:rsidRPr="00C220F9">
        <w:rPr>
          <w:rFonts w:ascii="Helvetica" w:hAnsi="Helvetica"/>
          <w:lang w:val="es-ES"/>
        </w:rPr>
        <w:t>Alfa se</w:t>
      </w:r>
      <w:proofErr w:type="gramEnd"/>
      <w:r w:rsidRPr="00C220F9">
        <w:rPr>
          <w:rFonts w:ascii="Helvetica" w:hAnsi="Helvetica"/>
          <w:lang w:val="es-ES"/>
        </w:rPr>
        <w:t xml:space="preserve"> involucrara con un</w:t>
      </w:r>
      <w:r w:rsidR="007774C4" w:rsidRPr="00623806">
        <w:rPr>
          <w:rFonts w:ascii="Helvetica" w:hAnsi="Helvetica"/>
          <w:lang w:val="es-ES"/>
        </w:rPr>
        <w:t>a</w:t>
      </w:r>
      <w:r w:rsidRPr="00C220F9">
        <w:rPr>
          <w:rFonts w:ascii="Helvetica" w:hAnsi="Helvetica"/>
          <w:lang w:val="es-ES"/>
        </w:rPr>
        <w:t xml:space="preserve"> individu</w:t>
      </w:r>
      <w:r w:rsidR="007774C4" w:rsidRPr="00623806">
        <w:rPr>
          <w:rFonts w:ascii="Helvetica" w:hAnsi="Helvetica"/>
          <w:lang w:val="es-ES"/>
        </w:rPr>
        <w:t>a</w:t>
      </w:r>
      <w:r w:rsidRPr="00C220F9">
        <w:rPr>
          <w:rFonts w:ascii="Helvetica" w:hAnsi="Helvetica"/>
          <w:lang w:val="es-ES"/>
        </w:rPr>
        <w:t xml:space="preserve"> que ya tuviera pareja. </w:t>
      </w:r>
    </w:p>
    <w:p w14:paraId="64DDC03F" w14:textId="77777777" w:rsidR="00C220F9" w:rsidRPr="00623806" w:rsidRDefault="00C220F9" w:rsidP="00C220F9">
      <w:pPr>
        <w:pStyle w:val="Scene"/>
        <w:spacing w:line="276" w:lineRule="auto"/>
        <w:jc w:val="both"/>
        <w:rPr>
          <w:rFonts w:ascii="Helvetica" w:hAnsi="Helvetica"/>
          <w:lang w:val="es-ES"/>
        </w:rPr>
      </w:pPr>
      <w:r w:rsidRPr="00C220F9">
        <w:rPr>
          <w:rFonts w:ascii="Helvetica" w:hAnsi="Helvetica"/>
          <w:lang w:val="es-ES"/>
        </w:rPr>
        <w:t>No toleramos las relaciones sexuales con una persona casada. Cuando los lobos se aparean, se forma un vínculo único que une sus emociones y estados de ánimo. Traicionar ese vínculo causa dolor a la pareja elegida y se considera una deslealtad a los dioses.</w:t>
      </w:r>
    </w:p>
    <w:p w14:paraId="3A7D282D" w14:textId="77777777" w:rsidR="00C220F9" w:rsidRPr="00623806" w:rsidRDefault="00C220F9" w:rsidP="00C220F9">
      <w:pPr>
        <w:pStyle w:val="Scene"/>
        <w:spacing w:line="276" w:lineRule="auto"/>
        <w:jc w:val="both"/>
        <w:rPr>
          <w:rFonts w:ascii="Helvetica" w:hAnsi="Helvetica"/>
          <w:lang w:val="es-ES"/>
        </w:rPr>
      </w:pPr>
      <w:r w:rsidRPr="00C220F9">
        <w:rPr>
          <w:rFonts w:ascii="Helvetica" w:hAnsi="Helvetica"/>
          <w:lang w:val="es-ES"/>
        </w:rPr>
        <w:lastRenderedPageBreak/>
        <w:t>Algunos lobos han utilizado este resquicio legal para herir deliberadamente a sus compañeros durante peleas, actos de venganza o rechazos. El abuso llegó a ser tan grave que el Consejo del Rey y el Consejo de la Manada tuvieron que intervenir, promulgando leyes para castigar a quienes usaban el vínculo como arma de crueldad. Sin embargo, las parejas humanas son diferentes. No experimentan el vínculo hasta que reciben una marca.</w:t>
      </w:r>
    </w:p>
    <w:p w14:paraId="3D2B86E0" w14:textId="77777777" w:rsidR="00C220F9" w:rsidRPr="00623806" w:rsidRDefault="00C220F9" w:rsidP="00C220F9">
      <w:pPr>
        <w:pStyle w:val="Scene"/>
        <w:spacing w:line="276" w:lineRule="auto"/>
        <w:jc w:val="both"/>
        <w:rPr>
          <w:rFonts w:ascii="Helvetica" w:hAnsi="Helvetica"/>
          <w:lang w:val="es-ES"/>
        </w:rPr>
      </w:pPr>
      <w:r w:rsidRPr="00C220F9">
        <w:rPr>
          <w:rFonts w:ascii="Helvetica" w:hAnsi="Helvetica"/>
          <w:lang w:val="es-ES"/>
        </w:rPr>
        <w:t>El rechazo conlleva su dolor. Sin embargo, si el rechazo es mutuo, la herida sana más rápidamente y permite un segundo apareamiento. La naturaleza siempre da una segunda oportunidad. Por eso el Anciano desaconsejó las marcas preestablecidas. Creía que la naturaleza debía decidir el vínculo.</w:t>
      </w:r>
    </w:p>
    <w:p w14:paraId="7362DEEA" w14:textId="77777777" w:rsidR="00C220F9" w:rsidRPr="00623806" w:rsidRDefault="00C220F9" w:rsidP="00C220F9">
      <w:pPr>
        <w:pStyle w:val="Scene"/>
        <w:spacing w:line="276" w:lineRule="auto"/>
        <w:jc w:val="both"/>
        <w:rPr>
          <w:rFonts w:ascii="Helvetica" w:hAnsi="Helvetica"/>
          <w:lang w:val="es-ES"/>
        </w:rPr>
      </w:pPr>
      <w:r w:rsidRPr="00C220F9">
        <w:rPr>
          <w:rFonts w:ascii="Helvetica" w:hAnsi="Helvetica"/>
          <w:lang w:val="es-ES"/>
        </w:rPr>
        <w:t xml:space="preserve">Aprendí a domar el ritmo de </w:t>
      </w:r>
      <w:proofErr w:type="spellStart"/>
      <w:r w:rsidRPr="00C220F9">
        <w:rPr>
          <w:rFonts w:ascii="Helvetica" w:hAnsi="Helvetica"/>
          <w:lang w:val="es-ES"/>
        </w:rPr>
        <w:t>Parr</w:t>
      </w:r>
      <w:proofErr w:type="spellEnd"/>
      <w:r w:rsidRPr="00C220F9">
        <w:rPr>
          <w:rFonts w:ascii="Helvetica" w:hAnsi="Helvetica"/>
          <w:lang w:val="es-ES"/>
        </w:rPr>
        <w:t>, transformándolo de un incendio descontrolado a una llama lenta que arde bajo la superficie. A los veintidós años, dejé de recibir a las parejas cuidadosamente elegidas por mi madre. Ya no tenía sentido silenciar el dolor con cuerpos prestados.</w:t>
      </w:r>
    </w:p>
    <w:p w14:paraId="125A39AF" w14:textId="77777777" w:rsidR="00C220F9" w:rsidRPr="00623806" w:rsidRDefault="00C220F9" w:rsidP="00C220F9">
      <w:pPr>
        <w:pStyle w:val="Scene"/>
        <w:spacing w:line="276" w:lineRule="auto"/>
        <w:jc w:val="both"/>
        <w:rPr>
          <w:rFonts w:ascii="Helvetica" w:hAnsi="Helvetica"/>
          <w:lang w:val="es-ES"/>
        </w:rPr>
      </w:pPr>
      <w:r w:rsidRPr="00C220F9">
        <w:rPr>
          <w:rFonts w:ascii="Helvetica" w:hAnsi="Helvetica"/>
          <w:lang w:val="es-ES"/>
        </w:rPr>
        <w:t xml:space="preserve">Eso inquietó a mi padre. </w:t>
      </w:r>
      <w:r w:rsidRPr="00C220F9">
        <w:rPr>
          <w:rFonts w:ascii="Helvetica" w:hAnsi="Helvetica"/>
          <w:i/>
          <w:iCs/>
          <w:lang w:val="es-ES"/>
        </w:rPr>
        <w:t>Un Alfa, dijo, nunca debe negar el llamado del instinto</w:t>
      </w:r>
      <w:r w:rsidRPr="00C220F9">
        <w:rPr>
          <w:rFonts w:ascii="Helvetica" w:hAnsi="Helvetica"/>
          <w:lang w:val="es-ES"/>
        </w:rPr>
        <w:t>. Pero estaba cansado de ceremonias. Mi alma anhelaba la realización de las expectativas.</w:t>
      </w:r>
    </w:p>
    <w:p w14:paraId="70660E57" w14:textId="77777777" w:rsidR="00C220F9" w:rsidRPr="00623806" w:rsidRDefault="00C220F9" w:rsidP="00C220F9">
      <w:pPr>
        <w:pStyle w:val="Scene"/>
        <w:spacing w:line="276" w:lineRule="auto"/>
        <w:jc w:val="both"/>
        <w:rPr>
          <w:rFonts w:ascii="Helvetica" w:hAnsi="Helvetica"/>
          <w:lang w:val="es-ES"/>
        </w:rPr>
      </w:pPr>
      <w:r w:rsidRPr="00C220F9">
        <w:rPr>
          <w:rFonts w:ascii="Helvetica" w:hAnsi="Helvetica"/>
          <w:lang w:val="es-ES"/>
        </w:rPr>
        <w:t>¿Cómo podía seguir deleitándome con segundos platos cuando sabía que en algún lugar mi festín seguía ahí fuera, esperándome?</w:t>
      </w:r>
    </w:p>
    <w:p w14:paraId="6A42F57E" w14:textId="28E4E65C" w:rsidR="00C220F9" w:rsidRPr="00C220F9" w:rsidRDefault="00C220F9" w:rsidP="00C220F9">
      <w:pPr>
        <w:pStyle w:val="Scene"/>
        <w:spacing w:line="276" w:lineRule="auto"/>
        <w:jc w:val="both"/>
        <w:rPr>
          <w:rFonts w:ascii="Helvetica" w:hAnsi="Helvetica"/>
          <w:lang w:val="es-ES"/>
        </w:rPr>
      </w:pPr>
      <w:r w:rsidRPr="00C220F9">
        <w:rPr>
          <w:rFonts w:ascii="Helvetica" w:hAnsi="Helvetica"/>
          <w:lang w:val="es-ES"/>
        </w:rPr>
        <w:t xml:space="preserve">Mi lobo lo entendió. Anhelaba esa conexión. Cuando el </w:t>
      </w:r>
      <w:proofErr w:type="spellStart"/>
      <w:r w:rsidRPr="00C220F9">
        <w:rPr>
          <w:rFonts w:ascii="Helvetica" w:hAnsi="Helvetica"/>
          <w:lang w:val="es-ES"/>
        </w:rPr>
        <w:t>Parr</w:t>
      </w:r>
      <w:proofErr w:type="spellEnd"/>
      <w:r w:rsidRPr="00C220F9">
        <w:rPr>
          <w:rFonts w:ascii="Helvetica" w:hAnsi="Helvetica"/>
          <w:lang w:val="es-ES"/>
        </w:rPr>
        <w:t xml:space="preserve"> golpea, me encuentro en mi forma de lobo, en lo profundo de los bosques de Blue Mountain, buscando desesperadamente el olor de las moras.</w:t>
      </w:r>
    </w:p>
    <w:p w14:paraId="36ED02BF" w14:textId="77777777" w:rsidR="001C4AD9" w:rsidRPr="00623806" w:rsidRDefault="001C4AD9" w:rsidP="001C4AD9">
      <w:pPr>
        <w:pStyle w:val="Scene"/>
        <w:spacing w:line="276" w:lineRule="auto"/>
        <w:jc w:val="both"/>
        <w:rPr>
          <w:rFonts w:ascii="Helvetica" w:hAnsi="Helvetica"/>
          <w:lang w:val="es-ES"/>
        </w:rPr>
      </w:pPr>
    </w:p>
    <w:p w14:paraId="70BE99EE" w14:textId="77777777" w:rsidR="00721441" w:rsidRPr="00623806" w:rsidRDefault="00721441" w:rsidP="00721441">
      <w:pPr>
        <w:pStyle w:val="SceneBreak"/>
        <w:spacing w:line="276" w:lineRule="auto"/>
        <w:rPr>
          <w:rFonts w:ascii="Helvetica" w:hAnsi="Helvetica"/>
          <w:lang w:val="es-ES"/>
        </w:rPr>
      </w:pPr>
      <w:r w:rsidRPr="00623806">
        <w:rPr>
          <w:rFonts w:ascii="Helvetica" w:hAnsi="Helvetica"/>
          <w:lang w:val="es-ES"/>
        </w:rPr>
        <w:t>****</w:t>
      </w:r>
    </w:p>
    <w:p w14:paraId="1B0645A4" w14:textId="77777777" w:rsidR="007774C4" w:rsidRPr="00623806" w:rsidRDefault="007774C4" w:rsidP="007774C4">
      <w:pPr>
        <w:spacing w:line="276" w:lineRule="auto"/>
        <w:ind w:firstLine="720"/>
        <w:jc w:val="both"/>
        <w:rPr>
          <w:rFonts w:ascii="Helvetica" w:hAnsi="Helvetica"/>
          <w:lang w:val="es-ES"/>
        </w:rPr>
      </w:pPr>
      <w:r w:rsidRPr="007774C4">
        <w:rPr>
          <w:rFonts w:ascii="Helvetica" w:hAnsi="Helvetica"/>
          <w:lang w:val="es-ES"/>
        </w:rPr>
        <w:lastRenderedPageBreak/>
        <w:t>Bajé la mirada hacia mi teléfono, esperando a que Josh respondiera a mi último mensaje.</w:t>
      </w:r>
    </w:p>
    <w:p w14:paraId="31173468" w14:textId="77777777" w:rsidR="007774C4" w:rsidRPr="00623806" w:rsidRDefault="007774C4" w:rsidP="007774C4">
      <w:pPr>
        <w:spacing w:line="276" w:lineRule="auto"/>
        <w:ind w:firstLine="720"/>
        <w:jc w:val="both"/>
        <w:rPr>
          <w:rFonts w:ascii="Helvetica" w:hAnsi="Helvetica"/>
          <w:i/>
          <w:iCs/>
          <w:lang w:val="es-ES"/>
        </w:rPr>
      </w:pPr>
      <w:r w:rsidRPr="007774C4">
        <w:rPr>
          <w:rFonts w:ascii="Helvetica" w:hAnsi="Helvetica"/>
          <w:i/>
          <w:iCs/>
          <w:lang w:val="es-ES"/>
        </w:rPr>
        <w:t>Tranquilo, tío. Estoy terminando algo aquí. Bajaré pronto. ¿Podría recordarle que le estoy protegiendo mientras usted anda por ahí?</w:t>
      </w:r>
    </w:p>
    <w:p w14:paraId="47AE08F0" w14:textId="77777777" w:rsidR="007774C4" w:rsidRPr="00623806" w:rsidRDefault="007774C4" w:rsidP="007774C4">
      <w:pPr>
        <w:spacing w:line="276" w:lineRule="auto"/>
        <w:ind w:firstLine="720"/>
        <w:jc w:val="both"/>
        <w:rPr>
          <w:rFonts w:ascii="Helvetica" w:hAnsi="Helvetica"/>
          <w:lang w:val="es-ES"/>
        </w:rPr>
      </w:pPr>
      <w:r w:rsidRPr="007774C4">
        <w:rPr>
          <w:rFonts w:ascii="Helvetica" w:hAnsi="Helvetica"/>
          <w:lang w:val="es-ES"/>
        </w:rPr>
        <w:t xml:space="preserve">Josh era mi beta y mi mejor amigo. Su familia había servido a los </w:t>
      </w:r>
      <w:proofErr w:type="spellStart"/>
      <w:r w:rsidRPr="007774C4">
        <w:rPr>
          <w:rFonts w:ascii="Helvetica" w:hAnsi="Helvetica"/>
          <w:lang w:val="es-ES"/>
        </w:rPr>
        <w:t>Gunnolf</w:t>
      </w:r>
      <w:proofErr w:type="spellEnd"/>
      <w:r w:rsidRPr="007774C4">
        <w:rPr>
          <w:rFonts w:ascii="Helvetica" w:hAnsi="Helvetica"/>
          <w:lang w:val="es-ES"/>
        </w:rPr>
        <w:t xml:space="preserve"> durante generaciones, así que crecimos como hermanos, a pesar de nuestras frecuentes desavenencias.</w:t>
      </w:r>
    </w:p>
    <w:p w14:paraId="1BD2692D" w14:textId="73779092" w:rsidR="007774C4" w:rsidRPr="00623806" w:rsidRDefault="007774C4" w:rsidP="007774C4">
      <w:pPr>
        <w:spacing w:line="276" w:lineRule="auto"/>
        <w:ind w:firstLine="720"/>
        <w:jc w:val="both"/>
        <w:rPr>
          <w:rFonts w:ascii="Helvetica" w:hAnsi="Helvetica"/>
          <w:lang w:val="es-ES"/>
        </w:rPr>
      </w:pPr>
      <w:r w:rsidRPr="007774C4">
        <w:rPr>
          <w:rFonts w:ascii="Helvetica" w:hAnsi="Helvetica"/>
          <w:lang w:val="es-ES"/>
        </w:rPr>
        <w:t>"Tú fuiste quien lo sugirió", respondí.</w:t>
      </w:r>
    </w:p>
    <w:p w14:paraId="783FADA6" w14:textId="12380B91" w:rsidR="007774C4" w:rsidRPr="00623806" w:rsidRDefault="007774C4" w:rsidP="007774C4">
      <w:pPr>
        <w:spacing w:line="276" w:lineRule="auto"/>
        <w:ind w:firstLine="720"/>
        <w:jc w:val="both"/>
        <w:rPr>
          <w:rFonts w:ascii="Helvetica" w:hAnsi="Helvetica"/>
          <w:i/>
          <w:iCs/>
          <w:lang w:val="es-ES"/>
        </w:rPr>
      </w:pPr>
      <w:r w:rsidRPr="007774C4">
        <w:rPr>
          <w:rFonts w:ascii="Helvetica" w:hAnsi="Helvetica"/>
          <w:i/>
          <w:iCs/>
          <w:lang w:val="es-ES"/>
        </w:rPr>
        <w:t xml:space="preserve">Debes encontrar a tu pareja, amigo mío. </w:t>
      </w:r>
      <w:proofErr w:type="spellStart"/>
      <w:r w:rsidRPr="007774C4">
        <w:rPr>
          <w:rFonts w:ascii="Helvetica" w:hAnsi="Helvetica"/>
          <w:i/>
          <w:iCs/>
          <w:lang w:val="es-ES"/>
        </w:rPr>
        <w:t>Derion</w:t>
      </w:r>
      <w:proofErr w:type="spellEnd"/>
      <w:r w:rsidRPr="007774C4">
        <w:rPr>
          <w:rFonts w:ascii="Helvetica" w:hAnsi="Helvetica"/>
          <w:i/>
          <w:iCs/>
          <w:lang w:val="es-ES"/>
        </w:rPr>
        <w:t xml:space="preserve"> se está poniendo insistente con el consejo.</w:t>
      </w:r>
    </w:p>
    <w:p w14:paraId="0CED5AA6" w14:textId="58DA7839" w:rsidR="007774C4" w:rsidRPr="00623806" w:rsidRDefault="007774C4" w:rsidP="007774C4">
      <w:pPr>
        <w:spacing w:line="276" w:lineRule="auto"/>
        <w:ind w:firstLine="720"/>
        <w:jc w:val="both"/>
        <w:rPr>
          <w:rFonts w:ascii="Helvetica" w:hAnsi="Helvetica"/>
          <w:b/>
          <w:bCs/>
          <w:lang w:val="es-ES"/>
        </w:rPr>
      </w:pPr>
      <w:r w:rsidRPr="007774C4">
        <w:rPr>
          <w:rFonts w:ascii="Helvetica" w:hAnsi="Helvetica"/>
          <w:b/>
          <w:bCs/>
          <w:lang w:val="es-ES"/>
        </w:rPr>
        <w:t>Lo sé.</w:t>
      </w:r>
    </w:p>
    <w:p w14:paraId="20AE4D55" w14:textId="1F732FA7" w:rsidR="007774C4" w:rsidRPr="00623806" w:rsidRDefault="007774C4" w:rsidP="007774C4">
      <w:pPr>
        <w:spacing w:line="276" w:lineRule="auto"/>
        <w:ind w:firstLine="720"/>
        <w:jc w:val="both"/>
        <w:rPr>
          <w:rFonts w:ascii="Helvetica" w:hAnsi="Helvetica"/>
          <w:lang w:val="es-ES"/>
        </w:rPr>
      </w:pPr>
      <w:r w:rsidRPr="007774C4">
        <w:rPr>
          <w:rFonts w:ascii="Helvetica" w:hAnsi="Helvetica"/>
          <w:lang w:val="es-ES"/>
        </w:rPr>
        <w:t xml:space="preserve">Le di un largo trago a mi cerveza, apretando la mandíbula. Ocho años de espera habían empezado a levantar sospechas, y ahora el consejo estaba rondando como buitres. También estaba presente un grupo de lobos ancestrales, profundamente arraigados en la tradición. </w:t>
      </w:r>
      <w:proofErr w:type="spellStart"/>
      <w:r w:rsidRPr="007774C4">
        <w:rPr>
          <w:rFonts w:ascii="Helvetica" w:hAnsi="Helvetica"/>
          <w:lang w:val="es-ES"/>
        </w:rPr>
        <w:t>Derion</w:t>
      </w:r>
      <w:proofErr w:type="spellEnd"/>
      <w:r w:rsidRPr="007774C4">
        <w:rPr>
          <w:rFonts w:ascii="Helvetica" w:hAnsi="Helvetica"/>
          <w:lang w:val="es-ES"/>
        </w:rPr>
        <w:t xml:space="preserve"> ya estaba intentando convencerlos de su superioridad, haciendo hincapié en su condición de apareado como si fuera el sucesor de </w:t>
      </w:r>
      <w:proofErr w:type="spellStart"/>
      <w:r w:rsidRPr="007774C4">
        <w:rPr>
          <w:rFonts w:ascii="Helvetica" w:hAnsi="Helvetica"/>
          <w:lang w:val="es-ES"/>
        </w:rPr>
        <w:t>Fenrir</w:t>
      </w:r>
      <w:proofErr w:type="spellEnd"/>
      <w:r w:rsidRPr="007774C4">
        <w:rPr>
          <w:rFonts w:ascii="Helvetica" w:hAnsi="Helvetica"/>
          <w:lang w:val="es-ES"/>
        </w:rPr>
        <w:t>.</w:t>
      </w:r>
    </w:p>
    <w:p w14:paraId="2A78706A" w14:textId="74ED96CF" w:rsidR="007774C4" w:rsidRPr="00623806" w:rsidRDefault="007774C4" w:rsidP="007774C4">
      <w:pPr>
        <w:spacing w:line="276" w:lineRule="auto"/>
        <w:ind w:firstLine="720"/>
        <w:jc w:val="both"/>
        <w:rPr>
          <w:rFonts w:ascii="Helvetica" w:hAnsi="Helvetica"/>
          <w:lang w:val="es-ES"/>
        </w:rPr>
      </w:pPr>
      <w:r w:rsidRPr="007774C4">
        <w:rPr>
          <w:rFonts w:ascii="Helvetica" w:hAnsi="Helvetica"/>
          <w:lang w:val="es-ES"/>
        </w:rPr>
        <w:t xml:space="preserve">Dejé caer el teléfono con un sordo golpe y me recosté en la cabina, exhalando con fuerza por la nariz. No se equivocaba. </w:t>
      </w:r>
    </w:p>
    <w:p w14:paraId="5EAACC2C" w14:textId="77777777" w:rsidR="007774C4" w:rsidRPr="00623806" w:rsidRDefault="007774C4" w:rsidP="007774C4">
      <w:pPr>
        <w:spacing w:line="276" w:lineRule="auto"/>
        <w:ind w:firstLine="720"/>
        <w:jc w:val="both"/>
        <w:rPr>
          <w:rFonts w:ascii="Helvetica" w:hAnsi="Helvetica"/>
          <w:lang w:val="es-ES"/>
        </w:rPr>
      </w:pPr>
      <w:r w:rsidRPr="007774C4">
        <w:rPr>
          <w:rFonts w:ascii="Helvetica" w:hAnsi="Helvetica"/>
          <w:lang w:val="es-ES"/>
        </w:rPr>
        <w:t>Pero que le jodan.</w:t>
      </w:r>
    </w:p>
    <w:p w14:paraId="6370952D" w14:textId="77777777" w:rsidR="007774C4" w:rsidRPr="00623806" w:rsidRDefault="007774C4" w:rsidP="007774C4">
      <w:pPr>
        <w:spacing w:line="276" w:lineRule="auto"/>
        <w:ind w:firstLine="720"/>
        <w:jc w:val="both"/>
        <w:rPr>
          <w:rFonts w:ascii="Helvetica" w:hAnsi="Helvetica"/>
          <w:lang w:val="es-ES"/>
        </w:rPr>
      </w:pPr>
      <w:r w:rsidRPr="007774C4">
        <w:rPr>
          <w:rFonts w:ascii="Helvetica" w:hAnsi="Helvetica"/>
          <w:lang w:val="es-ES"/>
        </w:rPr>
        <w:t xml:space="preserve">Mi familia había derramado sangre por esta manada. Habían defendido esas tierras mucho antes de que </w:t>
      </w:r>
      <w:proofErr w:type="spellStart"/>
      <w:r w:rsidRPr="007774C4">
        <w:rPr>
          <w:rFonts w:ascii="Helvetica" w:hAnsi="Helvetica"/>
          <w:lang w:val="es-ES"/>
        </w:rPr>
        <w:t>Derion</w:t>
      </w:r>
      <w:proofErr w:type="spellEnd"/>
      <w:r w:rsidRPr="007774C4">
        <w:rPr>
          <w:rFonts w:ascii="Helvetica" w:hAnsi="Helvetica"/>
          <w:lang w:val="es-ES"/>
        </w:rPr>
        <w:t xml:space="preserve"> emitiera su primer llanto. Ahora, a medida que el </w:t>
      </w:r>
      <w:proofErr w:type="spellStart"/>
      <w:r w:rsidRPr="007774C4">
        <w:rPr>
          <w:rFonts w:ascii="Helvetica" w:hAnsi="Helvetica"/>
          <w:lang w:val="es-ES"/>
        </w:rPr>
        <w:t>Parr</w:t>
      </w:r>
      <w:proofErr w:type="spellEnd"/>
      <w:r w:rsidRPr="007774C4">
        <w:rPr>
          <w:rFonts w:ascii="Helvetica" w:hAnsi="Helvetica"/>
          <w:lang w:val="es-ES"/>
        </w:rPr>
        <w:t xml:space="preserve"> se acercaba, podía sentir su presencia bajo mi piel y en mis huesos. La agitación. El hambre. Había una creciente sensación de necesidad.</w:t>
      </w:r>
    </w:p>
    <w:p w14:paraId="0F212F13" w14:textId="77777777" w:rsidR="007774C4" w:rsidRPr="00623806" w:rsidRDefault="007774C4" w:rsidP="007774C4">
      <w:pPr>
        <w:spacing w:line="276" w:lineRule="auto"/>
        <w:ind w:firstLine="720"/>
        <w:jc w:val="both"/>
        <w:rPr>
          <w:rFonts w:ascii="Helvetica" w:hAnsi="Helvetica"/>
          <w:lang w:val="es-ES"/>
        </w:rPr>
      </w:pPr>
      <w:r w:rsidRPr="007774C4">
        <w:rPr>
          <w:rFonts w:ascii="Helvetica" w:hAnsi="Helvetica"/>
          <w:lang w:val="es-ES"/>
        </w:rPr>
        <w:lastRenderedPageBreak/>
        <w:t>Josh había elegido el lugar: el pub de Marvin. Era uno de sus lugares habituales. El dueño era un amigo, y el local estaba situado en medio de una zona urbana muy concurrida, siempre repleta de gente. Josh lo llamó "buena publicidad".</w:t>
      </w:r>
    </w:p>
    <w:p w14:paraId="2606C4C2" w14:textId="5DA8CC85" w:rsidR="007774C4" w:rsidRPr="00623806" w:rsidRDefault="007774C4" w:rsidP="007774C4">
      <w:pPr>
        <w:spacing w:line="276" w:lineRule="auto"/>
        <w:ind w:firstLine="720"/>
        <w:jc w:val="both"/>
        <w:rPr>
          <w:rFonts w:ascii="Helvetica" w:hAnsi="Helvetica"/>
          <w:lang w:val="es-ES"/>
        </w:rPr>
      </w:pPr>
      <w:r w:rsidRPr="00623806">
        <w:rPr>
          <w:rFonts w:ascii="Helvetica" w:hAnsi="Helvetica"/>
          <w:lang w:val="es-ES"/>
        </w:rPr>
        <w:t xml:space="preserve">Para </w:t>
      </w:r>
      <w:proofErr w:type="spellStart"/>
      <w:r w:rsidRPr="00623806">
        <w:rPr>
          <w:rFonts w:ascii="Helvetica" w:hAnsi="Helvetica"/>
          <w:lang w:val="es-ES"/>
        </w:rPr>
        <w:t>mi</w:t>
      </w:r>
      <w:proofErr w:type="spellEnd"/>
      <w:r w:rsidRPr="00623806">
        <w:rPr>
          <w:rFonts w:ascii="Helvetica" w:hAnsi="Helvetica"/>
          <w:lang w:val="es-ES"/>
        </w:rPr>
        <w:t xml:space="preserve">, </w:t>
      </w:r>
      <w:r w:rsidRPr="007774C4">
        <w:rPr>
          <w:rFonts w:ascii="Helvetica" w:hAnsi="Helvetica"/>
          <w:lang w:val="es-ES"/>
        </w:rPr>
        <w:t>un maldito dolor de cabeza.</w:t>
      </w:r>
    </w:p>
    <w:p w14:paraId="0E7A2918" w14:textId="38155911" w:rsidR="007774C4" w:rsidRPr="00623806" w:rsidRDefault="007774C4" w:rsidP="007774C4">
      <w:pPr>
        <w:spacing w:line="276" w:lineRule="auto"/>
        <w:ind w:firstLine="720"/>
        <w:jc w:val="both"/>
        <w:rPr>
          <w:rFonts w:ascii="Helvetica" w:hAnsi="Helvetica"/>
          <w:lang w:val="es-ES"/>
        </w:rPr>
      </w:pPr>
      <w:r w:rsidRPr="007774C4">
        <w:rPr>
          <w:rFonts w:ascii="Helvetica" w:hAnsi="Helvetica"/>
          <w:lang w:val="es-ES"/>
        </w:rPr>
        <w:t xml:space="preserve">No me molestaba estar cerca de los humanos, pero sus miradas me incomodaban. Me hicieron picar la piel. No pasaba precisamente desapercibido: un muro de músculos de seis pies de alto, con tatuajes tribales que me recorrían los brazos y el cuello, grabados con las marcas de los lobos del embalse de </w:t>
      </w:r>
      <w:proofErr w:type="spellStart"/>
      <w:r w:rsidRPr="007774C4">
        <w:rPr>
          <w:rFonts w:ascii="Helvetica" w:hAnsi="Helvetica"/>
          <w:lang w:val="es-ES"/>
        </w:rPr>
        <w:t>Darwood</w:t>
      </w:r>
      <w:proofErr w:type="spellEnd"/>
      <w:r w:rsidRPr="007774C4">
        <w:rPr>
          <w:rFonts w:ascii="Helvetica" w:hAnsi="Helvetica"/>
          <w:lang w:val="es-ES"/>
        </w:rPr>
        <w:t>. La mayoría de los lugareños habían oído hablar de nosotros. Indígena. Sagrado. Territorial. Fuerte. Eran ellos quienes paseaban por los bosques cuando la luna estaba en su punto álgido.</w:t>
      </w:r>
    </w:p>
    <w:p w14:paraId="30DB8B7C" w14:textId="259634F4" w:rsidR="007774C4" w:rsidRPr="00623806" w:rsidRDefault="007774C4" w:rsidP="007774C4">
      <w:pPr>
        <w:spacing w:line="276" w:lineRule="auto"/>
        <w:ind w:firstLine="720"/>
        <w:jc w:val="both"/>
        <w:rPr>
          <w:rFonts w:ascii="Helvetica" w:hAnsi="Helvetica"/>
          <w:lang w:val="es-ES"/>
        </w:rPr>
      </w:pPr>
      <w:r w:rsidRPr="007774C4">
        <w:rPr>
          <w:rFonts w:ascii="Helvetica" w:hAnsi="Helvetica"/>
          <w:lang w:val="es-ES"/>
        </w:rPr>
        <w:t>También vestía ropa que no me permitía camuflarme con el entorno.</w:t>
      </w:r>
    </w:p>
    <w:p w14:paraId="21D8885A" w14:textId="77777777" w:rsidR="007774C4" w:rsidRPr="00623806" w:rsidRDefault="007774C4" w:rsidP="007774C4">
      <w:pPr>
        <w:spacing w:line="276" w:lineRule="auto"/>
        <w:ind w:firstLine="720"/>
        <w:jc w:val="both"/>
        <w:rPr>
          <w:rFonts w:ascii="Helvetica" w:hAnsi="Helvetica"/>
          <w:lang w:val="es-ES"/>
        </w:rPr>
      </w:pPr>
      <w:r w:rsidRPr="00623806">
        <w:rPr>
          <w:rFonts w:ascii="Helvetica" w:hAnsi="Helvetica"/>
          <w:lang w:val="es-ES"/>
        </w:rPr>
        <w:t>Mahones</w:t>
      </w:r>
      <w:r w:rsidRPr="007774C4">
        <w:rPr>
          <w:rFonts w:ascii="Helvetica" w:hAnsi="Helvetica"/>
          <w:lang w:val="es-ES"/>
        </w:rPr>
        <w:t xml:space="preserve"> desgastados, botas de montaña aún con el polvo de mi carrera matutina, y una camisa de botones gris carbón remangada hasta los codos; un estilo informal pero ajustado a mi complexión. Mis antebrazos, tatuados y tensos, descansaban sobre la madera oscura del banco. El tatuaje que se enroscaba desde mi muñeca hasta mi bíceps palpitó levemente mientras movía un antiguo símbolo de protección y poder.</w:t>
      </w:r>
    </w:p>
    <w:p w14:paraId="0C6871B2" w14:textId="77777777" w:rsidR="007774C4" w:rsidRPr="00623806" w:rsidRDefault="007774C4" w:rsidP="007774C4">
      <w:pPr>
        <w:spacing w:line="276" w:lineRule="auto"/>
        <w:ind w:firstLine="720"/>
        <w:jc w:val="both"/>
        <w:rPr>
          <w:rFonts w:ascii="Helvetica" w:hAnsi="Helvetica"/>
          <w:lang w:val="es-ES"/>
        </w:rPr>
      </w:pPr>
      <w:r w:rsidRPr="007774C4">
        <w:rPr>
          <w:rFonts w:ascii="Helvetica" w:hAnsi="Helvetica"/>
          <w:lang w:val="es-ES"/>
        </w:rPr>
        <w:t>Sin embargo, algunas personas susurraban ideas diferentes en la oscuridad, advirtiéndonos que anduviéramos con cuidado antes de que la verdad lo hiciera estallar todo en pedazos.</w:t>
      </w:r>
    </w:p>
    <w:p w14:paraId="67B2CA75" w14:textId="0F20B43B" w:rsidR="007774C4" w:rsidRPr="00623806" w:rsidRDefault="007774C4" w:rsidP="007774C4">
      <w:pPr>
        <w:spacing w:line="276" w:lineRule="auto"/>
        <w:ind w:firstLine="720"/>
        <w:jc w:val="both"/>
        <w:rPr>
          <w:rFonts w:ascii="Helvetica" w:hAnsi="Helvetica"/>
          <w:lang w:val="es-ES"/>
        </w:rPr>
      </w:pPr>
      <w:r w:rsidRPr="007774C4">
        <w:rPr>
          <w:rFonts w:ascii="Helvetica" w:hAnsi="Helvetica"/>
          <w:lang w:val="es-ES"/>
        </w:rPr>
        <w:t xml:space="preserve">Mi lobo, </w:t>
      </w:r>
      <w:proofErr w:type="spellStart"/>
      <w:r w:rsidRPr="007774C4">
        <w:rPr>
          <w:rFonts w:ascii="Helvetica" w:hAnsi="Helvetica"/>
          <w:lang w:val="es-ES"/>
        </w:rPr>
        <w:t>Gaius</w:t>
      </w:r>
      <w:proofErr w:type="spellEnd"/>
      <w:r w:rsidRPr="007774C4">
        <w:rPr>
          <w:rFonts w:ascii="Helvetica" w:hAnsi="Helvetica"/>
          <w:lang w:val="es-ES"/>
        </w:rPr>
        <w:t>, est</w:t>
      </w:r>
      <w:r w:rsidRPr="00623806">
        <w:rPr>
          <w:rFonts w:ascii="Helvetica" w:hAnsi="Helvetica"/>
          <w:lang w:val="es-ES"/>
        </w:rPr>
        <w:t>a</w:t>
      </w:r>
      <w:r w:rsidRPr="007774C4">
        <w:rPr>
          <w:rFonts w:ascii="Helvetica" w:hAnsi="Helvetica"/>
          <w:lang w:val="es-ES"/>
        </w:rPr>
        <w:t xml:space="preserve"> imposible hoy. Se </w:t>
      </w:r>
      <w:proofErr w:type="spellStart"/>
      <w:r w:rsidRPr="00623806">
        <w:rPr>
          <w:rFonts w:ascii="Helvetica" w:hAnsi="Helvetica"/>
          <w:lang w:val="es-ES"/>
        </w:rPr>
        <w:t>estremecia</w:t>
      </w:r>
      <w:proofErr w:type="spellEnd"/>
      <w:r w:rsidRPr="007774C4">
        <w:rPr>
          <w:rFonts w:ascii="Helvetica" w:hAnsi="Helvetica"/>
          <w:lang w:val="es-ES"/>
        </w:rPr>
        <w:t xml:space="preserve"> justo debajo de mi piel, gruñendo y resoplando con cada respiración, su impaciencia traspasando mi última pizca de paciencia.</w:t>
      </w:r>
    </w:p>
    <w:p w14:paraId="377C6A1F" w14:textId="0AB08E2A" w:rsidR="007774C4" w:rsidRPr="00623806" w:rsidRDefault="007774C4" w:rsidP="007774C4">
      <w:pPr>
        <w:spacing w:line="276" w:lineRule="auto"/>
        <w:ind w:firstLine="720"/>
        <w:jc w:val="both"/>
        <w:rPr>
          <w:rFonts w:ascii="Helvetica" w:hAnsi="Helvetica"/>
          <w:lang w:val="es-ES"/>
        </w:rPr>
      </w:pPr>
      <w:r w:rsidRPr="007774C4">
        <w:rPr>
          <w:rFonts w:ascii="Helvetica" w:hAnsi="Helvetica"/>
          <w:lang w:val="es-ES"/>
        </w:rPr>
        <w:lastRenderedPageBreak/>
        <w:t>"Basta ya."</w:t>
      </w:r>
      <w:r w:rsidRPr="00623806">
        <w:rPr>
          <w:rFonts w:ascii="Helvetica" w:hAnsi="Helvetica"/>
          <w:lang w:val="es-ES"/>
        </w:rPr>
        <w:t xml:space="preserve"> </w:t>
      </w:r>
    </w:p>
    <w:p w14:paraId="1F4313D1" w14:textId="090AEEFB" w:rsidR="007774C4" w:rsidRPr="00623806" w:rsidRDefault="007774C4" w:rsidP="007774C4">
      <w:pPr>
        <w:spacing w:line="276" w:lineRule="auto"/>
        <w:ind w:firstLine="720"/>
        <w:jc w:val="both"/>
        <w:rPr>
          <w:rFonts w:ascii="Helvetica" w:hAnsi="Helvetica"/>
          <w:lang w:val="es-ES"/>
        </w:rPr>
      </w:pPr>
      <w:r w:rsidRPr="007774C4">
        <w:rPr>
          <w:rFonts w:ascii="Helvetica" w:hAnsi="Helvetica"/>
          <w:b/>
          <w:bCs/>
          <w:lang w:val="es-ES"/>
        </w:rPr>
        <w:t xml:space="preserve">Necesito </w:t>
      </w:r>
      <w:r w:rsidRPr="00623806">
        <w:rPr>
          <w:rFonts w:ascii="Helvetica" w:hAnsi="Helvetica"/>
          <w:b/>
          <w:bCs/>
          <w:lang w:val="es-ES"/>
        </w:rPr>
        <w:t>mi</w:t>
      </w:r>
      <w:r w:rsidRPr="007774C4">
        <w:rPr>
          <w:rFonts w:ascii="Helvetica" w:hAnsi="Helvetica"/>
          <w:b/>
          <w:bCs/>
          <w:lang w:val="es-ES"/>
        </w:rPr>
        <w:t xml:space="preserve"> compañer</w:t>
      </w:r>
      <w:r w:rsidRPr="00623806">
        <w:rPr>
          <w:rFonts w:ascii="Helvetica" w:hAnsi="Helvetica"/>
          <w:b/>
          <w:bCs/>
          <w:lang w:val="es-ES"/>
        </w:rPr>
        <w:t>a</w:t>
      </w:r>
      <w:r w:rsidRPr="00623806">
        <w:rPr>
          <w:rFonts w:ascii="Helvetica" w:hAnsi="Helvetica"/>
          <w:lang w:val="es-ES"/>
        </w:rPr>
        <w:t xml:space="preserve">, </w:t>
      </w:r>
      <w:r w:rsidRPr="007774C4">
        <w:rPr>
          <w:rFonts w:ascii="Helvetica" w:hAnsi="Helvetica"/>
          <w:lang w:val="es-ES"/>
        </w:rPr>
        <w:t>gruñó en respuesta, con voz baja y dolida.</w:t>
      </w:r>
    </w:p>
    <w:p w14:paraId="0318C8C9" w14:textId="4CB0704A" w:rsidR="007774C4" w:rsidRPr="00623806" w:rsidRDefault="007774C4" w:rsidP="007774C4">
      <w:pPr>
        <w:spacing w:line="276" w:lineRule="auto"/>
        <w:ind w:firstLine="720"/>
        <w:jc w:val="both"/>
        <w:rPr>
          <w:rFonts w:ascii="Helvetica" w:hAnsi="Helvetica"/>
          <w:i/>
          <w:iCs/>
          <w:lang w:val="es-ES"/>
        </w:rPr>
      </w:pPr>
      <w:r w:rsidRPr="007774C4">
        <w:rPr>
          <w:rFonts w:ascii="Helvetica" w:hAnsi="Helvetica"/>
          <w:i/>
          <w:iCs/>
          <w:lang w:val="es-ES"/>
        </w:rPr>
        <w:t>¿Crees que no lo sé?</w:t>
      </w:r>
    </w:p>
    <w:p w14:paraId="44AED3C1" w14:textId="6DF6D788" w:rsidR="007774C4" w:rsidRPr="00623806" w:rsidRDefault="007774C4" w:rsidP="007774C4">
      <w:pPr>
        <w:spacing w:line="276" w:lineRule="auto"/>
        <w:ind w:firstLine="720"/>
        <w:jc w:val="both"/>
        <w:rPr>
          <w:rFonts w:ascii="Helvetica" w:hAnsi="Helvetica"/>
          <w:lang w:val="es-ES"/>
        </w:rPr>
      </w:pPr>
      <w:r w:rsidRPr="007774C4">
        <w:rPr>
          <w:rFonts w:ascii="Helvetica" w:hAnsi="Helvetica"/>
          <w:lang w:val="es-ES"/>
        </w:rPr>
        <w:t>Pero la conversación terminó en el momento en que se abrió la puerta y ella entró.</w:t>
      </w:r>
    </w:p>
    <w:p w14:paraId="2E188BB1" w14:textId="77777777" w:rsidR="007774C4" w:rsidRPr="00623806" w:rsidRDefault="007774C4" w:rsidP="007774C4">
      <w:pPr>
        <w:spacing w:line="276" w:lineRule="auto"/>
        <w:ind w:firstLine="720"/>
        <w:jc w:val="both"/>
        <w:rPr>
          <w:rFonts w:ascii="Helvetica" w:hAnsi="Helvetica"/>
          <w:lang w:val="es-ES"/>
        </w:rPr>
      </w:pPr>
      <w:r w:rsidRPr="007774C4">
        <w:rPr>
          <w:rFonts w:ascii="Helvetica" w:hAnsi="Helvetica"/>
          <w:lang w:val="es-ES"/>
        </w:rPr>
        <w:t>Se movía con la tranquila fatiga de quien acaba de liberarse de una larga jornada, el bolso de hombro deslizándose cada vez más abajo con cada paso, una fiambrera oscilando ligeramente a su lado. Su piel era de porcelana, intocada por el sol, lisa y pálida como la luz de la luna vertida en forma humana. No hizo más que acentuar el contraste de su figura, un reloj de arena sin complejos envuelto en una falda lápiz negra ajustada que besaba con reverencia cada curva de sus caderas.</w:t>
      </w:r>
    </w:p>
    <w:p w14:paraId="29BE8A1C" w14:textId="55C55819" w:rsidR="007774C4" w:rsidRPr="00623806" w:rsidRDefault="007774C4" w:rsidP="007774C4">
      <w:pPr>
        <w:spacing w:line="276" w:lineRule="auto"/>
        <w:ind w:firstLine="720"/>
        <w:jc w:val="both"/>
        <w:rPr>
          <w:rFonts w:ascii="Helvetica" w:hAnsi="Helvetica"/>
          <w:lang w:val="es-ES"/>
        </w:rPr>
      </w:pPr>
      <w:r w:rsidRPr="007774C4">
        <w:rPr>
          <w:rFonts w:ascii="Helvetica" w:hAnsi="Helvetica"/>
          <w:lang w:val="es-ES"/>
        </w:rPr>
        <w:t>La blusa blanca y tersa que llevaba se adhería suavemente a su pecho, la leve tensión de la tela alrededor de su busto insinuaba tensión, un botón desabrochado, no por descuido, sino por el tipo de sutil desafío que solo alguien exhausto y sensual podría llevar con desenvoltura.</w:t>
      </w:r>
    </w:p>
    <w:p w14:paraId="474B533F" w14:textId="6EA222F4" w:rsidR="007774C4" w:rsidRPr="00623806" w:rsidRDefault="007774C4" w:rsidP="007774C4">
      <w:pPr>
        <w:spacing w:line="276" w:lineRule="auto"/>
        <w:ind w:firstLine="720"/>
        <w:jc w:val="both"/>
        <w:rPr>
          <w:rFonts w:ascii="Helvetica" w:hAnsi="Helvetica"/>
          <w:lang w:val="es-ES"/>
        </w:rPr>
      </w:pPr>
      <w:r w:rsidRPr="007774C4">
        <w:rPr>
          <w:rFonts w:ascii="Helvetica" w:hAnsi="Helvetica"/>
          <w:lang w:val="es-ES"/>
        </w:rPr>
        <w:t>Su cabello negro estaba recogido en una coleta alta, pulida pero no rígida, con mechones que caían en suaves ondas que danzaban entre la contención y la tentación, deslizándose como seda a lo largo de su espina dorsal. No necesitaba intentarlo. Era el tipo de mujer que entraba en una habitación y te hacía olvidar lo que estabas haciendo.</w:t>
      </w:r>
    </w:p>
    <w:p w14:paraId="69793DAF" w14:textId="7F16B280" w:rsidR="007774C4" w:rsidRPr="00623806" w:rsidRDefault="007774C4" w:rsidP="007774C4">
      <w:pPr>
        <w:spacing w:line="276" w:lineRule="auto"/>
        <w:ind w:firstLine="720"/>
        <w:jc w:val="both"/>
        <w:rPr>
          <w:rFonts w:ascii="Helvetica" w:hAnsi="Helvetica"/>
          <w:lang w:val="es-ES"/>
        </w:rPr>
      </w:pPr>
      <w:r w:rsidRPr="007774C4">
        <w:rPr>
          <w:rFonts w:ascii="Helvetica" w:hAnsi="Helvetica"/>
          <w:lang w:val="es-ES"/>
        </w:rPr>
        <w:t>Llegó a la barra y dejó caer sus cosas con un suave suspiro, hundiéndose en el taburete como si se derritiera en él. Luego se inclinó hacia adelante, apoyando la cabeza suavemente sobre sus brazos cruzados.</w:t>
      </w:r>
    </w:p>
    <w:p w14:paraId="37DE24D2" w14:textId="3825C3DE" w:rsidR="00D12725" w:rsidRPr="00623806" w:rsidRDefault="007774C4" w:rsidP="007774C4">
      <w:pPr>
        <w:spacing w:line="276" w:lineRule="auto"/>
        <w:ind w:firstLine="720"/>
        <w:jc w:val="both"/>
        <w:rPr>
          <w:rFonts w:ascii="Helvetica" w:hAnsi="Helvetica"/>
          <w:lang w:val="es-ES"/>
        </w:rPr>
      </w:pPr>
      <w:r w:rsidRPr="007774C4">
        <w:rPr>
          <w:rFonts w:ascii="Helvetica" w:hAnsi="Helvetica"/>
          <w:lang w:val="es-ES"/>
        </w:rPr>
        <w:t>Compañer</w:t>
      </w:r>
      <w:r w:rsidRPr="00623806">
        <w:rPr>
          <w:rFonts w:ascii="Helvetica" w:hAnsi="Helvetica"/>
          <w:lang w:val="es-ES"/>
        </w:rPr>
        <w:t>a</w:t>
      </w:r>
      <w:r w:rsidRPr="007774C4">
        <w:rPr>
          <w:rFonts w:ascii="Helvetica" w:hAnsi="Helvetica"/>
          <w:lang w:val="es-ES"/>
        </w:rPr>
        <w:t>.</w:t>
      </w:r>
      <w:r w:rsidR="00D12725" w:rsidRPr="00623806">
        <w:rPr>
          <w:rFonts w:ascii="Helvetica" w:hAnsi="Helvetica"/>
          <w:lang w:val="es-ES"/>
        </w:rPr>
        <w:t xml:space="preserve"> </w:t>
      </w:r>
      <w:proofErr w:type="spellStart"/>
      <w:r w:rsidR="00D12725" w:rsidRPr="00623806">
        <w:rPr>
          <w:rFonts w:ascii="Helvetica" w:hAnsi="Helvetica"/>
          <w:lang w:val="es-ES"/>
        </w:rPr>
        <w:t>Gaius</w:t>
      </w:r>
      <w:proofErr w:type="spellEnd"/>
      <w:r w:rsidRPr="007774C4">
        <w:rPr>
          <w:rFonts w:ascii="Helvetica" w:hAnsi="Helvetica"/>
          <w:lang w:val="es-ES"/>
        </w:rPr>
        <w:t xml:space="preserve"> aulló.</w:t>
      </w:r>
    </w:p>
    <w:p w14:paraId="3C0BA3AD" w14:textId="1A02B211" w:rsidR="00D12725" w:rsidRPr="00623806" w:rsidRDefault="007774C4" w:rsidP="007774C4">
      <w:pPr>
        <w:spacing w:line="276" w:lineRule="auto"/>
        <w:ind w:firstLine="720"/>
        <w:jc w:val="both"/>
        <w:rPr>
          <w:rFonts w:ascii="Helvetica" w:hAnsi="Helvetica"/>
          <w:lang w:val="es-ES"/>
        </w:rPr>
      </w:pPr>
      <w:r w:rsidRPr="007774C4">
        <w:rPr>
          <w:rFonts w:ascii="Helvetica" w:hAnsi="Helvetica"/>
          <w:lang w:val="es-ES"/>
        </w:rPr>
        <w:lastRenderedPageBreak/>
        <w:t xml:space="preserve">La observé mientras le murmuraba un agradecimiento a Tom, el barman, aceptando su cerveza. </w:t>
      </w:r>
    </w:p>
    <w:p w14:paraId="54C51C23" w14:textId="77777777" w:rsidR="00D12725" w:rsidRPr="00623806" w:rsidRDefault="007774C4" w:rsidP="007774C4">
      <w:pPr>
        <w:spacing w:line="276" w:lineRule="auto"/>
        <w:ind w:firstLine="720"/>
        <w:jc w:val="both"/>
        <w:rPr>
          <w:rFonts w:ascii="Helvetica" w:hAnsi="Helvetica"/>
          <w:lang w:val="es-ES"/>
        </w:rPr>
      </w:pPr>
      <w:r w:rsidRPr="007774C4">
        <w:rPr>
          <w:rFonts w:ascii="Helvetica" w:hAnsi="Helvetica"/>
          <w:lang w:val="es-ES"/>
        </w:rPr>
        <w:t>Y entonces…</w:t>
      </w:r>
    </w:p>
    <w:p w14:paraId="127D0E1C" w14:textId="69B09777" w:rsidR="00D12725" w:rsidRPr="00623806" w:rsidRDefault="007774C4" w:rsidP="007774C4">
      <w:pPr>
        <w:spacing w:line="276" w:lineRule="auto"/>
        <w:ind w:firstLine="720"/>
        <w:jc w:val="both"/>
        <w:rPr>
          <w:rFonts w:ascii="Helvetica" w:hAnsi="Helvetica"/>
          <w:lang w:val="es-ES"/>
        </w:rPr>
      </w:pPr>
      <w:r w:rsidRPr="007774C4">
        <w:rPr>
          <w:rFonts w:ascii="Helvetica" w:hAnsi="Helvetica"/>
          <w:lang w:val="es-ES"/>
        </w:rPr>
        <w:t>Se quitó la goma del pelo.</w:t>
      </w:r>
    </w:p>
    <w:p w14:paraId="77D07872" w14:textId="77777777"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t>Su cabello oscuro se desprendió en una lenta cascada, cayendo como seda sobre su espalda. Y fue entonces cuando me di cuenta.</w:t>
      </w:r>
    </w:p>
    <w:p w14:paraId="6AB419CD" w14:textId="316F3B58"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t>Moras.</w:t>
      </w:r>
    </w:p>
    <w:p w14:paraId="31536859" w14:textId="77777777"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t>Dulce, jugoso y tentador, el aroma me envolvió en oleadas. Se me hizo agua la boca al evocar ese recuerdo primordial, y mis pulmones lo absorbieron.</w:t>
      </w:r>
    </w:p>
    <w:p w14:paraId="54307049" w14:textId="10FEE7AF" w:rsidR="00D12725" w:rsidRPr="00623806" w:rsidRDefault="00D12725" w:rsidP="00D12725">
      <w:pPr>
        <w:spacing w:line="276" w:lineRule="auto"/>
        <w:ind w:firstLine="720"/>
        <w:jc w:val="both"/>
        <w:rPr>
          <w:rFonts w:ascii="Helvetica" w:hAnsi="Helvetica"/>
          <w:lang w:val="es-ES"/>
        </w:rPr>
      </w:pPr>
      <w:proofErr w:type="spellStart"/>
      <w:r w:rsidRPr="00623806">
        <w:rPr>
          <w:rFonts w:ascii="Helvetica" w:hAnsi="Helvetica"/>
          <w:lang w:val="es-ES"/>
        </w:rPr>
        <w:t>Gaius</w:t>
      </w:r>
      <w:proofErr w:type="spellEnd"/>
      <w:r w:rsidR="007774C4" w:rsidRPr="007774C4">
        <w:rPr>
          <w:rFonts w:ascii="Helvetica" w:hAnsi="Helvetica"/>
          <w:lang w:val="es-ES"/>
        </w:rPr>
        <w:t xml:space="preserve"> gimió y resopló con fuerza antes de soltar un gruñido profundo y victorioso.</w:t>
      </w:r>
    </w:p>
    <w:p w14:paraId="143FF560" w14:textId="1B518B01" w:rsidR="00D12725" w:rsidRPr="00623806" w:rsidRDefault="007774C4" w:rsidP="00D12725">
      <w:pPr>
        <w:spacing w:line="276" w:lineRule="auto"/>
        <w:ind w:firstLine="720"/>
        <w:jc w:val="both"/>
        <w:rPr>
          <w:rFonts w:ascii="Helvetica" w:hAnsi="Helvetica"/>
          <w:b/>
          <w:bCs/>
          <w:lang w:val="es-ES"/>
        </w:rPr>
      </w:pPr>
      <w:r w:rsidRPr="007774C4">
        <w:rPr>
          <w:rFonts w:ascii="Helvetica" w:hAnsi="Helvetica"/>
          <w:b/>
          <w:bCs/>
          <w:lang w:val="es-ES"/>
        </w:rPr>
        <w:t>Aquí.</w:t>
      </w:r>
    </w:p>
    <w:p w14:paraId="6442D36F" w14:textId="77777777"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t>Mi mirada recorrió el pub instintivamente, pero siempre volvía a ella. Llevaba una falda lápiz y una blusa. Ella era la única que desprendía un aroma que recordaba al cielo y al hogar.</w:t>
      </w:r>
    </w:p>
    <w:p w14:paraId="3B38C48C" w14:textId="6CD28B9C"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t>Un humano.</w:t>
      </w:r>
    </w:p>
    <w:p w14:paraId="66248F8D" w14:textId="00A50B00"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t>Lentamente examinó la habitación con la mirada, y entonces sus ojos se encontraron con los míos.</w:t>
      </w:r>
    </w:p>
    <w:p w14:paraId="66D1D8EC" w14:textId="7978A8F4"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t>Me recibió con dos dulces e inocentes ojos color ámbar.</w:t>
      </w:r>
      <w:r w:rsidRPr="007774C4">
        <w:rPr>
          <w:rFonts w:ascii="Helvetica" w:hAnsi="Helvetica"/>
          <w:lang w:val="es-ES"/>
        </w:rPr>
        <w:br/>
        <w:t>Mi agarre se tensó en el borde de la cabina, luchando contra la fuerza magnética que prácticamente me arrastraba hacia adelante. Cada célula de mi cuerpo ansiaba moverse, reclamar, marcar. Su mirada se detuvo en mí, curiosa, sin ser consciente de la tormenta que acababa de desatar.</w:t>
      </w:r>
      <w:r w:rsidRPr="007774C4">
        <w:rPr>
          <w:rFonts w:ascii="Helvetica" w:hAnsi="Helvetica"/>
          <w:lang w:val="es-ES"/>
        </w:rPr>
        <w:br/>
        <w:t>No lo sintió. Todavía no. Los humanos rara vez lo hacían hasta que eran marcados. Pero yo lo sabía.</w:t>
      </w:r>
    </w:p>
    <w:p w14:paraId="4715F1AD" w14:textId="54CC01FD"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t xml:space="preserve">Lo sabía, </w:t>
      </w:r>
      <w:r w:rsidR="00D12725" w:rsidRPr="00623806">
        <w:rPr>
          <w:rFonts w:ascii="Helvetica" w:hAnsi="Helvetica"/>
          <w:lang w:val="es-ES"/>
        </w:rPr>
        <w:t>coño</w:t>
      </w:r>
      <w:r w:rsidRPr="007774C4">
        <w:rPr>
          <w:rFonts w:ascii="Helvetica" w:hAnsi="Helvetica"/>
          <w:lang w:val="es-ES"/>
        </w:rPr>
        <w:t>.</w:t>
      </w:r>
    </w:p>
    <w:p w14:paraId="69920519" w14:textId="0D27E9D1"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t>Ella e</w:t>
      </w:r>
      <w:r w:rsidR="00B03A74" w:rsidRPr="00623806">
        <w:rPr>
          <w:rFonts w:ascii="Helvetica" w:hAnsi="Helvetica"/>
          <w:lang w:val="es-ES"/>
        </w:rPr>
        <w:t>s</w:t>
      </w:r>
      <w:r w:rsidRPr="007774C4">
        <w:rPr>
          <w:rFonts w:ascii="Helvetica" w:hAnsi="Helvetica"/>
          <w:lang w:val="es-ES"/>
        </w:rPr>
        <w:t xml:space="preserve"> mía.</w:t>
      </w:r>
    </w:p>
    <w:p w14:paraId="15758D26" w14:textId="6BAE3819"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lastRenderedPageBreak/>
        <w:t>Y lo único que se interponía entre ella y yo era la correa que apenas podía controlar. Mi lobo estaba frenético: arañando, caminando de un lado a otro, presionando contra mis costillas como si pudiera liberarse y reclamarla allí mismo, en medio del maldito bar.</w:t>
      </w:r>
    </w:p>
    <w:p w14:paraId="6634B340" w14:textId="0ADF6B64" w:rsidR="00D12725" w:rsidRPr="00623806" w:rsidRDefault="007774C4" w:rsidP="00D12725">
      <w:pPr>
        <w:spacing w:line="276" w:lineRule="auto"/>
        <w:ind w:firstLine="720"/>
        <w:jc w:val="both"/>
        <w:rPr>
          <w:rFonts w:ascii="Helvetica" w:hAnsi="Helvetica"/>
          <w:lang w:val="es-ES"/>
        </w:rPr>
      </w:pPr>
      <w:r w:rsidRPr="007774C4">
        <w:rPr>
          <w:rFonts w:ascii="Helvetica" w:hAnsi="Helvetica"/>
          <w:i/>
          <w:iCs/>
          <w:lang w:val="es-ES"/>
        </w:rPr>
        <w:t>¡</w:t>
      </w:r>
      <w:proofErr w:type="spellStart"/>
      <w:r w:rsidRPr="007774C4">
        <w:rPr>
          <w:rFonts w:ascii="Helvetica" w:hAnsi="Helvetica"/>
          <w:i/>
          <w:iCs/>
          <w:lang w:val="es-ES"/>
        </w:rPr>
        <w:t>Ga</w:t>
      </w:r>
      <w:r w:rsidR="00D12725" w:rsidRPr="00623806">
        <w:rPr>
          <w:rFonts w:ascii="Helvetica" w:hAnsi="Helvetica"/>
          <w:i/>
          <w:iCs/>
          <w:lang w:val="es-ES"/>
        </w:rPr>
        <w:t>ius</w:t>
      </w:r>
      <w:proofErr w:type="spellEnd"/>
      <w:r w:rsidRPr="007774C4">
        <w:rPr>
          <w:rFonts w:ascii="Helvetica" w:hAnsi="Helvetica"/>
          <w:i/>
          <w:iCs/>
          <w:lang w:val="es-ES"/>
        </w:rPr>
        <w:t>, cálmate! ¡Es humana, la vas a asustar!</w:t>
      </w:r>
      <w:r w:rsidRPr="007774C4">
        <w:rPr>
          <w:rFonts w:ascii="Helvetica" w:hAnsi="Helvetica"/>
          <w:i/>
          <w:iCs/>
          <w:lang w:val="es-ES"/>
        </w:rPr>
        <w:br/>
      </w:r>
      <w:r w:rsidRPr="007774C4">
        <w:rPr>
          <w:rFonts w:ascii="Helvetica" w:hAnsi="Helvetica"/>
          <w:lang w:val="es-ES"/>
        </w:rPr>
        <w:t>Gruñó en señal de protesta, un sonido gutural que me hizo temblar hasta los huesos.</w:t>
      </w:r>
    </w:p>
    <w:p w14:paraId="2FEC0F1C" w14:textId="758ACB41"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t>Se le entrecortó la respiración. Y ella se sonrojó, apartando la mirada.</w:t>
      </w:r>
    </w:p>
    <w:p w14:paraId="08A0F6E4" w14:textId="5CFB5EF2" w:rsidR="00D12725" w:rsidRPr="00623806" w:rsidRDefault="00D12725" w:rsidP="00D12725">
      <w:pPr>
        <w:spacing w:line="276" w:lineRule="auto"/>
        <w:ind w:firstLine="720"/>
        <w:jc w:val="both"/>
        <w:rPr>
          <w:rFonts w:ascii="Helvetica" w:hAnsi="Helvetica"/>
          <w:lang w:val="es-ES"/>
        </w:rPr>
      </w:pPr>
      <w:proofErr w:type="spellStart"/>
      <w:r w:rsidRPr="00623806">
        <w:rPr>
          <w:rFonts w:ascii="Helvetica" w:hAnsi="Helvetica"/>
          <w:lang w:val="es-ES"/>
        </w:rPr>
        <w:t>Gaius</w:t>
      </w:r>
      <w:proofErr w:type="spellEnd"/>
      <w:r w:rsidR="007774C4" w:rsidRPr="007774C4">
        <w:rPr>
          <w:rFonts w:ascii="Helvetica" w:hAnsi="Helvetica"/>
          <w:lang w:val="es-ES"/>
        </w:rPr>
        <w:t xml:space="preserve"> gimió como si alguien lo hubiera tocado, como si la reacción de ella hubiera penetrado en su pecho y lo hubiera oprimido.</w:t>
      </w:r>
    </w:p>
    <w:p w14:paraId="4AABC92C" w14:textId="64C1EF54"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t xml:space="preserve">"Lo </w:t>
      </w:r>
      <w:r w:rsidR="00D12725" w:rsidRPr="00623806">
        <w:rPr>
          <w:rFonts w:ascii="Helvetica" w:hAnsi="Helvetica"/>
          <w:lang w:val="es-ES"/>
        </w:rPr>
        <w:t>sintió?</w:t>
      </w:r>
      <w:r w:rsidRPr="007774C4">
        <w:rPr>
          <w:rFonts w:ascii="Helvetica" w:hAnsi="Helvetica"/>
          <w:lang w:val="es-ES"/>
        </w:rPr>
        <w:t>", susurr</w:t>
      </w:r>
      <w:r w:rsidR="00D12725" w:rsidRPr="00623806">
        <w:rPr>
          <w:rFonts w:ascii="Helvetica" w:hAnsi="Helvetica"/>
          <w:lang w:val="es-ES"/>
        </w:rPr>
        <w:t>e</w:t>
      </w:r>
      <w:r w:rsidRPr="007774C4">
        <w:rPr>
          <w:rFonts w:ascii="Helvetica" w:hAnsi="Helvetica"/>
          <w:lang w:val="es-ES"/>
        </w:rPr>
        <w:t>. Ella sintió algo.</w:t>
      </w:r>
    </w:p>
    <w:p w14:paraId="1ED37B93" w14:textId="233004F9"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t>Y entonces...</w:t>
      </w:r>
    </w:p>
    <w:p w14:paraId="3D589730" w14:textId="2E5C5915" w:rsidR="00D12725" w:rsidRPr="00623806" w:rsidRDefault="007774C4" w:rsidP="00D12725">
      <w:pPr>
        <w:spacing w:line="276" w:lineRule="auto"/>
        <w:ind w:firstLine="720"/>
        <w:jc w:val="both"/>
        <w:rPr>
          <w:rFonts w:ascii="Helvetica" w:hAnsi="Helvetica"/>
          <w:b/>
          <w:bCs/>
          <w:lang w:val="es-ES"/>
        </w:rPr>
      </w:pPr>
      <w:r w:rsidRPr="007774C4">
        <w:rPr>
          <w:rFonts w:ascii="Helvetica" w:hAnsi="Helvetica"/>
          <w:b/>
          <w:bCs/>
          <w:lang w:val="es-ES"/>
        </w:rPr>
        <w:t>Muévete.</w:t>
      </w:r>
    </w:p>
    <w:p w14:paraId="50698A97" w14:textId="04204916"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t>Ni siquiera lo pensé. Mi cuerpo obedeció.</w:t>
      </w:r>
      <w:r w:rsidRPr="007774C4">
        <w:rPr>
          <w:rFonts w:ascii="Helvetica" w:hAnsi="Helvetica"/>
          <w:lang w:val="es-ES"/>
        </w:rPr>
        <w:br/>
        <w:t>Un momento estaba agarrado a la cabina, y al siguiente estaba de pie, caminando de un lado a otro por la habitación como un tipo bajo los efectos del hambre. No se dio cuenta hasta que estuve justo allí, deslizándome en el taburete a su lado.</w:t>
      </w:r>
    </w:p>
    <w:p w14:paraId="0BC5EB13" w14:textId="0291E00E"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t>Levantó la vista sobresaltada, a mitad de bocado. Sus ojos se abrieron y dejó de masticar, con los labios entreabiertos por la sorpresa. Se veía tan suave. Tan real. La punta de su lengua asomó como para alcanzar la crema agria cerca de la comisura de su boca, y toda mi atención se centró en ese pequeño gesto.</w:t>
      </w:r>
    </w:p>
    <w:p w14:paraId="2DFB90ED" w14:textId="075FB8F0"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t>Quería acercarme.</w:t>
      </w:r>
    </w:p>
    <w:p w14:paraId="0C385E3C" w14:textId="77777777" w:rsidR="00D12725" w:rsidRPr="00623806" w:rsidRDefault="007774C4" w:rsidP="00D12725">
      <w:pPr>
        <w:spacing w:line="276" w:lineRule="auto"/>
        <w:ind w:firstLine="720"/>
        <w:jc w:val="both"/>
        <w:rPr>
          <w:rFonts w:ascii="Helvetica" w:hAnsi="Helvetica"/>
          <w:i/>
          <w:iCs/>
          <w:lang w:val="es-ES"/>
        </w:rPr>
      </w:pPr>
      <w:r w:rsidRPr="007774C4">
        <w:rPr>
          <w:rFonts w:ascii="Helvetica" w:hAnsi="Helvetica"/>
          <w:i/>
          <w:iCs/>
          <w:lang w:val="es-ES"/>
        </w:rPr>
        <w:t>Pruébalo.</w:t>
      </w:r>
    </w:p>
    <w:p w14:paraId="4998827A" w14:textId="77777777" w:rsidR="00D12725" w:rsidRPr="00623806" w:rsidRDefault="007774C4" w:rsidP="00D12725">
      <w:pPr>
        <w:spacing w:line="276" w:lineRule="auto"/>
        <w:ind w:firstLine="720"/>
        <w:jc w:val="both"/>
        <w:rPr>
          <w:rFonts w:ascii="Helvetica" w:hAnsi="Helvetica"/>
          <w:b/>
          <w:bCs/>
          <w:lang w:val="es-ES"/>
        </w:rPr>
      </w:pPr>
      <w:r w:rsidRPr="007774C4">
        <w:rPr>
          <w:rFonts w:ascii="Helvetica" w:hAnsi="Helvetica"/>
          <w:b/>
          <w:bCs/>
          <w:lang w:val="es-ES"/>
        </w:rPr>
        <w:t>Pruébala.</w:t>
      </w:r>
    </w:p>
    <w:p w14:paraId="6CD59C6D" w14:textId="6318CDB5"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lastRenderedPageBreak/>
        <w:t>"Por favor, cerebro, para ya", murmuró en voz baja.</w:t>
      </w:r>
      <w:r w:rsidRPr="007774C4">
        <w:rPr>
          <w:rFonts w:ascii="Helvetica" w:hAnsi="Helvetica"/>
          <w:lang w:val="es-ES"/>
        </w:rPr>
        <w:br/>
        <w:t>No tenía ni idea de que podía oírla.</w:t>
      </w:r>
      <w:r w:rsidRPr="007774C4">
        <w:rPr>
          <w:rFonts w:ascii="Helvetica" w:hAnsi="Helvetica"/>
          <w:lang w:val="es-ES"/>
        </w:rPr>
        <w:br/>
        <w:t xml:space="preserve">Me incliné, con la voz baja y cercana. "¿Perdón, </w:t>
      </w:r>
      <w:proofErr w:type="gramStart"/>
      <w:r w:rsidRPr="007774C4">
        <w:rPr>
          <w:rFonts w:ascii="Helvetica" w:hAnsi="Helvetica"/>
          <w:lang w:val="es-ES"/>
        </w:rPr>
        <w:t>qué?</w:t>
      </w:r>
      <w:proofErr w:type="gramEnd"/>
      <w:r w:rsidRPr="007774C4">
        <w:rPr>
          <w:rFonts w:ascii="Helvetica" w:hAnsi="Helvetica"/>
          <w:lang w:val="es-ES"/>
        </w:rPr>
        <w:t>"</w:t>
      </w:r>
      <w:r w:rsidRPr="007774C4">
        <w:rPr>
          <w:rFonts w:ascii="Helvetica" w:hAnsi="Helvetica"/>
          <w:lang w:val="es-ES"/>
        </w:rPr>
        <w:br/>
        <w:t>Se sobresaltó. Sorprendida de forma adorable, la quesadilla la traicionó, atascándosele en la garganta. Su cuerpo se tensó presa del pánico, y yo actué sin dudarlo. Mi mano se deslizó por su espalda, firme y reconfortante, mientras le daba unas palmaditas entre los hombros.</w:t>
      </w:r>
    </w:p>
    <w:p w14:paraId="76E95E41" w14:textId="0EC56D89"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t>En el momento en que la toqué, todo se encendió.</w:t>
      </w:r>
      <w:r w:rsidRPr="007774C4">
        <w:rPr>
          <w:rFonts w:ascii="Helvetica" w:hAnsi="Helvetica"/>
          <w:lang w:val="es-ES"/>
        </w:rPr>
        <w:br/>
        <w:t>Incluso a través del fino algodón de su blusa, podía sentir el calor de su piel. Ella irradiaba un aura que trascendía la mera humanidad. Su calidez impregnó mi palma, y mis dedos ansiaban explorar más de su espina dorsal, su cuello y la curva de su espalda baja.</w:t>
      </w:r>
    </w:p>
    <w:p w14:paraId="33D37C9B" w14:textId="5C1337FE"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t>Ella tosió, asintió, tomó un sorbo de cerveza y mi mano se quedó ahí.</w:t>
      </w:r>
    </w:p>
    <w:p w14:paraId="47702CE8" w14:textId="77777777"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t>No lo hice con intención. Sin embargo, me sentí reconfortado cuando su cuerpo se apoyó suavemente contra el mío.</w:t>
      </w:r>
    </w:p>
    <w:p w14:paraId="151AB961" w14:textId="609CD45A" w:rsidR="00D12725" w:rsidRPr="00623806" w:rsidRDefault="00D12725" w:rsidP="00D12725">
      <w:pPr>
        <w:spacing w:line="276" w:lineRule="auto"/>
        <w:ind w:firstLine="720"/>
        <w:jc w:val="both"/>
        <w:rPr>
          <w:rFonts w:ascii="Helvetica" w:hAnsi="Helvetica"/>
          <w:lang w:val="es-ES"/>
        </w:rPr>
      </w:pPr>
      <w:r w:rsidRPr="00623806">
        <w:rPr>
          <w:rFonts w:ascii="Helvetica" w:hAnsi="Helvetica"/>
          <w:lang w:val="es-ES"/>
        </w:rPr>
        <w:t>“</w:t>
      </w:r>
      <w:r w:rsidR="007774C4" w:rsidRPr="007774C4">
        <w:rPr>
          <w:rFonts w:ascii="Helvetica" w:hAnsi="Helvetica"/>
          <w:lang w:val="es-ES"/>
        </w:rPr>
        <w:t>¿Estás bien?</w:t>
      </w:r>
      <w:r w:rsidRPr="00623806">
        <w:rPr>
          <w:rFonts w:ascii="Helvetica" w:hAnsi="Helvetica"/>
          <w:lang w:val="es-ES"/>
        </w:rPr>
        <w:t>”</w:t>
      </w:r>
      <w:r w:rsidR="007774C4" w:rsidRPr="007774C4">
        <w:rPr>
          <w:rFonts w:ascii="Helvetica" w:hAnsi="Helvetica"/>
          <w:lang w:val="es-ES"/>
        </w:rPr>
        <w:t xml:space="preserve"> Pregunté, con la voz más baja de lo que pretendía.</w:t>
      </w:r>
    </w:p>
    <w:p w14:paraId="3727D4DF" w14:textId="697AF32C"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t xml:space="preserve">Asintió de nuevo, con las mejillas sonrojadas y los ojos muy abiertos. Su respiración era superficial. Sus dedos temblaban levemente alrededor de su </w:t>
      </w:r>
      <w:r w:rsidR="00D12725" w:rsidRPr="00623806">
        <w:rPr>
          <w:rFonts w:ascii="Helvetica" w:hAnsi="Helvetica"/>
          <w:lang w:val="es-ES"/>
        </w:rPr>
        <w:t>botella</w:t>
      </w:r>
      <w:r w:rsidRPr="007774C4">
        <w:rPr>
          <w:rFonts w:ascii="Helvetica" w:hAnsi="Helvetica"/>
          <w:lang w:val="es-ES"/>
        </w:rPr>
        <w:t>.</w:t>
      </w:r>
    </w:p>
    <w:p w14:paraId="2178E7D1" w14:textId="4F05B969"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t>Ella lo sintió.</w:t>
      </w:r>
    </w:p>
    <w:p w14:paraId="0E398ACE" w14:textId="2175EA9C"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t>Aunque ella aún no supiera lo que era, su cuerpo sí lo sabía.</w:t>
      </w:r>
      <w:r w:rsidR="00D12725" w:rsidRPr="00623806">
        <w:rPr>
          <w:rFonts w:ascii="Helvetica" w:hAnsi="Helvetica"/>
          <w:lang w:val="es-ES"/>
        </w:rPr>
        <w:t xml:space="preserve"> </w:t>
      </w:r>
      <w:r w:rsidRPr="007774C4">
        <w:rPr>
          <w:rFonts w:ascii="Helvetica" w:hAnsi="Helvetica"/>
          <w:lang w:val="es-ES"/>
        </w:rPr>
        <w:t>Asintió y tomó un largo trago de cerveza. "Sí, lo siento."</w:t>
      </w:r>
    </w:p>
    <w:p w14:paraId="7B484218" w14:textId="4E84721F"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t>Dejé mi mano donde estaba, apoyada suavemente sobre su espalda. ¡</w:t>
      </w:r>
      <w:r w:rsidR="00B03A74" w:rsidRPr="00623806">
        <w:rPr>
          <w:rFonts w:ascii="Helvetica" w:hAnsi="Helvetica"/>
          <w:lang w:val="es-ES"/>
        </w:rPr>
        <w:t>Disfrutando</w:t>
      </w:r>
      <w:r w:rsidRPr="007774C4">
        <w:rPr>
          <w:rFonts w:ascii="Helvetica" w:hAnsi="Helvetica"/>
          <w:lang w:val="es-ES"/>
        </w:rPr>
        <w:t>! Un anhelo profundo me recorrió hasta el estómago cuando su calor impregnó mi palma y atravesó la fina tela.</w:t>
      </w:r>
    </w:p>
    <w:p w14:paraId="1B69D98A" w14:textId="77777777"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lastRenderedPageBreak/>
        <w:br/>
        <w:t>Dios mío, esto era lo que quería. La deseaba.</w:t>
      </w:r>
    </w:p>
    <w:p w14:paraId="2F8C747C" w14:textId="77777777" w:rsidR="00D12725" w:rsidRPr="00623806" w:rsidRDefault="00D12725" w:rsidP="00D12725">
      <w:pPr>
        <w:spacing w:line="276" w:lineRule="auto"/>
        <w:ind w:firstLine="720"/>
        <w:jc w:val="both"/>
        <w:rPr>
          <w:rFonts w:ascii="Helvetica" w:hAnsi="Helvetica"/>
          <w:lang w:val="es-ES"/>
        </w:rPr>
      </w:pPr>
      <w:r w:rsidRPr="00623806">
        <w:rPr>
          <w:rFonts w:ascii="Helvetica" w:hAnsi="Helvetica"/>
          <w:lang w:val="es-ES"/>
        </w:rPr>
        <w:t>“</w:t>
      </w:r>
      <w:r w:rsidR="007774C4" w:rsidRPr="007774C4">
        <w:rPr>
          <w:rFonts w:ascii="Helvetica" w:hAnsi="Helvetica"/>
          <w:lang w:val="es-ES"/>
        </w:rPr>
        <w:t>¿Te conozco?</w:t>
      </w:r>
      <w:r w:rsidRPr="00623806">
        <w:rPr>
          <w:rFonts w:ascii="Helvetica" w:hAnsi="Helvetica"/>
          <w:lang w:val="es-ES"/>
        </w:rPr>
        <w:t>”</w:t>
      </w:r>
      <w:r w:rsidR="007774C4" w:rsidRPr="007774C4">
        <w:rPr>
          <w:rFonts w:ascii="Helvetica" w:hAnsi="Helvetica"/>
          <w:lang w:val="es-ES"/>
        </w:rPr>
        <w:t xml:space="preserve"> Preguntó, con la voz un poco temblorosa y los labios ligeramente entreabiertos por la bebida.</w:t>
      </w:r>
    </w:p>
    <w:p w14:paraId="1E7377CC" w14:textId="40F31EE6" w:rsidR="00D12725" w:rsidRPr="00623806" w:rsidRDefault="00D12725" w:rsidP="00D12725">
      <w:pPr>
        <w:spacing w:line="276" w:lineRule="auto"/>
        <w:ind w:firstLine="720"/>
        <w:jc w:val="both"/>
        <w:rPr>
          <w:rFonts w:ascii="Helvetica" w:hAnsi="Helvetica"/>
          <w:lang w:val="es-ES"/>
        </w:rPr>
      </w:pPr>
      <w:r w:rsidRPr="00623806">
        <w:rPr>
          <w:rFonts w:ascii="Helvetica" w:hAnsi="Helvetica"/>
          <w:lang w:val="es-ES"/>
        </w:rPr>
        <w:t>“</w:t>
      </w:r>
      <w:r w:rsidR="007774C4" w:rsidRPr="007774C4">
        <w:rPr>
          <w:rFonts w:ascii="Helvetica" w:hAnsi="Helvetica"/>
          <w:lang w:val="es-ES"/>
        </w:rPr>
        <w:t>Ojalá</w:t>
      </w:r>
      <w:r w:rsidRPr="00623806">
        <w:rPr>
          <w:rFonts w:ascii="Helvetica" w:hAnsi="Helvetica"/>
          <w:lang w:val="es-ES"/>
        </w:rPr>
        <w:t xml:space="preserve">,” </w:t>
      </w:r>
      <w:r w:rsidR="007774C4" w:rsidRPr="007774C4">
        <w:rPr>
          <w:rFonts w:ascii="Helvetica" w:hAnsi="Helvetica"/>
          <w:lang w:val="es-ES"/>
        </w:rPr>
        <w:t xml:space="preserve">dije, con la voz más baja ahora, ronca por el peso de todo lo que estaba reprimiendo. Mis dedos resbalaron por su espalda, trazando la curva de su brazo, sobre la suave piel de su antebrazo hasta alcanzar su mano, sus delicados dedos </w:t>
      </w:r>
      <w:r w:rsidR="00B03A74" w:rsidRPr="00623806">
        <w:rPr>
          <w:rFonts w:ascii="Helvetica" w:hAnsi="Helvetica"/>
          <w:lang w:val="es-ES"/>
        </w:rPr>
        <w:t>aun</w:t>
      </w:r>
      <w:r w:rsidR="007774C4" w:rsidRPr="007774C4">
        <w:rPr>
          <w:rFonts w:ascii="Helvetica" w:hAnsi="Helvetica"/>
          <w:lang w:val="es-ES"/>
        </w:rPr>
        <w:t xml:space="preserve"> sujetando la quesadilla.</w:t>
      </w:r>
    </w:p>
    <w:p w14:paraId="08E2891F" w14:textId="4D8DBEE8"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t>No lo dudé.</w:t>
      </w:r>
    </w:p>
    <w:p w14:paraId="2EB3FD0D" w14:textId="77777777"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t>Me incliné y le di un mordisco, directamente de su mano; mi boca rozó el lugar donde había estado la suya. El calor de su piel, el sabor de sus labios aún presente en la comida, y la cercanía, todo se sentía como una tortura. Mi cuerpo reaccionó al instante, una tensión de deseo recorriéndome, y mi garganta se esforzó por tragar algo más que el bocado.</w:t>
      </w:r>
    </w:p>
    <w:p w14:paraId="1A593487" w14:textId="46AA986F"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t xml:space="preserve">Su aroma a moras y su calidez me inundaron y me volvieron adicto. Quería ahogarme en </w:t>
      </w:r>
      <w:r w:rsidR="00B03A74" w:rsidRPr="00623806">
        <w:rPr>
          <w:rFonts w:ascii="Helvetica" w:hAnsi="Helvetica"/>
          <w:lang w:val="es-ES"/>
        </w:rPr>
        <w:t>ella</w:t>
      </w:r>
      <w:r w:rsidRPr="007774C4">
        <w:rPr>
          <w:rFonts w:ascii="Helvetica" w:hAnsi="Helvetica"/>
          <w:lang w:val="es-ES"/>
        </w:rPr>
        <w:t>. Sentía el pulso latir en mi cuello, y mi agarre se estrechó ligeramente alrededor de su mano mientras aspiraba su aroma.</w:t>
      </w:r>
    </w:p>
    <w:p w14:paraId="74A2D956" w14:textId="6C54D300"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t>Se quedó sin aliento.</w:t>
      </w:r>
    </w:p>
    <w:p w14:paraId="44379E63" w14:textId="62A0D97E"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t>Su corazón latía con fuerza.</w:t>
      </w:r>
    </w:p>
    <w:p w14:paraId="0D5D0A0B" w14:textId="58A04657"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t>Ella sintió</w:t>
      </w:r>
      <w:r w:rsidR="00B03A74" w:rsidRPr="00623806">
        <w:rPr>
          <w:rFonts w:ascii="Helvetica" w:hAnsi="Helvetica"/>
          <w:lang w:val="es-ES"/>
        </w:rPr>
        <w:t xml:space="preserve"> algo</w:t>
      </w:r>
      <w:r w:rsidRPr="007774C4">
        <w:rPr>
          <w:rFonts w:ascii="Helvetica" w:hAnsi="Helvetica"/>
          <w:lang w:val="es-ES"/>
        </w:rPr>
        <w:t>.</w:t>
      </w:r>
    </w:p>
    <w:p w14:paraId="6578EC36" w14:textId="5FB3CE8B"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t>Dios mío, sus reacciones me están matando.</w:t>
      </w:r>
      <w:r w:rsidRPr="007774C4">
        <w:rPr>
          <w:rFonts w:ascii="Helvetica" w:hAnsi="Helvetica"/>
          <w:lang w:val="es-ES"/>
        </w:rPr>
        <w:br/>
        <w:t>“</w:t>
      </w:r>
      <w:proofErr w:type="spellStart"/>
      <w:r w:rsidRPr="007774C4">
        <w:rPr>
          <w:rFonts w:ascii="Helvetica" w:hAnsi="Helvetica"/>
          <w:lang w:val="es-ES"/>
        </w:rPr>
        <w:t>Zeff</w:t>
      </w:r>
      <w:proofErr w:type="spellEnd"/>
      <w:r w:rsidRPr="007774C4">
        <w:rPr>
          <w:rFonts w:ascii="Helvetica" w:hAnsi="Helvetica"/>
          <w:lang w:val="es-ES"/>
        </w:rPr>
        <w:t xml:space="preserve"> </w:t>
      </w:r>
      <w:proofErr w:type="spellStart"/>
      <w:r w:rsidRPr="007774C4">
        <w:rPr>
          <w:rFonts w:ascii="Helvetica" w:hAnsi="Helvetica"/>
          <w:lang w:val="es-ES"/>
        </w:rPr>
        <w:t>Gunnolf</w:t>
      </w:r>
      <w:proofErr w:type="spellEnd"/>
      <w:r w:rsidRPr="007774C4">
        <w:rPr>
          <w:rFonts w:ascii="Helvetica" w:hAnsi="Helvetica"/>
          <w:lang w:val="es-ES"/>
        </w:rPr>
        <w:t>”, murmuré, mientras mis dedos finalmente rozaban la suave parte interior de su muñeca, sintiendo su piel. Mi voz casi temblaba por la contención. Para ser humana, irradiaba tanto calor. Normalmente, los de nuestra especie tenían más temperamento que los suyos, pero ¿con ella? Ella irradiaba una intensidad incontrolable.</w:t>
      </w:r>
    </w:p>
    <w:p w14:paraId="1452D0B7" w14:textId="2139C253"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lastRenderedPageBreak/>
        <w:t>Y por una fracción de segundo enfermiza y fugaz, mi cerebro me ofreció una imagen: su piel desnuda contra la mía, su calor pegado a mí, rogando ser devorado.</w:t>
      </w:r>
    </w:p>
    <w:p w14:paraId="4F184735" w14:textId="27E03993"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t xml:space="preserve">Casi me quejo. Sentí cómo se endurecía mi </w:t>
      </w:r>
      <w:r w:rsidR="00B03A74" w:rsidRPr="00623806">
        <w:rPr>
          <w:rFonts w:ascii="Helvetica" w:hAnsi="Helvetica"/>
          <w:lang w:val="es-ES"/>
        </w:rPr>
        <w:t>pene</w:t>
      </w:r>
      <w:r w:rsidRPr="007774C4">
        <w:rPr>
          <w:rFonts w:ascii="Helvetica" w:hAnsi="Helvetica"/>
          <w:lang w:val="es-ES"/>
        </w:rPr>
        <w:t>.</w:t>
      </w:r>
    </w:p>
    <w:p w14:paraId="0BBFD877" w14:textId="795BBFF8"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t>“Liliam”, susurró. "Liliam Black".</w:t>
      </w:r>
    </w:p>
    <w:p w14:paraId="070997BF" w14:textId="0EE27E19"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t>La forma en que lo dijo —sin aliento, vacilante, encantada— fue letal.</w:t>
      </w:r>
    </w:p>
    <w:p w14:paraId="0BE265BF" w14:textId="77777777"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t xml:space="preserve">Con suavidad tomé su mano entre las mías, levantándola lentamente de la comida olvidada. </w:t>
      </w:r>
      <w:proofErr w:type="spellStart"/>
      <w:r w:rsidRPr="007774C4">
        <w:rPr>
          <w:rFonts w:ascii="Helvetica" w:hAnsi="Helvetica"/>
          <w:lang w:val="es-ES"/>
        </w:rPr>
        <w:t>Guié</w:t>
      </w:r>
      <w:proofErr w:type="spellEnd"/>
      <w:r w:rsidRPr="007774C4">
        <w:rPr>
          <w:rFonts w:ascii="Helvetica" w:hAnsi="Helvetica"/>
          <w:lang w:val="es-ES"/>
        </w:rPr>
        <w:t xml:space="preserve"> sus dedos hacia mis labios y los besé suavemente, con reverencia, con anhelo.</w:t>
      </w:r>
    </w:p>
    <w:p w14:paraId="7ACC0E42" w14:textId="61155ECA"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t>Nunca aparté la mirada de la suya.</w:t>
      </w:r>
    </w:p>
    <w:p w14:paraId="2F4B5DDE" w14:textId="77777777"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t>Necesitaba que ella lo sintiera. El calor. La afirmación. Era imposible resistirse a la atracción.</w:t>
      </w:r>
    </w:p>
    <w:p w14:paraId="0BEBF9B4" w14:textId="7EF66018"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t xml:space="preserve">Cuando mis labios tocaron su piel, una sacudida me recorrió como un rayo, y </w:t>
      </w:r>
      <w:proofErr w:type="spellStart"/>
      <w:r w:rsidRPr="007774C4">
        <w:rPr>
          <w:rFonts w:ascii="Helvetica" w:hAnsi="Helvetica"/>
          <w:lang w:val="es-ES"/>
        </w:rPr>
        <w:t>Gaius</w:t>
      </w:r>
      <w:proofErr w:type="spellEnd"/>
      <w:r w:rsidRPr="007774C4">
        <w:rPr>
          <w:rFonts w:ascii="Helvetica" w:hAnsi="Helvetica"/>
          <w:lang w:val="es-ES"/>
        </w:rPr>
        <w:t xml:space="preserve"> rugió en mi cabeza.</w:t>
      </w:r>
      <w:r w:rsidRPr="007774C4">
        <w:rPr>
          <w:rFonts w:ascii="Helvetica" w:hAnsi="Helvetica"/>
          <w:lang w:val="es-ES"/>
        </w:rPr>
        <w:br/>
      </w:r>
      <w:r w:rsidRPr="007774C4">
        <w:rPr>
          <w:rFonts w:ascii="Helvetica" w:hAnsi="Helvetica"/>
          <w:b/>
          <w:bCs/>
          <w:lang w:val="es-ES"/>
        </w:rPr>
        <w:t>Márcala. Llévala. E</w:t>
      </w:r>
      <w:r w:rsidR="00B03A74" w:rsidRPr="00623806">
        <w:rPr>
          <w:rFonts w:ascii="Helvetica" w:hAnsi="Helvetica"/>
          <w:b/>
          <w:bCs/>
          <w:lang w:val="es-ES"/>
        </w:rPr>
        <w:t>s</w:t>
      </w:r>
      <w:r w:rsidRPr="007774C4">
        <w:rPr>
          <w:rFonts w:ascii="Helvetica" w:hAnsi="Helvetica"/>
          <w:b/>
          <w:bCs/>
          <w:lang w:val="es-ES"/>
        </w:rPr>
        <w:t xml:space="preserve"> nuestr</w:t>
      </w:r>
      <w:r w:rsidR="00B03A74" w:rsidRPr="00623806">
        <w:rPr>
          <w:rFonts w:ascii="Helvetica" w:hAnsi="Helvetica"/>
          <w:b/>
          <w:bCs/>
          <w:lang w:val="es-ES"/>
        </w:rPr>
        <w:t>a</w:t>
      </w:r>
      <w:r w:rsidRPr="007774C4">
        <w:rPr>
          <w:rFonts w:ascii="Helvetica" w:hAnsi="Helvetica"/>
          <w:b/>
          <w:bCs/>
          <w:lang w:val="es-ES"/>
        </w:rPr>
        <w:t>.</w:t>
      </w:r>
    </w:p>
    <w:p w14:paraId="629168E2" w14:textId="66903716"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t>Yo quería.</w:t>
      </w:r>
    </w:p>
    <w:p w14:paraId="4928C892" w14:textId="7ED5A57E" w:rsidR="00D12725" w:rsidRPr="00623806" w:rsidRDefault="00B03A74" w:rsidP="00D12725">
      <w:pPr>
        <w:spacing w:line="276" w:lineRule="auto"/>
        <w:ind w:firstLine="720"/>
        <w:jc w:val="both"/>
        <w:rPr>
          <w:rFonts w:ascii="Helvetica" w:hAnsi="Helvetica"/>
          <w:lang w:val="es-ES"/>
        </w:rPr>
      </w:pPr>
      <w:r w:rsidRPr="00623806">
        <w:rPr>
          <w:rFonts w:ascii="Helvetica" w:hAnsi="Helvetica"/>
          <w:lang w:val="es-ES"/>
        </w:rPr>
        <w:t>De veras que</w:t>
      </w:r>
      <w:r w:rsidR="007774C4" w:rsidRPr="007774C4">
        <w:rPr>
          <w:rFonts w:ascii="Helvetica" w:hAnsi="Helvetica"/>
          <w:lang w:val="es-ES"/>
        </w:rPr>
        <w:t xml:space="preserve"> </w:t>
      </w:r>
      <w:r w:rsidRPr="00623806">
        <w:rPr>
          <w:rFonts w:ascii="Helvetica" w:hAnsi="Helvetica"/>
          <w:lang w:val="es-ES"/>
        </w:rPr>
        <w:t>quería</w:t>
      </w:r>
      <w:r w:rsidR="007774C4" w:rsidRPr="007774C4">
        <w:rPr>
          <w:rFonts w:ascii="Helvetica" w:hAnsi="Helvetica"/>
          <w:lang w:val="es-ES"/>
        </w:rPr>
        <w:t>. De hecho, quería apartar las sillas y abrazarla contra la barra. Pero permanecí inmóvil, temblando bajo la superficie, el dolor era demasiado intenso. No se retiró. Pero me quedé quieto, temblando bajo la superficie, ahogándome en el dolor.</w:t>
      </w:r>
    </w:p>
    <w:p w14:paraId="07268AF6" w14:textId="149A10E8"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t>Ella no se apartó.</w:t>
      </w:r>
    </w:p>
    <w:p w14:paraId="128184C6" w14:textId="51BE9FF5"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t>Así que no l</w:t>
      </w:r>
      <w:r w:rsidR="00B03A74" w:rsidRPr="00623806">
        <w:rPr>
          <w:rFonts w:ascii="Helvetica" w:hAnsi="Helvetica"/>
          <w:lang w:val="es-ES"/>
        </w:rPr>
        <w:t>a</w:t>
      </w:r>
      <w:r w:rsidRPr="007774C4">
        <w:rPr>
          <w:rFonts w:ascii="Helvetica" w:hAnsi="Helvetica"/>
          <w:lang w:val="es-ES"/>
        </w:rPr>
        <w:t xml:space="preserve"> solté.</w:t>
      </w:r>
    </w:p>
    <w:p w14:paraId="1C715C09" w14:textId="0056EF2A"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t>"¿No sabes cómo contestar al teléfono?"</w:t>
      </w:r>
    </w:p>
    <w:p w14:paraId="3BB220D6" w14:textId="212D09DA" w:rsidR="00D12725" w:rsidRPr="00623806" w:rsidRDefault="007774C4" w:rsidP="00B03A74">
      <w:pPr>
        <w:spacing w:line="276" w:lineRule="auto"/>
        <w:ind w:left="720" w:firstLine="720"/>
        <w:jc w:val="both"/>
        <w:rPr>
          <w:rFonts w:ascii="Helvetica" w:hAnsi="Helvetica"/>
          <w:lang w:val="es-ES"/>
        </w:rPr>
      </w:pPr>
      <w:r w:rsidRPr="007774C4">
        <w:rPr>
          <w:rFonts w:ascii="Helvetica" w:hAnsi="Helvetica"/>
          <w:lang w:val="es-ES"/>
        </w:rPr>
        <w:t>La voz me devolvió a la realidad. Retiró la mano, girándose hacia el hombre que ahora estaba de pie en la entrada; su tono era seco, su mirada, molesta. Llevaba una camiseta, pantalones cortos y chanclas: un atuendo informal, despreocupado y completamente ajeno a lo que acababa de interrumpir.</w:t>
      </w:r>
    </w:p>
    <w:p w14:paraId="72476B81" w14:textId="6790D236"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lastRenderedPageBreak/>
        <w:t>Mi lobo gruñó. Un rápido suspiro se atascó en mi garganta mientras mis músculos se tensaban, agarrotados por el instinto.</w:t>
      </w:r>
    </w:p>
    <w:p w14:paraId="533A1929" w14:textId="7F221122"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t>¿Quién demonios era ese imbécil que le ladraba así?</w:t>
      </w:r>
      <w:r w:rsidRPr="007774C4">
        <w:rPr>
          <w:rFonts w:ascii="Helvetica" w:hAnsi="Helvetica"/>
          <w:lang w:val="es-ES"/>
        </w:rPr>
        <w:br/>
      </w:r>
      <w:r w:rsidR="00B03A74" w:rsidRPr="00623806">
        <w:rPr>
          <w:rFonts w:ascii="Helvetica" w:hAnsi="Helvetica"/>
          <w:lang w:val="es-ES"/>
        </w:rPr>
        <w:t>“</w:t>
      </w:r>
      <w:r w:rsidRPr="007774C4">
        <w:rPr>
          <w:rFonts w:ascii="Helvetica" w:hAnsi="Helvetica"/>
          <w:lang w:val="es-ES"/>
        </w:rPr>
        <w:t>Lo siento</w:t>
      </w:r>
      <w:r w:rsidR="00B03A74" w:rsidRPr="00623806">
        <w:rPr>
          <w:rFonts w:ascii="Helvetica" w:hAnsi="Helvetica"/>
          <w:lang w:val="es-ES"/>
        </w:rPr>
        <w:t xml:space="preserve">,” </w:t>
      </w:r>
      <w:r w:rsidRPr="007774C4">
        <w:rPr>
          <w:rFonts w:ascii="Helvetica" w:hAnsi="Helvetica"/>
          <w:lang w:val="es-ES"/>
        </w:rPr>
        <w:t>empezó a decir.</w:t>
      </w:r>
    </w:p>
    <w:p w14:paraId="2F8632F9" w14:textId="038E9EBD" w:rsidR="00D12725" w:rsidRPr="00623806" w:rsidRDefault="00B03A74" w:rsidP="00D12725">
      <w:pPr>
        <w:spacing w:line="276" w:lineRule="auto"/>
        <w:ind w:firstLine="720"/>
        <w:jc w:val="both"/>
        <w:rPr>
          <w:rFonts w:ascii="Helvetica" w:hAnsi="Helvetica"/>
          <w:lang w:val="es-ES"/>
        </w:rPr>
      </w:pPr>
      <w:r w:rsidRPr="00623806">
        <w:rPr>
          <w:rFonts w:ascii="Helvetica" w:hAnsi="Helvetica"/>
          <w:lang w:val="es-ES"/>
        </w:rPr>
        <w:t>“</w:t>
      </w:r>
      <w:r w:rsidR="007774C4" w:rsidRPr="007774C4">
        <w:rPr>
          <w:rFonts w:ascii="Helvetica" w:hAnsi="Helvetica"/>
          <w:lang w:val="es-ES"/>
        </w:rPr>
        <w:t>¡Date prisa!</w:t>
      </w:r>
      <w:r w:rsidRPr="00623806">
        <w:rPr>
          <w:rFonts w:ascii="Helvetica" w:hAnsi="Helvetica"/>
          <w:lang w:val="es-ES"/>
        </w:rPr>
        <w:t>”</w:t>
      </w:r>
    </w:p>
    <w:p w14:paraId="15BFB673" w14:textId="36F9F3A4"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t xml:space="preserve">Mis ojos se fijaron en él, oscuros de furia. Mis fosas nasales se ensancharon, mi lobo, </w:t>
      </w:r>
      <w:proofErr w:type="spellStart"/>
      <w:r w:rsidRPr="007774C4">
        <w:rPr>
          <w:rFonts w:ascii="Helvetica" w:hAnsi="Helvetica"/>
          <w:lang w:val="es-ES"/>
        </w:rPr>
        <w:t>Gaius</w:t>
      </w:r>
      <w:proofErr w:type="spellEnd"/>
      <w:r w:rsidRPr="007774C4">
        <w:rPr>
          <w:rFonts w:ascii="Helvetica" w:hAnsi="Helvetica"/>
          <w:lang w:val="es-ES"/>
        </w:rPr>
        <w:t>, surgió ardiente bajo mi piel como el humo de un incendio forestal.</w:t>
      </w:r>
    </w:p>
    <w:p w14:paraId="39F1F54F" w14:textId="55FFFD08" w:rsidR="00D12725" w:rsidRPr="00623806" w:rsidRDefault="007774C4" w:rsidP="00D12725">
      <w:pPr>
        <w:spacing w:line="276" w:lineRule="auto"/>
        <w:ind w:firstLine="720"/>
        <w:jc w:val="both"/>
        <w:rPr>
          <w:rFonts w:ascii="Helvetica" w:hAnsi="Helvetica"/>
          <w:lang w:val="es-ES"/>
        </w:rPr>
      </w:pPr>
      <w:r w:rsidRPr="007774C4">
        <w:rPr>
          <w:rFonts w:ascii="Helvetica" w:hAnsi="Helvetica"/>
          <w:i/>
          <w:iCs/>
          <w:lang w:val="es-ES"/>
        </w:rPr>
        <w:t xml:space="preserve">Tranquilo, </w:t>
      </w:r>
      <w:proofErr w:type="spellStart"/>
      <w:r w:rsidR="00B03A74" w:rsidRPr="00623806">
        <w:rPr>
          <w:rFonts w:ascii="Helvetica" w:hAnsi="Helvetica"/>
          <w:i/>
          <w:iCs/>
          <w:lang w:val="es-ES"/>
        </w:rPr>
        <w:t>Gaius</w:t>
      </w:r>
      <w:proofErr w:type="spellEnd"/>
      <w:r w:rsidRPr="007774C4">
        <w:rPr>
          <w:rFonts w:ascii="Helvetica" w:hAnsi="Helvetica"/>
          <w:i/>
          <w:iCs/>
          <w:lang w:val="es-ES"/>
        </w:rPr>
        <w:t>. Estamos en territorio humano</w:t>
      </w:r>
      <w:r w:rsidRPr="007774C4">
        <w:rPr>
          <w:rFonts w:ascii="Helvetica" w:hAnsi="Helvetica"/>
          <w:lang w:val="es-ES"/>
        </w:rPr>
        <w:t>, advertí, apenas manteniendo la línea. Pero el gruñido escapó de todos modos, bajo y amenazante.</w:t>
      </w:r>
    </w:p>
    <w:p w14:paraId="4E56E664" w14:textId="0DA05E3E"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t xml:space="preserve">Sabía que mis ojos habían </w:t>
      </w:r>
      <w:r w:rsidR="00B03A74" w:rsidRPr="00623806">
        <w:rPr>
          <w:rFonts w:ascii="Helvetica" w:hAnsi="Helvetica"/>
          <w:lang w:val="es-ES"/>
        </w:rPr>
        <w:t>cambiado</w:t>
      </w:r>
      <w:r w:rsidRPr="007774C4">
        <w:rPr>
          <w:rFonts w:ascii="Helvetica" w:hAnsi="Helvetica"/>
          <w:lang w:val="es-ES"/>
        </w:rPr>
        <w:t>. Ahora se manifestaba la oscuridad de mi lobo.</w:t>
      </w:r>
    </w:p>
    <w:p w14:paraId="44840A55" w14:textId="445F956B"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t xml:space="preserve">"Encantada de conocerte, </w:t>
      </w:r>
      <w:proofErr w:type="spellStart"/>
      <w:r w:rsidRPr="007774C4">
        <w:rPr>
          <w:rFonts w:ascii="Helvetica" w:hAnsi="Helvetica"/>
          <w:lang w:val="es-ES"/>
        </w:rPr>
        <w:t>Zeff</w:t>
      </w:r>
      <w:proofErr w:type="spellEnd"/>
      <w:r w:rsidRPr="007774C4">
        <w:rPr>
          <w:rFonts w:ascii="Helvetica" w:hAnsi="Helvetica"/>
          <w:lang w:val="es-ES"/>
        </w:rPr>
        <w:t>", dijo, intentando sonreír mientras se daba la vuelta para seguir al hombre de regreso al coche.</w:t>
      </w:r>
    </w:p>
    <w:p w14:paraId="5534171F" w14:textId="7AEB0F6E"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t>Mi lobo gimió, sus garras arañando mi interior. Se estaba alejando, dejándonos. Y todo en mi interior se sintió atraído hacia ella como un imán, desesperado por el calor de su piel, el aroma de las moras y el sonido de su respiración.</w:t>
      </w:r>
      <w:r w:rsidRPr="007774C4">
        <w:rPr>
          <w:rFonts w:ascii="Helvetica" w:hAnsi="Helvetica"/>
          <w:lang w:val="es-ES"/>
        </w:rPr>
        <w:br/>
        <w:t>Hizo una pausa. Ella vaciló un instante.</w:t>
      </w:r>
    </w:p>
    <w:p w14:paraId="4ECC4DBC" w14:textId="5B11AB6B" w:rsidR="00D12725" w:rsidRPr="00623806" w:rsidRDefault="007774C4" w:rsidP="00D12725">
      <w:pPr>
        <w:spacing w:line="276" w:lineRule="auto"/>
        <w:ind w:firstLine="720"/>
        <w:jc w:val="both"/>
        <w:rPr>
          <w:rFonts w:ascii="Helvetica" w:hAnsi="Helvetica"/>
          <w:lang w:val="es-ES"/>
        </w:rPr>
      </w:pPr>
      <w:r w:rsidRPr="007774C4">
        <w:rPr>
          <w:rFonts w:ascii="Helvetica" w:hAnsi="Helvetica"/>
          <w:lang w:val="es-ES"/>
        </w:rPr>
        <w:t xml:space="preserve">Y por ese único y frágil latido, pensé que </w:t>
      </w:r>
      <w:r w:rsidR="00B03A74" w:rsidRPr="00623806">
        <w:rPr>
          <w:rFonts w:ascii="Helvetica" w:hAnsi="Helvetica"/>
          <w:lang w:val="es-ES"/>
        </w:rPr>
        <w:t>volvería</w:t>
      </w:r>
      <w:r w:rsidRPr="007774C4">
        <w:rPr>
          <w:rFonts w:ascii="Helvetica" w:hAnsi="Helvetica"/>
          <w:lang w:val="es-ES"/>
        </w:rPr>
        <w:t>. Pero no lo hizo. Con un profundo suspiro, sacudió la cabeza y lo siguió.</w:t>
      </w:r>
    </w:p>
    <w:p w14:paraId="25AD1ED3" w14:textId="0CE9F22F" w:rsidR="007774C4" w:rsidRPr="007774C4" w:rsidRDefault="007774C4" w:rsidP="00D12725">
      <w:pPr>
        <w:spacing w:line="276" w:lineRule="auto"/>
        <w:ind w:firstLine="720"/>
        <w:jc w:val="both"/>
        <w:rPr>
          <w:rFonts w:ascii="Helvetica" w:hAnsi="Helvetica"/>
          <w:lang w:val="es-ES"/>
        </w:rPr>
      </w:pPr>
      <w:r w:rsidRPr="007774C4">
        <w:rPr>
          <w:rFonts w:ascii="Helvetica" w:hAnsi="Helvetica"/>
          <w:lang w:val="es-ES"/>
        </w:rPr>
        <w:t>Y así, sin más, se fue.</w:t>
      </w:r>
    </w:p>
    <w:p w14:paraId="6BEDEB49" w14:textId="6C011FCF" w:rsidR="00721441" w:rsidRPr="00623806" w:rsidRDefault="00721441" w:rsidP="001C4AD9">
      <w:pPr>
        <w:spacing w:line="276" w:lineRule="auto"/>
        <w:ind w:firstLine="720"/>
        <w:jc w:val="both"/>
        <w:rPr>
          <w:rFonts w:ascii="Helvetica" w:hAnsi="Helvetica"/>
          <w:lang w:val="es-ES"/>
        </w:rPr>
      </w:pPr>
      <w:r w:rsidRPr="00623806">
        <w:rPr>
          <w:rFonts w:ascii="Helvetica" w:hAnsi="Helvetica"/>
          <w:lang w:val="es-ES"/>
        </w:rPr>
        <w:br w:type="page"/>
      </w:r>
    </w:p>
    <w:p w14:paraId="1B4808A3" w14:textId="77777777" w:rsidR="00721441" w:rsidRPr="00623806" w:rsidRDefault="00721441" w:rsidP="00721441">
      <w:pPr>
        <w:jc w:val="center"/>
        <w:rPr>
          <w:rFonts w:ascii="Libre Baskerville" w:hAnsi="Libre Baskerville"/>
          <w:sz w:val="40"/>
          <w:szCs w:val="40"/>
          <w:lang w:val="es-ES"/>
        </w:rPr>
      </w:pPr>
    </w:p>
    <w:p w14:paraId="0BDD1FD9" w14:textId="77777777" w:rsidR="00721441" w:rsidRPr="00623806" w:rsidRDefault="00721441" w:rsidP="00721441">
      <w:pPr>
        <w:jc w:val="center"/>
        <w:rPr>
          <w:rFonts w:ascii="Libre Baskerville" w:hAnsi="Libre Baskerville"/>
          <w:sz w:val="40"/>
          <w:szCs w:val="40"/>
          <w:lang w:val="es-ES"/>
        </w:rPr>
      </w:pPr>
    </w:p>
    <w:p w14:paraId="61A6FF42" w14:textId="77777777" w:rsidR="00721441" w:rsidRPr="00623806" w:rsidRDefault="00721441" w:rsidP="00721441">
      <w:pPr>
        <w:jc w:val="center"/>
        <w:rPr>
          <w:rFonts w:ascii="Libre Baskerville" w:hAnsi="Libre Baskerville"/>
          <w:sz w:val="40"/>
          <w:szCs w:val="40"/>
          <w:lang w:val="es-ES"/>
        </w:rPr>
      </w:pPr>
    </w:p>
    <w:p w14:paraId="0CFA3FC7" w14:textId="77777777" w:rsidR="00721441" w:rsidRPr="00623806" w:rsidRDefault="00721441" w:rsidP="00721441">
      <w:pPr>
        <w:jc w:val="center"/>
        <w:rPr>
          <w:rFonts w:ascii="Libre Baskerville" w:hAnsi="Libre Baskerville"/>
          <w:sz w:val="40"/>
          <w:szCs w:val="40"/>
          <w:lang w:val="es-ES"/>
        </w:rPr>
      </w:pPr>
    </w:p>
    <w:p w14:paraId="3CAF2FD9" w14:textId="77777777" w:rsidR="00721441" w:rsidRPr="00623806" w:rsidRDefault="00721441" w:rsidP="00721441">
      <w:pPr>
        <w:jc w:val="center"/>
        <w:rPr>
          <w:rFonts w:ascii="Libre Baskerville" w:hAnsi="Libre Baskerville"/>
          <w:sz w:val="40"/>
          <w:szCs w:val="40"/>
          <w:lang w:val="es-ES"/>
        </w:rPr>
      </w:pPr>
    </w:p>
    <w:p w14:paraId="216846E2" w14:textId="776D71AF" w:rsidR="00721441" w:rsidRPr="00623806" w:rsidRDefault="00721441" w:rsidP="00721441">
      <w:pPr>
        <w:jc w:val="center"/>
        <w:rPr>
          <w:rFonts w:ascii="Libre Baskerville" w:hAnsi="Libre Baskerville"/>
          <w:sz w:val="40"/>
          <w:szCs w:val="40"/>
          <w:lang w:val="es-ES"/>
        </w:rPr>
      </w:pPr>
      <w:r w:rsidRPr="00623806">
        <w:rPr>
          <w:rFonts w:ascii="Libre Baskerville" w:hAnsi="Libre Baskerville"/>
          <w:sz w:val="40"/>
          <w:szCs w:val="40"/>
          <w:lang w:val="es-ES"/>
        </w:rPr>
        <w:t>4</w:t>
      </w:r>
    </w:p>
    <w:p w14:paraId="38740D37" w14:textId="0C870A8E" w:rsidR="00721441" w:rsidRPr="00623806" w:rsidRDefault="00B21783" w:rsidP="00721441">
      <w:pPr>
        <w:jc w:val="center"/>
        <w:rPr>
          <w:rFonts w:ascii="Libre Baskerville" w:hAnsi="Libre Baskerville"/>
          <w:sz w:val="40"/>
          <w:szCs w:val="40"/>
          <w:lang w:val="es-ES"/>
        </w:rPr>
      </w:pPr>
      <w:r w:rsidRPr="00623806">
        <w:rPr>
          <w:rFonts w:ascii="Libre Baskerville" w:hAnsi="Libre Baskerville"/>
          <w:sz w:val="40"/>
          <w:szCs w:val="40"/>
          <w:lang w:val="es-ES"/>
        </w:rPr>
        <w:t>EL LOBO</w:t>
      </w:r>
    </w:p>
    <w:p w14:paraId="572BCAE6" w14:textId="77777777" w:rsidR="00721441" w:rsidRPr="00623806" w:rsidRDefault="00721441" w:rsidP="00721441">
      <w:pPr>
        <w:pStyle w:val="Scene"/>
        <w:rPr>
          <w:lang w:val="es-ES"/>
        </w:rPr>
      </w:pPr>
    </w:p>
    <w:p w14:paraId="4613C42D" w14:textId="77777777" w:rsidR="00721441" w:rsidRPr="00623806" w:rsidRDefault="00721441" w:rsidP="00721441">
      <w:pPr>
        <w:pStyle w:val="NovelQuoteAlternate"/>
        <w:spacing w:line="276" w:lineRule="auto"/>
        <w:rPr>
          <w:rFonts w:ascii="Helvetica" w:hAnsi="Helvetica"/>
          <w:b/>
          <w:bCs/>
          <w:lang w:val="es-ES"/>
        </w:rPr>
      </w:pPr>
      <w:r w:rsidRPr="00623806">
        <w:rPr>
          <w:rFonts w:ascii="Helvetica" w:hAnsi="Helvetica"/>
          <w:b/>
          <w:bCs/>
          <w:lang w:val="es-ES"/>
        </w:rPr>
        <w:t>Liliam</w:t>
      </w:r>
    </w:p>
    <w:p w14:paraId="4E6AE974" w14:textId="77777777" w:rsidR="00EB6617" w:rsidRPr="00623806" w:rsidRDefault="00EB6617" w:rsidP="00EB6617">
      <w:pPr>
        <w:pStyle w:val="Scene"/>
        <w:spacing w:line="276" w:lineRule="auto"/>
        <w:jc w:val="both"/>
        <w:rPr>
          <w:rFonts w:ascii="Helvetica" w:hAnsi="Helvetica"/>
          <w:lang w:val="es-ES"/>
        </w:rPr>
      </w:pPr>
      <w:r w:rsidRPr="00623806">
        <w:rPr>
          <w:rFonts w:ascii="Helvetica" w:hAnsi="Helvetica"/>
          <w:lang w:val="es-ES"/>
        </w:rPr>
        <w:t> </w:t>
      </w:r>
    </w:p>
    <w:p w14:paraId="464A1B65" w14:textId="77777777" w:rsidR="00B03A74" w:rsidRPr="00623806" w:rsidRDefault="00B03A74" w:rsidP="00B03A74">
      <w:pPr>
        <w:pStyle w:val="Scene"/>
        <w:spacing w:line="276" w:lineRule="auto"/>
        <w:jc w:val="both"/>
        <w:rPr>
          <w:rFonts w:ascii="Helvetica" w:hAnsi="Helvetica"/>
          <w:lang w:val="es-ES"/>
        </w:rPr>
      </w:pPr>
      <w:r w:rsidRPr="00B03A74">
        <w:rPr>
          <w:rFonts w:ascii="Helvetica" w:hAnsi="Helvetica"/>
          <w:lang w:val="es-ES"/>
        </w:rPr>
        <w:t>"¿Por qué no llamaste?"</w:t>
      </w:r>
    </w:p>
    <w:p w14:paraId="3BB8D729" w14:textId="77777777" w:rsidR="00B03A74" w:rsidRPr="00623806" w:rsidRDefault="00B03A74" w:rsidP="00B03A74">
      <w:pPr>
        <w:pStyle w:val="Scene"/>
        <w:spacing w:line="276" w:lineRule="auto"/>
        <w:jc w:val="both"/>
        <w:rPr>
          <w:rFonts w:ascii="Helvetica" w:hAnsi="Helvetica"/>
          <w:lang w:val="es-ES"/>
        </w:rPr>
      </w:pPr>
      <w:r w:rsidRPr="00B03A74">
        <w:rPr>
          <w:rFonts w:ascii="Helvetica" w:hAnsi="Helvetica"/>
          <w:lang w:val="es-ES"/>
        </w:rPr>
        <w:t>Miré mi mano apoyada sobre mis rodillas mientras el coche aceleraba por las calles. La ira de Owen irradiaba de él como ondas de calor, espesando el aire ya sofocante del vehículo. Su agarre al volante era férreo, con los nudillos blancos, y cada giro que daba era demasiado brusco, cada aceleración demasiado rápida.</w:t>
      </w:r>
    </w:p>
    <w:p w14:paraId="087335B8" w14:textId="5DF8DBF0" w:rsidR="00B03A74" w:rsidRPr="00623806" w:rsidRDefault="00B03A74" w:rsidP="00B03A74">
      <w:pPr>
        <w:pStyle w:val="Scene"/>
        <w:spacing w:line="276" w:lineRule="auto"/>
        <w:jc w:val="both"/>
        <w:rPr>
          <w:rFonts w:ascii="Helvetica" w:hAnsi="Helvetica"/>
          <w:lang w:val="es-ES"/>
        </w:rPr>
      </w:pPr>
      <w:r w:rsidRPr="00B03A74">
        <w:rPr>
          <w:rFonts w:ascii="Helvetica" w:hAnsi="Helvetica"/>
          <w:lang w:val="es-ES"/>
        </w:rPr>
        <w:t>"Solo quería un poco de tiempo a solas..."</w:t>
      </w:r>
    </w:p>
    <w:p w14:paraId="7A9C5DB9" w14:textId="1EF53DD0" w:rsidR="00B03A74" w:rsidRPr="00623806" w:rsidRDefault="00B03A74" w:rsidP="00B03A74">
      <w:pPr>
        <w:pStyle w:val="Scene"/>
        <w:spacing w:line="276" w:lineRule="auto"/>
        <w:jc w:val="both"/>
        <w:rPr>
          <w:rFonts w:ascii="Helvetica" w:hAnsi="Helvetica"/>
          <w:lang w:val="es-ES"/>
        </w:rPr>
      </w:pPr>
      <w:r w:rsidRPr="00B03A74">
        <w:rPr>
          <w:rFonts w:ascii="Helvetica" w:hAnsi="Helvetica"/>
          <w:lang w:val="es-ES"/>
        </w:rPr>
        <w:t>"¿Con alguien?"</w:t>
      </w:r>
    </w:p>
    <w:p w14:paraId="6040E696" w14:textId="13667C2E" w:rsidR="00B03A74" w:rsidRPr="00623806" w:rsidRDefault="00B03A74" w:rsidP="00B03A74">
      <w:pPr>
        <w:pStyle w:val="Scene"/>
        <w:spacing w:line="276" w:lineRule="auto"/>
        <w:jc w:val="both"/>
        <w:rPr>
          <w:rFonts w:ascii="Helvetica" w:hAnsi="Helvetica"/>
          <w:lang w:val="es-ES"/>
        </w:rPr>
      </w:pPr>
      <w:r w:rsidRPr="00B03A74">
        <w:rPr>
          <w:rFonts w:ascii="Helvetica" w:hAnsi="Helvetica"/>
          <w:lang w:val="es-ES"/>
        </w:rPr>
        <w:t>Sus palabras cortaron el aire como una bofetada. Me estremecí, mirándolo de reojo. Apretó la mandíbula, con la mirada fija en la carretera, echando humo.</w:t>
      </w:r>
    </w:p>
    <w:p w14:paraId="44E0BDD4" w14:textId="59D8448F" w:rsidR="00B03A74" w:rsidRPr="00623806" w:rsidRDefault="00B03A74" w:rsidP="00B03A74">
      <w:pPr>
        <w:pStyle w:val="Scene"/>
        <w:spacing w:line="276" w:lineRule="auto"/>
        <w:jc w:val="both"/>
        <w:rPr>
          <w:rFonts w:ascii="Helvetica" w:hAnsi="Helvetica"/>
          <w:lang w:val="es-ES"/>
        </w:rPr>
      </w:pPr>
      <w:r w:rsidRPr="00623806">
        <w:rPr>
          <w:rFonts w:ascii="Helvetica" w:hAnsi="Helvetica"/>
          <w:lang w:val="es-ES"/>
        </w:rPr>
        <w:t>“</w:t>
      </w:r>
      <w:r w:rsidRPr="00B03A74">
        <w:rPr>
          <w:rFonts w:ascii="Helvetica" w:hAnsi="Helvetica"/>
          <w:lang w:val="es-ES"/>
        </w:rPr>
        <w:t>¡No! Fui a comer y a tomar una cerveza. Se sentó a mi lado; eso es todo.</w:t>
      </w:r>
      <w:r w:rsidRPr="00623806">
        <w:rPr>
          <w:rFonts w:ascii="Helvetica" w:hAnsi="Helvetica"/>
          <w:lang w:val="es-ES"/>
        </w:rPr>
        <w:t>”</w:t>
      </w:r>
    </w:p>
    <w:p w14:paraId="5EC9E2BE" w14:textId="77777777" w:rsidR="00B03A74" w:rsidRPr="00623806" w:rsidRDefault="00B03A74" w:rsidP="00B03A74">
      <w:pPr>
        <w:pStyle w:val="Scene"/>
        <w:spacing w:line="276" w:lineRule="auto"/>
        <w:jc w:val="both"/>
        <w:rPr>
          <w:rFonts w:ascii="Helvetica" w:hAnsi="Helvetica"/>
          <w:lang w:val="es-ES"/>
        </w:rPr>
      </w:pPr>
      <w:r w:rsidRPr="00623806">
        <w:rPr>
          <w:rFonts w:ascii="Helvetica" w:hAnsi="Helvetica"/>
          <w:lang w:val="es-ES"/>
        </w:rPr>
        <w:t>“</w:t>
      </w:r>
      <w:r w:rsidRPr="00B03A74">
        <w:rPr>
          <w:rFonts w:ascii="Helvetica" w:hAnsi="Helvetica"/>
          <w:lang w:val="es-ES"/>
        </w:rPr>
        <w:t>¿Besarte la mano? ¿Comiendo sin mí?</w:t>
      </w:r>
      <w:r w:rsidRPr="00623806">
        <w:rPr>
          <w:rFonts w:ascii="Helvetica" w:hAnsi="Helvetica"/>
          <w:lang w:val="es-ES"/>
        </w:rPr>
        <w:t>”</w:t>
      </w:r>
    </w:p>
    <w:p w14:paraId="01D67D2A" w14:textId="5BC0C29B" w:rsidR="00B03A74" w:rsidRPr="00623806" w:rsidRDefault="00B03A74" w:rsidP="00B03A74">
      <w:pPr>
        <w:pStyle w:val="Scene"/>
        <w:spacing w:line="276" w:lineRule="auto"/>
        <w:jc w:val="both"/>
        <w:rPr>
          <w:rFonts w:ascii="Helvetica" w:hAnsi="Helvetica"/>
          <w:lang w:val="es-ES"/>
        </w:rPr>
      </w:pPr>
      <w:r w:rsidRPr="00623806">
        <w:rPr>
          <w:rFonts w:ascii="Helvetica" w:hAnsi="Helvetica"/>
          <w:lang w:val="es-ES"/>
        </w:rPr>
        <w:t>“</w:t>
      </w:r>
      <w:r w:rsidRPr="00B03A74">
        <w:rPr>
          <w:rFonts w:ascii="Helvetica" w:hAnsi="Helvetica"/>
          <w:lang w:val="es-ES"/>
        </w:rPr>
        <w:t>¡</w:t>
      </w:r>
      <w:r w:rsidRPr="00623806">
        <w:rPr>
          <w:rFonts w:ascii="Helvetica" w:hAnsi="Helvetica"/>
          <w:lang w:val="es-ES"/>
        </w:rPr>
        <w:t>Ay Por favor</w:t>
      </w:r>
      <w:r w:rsidRPr="00B03A74">
        <w:rPr>
          <w:rFonts w:ascii="Helvetica" w:hAnsi="Helvetica"/>
          <w:lang w:val="es-ES"/>
        </w:rPr>
        <w:t>, Owen! ¡Eres un hombre adulto! Sabes cómo usar una estufa.</w:t>
      </w:r>
      <w:r w:rsidRPr="00623806">
        <w:rPr>
          <w:rFonts w:ascii="Helvetica" w:hAnsi="Helvetica"/>
          <w:lang w:val="es-ES"/>
        </w:rPr>
        <w:t>”</w:t>
      </w:r>
    </w:p>
    <w:p w14:paraId="3EBD12C9" w14:textId="670E95B7" w:rsidR="00B03A74" w:rsidRPr="00623806" w:rsidRDefault="00B03A74" w:rsidP="00B03A74">
      <w:pPr>
        <w:pStyle w:val="Scene"/>
        <w:spacing w:line="276" w:lineRule="auto"/>
        <w:jc w:val="both"/>
        <w:rPr>
          <w:rFonts w:ascii="Helvetica" w:hAnsi="Helvetica"/>
          <w:lang w:val="es-ES"/>
        </w:rPr>
      </w:pPr>
      <w:r w:rsidRPr="00B03A74">
        <w:rPr>
          <w:rFonts w:ascii="Helvetica" w:hAnsi="Helvetica"/>
          <w:lang w:val="es-ES"/>
        </w:rPr>
        <w:lastRenderedPageBreak/>
        <w:t>Mi tono fue más directo de lo que pretendía, aunque dudaba en andarme con rodeos. Aun así, eso no hizo más que echar leña al fuego.</w:t>
      </w:r>
    </w:p>
    <w:p w14:paraId="7A6FEB64" w14:textId="4215B165" w:rsidR="00B03A74" w:rsidRPr="00623806" w:rsidRDefault="00B03A74" w:rsidP="00B03A74">
      <w:pPr>
        <w:pStyle w:val="Scene"/>
        <w:spacing w:line="276" w:lineRule="auto"/>
        <w:jc w:val="both"/>
        <w:rPr>
          <w:rFonts w:ascii="Helvetica" w:hAnsi="Helvetica"/>
          <w:lang w:val="es-ES"/>
        </w:rPr>
      </w:pPr>
      <w:r w:rsidRPr="00B03A74">
        <w:rPr>
          <w:rFonts w:ascii="Helvetica" w:hAnsi="Helvetica"/>
          <w:lang w:val="es-ES"/>
        </w:rPr>
        <w:t>"¿Por qué te besaba la mano, Liliam?" Su voz era baja, tensa y llena de acusación.</w:t>
      </w:r>
    </w:p>
    <w:p w14:paraId="5C8E686D" w14:textId="5E4CED5C" w:rsidR="00B03A74" w:rsidRPr="00623806" w:rsidRDefault="00B03A74" w:rsidP="00B03A74">
      <w:pPr>
        <w:pStyle w:val="Scene"/>
        <w:spacing w:line="276" w:lineRule="auto"/>
        <w:jc w:val="both"/>
        <w:rPr>
          <w:rFonts w:ascii="Helvetica" w:hAnsi="Helvetica"/>
          <w:lang w:val="es-ES"/>
        </w:rPr>
      </w:pPr>
      <w:r w:rsidRPr="00623806">
        <w:rPr>
          <w:rFonts w:ascii="Helvetica" w:hAnsi="Helvetica"/>
          <w:lang w:val="es-ES"/>
        </w:rPr>
        <w:t>“</w:t>
      </w:r>
      <w:r w:rsidRPr="00B03A74">
        <w:rPr>
          <w:rFonts w:ascii="Helvetica" w:hAnsi="Helvetica"/>
          <w:lang w:val="es-ES"/>
        </w:rPr>
        <w:t>¡No lo sé! Lo fue. Era parte de la introducción...</w:t>
      </w:r>
      <w:r w:rsidRPr="00623806">
        <w:rPr>
          <w:rFonts w:ascii="Helvetica" w:hAnsi="Helvetica"/>
          <w:lang w:val="es-ES"/>
        </w:rPr>
        <w:t>”</w:t>
      </w:r>
    </w:p>
    <w:p w14:paraId="1A21B95E" w14:textId="538F77D3" w:rsidR="00B03A74" w:rsidRPr="00623806" w:rsidRDefault="00B03A74" w:rsidP="00B03A74">
      <w:pPr>
        <w:pStyle w:val="Scene"/>
        <w:spacing w:line="276" w:lineRule="auto"/>
        <w:jc w:val="both"/>
        <w:rPr>
          <w:rFonts w:ascii="Helvetica" w:hAnsi="Helvetica"/>
          <w:lang w:val="es-ES"/>
        </w:rPr>
      </w:pPr>
      <w:r w:rsidRPr="00B03A74">
        <w:rPr>
          <w:rFonts w:ascii="Helvetica" w:hAnsi="Helvetica"/>
          <w:lang w:val="es-ES"/>
        </w:rPr>
        <w:t>Se burló, con amargura y sarcasmo. "¿Qué, ahora viene del siglo XIX?"</w:t>
      </w:r>
    </w:p>
    <w:p w14:paraId="0F9957D8" w14:textId="13FFE246" w:rsidR="00B03A74" w:rsidRPr="00623806" w:rsidRDefault="00B03A74" w:rsidP="00B03A74">
      <w:pPr>
        <w:pStyle w:val="Scene"/>
        <w:spacing w:line="276" w:lineRule="auto"/>
        <w:jc w:val="both"/>
        <w:rPr>
          <w:rFonts w:ascii="Helvetica" w:hAnsi="Helvetica"/>
          <w:lang w:val="es-ES"/>
        </w:rPr>
      </w:pPr>
      <w:r w:rsidRPr="00B03A74">
        <w:rPr>
          <w:rFonts w:ascii="Helvetica" w:hAnsi="Helvetica"/>
          <w:lang w:val="es-ES"/>
        </w:rPr>
        <w:t>Crucé los brazos, sintiendo el peso de sus celos oprimir mi pecho como una piedra.</w:t>
      </w:r>
    </w:p>
    <w:p w14:paraId="29104054" w14:textId="7F412EF4" w:rsidR="00B03A74" w:rsidRPr="00623806" w:rsidRDefault="00B03A74" w:rsidP="00B03A74">
      <w:pPr>
        <w:pStyle w:val="Scene"/>
        <w:spacing w:line="276" w:lineRule="auto"/>
        <w:jc w:val="both"/>
        <w:rPr>
          <w:rFonts w:ascii="Helvetica" w:hAnsi="Helvetica"/>
          <w:lang w:val="es-ES"/>
        </w:rPr>
      </w:pPr>
      <w:r w:rsidRPr="00B03A74">
        <w:rPr>
          <w:rFonts w:ascii="Helvetica" w:hAnsi="Helvetica"/>
          <w:lang w:val="es-ES"/>
        </w:rPr>
        <w:t>"Piensa lo que te dé la gana."</w:t>
      </w:r>
    </w:p>
    <w:p w14:paraId="2886A43F" w14:textId="142DDE2E" w:rsidR="00B03A74" w:rsidRPr="00623806" w:rsidRDefault="00B03A74" w:rsidP="00B21783">
      <w:pPr>
        <w:pStyle w:val="Scene"/>
        <w:spacing w:line="276" w:lineRule="auto"/>
        <w:jc w:val="both"/>
        <w:rPr>
          <w:rFonts w:ascii="Helvetica" w:hAnsi="Helvetica"/>
          <w:lang w:val="es-ES"/>
        </w:rPr>
      </w:pPr>
      <w:r w:rsidRPr="00B03A74">
        <w:rPr>
          <w:rFonts w:ascii="Helvetica" w:hAnsi="Helvetica"/>
          <w:lang w:val="es-ES"/>
        </w:rPr>
        <w:t>“Estabas en un bar con otro hombre, ignorando mis llamadas.</w:t>
      </w:r>
      <w:r w:rsidR="00B21783" w:rsidRPr="00623806">
        <w:rPr>
          <w:rFonts w:ascii="Helvetica" w:hAnsi="Helvetica"/>
          <w:lang w:val="es-ES"/>
        </w:rPr>
        <w:t xml:space="preserve"> </w:t>
      </w:r>
      <w:r w:rsidRPr="00B03A74">
        <w:rPr>
          <w:rFonts w:ascii="Helvetica" w:hAnsi="Helvetica"/>
          <w:lang w:val="es-ES"/>
        </w:rPr>
        <w:t>¿Qué se supone que debo pensar?</w:t>
      </w:r>
      <w:r w:rsidR="00B21783" w:rsidRPr="00623806">
        <w:rPr>
          <w:rFonts w:ascii="Helvetica" w:hAnsi="Helvetica"/>
          <w:lang w:val="es-ES"/>
        </w:rPr>
        <w:t>”</w:t>
      </w:r>
    </w:p>
    <w:p w14:paraId="038693DD" w14:textId="0CC28384" w:rsidR="00B03A74" w:rsidRPr="00623806" w:rsidRDefault="00B03A74" w:rsidP="00B03A74">
      <w:pPr>
        <w:pStyle w:val="Scene"/>
        <w:spacing w:line="276" w:lineRule="auto"/>
        <w:jc w:val="both"/>
        <w:rPr>
          <w:rFonts w:ascii="Helvetica" w:hAnsi="Helvetica"/>
          <w:lang w:val="es-ES"/>
        </w:rPr>
      </w:pPr>
      <w:r w:rsidRPr="00B03A74">
        <w:rPr>
          <w:rFonts w:ascii="Helvetica" w:hAnsi="Helvetica"/>
          <w:lang w:val="es-ES"/>
        </w:rPr>
        <w:t>No respondí. Me volví hacia la ventana, observando cómo la ciudad se desdibujaba a mi paso; ahora solo era color, ruido y estática. El silencio se abrió paso a zarpazos en el coche, frío y absorbente.</w:t>
      </w:r>
    </w:p>
    <w:p w14:paraId="00CC3AD9" w14:textId="176A3EFA" w:rsidR="00B03A74" w:rsidRPr="00623806" w:rsidRDefault="00B03A74" w:rsidP="00B03A74">
      <w:pPr>
        <w:pStyle w:val="Scene"/>
        <w:spacing w:line="276" w:lineRule="auto"/>
        <w:jc w:val="both"/>
        <w:rPr>
          <w:rFonts w:ascii="Helvetica" w:hAnsi="Helvetica"/>
          <w:lang w:val="es-ES"/>
        </w:rPr>
      </w:pPr>
      <w:r w:rsidRPr="00B03A74">
        <w:rPr>
          <w:rFonts w:ascii="Helvetica" w:hAnsi="Helvetica"/>
          <w:lang w:val="es-ES"/>
        </w:rPr>
        <w:t>Cuando llegamos al camino de entrada, ninguno de los dos dijo una palabra. El clic del encendido sonó como un disparo en el silencio. Abrí la puerta y entré en la casa, directamente al baño.</w:t>
      </w:r>
    </w:p>
    <w:p w14:paraId="3755035B" w14:textId="7EFD71D4" w:rsidR="00B03A74" w:rsidRPr="00623806" w:rsidRDefault="00B03A74" w:rsidP="00B03A74">
      <w:pPr>
        <w:pStyle w:val="Scene"/>
        <w:spacing w:line="276" w:lineRule="auto"/>
        <w:jc w:val="both"/>
        <w:rPr>
          <w:rFonts w:ascii="Helvetica" w:hAnsi="Helvetica"/>
          <w:lang w:val="es-ES"/>
        </w:rPr>
      </w:pPr>
      <w:r w:rsidRPr="00B03A74">
        <w:rPr>
          <w:rFonts w:ascii="Helvetica" w:hAnsi="Helvetica"/>
          <w:lang w:val="es-ES"/>
        </w:rPr>
        <w:t>Cerré la puerta tras de mí y apoyé la espalda contra ella; la madera fría me proporcionó un momento fugaz de sosiego. Sentía opresión en el pecho y me faltaba el aliento.</w:t>
      </w:r>
      <w:r w:rsidRPr="00B03A74">
        <w:rPr>
          <w:rFonts w:ascii="Helvetica" w:hAnsi="Helvetica"/>
          <w:lang w:val="es-ES"/>
        </w:rPr>
        <w:br/>
        <w:t>Entonces lo oí: la puerta del estudio cerrándose de golpe.</w:t>
      </w:r>
    </w:p>
    <w:p w14:paraId="689C515A" w14:textId="308A4981" w:rsidR="00B03A74" w:rsidRPr="00623806" w:rsidRDefault="00B03A74" w:rsidP="00B03A74">
      <w:pPr>
        <w:pStyle w:val="Scene"/>
        <w:spacing w:line="276" w:lineRule="auto"/>
        <w:jc w:val="both"/>
        <w:rPr>
          <w:rFonts w:ascii="Helvetica" w:hAnsi="Helvetica"/>
          <w:lang w:val="es-ES"/>
        </w:rPr>
      </w:pPr>
      <w:r w:rsidRPr="00B03A74">
        <w:rPr>
          <w:rFonts w:ascii="Helvetica" w:hAnsi="Helvetica"/>
          <w:lang w:val="es-ES"/>
        </w:rPr>
        <w:t>Alto. Fuerte. Violento. Final.</w:t>
      </w:r>
    </w:p>
    <w:p w14:paraId="06C0C355" w14:textId="4C34F801" w:rsidR="00B03A74" w:rsidRPr="00623806" w:rsidRDefault="00B03A74" w:rsidP="00B03A74">
      <w:pPr>
        <w:pStyle w:val="Scene"/>
        <w:spacing w:line="276" w:lineRule="auto"/>
        <w:jc w:val="both"/>
        <w:rPr>
          <w:rFonts w:ascii="Helvetica" w:hAnsi="Helvetica"/>
          <w:lang w:val="es-ES"/>
        </w:rPr>
      </w:pPr>
      <w:r w:rsidRPr="00B03A74">
        <w:rPr>
          <w:rFonts w:ascii="Helvetica" w:hAnsi="Helvetica"/>
          <w:lang w:val="es-ES"/>
        </w:rPr>
        <w:t>Se me doblaron las rodillas y me desplomé en el suelo, abrazándome a mí misma. Las lágrimas resbalaban silenciosamente por mis mejillas, cayendo sobre las baldosas mientras el suave zumbido de la luz del baño resonaba en lo alto.</w:t>
      </w:r>
    </w:p>
    <w:p w14:paraId="35A720C9" w14:textId="255CEB59" w:rsidR="00B03A74" w:rsidRPr="00623806" w:rsidRDefault="00B03A74" w:rsidP="00B03A74">
      <w:pPr>
        <w:pStyle w:val="Scene"/>
        <w:spacing w:line="276" w:lineRule="auto"/>
        <w:jc w:val="both"/>
        <w:rPr>
          <w:rFonts w:ascii="Helvetica" w:hAnsi="Helvetica"/>
          <w:lang w:val="es-ES"/>
        </w:rPr>
      </w:pPr>
      <w:r w:rsidRPr="00B03A74">
        <w:rPr>
          <w:rFonts w:ascii="Helvetica" w:hAnsi="Helvetica"/>
          <w:lang w:val="es-ES"/>
        </w:rPr>
        <w:t>No sabía cuánto más podría soportar.</w:t>
      </w:r>
    </w:p>
    <w:p w14:paraId="2F93E181" w14:textId="41E3FEFE" w:rsidR="00B03A74" w:rsidRPr="00B03A74" w:rsidRDefault="00B03A74" w:rsidP="00B03A74">
      <w:pPr>
        <w:pStyle w:val="Scene"/>
        <w:spacing w:line="276" w:lineRule="auto"/>
        <w:jc w:val="both"/>
        <w:rPr>
          <w:rFonts w:ascii="Helvetica" w:hAnsi="Helvetica"/>
          <w:lang w:val="es-ES"/>
        </w:rPr>
      </w:pPr>
      <w:r w:rsidRPr="00B03A74">
        <w:rPr>
          <w:rFonts w:ascii="Helvetica" w:hAnsi="Helvetica"/>
          <w:lang w:val="es-ES"/>
        </w:rPr>
        <w:lastRenderedPageBreak/>
        <w:t>¿Cuándo terminará esto?</w:t>
      </w:r>
    </w:p>
    <w:p w14:paraId="768AEC4A" w14:textId="77777777" w:rsidR="00EB6617" w:rsidRPr="00623806" w:rsidRDefault="00EB6617" w:rsidP="00B03A74">
      <w:pPr>
        <w:pStyle w:val="Scene"/>
        <w:spacing w:line="276" w:lineRule="auto"/>
        <w:ind w:firstLine="0"/>
        <w:jc w:val="both"/>
        <w:rPr>
          <w:rFonts w:ascii="Helvetica" w:hAnsi="Helvetica"/>
          <w:lang w:val="es-ES"/>
        </w:rPr>
      </w:pPr>
    </w:p>
    <w:p w14:paraId="75B21A52" w14:textId="77777777" w:rsidR="00B03A74" w:rsidRPr="00623806" w:rsidRDefault="00B03A74" w:rsidP="00721441">
      <w:pPr>
        <w:pStyle w:val="SceneBreak"/>
        <w:spacing w:line="276" w:lineRule="auto"/>
        <w:rPr>
          <w:rFonts w:ascii="Helvetica" w:hAnsi="Helvetica"/>
          <w:lang w:val="es-ES"/>
        </w:rPr>
      </w:pPr>
    </w:p>
    <w:p w14:paraId="228C7E97" w14:textId="4BF24B14" w:rsidR="00AE213F" w:rsidRPr="00623806" w:rsidRDefault="00721441" w:rsidP="00B21783">
      <w:pPr>
        <w:pStyle w:val="SceneBreak"/>
        <w:spacing w:line="276" w:lineRule="auto"/>
        <w:rPr>
          <w:rFonts w:ascii="Helvetica" w:hAnsi="Helvetica"/>
          <w:lang w:val="es-ES"/>
        </w:rPr>
      </w:pPr>
      <w:r w:rsidRPr="00623806">
        <w:rPr>
          <w:rFonts w:ascii="Helvetica" w:hAnsi="Helvetica"/>
          <w:lang w:val="es-ES"/>
        </w:rPr>
        <w:t>****</w:t>
      </w:r>
    </w:p>
    <w:p w14:paraId="5FB01C24" w14:textId="77777777" w:rsidR="00333340" w:rsidRPr="00623806" w:rsidRDefault="00333340" w:rsidP="00B21783">
      <w:pPr>
        <w:spacing w:line="276" w:lineRule="auto"/>
        <w:ind w:firstLine="720"/>
        <w:jc w:val="both"/>
        <w:rPr>
          <w:rFonts w:ascii="Helvetica" w:hAnsi="Helvetica"/>
          <w:color w:val="000000"/>
          <w:szCs w:val="24"/>
          <w:lang w:val="es-ES" w:eastAsia="ko-KR"/>
        </w:rPr>
      </w:pPr>
    </w:p>
    <w:p w14:paraId="1F406039" w14:textId="492D089C" w:rsidR="00B21783" w:rsidRPr="00623806" w:rsidRDefault="00B21783" w:rsidP="00B21783">
      <w:pPr>
        <w:spacing w:line="276" w:lineRule="auto"/>
        <w:ind w:firstLine="720"/>
        <w:jc w:val="both"/>
        <w:rPr>
          <w:rFonts w:ascii="Helvetica" w:hAnsi="Helvetica"/>
          <w:color w:val="000000"/>
          <w:szCs w:val="24"/>
          <w:lang w:val="es-ES" w:eastAsia="ko-KR"/>
        </w:rPr>
      </w:pPr>
      <w:r w:rsidRPr="00B21783">
        <w:rPr>
          <w:rFonts w:ascii="Helvetica" w:hAnsi="Helvetica"/>
          <w:color w:val="000000"/>
          <w:szCs w:val="24"/>
          <w:lang w:val="es-ES" w:eastAsia="ko-KR"/>
        </w:rPr>
        <w:t>Nunca me han gustado los bosques.</w:t>
      </w:r>
    </w:p>
    <w:p w14:paraId="24280BFC" w14:textId="6415468C" w:rsidR="00B21783" w:rsidRPr="00623806" w:rsidRDefault="00B21783" w:rsidP="00B21783">
      <w:pPr>
        <w:spacing w:line="276" w:lineRule="auto"/>
        <w:ind w:firstLine="720"/>
        <w:jc w:val="both"/>
        <w:rPr>
          <w:rFonts w:ascii="Helvetica" w:hAnsi="Helvetica"/>
          <w:color w:val="000000"/>
          <w:szCs w:val="24"/>
          <w:lang w:val="es-ES" w:eastAsia="ko-KR"/>
        </w:rPr>
      </w:pPr>
      <w:r w:rsidRPr="00B21783">
        <w:rPr>
          <w:rFonts w:ascii="Helvetica" w:hAnsi="Helvetica"/>
          <w:color w:val="000000"/>
          <w:szCs w:val="24"/>
          <w:lang w:val="es-ES" w:eastAsia="ko-KR"/>
        </w:rPr>
        <w:t>Donde otros veían paz y serenidad, yo veía picaduras de insectos y pelo enredado. Para mí, el aire libre era un teatro de extremos: calor o frío, mosquitos zumbando y demasiadas cosas con patas. Con mi piel pálida, los depredadores de la naturaleza podrían haberme confundido fácilmente con una bandeja de postres andante.</w:t>
      </w:r>
    </w:p>
    <w:p w14:paraId="18D5C62E" w14:textId="36941F5F" w:rsidR="00B21783" w:rsidRPr="00623806" w:rsidRDefault="00B21783" w:rsidP="00B21783">
      <w:pPr>
        <w:spacing w:line="276" w:lineRule="auto"/>
        <w:ind w:firstLine="720"/>
        <w:jc w:val="both"/>
        <w:rPr>
          <w:rFonts w:ascii="Helvetica" w:hAnsi="Helvetica"/>
          <w:color w:val="000000"/>
          <w:szCs w:val="24"/>
          <w:lang w:val="es-ES" w:eastAsia="ko-KR"/>
        </w:rPr>
      </w:pPr>
      <w:r w:rsidRPr="00B21783">
        <w:rPr>
          <w:rFonts w:ascii="Helvetica" w:hAnsi="Helvetica"/>
          <w:color w:val="000000"/>
          <w:szCs w:val="24"/>
          <w:lang w:val="es-ES" w:eastAsia="ko-KR"/>
        </w:rPr>
        <w:t>Y sin embargo…</w:t>
      </w:r>
    </w:p>
    <w:p w14:paraId="68F6476C" w14:textId="4438857A" w:rsidR="00B21783" w:rsidRPr="00623806" w:rsidRDefault="00B21783" w:rsidP="00B21783">
      <w:pPr>
        <w:spacing w:line="276" w:lineRule="auto"/>
        <w:ind w:firstLine="720"/>
        <w:jc w:val="both"/>
        <w:rPr>
          <w:rFonts w:ascii="Helvetica" w:hAnsi="Helvetica"/>
          <w:color w:val="000000"/>
          <w:szCs w:val="24"/>
          <w:lang w:val="es-ES" w:eastAsia="ko-KR"/>
        </w:rPr>
      </w:pPr>
      <w:r w:rsidRPr="00B21783">
        <w:rPr>
          <w:rFonts w:ascii="Helvetica" w:hAnsi="Helvetica"/>
          <w:color w:val="000000"/>
          <w:szCs w:val="24"/>
          <w:lang w:val="es-ES" w:eastAsia="ko-KR"/>
        </w:rPr>
        <w:t>Una parte de mí siempre volvía a los bosques.</w:t>
      </w:r>
      <w:r w:rsidRPr="00B21783">
        <w:rPr>
          <w:rFonts w:ascii="Helvetica" w:hAnsi="Helvetica"/>
          <w:color w:val="000000"/>
          <w:szCs w:val="24"/>
          <w:lang w:val="es-ES" w:eastAsia="ko-KR"/>
        </w:rPr>
        <w:br/>
        <w:t>El entorno verde me cautiv</w:t>
      </w:r>
      <w:r w:rsidRPr="00623806">
        <w:rPr>
          <w:rFonts w:ascii="Helvetica" w:hAnsi="Helvetica"/>
          <w:color w:val="000000"/>
          <w:szCs w:val="24"/>
          <w:lang w:val="es-ES" w:eastAsia="ko-KR"/>
        </w:rPr>
        <w:t>aba</w:t>
      </w:r>
      <w:r w:rsidRPr="00B21783">
        <w:rPr>
          <w:rFonts w:ascii="Helvetica" w:hAnsi="Helvetica"/>
          <w:color w:val="000000"/>
          <w:szCs w:val="24"/>
          <w:lang w:val="es-ES" w:eastAsia="ko-KR"/>
        </w:rPr>
        <w:t>. El silencio. El silencio resonaba con el pulso de algo más antiguo que la memoria.</w:t>
      </w:r>
      <w:r w:rsidRPr="00B21783">
        <w:rPr>
          <w:rFonts w:ascii="Helvetica" w:hAnsi="Helvetica"/>
          <w:color w:val="000000"/>
          <w:szCs w:val="24"/>
          <w:lang w:val="es-ES" w:eastAsia="ko-KR"/>
        </w:rPr>
        <w:br/>
        <w:t>Así que, cuando me encontré en medio de un denso bosque, no me sorprendió.</w:t>
      </w:r>
    </w:p>
    <w:p w14:paraId="180024EC" w14:textId="07BDF2E3" w:rsidR="00B21783" w:rsidRPr="00623806" w:rsidRDefault="00B21783" w:rsidP="00B21783">
      <w:pPr>
        <w:spacing w:line="276" w:lineRule="auto"/>
        <w:ind w:firstLine="720"/>
        <w:jc w:val="both"/>
        <w:rPr>
          <w:rFonts w:ascii="Helvetica" w:hAnsi="Helvetica"/>
          <w:color w:val="000000"/>
          <w:szCs w:val="24"/>
          <w:lang w:val="es-ES" w:eastAsia="ko-KR"/>
        </w:rPr>
      </w:pPr>
      <w:r w:rsidRPr="00B21783">
        <w:rPr>
          <w:rFonts w:ascii="Helvetica" w:hAnsi="Helvetica"/>
          <w:color w:val="000000"/>
          <w:szCs w:val="24"/>
          <w:lang w:val="es-ES" w:eastAsia="ko-KR"/>
        </w:rPr>
        <w:t>La copa de los árboles fragmentaba la luz de la luna en cintas plateadas que danzaban sobre la tierra. El aire era fresco y limpio, impregnado del aroma a musgo y pino. Mis pasos eran ligeros, casi fantasmales, mientras me movía corriendo entre la maleza.</w:t>
      </w:r>
    </w:p>
    <w:p w14:paraId="3756277D" w14:textId="77777777" w:rsidR="00B21783" w:rsidRPr="00623806" w:rsidRDefault="00B21783" w:rsidP="00B21783">
      <w:pPr>
        <w:spacing w:line="276" w:lineRule="auto"/>
        <w:ind w:firstLine="720"/>
        <w:jc w:val="both"/>
        <w:rPr>
          <w:rFonts w:ascii="Helvetica" w:hAnsi="Helvetica"/>
          <w:color w:val="000000"/>
          <w:szCs w:val="24"/>
          <w:lang w:val="es-ES" w:eastAsia="ko-KR"/>
        </w:rPr>
      </w:pPr>
      <w:r w:rsidRPr="00B21783">
        <w:rPr>
          <w:rFonts w:ascii="Helvetica" w:hAnsi="Helvetica"/>
          <w:color w:val="000000"/>
          <w:szCs w:val="24"/>
          <w:lang w:val="es-ES" w:eastAsia="ko-KR"/>
        </w:rPr>
        <w:t>No sabía qué. Lo único que sabía era que tenía que correr.</w:t>
      </w:r>
    </w:p>
    <w:p w14:paraId="5DC442CD" w14:textId="5FE034CB" w:rsidR="00B21783" w:rsidRPr="00623806" w:rsidRDefault="00B21783" w:rsidP="00B21783">
      <w:pPr>
        <w:spacing w:line="276" w:lineRule="auto"/>
        <w:ind w:firstLine="720"/>
        <w:jc w:val="both"/>
        <w:rPr>
          <w:rFonts w:ascii="Helvetica" w:hAnsi="Helvetica"/>
          <w:color w:val="000000"/>
          <w:szCs w:val="24"/>
          <w:lang w:val="es-ES" w:eastAsia="ko-KR"/>
        </w:rPr>
      </w:pPr>
      <w:r w:rsidRPr="00B21783">
        <w:rPr>
          <w:rFonts w:ascii="Helvetica" w:hAnsi="Helvetica"/>
          <w:color w:val="000000"/>
          <w:szCs w:val="24"/>
          <w:lang w:val="es-ES" w:eastAsia="ko-KR"/>
        </w:rPr>
        <w:t>Mi corazón latía con fuerza como un tambor de advertencia, la adrenalina inundaba mis extremidades.</w:t>
      </w:r>
    </w:p>
    <w:p w14:paraId="3D29472C" w14:textId="49D7B5D8" w:rsidR="00B21783" w:rsidRPr="00623806" w:rsidRDefault="00B21783" w:rsidP="00B21783">
      <w:pPr>
        <w:spacing w:line="276" w:lineRule="auto"/>
        <w:ind w:firstLine="720"/>
        <w:jc w:val="both"/>
        <w:rPr>
          <w:rFonts w:ascii="Helvetica" w:hAnsi="Helvetica"/>
          <w:color w:val="000000"/>
          <w:szCs w:val="24"/>
          <w:lang w:val="es-ES" w:eastAsia="ko-KR"/>
        </w:rPr>
      </w:pPr>
      <w:r w:rsidRPr="00B21783">
        <w:rPr>
          <w:rFonts w:ascii="Helvetica" w:hAnsi="Helvetica"/>
          <w:color w:val="000000"/>
          <w:szCs w:val="24"/>
          <w:lang w:val="es-ES" w:eastAsia="ko-KR"/>
        </w:rPr>
        <w:t xml:space="preserve">Los árboles se veían borrosos a medida que aceleraba, y la respiración se entrecortaba en ráfagas bruscas </w:t>
      </w:r>
      <w:proofErr w:type="spellStart"/>
      <w:r w:rsidRPr="00B21783">
        <w:rPr>
          <w:rFonts w:ascii="Helvetica" w:hAnsi="Helvetica"/>
          <w:color w:val="000000"/>
          <w:szCs w:val="24"/>
          <w:lang w:val="es-ES" w:eastAsia="ko-KR"/>
        </w:rPr>
        <w:t>y</w:t>
      </w:r>
      <w:proofErr w:type="spellEnd"/>
      <w:r w:rsidRPr="00B21783">
        <w:rPr>
          <w:rFonts w:ascii="Helvetica" w:hAnsi="Helvetica"/>
          <w:color w:val="000000"/>
          <w:szCs w:val="24"/>
          <w:lang w:val="es-ES" w:eastAsia="ko-KR"/>
        </w:rPr>
        <w:t xml:space="preserve"> irregulares.</w:t>
      </w:r>
    </w:p>
    <w:p w14:paraId="3F68014E" w14:textId="148A2498" w:rsidR="00B21783" w:rsidRPr="00623806" w:rsidRDefault="00B21783" w:rsidP="00B21783">
      <w:pPr>
        <w:spacing w:line="276" w:lineRule="auto"/>
        <w:ind w:firstLine="720"/>
        <w:jc w:val="both"/>
        <w:rPr>
          <w:rFonts w:ascii="Helvetica" w:hAnsi="Helvetica"/>
          <w:color w:val="000000"/>
          <w:szCs w:val="24"/>
          <w:lang w:val="es-ES" w:eastAsia="ko-KR"/>
        </w:rPr>
      </w:pPr>
      <w:r w:rsidRPr="00B21783">
        <w:rPr>
          <w:rFonts w:ascii="Helvetica" w:hAnsi="Helvetica"/>
          <w:color w:val="000000"/>
          <w:szCs w:val="24"/>
          <w:lang w:val="es-ES" w:eastAsia="ko-KR"/>
        </w:rPr>
        <w:t>Detrás de mí. Lo sentí.</w:t>
      </w:r>
    </w:p>
    <w:p w14:paraId="6A320974" w14:textId="2E8563BE" w:rsidR="00B21783" w:rsidRPr="00623806" w:rsidRDefault="00B21783" w:rsidP="00B21783">
      <w:pPr>
        <w:spacing w:line="276" w:lineRule="auto"/>
        <w:jc w:val="both"/>
        <w:rPr>
          <w:rFonts w:ascii="Helvetica" w:hAnsi="Helvetica"/>
          <w:color w:val="000000"/>
          <w:szCs w:val="24"/>
          <w:lang w:val="es-ES" w:eastAsia="ko-KR"/>
        </w:rPr>
      </w:pPr>
      <w:r w:rsidRPr="00B21783">
        <w:rPr>
          <w:rFonts w:ascii="Helvetica" w:hAnsi="Helvetica"/>
          <w:color w:val="000000"/>
          <w:szCs w:val="24"/>
          <w:lang w:val="es-ES" w:eastAsia="ko-KR"/>
        </w:rPr>
        <w:lastRenderedPageBreak/>
        <w:t>Una sensación de pavor se apoderó de él. Esa sensación de alerta primordial era palpable.</w:t>
      </w:r>
    </w:p>
    <w:p w14:paraId="3AAAB0B5" w14:textId="7761A181" w:rsidR="00B21783" w:rsidRPr="00623806" w:rsidRDefault="00B21783" w:rsidP="00B21783">
      <w:pPr>
        <w:spacing w:line="276" w:lineRule="auto"/>
        <w:ind w:firstLine="720"/>
        <w:jc w:val="both"/>
        <w:rPr>
          <w:rFonts w:ascii="Helvetica" w:hAnsi="Helvetica"/>
          <w:color w:val="000000"/>
          <w:szCs w:val="24"/>
          <w:lang w:val="es-ES" w:eastAsia="ko-KR"/>
        </w:rPr>
      </w:pPr>
      <w:r w:rsidRPr="00B21783">
        <w:rPr>
          <w:rFonts w:ascii="Helvetica" w:hAnsi="Helvetica"/>
          <w:color w:val="000000"/>
          <w:szCs w:val="24"/>
          <w:lang w:val="es-ES" w:eastAsia="ko-KR"/>
        </w:rPr>
        <w:t>Algo me estaba siguiendo.</w:t>
      </w:r>
    </w:p>
    <w:p w14:paraId="3731C1A1" w14:textId="77777777" w:rsidR="00B21783" w:rsidRPr="00623806" w:rsidRDefault="00B21783" w:rsidP="00B21783">
      <w:pPr>
        <w:spacing w:line="276" w:lineRule="auto"/>
        <w:ind w:firstLine="720"/>
        <w:jc w:val="both"/>
        <w:rPr>
          <w:rFonts w:ascii="Helvetica" w:hAnsi="Helvetica"/>
          <w:color w:val="000000"/>
          <w:szCs w:val="24"/>
          <w:lang w:val="es-ES" w:eastAsia="ko-KR"/>
        </w:rPr>
      </w:pPr>
      <w:r w:rsidRPr="00B21783">
        <w:rPr>
          <w:rFonts w:ascii="Helvetica" w:hAnsi="Helvetica"/>
          <w:color w:val="000000"/>
          <w:szCs w:val="24"/>
          <w:lang w:val="es-ES" w:eastAsia="ko-KR"/>
        </w:rPr>
        <w:t>Las sombras se movían como si tuvieran dientes. Se enroscaban en mi camino, susurrando amenazas que no podía ver. El pánico me recorrió la espina dorsal, y todos mis instintos gritaban:</w:t>
      </w:r>
    </w:p>
    <w:p w14:paraId="7B20B4C3" w14:textId="1F0546D3" w:rsidR="00B21783" w:rsidRPr="00623806" w:rsidRDefault="00B21783" w:rsidP="00B21783">
      <w:pPr>
        <w:spacing w:line="276" w:lineRule="auto"/>
        <w:ind w:firstLine="720"/>
        <w:jc w:val="both"/>
        <w:rPr>
          <w:rFonts w:ascii="Helvetica" w:hAnsi="Helvetica"/>
          <w:color w:val="000000"/>
          <w:szCs w:val="24"/>
          <w:lang w:val="es-ES" w:eastAsia="ko-KR"/>
        </w:rPr>
      </w:pPr>
      <w:r w:rsidRPr="00B21783">
        <w:rPr>
          <w:rFonts w:ascii="Helvetica" w:hAnsi="Helvetica"/>
          <w:color w:val="000000"/>
          <w:szCs w:val="24"/>
          <w:lang w:val="es-ES" w:eastAsia="ko-KR"/>
        </w:rPr>
        <w:t>Corre más rápido.</w:t>
      </w:r>
    </w:p>
    <w:p w14:paraId="0CBE96DE" w14:textId="2A851DFB" w:rsidR="00B21783" w:rsidRPr="00623806" w:rsidRDefault="00B21783" w:rsidP="00B21783">
      <w:pPr>
        <w:spacing w:line="276" w:lineRule="auto"/>
        <w:ind w:firstLine="720"/>
        <w:jc w:val="both"/>
        <w:rPr>
          <w:rFonts w:ascii="Helvetica" w:hAnsi="Helvetica"/>
          <w:color w:val="000000"/>
          <w:szCs w:val="24"/>
          <w:lang w:val="es-ES" w:eastAsia="ko-KR"/>
        </w:rPr>
      </w:pPr>
      <w:r w:rsidRPr="00B21783">
        <w:rPr>
          <w:rFonts w:ascii="Helvetica" w:hAnsi="Helvetica"/>
          <w:color w:val="000000"/>
          <w:szCs w:val="24"/>
          <w:lang w:val="es-ES" w:eastAsia="ko-KR"/>
        </w:rPr>
        <w:t>Las ramas me azotaban la cara y me enganchaban la ropa, pero no disminuí la velocidad. Me esforcé más, mis piernas ardían por el esfuerzo. Mi mente era un torbellino de miedo y confusión, el instinto primordial de sobrevivir anulaba todo lo demás.</w:t>
      </w:r>
    </w:p>
    <w:p w14:paraId="3170B5C9" w14:textId="3AA7589A" w:rsidR="00B21783" w:rsidRPr="00623806" w:rsidRDefault="00B21783" w:rsidP="00B21783">
      <w:pPr>
        <w:spacing w:line="276" w:lineRule="auto"/>
        <w:ind w:firstLine="720"/>
        <w:jc w:val="both"/>
        <w:rPr>
          <w:rFonts w:ascii="Helvetica" w:hAnsi="Helvetica"/>
          <w:color w:val="000000"/>
          <w:szCs w:val="24"/>
          <w:lang w:val="es-ES" w:eastAsia="ko-KR"/>
        </w:rPr>
      </w:pPr>
      <w:r w:rsidRPr="00B21783">
        <w:rPr>
          <w:rFonts w:ascii="Helvetica" w:hAnsi="Helvetica"/>
          <w:color w:val="000000"/>
          <w:szCs w:val="24"/>
          <w:lang w:val="es-ES" w:eastAsia="ko-KR"/>
        </w:rPr>
        <w:t xml:space="preserve">De repente, tropecé y llegué a un claro, el bosque se abría ante mí. Frené en seco, con la respiración entrecortada. En medio del claro se alzaba un lobo negro enorme, con el pelaje brillando a la luz de la luna. Sus </w:t>
      </w:r>
      <w:proofErr w:type="gramStart"/>
      <w:r w:rsidRPr="00B21783">
        <w:rPr>
          <w:rFonts w:ascii="Helvetica" w:hAnsi="Helvetica"/>
          <w:color w:val="000000"/>
          <w:szCs w:val="24"/>
          <w:lang w:val="es-ES" w:eastAsia="ko-KR"/>
        </w:rPr>
        <w:t>ojos esmeralda</w:t>
      </w:r>
      <w:proofErr w:type="gramEnd"/>
      <w:r w:rsidRPr="00B21783">
        <w:rPr>
          <w:rFonts w:ascii="Helvetica" w:hAnsi="Helvetica"/>
          <w:color w:val="000000"/>
          <w:szCs w:val="24"/>
          <w:lang w:val="es-ES" w:eastAsia="ko-KR"/>
        </w:rPr>
        <w:t xml:space="preserve"> se fijaron en los míos, brillando con una intensidad sobrenatural. Con un gruñido sordo que retumbaba en lo profundo de su pecho, el lobo mostró los dientes.</w:t>
      </w:r>
    </w:p>
    <w:p w14:paraId="498A28F7" w14:textId="20DB898E" w:rsidR="00B21783" w:rsidRPr="00623806" w:rsidRDefault="00B21783" w:rsidP="00B21783">
      <w:pPr>
        <w:spacing w:line="276" w:lineRule="auto"/>
        <w:ind w:firstLine="720"/>
        <w:jc w:val="both"/>
        <w:rPr>
          <w:rFonts w:ascii="Helvetica" w:hAnsi="Helvetica"/>
          <w:color w:val="000000"/>
          <w:szCs w:val="24"/>
          <w:lang w:val="es-ES" w:eastAsia="ko-KR"/>
        </w:rPr>
      </w:pPr>
      <w:r w:rsidRPr="00B21783">
        <w:rPr>
          <w:rFonts w:ascii="Helvetica" w:hAnsi="Helvetica"/>
          <w:color w:val="000000"/>
          <w:szCs w:val="24"/>
          <w:lang w:val="es-ES" w:eastAsia="ko-KR"/>
        </w:rPr>
        <w:t>Me quedé paralizado, con el corazón latiendo tan fuerte que lo oía en mis oídos. La mirada del lobo era hipnótica, me atraía incluso mientras me aterraba. Di un paso atrás vacilante, con el cuerpo temblando.</w:t>
      </w:r>
    </w:p>
    <w:p w14:paraId="61B4E770" w14:textId="2A7517A3" w:rsidR="00B21783" w:rsidRPr="00623806" w:rsidRDefault="00B21783" w:rsidP="00B21783">
      <w:pPr>
        <w:spacing w:line="276" w:lineRule="auto"/>
        <w:ind w:firstLine="720"/>
        <w:jc w:val="both"/>
        <w:rPr>
          <w:rFonts w:ascii="Helvetica" w:hAnsi="Helvetica"/>
          <w:color w:val="000000"/>
          <w:szCs w:val="24"/>
          <w:lang w:val="es-ES" w:eastAsia="ko-KR"/>
        </w:rPr>
      </w:pPr>
      <w:r w:rsidRPr="00B21783">
        <w:rPr>
          <w:rFonts w:ascii="Helvetica" w:hAnsi="Helvetica"/>
          <w:color w:val="000000"/>
          <w:szCs w:val="24"/>
          <w:lang w:val="es-ES" w:eastAsia="ko-KR"/>
        </w:rPr>
        <w:t>El lobo se movía con fluidez, casi con gracia, sin apartar la mirada de la mía. Se interpuso en mi camino, cortándome cualquier posibilidad de escape. Podía ver los poderosos músculos ondulándose bajo su pelaje y la agudeza de sus garras al clavarse en el suelo.</w:t>
      </w:r>
    </w:p>
    <w:p w14:paraId="662DDE6B" w14:textId="0FEEE17F" w:rsidR="00B21783" w:rsidRPr="00623806" w:rsidRDefault="00B21783" w:rsidP="00B21783">
      <w:pPr>
        <w:spacing w:line="276" w:lineRule="auto"/>
        <w:ind w:firstLine="720"/>
        <w:jc w:val="both"/>
        <w:rPr>
          <w:rFonts w:ascii="Helvetica" w:hAnsi="Helvetica"/>
          <w:color w:val="000000"/>
          <w:szCs w:val="24"/>
          <w:lang w:val="es-ES" w:eastAsia="ko-KR"/>
        </w:rPr>
      </w:pPr>
      <w:r w:rsidRPr="00B21783">
        <w:rPr>
          <w:rFonts w:ascii="Helvetica" w:hAnsi="Helvetica"/>
          <w:color w:val="000000"/>
          <w:szCs w:val="24"/>
          <w:lang w:val="es-ES" w:eastAsia="ko-KR"/>
        </w:rPr>
        <w:lastRenderedPageBreak/>
        <w:t>Mi respiración era entrecortada y superficial; el miedo me paralizaba. Quería correr, pero mis piernas no se movían. El gruñido del lobo se hizo más profundo, un sonido que parecía resonar en mis propios huesos. Podía sentir el poder primario que irradiaba de la criatura, una fuerza que a la vez me inspiraba asombro y me atemorizaba.</w:t>
      </w:r>
    </w:p>
    <w:p w14:paraId="5F059BAB" w14:textId="21885738" w:rsidR="00B21783" w:rsidRPr="00623806" w:rsidRDefault="00B21783" w:rsidP="00B21783">
      <w:pPr>
        <w:spacing w:line="276" w:lineRule="auto"/>
        <w:ind w:firstLine="720"/>
        <w:jc w:val="both"/>
        <w:rPr>
          <w:rFonts w:ascii="Helvetica" w:hAnsi="Helvetica"/>
          <w:color w:val="000000"/>
          <w:szCs w:val="24"/>
          <w:lang w:val="es-ES" w:eastAsia="ko-KR"/>
        </w:rPr>
      </w:pPr>
      <w:r w:rsidRPr="00B21783">
        <w:rPr>
          <w:rFonts w:ascii="Helvetica" w:hAnsi="Helvetica"/>
          <w:color w:val="000000"/>
          <w:szCs w:val="24"/>
          <w:lang w:val="es-ES" w:eastAsia="ko-KR"/>
        </w:rPr>
        <w:t>El tiempo pareció detenerse mientras nos mirábamos, el bosque a nuestro alrededor estaba inquietantemente silencioso. Los ojos del lobo parecían penetrar mi alma, y por un momento sentí una extraña conexión, una sensación de reconocimiento. El miedo remitió, reemplazado por una extraña calma.</w:t>
      </w:r>
    </w:p>
    <w:p w14:paraId="31AAD0CE" w14:textId="3AC7DD38" w:rsidR="00B21783" w:rsidRPr="00623806" w:rsidRDefault="00B21783" w:rsidP="00B21783">
      <w:pPr>
        <w:spacing w:line="276" w:lineRule="auto"/>
        <w:ind w:firstLine="720"/>
        <w:jc w:val="both"/>
        <w:rPr>
          <w:rFonts w:ascii="Helvetica" w:hAnsi="Helvetica"/>
          <w:color w:val="000000"/>
          <w:szCs w:val="24"/>
          <w:lang w:val="es-ES" w:eastAsia="ko-KR"/>
        </w:rPr>
      </w:pPr>
      <w:r w:rsidRPr="00B21783">
        <w:rPr>
          <w:rFonts w:ascii="Helvetica" w:hAnsi="Helvetica"/>
          <w:color w:val="000000"/>
          <w:szCs w:val="24"/>
          <w:lang w:val="es-ES" w:eastAsia="ko-KR"/>
        </w:rPr>
        <w:t>Entonces, el lobo se abalanzó con una brusquedad que me dejó sin aliento.</w:t>
      </w:r>
    </w:p>
    <w:p w14:paraId="0613E5DD" w14:textId="55422D4B" w:rsidR="00B21783" w:rsidRPr="00623806" w:rsidRDefault="00B21783" w:rsidP="00B21783">
      <w:pPr>
        <w:spacing w:line="276" w:lineRule="auto"/>
        <w:ind w:firstLine="720"/>
        <w:jc w:val="both"/>
        <w:rPr>
          <w:rFonts w:ascii="Helvetica" w:hAnsi="Helvetica"/>
          <w:color w:val="000000"/>
          <w:szCs w:val="24"/>
          <w:lang w:val="es-ES" w:eastAsia="ko-KR"/>
        </w:rPr>
      </w:pPr>
      <w:r w:rsidRPr="00B21783">
        <w:rPr>
          <w:rFonts w:ascii="Helvetica" w:hAnsi="Helvetica"/>
          <w:color w:val="000000"/>
          <w:szCs w:val="24"/>
          <w:lang w:val="es-ES" w:eastAsia="ko-KR"/>
        </w:rPr>
        <w:t>Me desperté sobresaltado, empapado en sudor, con el corazón aún acelerado. El sueño persistió, la imagen del lobo negro con ojos esmeralda grabada a fuego en mi mente. Aún podía sentir la intensidad de su mirada, la energía primordial que había recorrido mi cuerpo. Tembloroso, abracé mis rodillas contra mi pecho, intentando disipar el miedo y la confusión residuales.</w:t>
      </w:r>
    </w:p>
    <w:p w14:paraId="79AAAF6B" w14:textId="239A600A" w:rsidR="00B21783" w:rsidRPr="00623806" w:rsidRDefault="00B21783" w:rsidP="00B21783">
      <w:pPr>
        <w:spacing w:line="276" w:lineRule="auto"/>
        <w:ind w:firstLine="720"/>
        <w:jc w:val="both"/>
        <w:rPr>
          <w:rFonts w:ascii="Helvetica" w:hAnsi="Helvetica"/>
          <w:color w:val="000000"/>
          <w:szCs w:val="24"/>
          <w:lang w:val="es-ES" w:eastAsia="ko-KR"/>
        </w:rPr>
      </w:pPr>
      <w:r w:rsidRPr="00B21783">
        <w:rPr>
          <w:rFonts w:ascii="Helvetica" w:hAnsi="Helvetica"/>
          <w:color w:val="000000"/>
          <w:szCs w:val="24"/>
          <w:lang w:val="es-ES" w:eastAsia="ko-KR"/>
        </w:rPr>
        <w:t>Miré a mi lado, la cama estaba vacía, otra noche solo. La habitación estaba bañada por el suave resplandor de la luz de la luna que se filtraba a través de las cortinas, creando largas sombras en las paredes. El silencio era ensordecedor, amplificando la soledad que me roía el corazón. Pasé una mano por mi cabello húmedo, el vívido recuerdo del sueño aún me tenía cautivado.</w:t>
      </w:r>
    </w:p>
    <w:p w14:paraId="0D867FB3" w14:textId="3F1E1AA0" w:rsidR="00B21783" w:rsidRPr="00623806" w:rsidRDefault="00B21783" w:rsidP="00B21783">
      <w:pPr>
        <w:spacing w:line="276" w:lineRule="auto"/>
        <w:ind w:firstLine="720"/>
        <w:jc w:val="both"/>
        <w:rPr>
          <w:rFonts w:ascii="Helvetica" w:hAnsi="Helvetica"/>
          <w:color w:val="000000"/>
          <w:szCs w:val="24"/>
          <w:lang w:val="es-ES" w:eastAsia="ko-KR"/>
        </w:rPr>
      </w:pPr>
      <w:r w:rsidRPr="00B21783">
        <w:rPr>
          <w:rFonts w:ascii="Helvetica" w:hAnsi="Helvetica"/>
          <w:color w:val="000000"/>
          <w:szCs w:val="24"/>
          <w:lang w:val="es-ES" w:eastAsia="ko-KR"/>
        </w:rPr>
        <w:lastRenderedPageBreak/>
        <w:t>Pasé las piernas por el borde de la cama y me senté allí un momento, mirando al suelo. La casa estaba en silencio, salvo por el leve zumbido del refrigerador en la cocina. Sentí una profunda sensación de aislamiento, como si el sueño hubiera sido una vívida ilustración del vacío en mi vida.</w:t>
      </w:r>
    </w:p>
    <w:p w14:paraId="74212582" w14:textId="7998C497" w:rsidR="00B21783" w:rsidRPr="00623806" w:rsidRDefault="00B21783" w:rsidP="00B21783">
      <w:pPr>
        <w:spacing w:line="276" w:lineRule="auto"/>
        <w:ind w:firstLine="720"/>
        <w:jc w:val="both"/>
        <w:rPr>
          <w:rFonts w:ascii="Helvetica" w:hAnsi="Helvetica"/>
          <w:color w:val="000000"/>
          <w:szCs w:val="24"/>
          <w:lang w:val="es-ES" w:eastAsia="ko-KR"/>
        </w:rPr>
      </w:pPr>
      <w:r w:rsidRPr="00B21783">
        <w:rPr>
          <w:rFonts w:ascii="Helvetica" w:hAnsi="Helvetica"/>
          <w:color w:val="000000"/>
          <w:szCs w:val="24"/>
          <w:lang w:val="es-ES" w:eastAsia="ko-KR"/>
        </w:rPr>
        <w:t>Respiré hondo, me levanté y me dirigí a la ventana. Aparté las cortinas y miré el paisaje iluminado por la luna. El mundo exterior parecía tan pacífico, un marcado contraste con la agitación que sentía en mi interior.</w:t>
      </w:r>
    </w:p>
    <w:p w14:paraId="640E9E89" w14:textId="77777777" w:rsidR="00B21783" w:rsidRPr="00623806" w:rsidRDefault="00B21783" w:rsidP="00B21783">
      <w:pPr>
        <w:spacing w:line="276" w:lineRule="auto"/>
        <w:ind w:firstLine="720"/>
        <w:jc w:val="both"/>
        <w:rPr>
          <w:rFonts w:ascii="Helvetica" w:hAnsi="Helvetica"/>
          <w:color w:val="000000"/>
          <w:szCs w:val="24"/>
          <w:lang w:val="es-ES" w:eastAsia="ko-KR"/>
        </w:rPr>
      </w:pPr>
      <w:r w:rsidRPr="00B21783">
        <w:rPr>
          <w:rFonts w:ascii="Helvetica" w:hAnsi="Helvetica"/>
          <w:color w:val="000000"/>
          <w:szCs w:val="24"/>
          <w:lang w:val="es-ES" w:eastAsia="ko-KR"/>
        </w:rPr>
        <w:t>Me apoyé en el marco de la ventana, dejando que el fresco aire nocturno me envolviera. Quizás el sueño intentaba decirme algo, un reflejo de la agitación interna de la que no podía escapar. Quizás mi mente me estaba manipulando, expresando mis miedos y deseos más profundos.</w:t>
      </w:r>
    </w:p>
    <w:p w14:paraId="20FCC1B7" w14:textId="77777777" w:rsidR="00B21783" w:rsidRPr="00623806" w:rsidRDefault="00B21783" w:rsidP="00B21783">
      <w:pPr>
        <w:spacing w:line="276" w:lineRule="auto"/>
        <w:ind w:firstLine="720"/>
        <w:jc w:val="both"/>
        <w:rPr>
          <w:rFonts w:ascii="Helvetica" w:hAnsi="Helvetica"/>
          <w:color w:val="000000"/>
          <w:szCs w:val="24"/>
          <w:lang w:val="es-ES" w:eastAsia="ko-KR"/>
        </w:rPr>
      </w:pPr>
      <w:r w:rsidRPr="00B21783">
        <w:rPr>
          <w:rFonts w:ascii="Helvetica" w:hAnsi="Helvetica"/>
          <w:color w:val="000000"/>
          <w:szCs w:val="24"/>
          <w:lang w:val="es-ES" w:eastAsia="ko-KR"/>
        </w:rPr>
        <w:t>De cualquier manera, sabía que no podía volver a dormirme. La inquietud que sentía era demasiado fuerte. Necesitaba despejar mi mente, encontrar algo de paz en la quietud de la noche. Así que agarré una manta, me la eché sobre los hombros y salí a la noche, esperando que el aire fresco y la soledad me ayudaran a darle sentido al caos interior.</w:t>
      </w:r>
    </w:p>
    <w:p w14:paraId="0DCBA224" w14:textId="77777777" w:rsidR="00B21783" w:rsidRPr="00623806" w:rsidRDefault="00B21783" w:rsidP="00B21783">
      <w:pPr>
        <w:spacing w:line="276" w:lineRule="auto"/>
        <w:ind w:firstLine="720"/>
        <w:jc w:val="both"/>
        <w:rPr>
          <w:rFonts w:ascii="Helvetica" w:hAnsi="Helvetica"/>
          <w:color w:val="000000"/>
          <w:szCs w:val="24"/>
          <w:lang w:val="es-ES" w:eastAsia="ko-KR"/>
        </w:rPr>
      </w:pPr>
      <w:r w:rsidRPr="00B21783">
        <w:rPr>
          <w:rFonts w:ascii="Helvetica" w:hAnsi="Helvetica"/>
          <w:color w:val="000000"/>
          <w:szCs w:val="24"/>
          <w:lang w:val="es-ES" w:eastAsia="ko-KR"/>
        </w:rPr>
        <w:t>Al adentrarme en la noche iluminada por la luna, un escalofrío recorrió mi espina dorsal; no era por el frío, sino por algo más. Algo invisible. El aire, fresco y puro, me envolvió como la seda, pero fue el aroma lo que detuvo mi movimiento.</w:t>
      </w:r>
      <w:r w:rsidRPr="00B21783">
        <w:rPr>
          <w:rFonts w:ascii="Helvetica" w:hAnsi="Helvetica"/>
          <w:color w:val="000000"/>
          <w:szCs w:val="24"/>
          <w:lang w:val="es-ES" w:eastAsia="ko-KR"/>
        </w:rPr>
        <w:br/>
        <w:t>Café.</w:t>
      </w:r>
    </w:p>
    <w:p w14:paraId="3E9E822B" w14:textId="4E50D36B" w:rsidR="00B21783" w:rsidRPr="00623806" w:rsidRDefault="00B21783" w:rsidP="00B21783">
      <w:pPr>
        <w:spacing w:line="276" w:lineRule="auto"/>
        <w:ind w:firstLine="720"/>
        <w:jc w:val="both"/>
        <w:rPr>
          <w:rFonts w:ascii="Helvetica" w:hAnsi="Helvetica"/>
          <w:color w:val="000000"/>
          <w:szCs w:val="24"/>
          <w:lang w:val="es-ES" w:eastAsia="ko-KR"/>
        </w:rPr>
      </w:pPr>
      <w:r w:rsidRPr="00B21783">
        <w:rPr>
          <w:rFonts w:ascii="Helvetica" w:hAnsi="Helvetica"/>
          <w:color w:val="000000"/>
          <w:szCs w:val="24"/>
          <w:lang w:val="es-ES" w:eastAsia="ko-KR"/>
        </w:rPr>
        <w:t>El aroma era intenso, oscuro y cálido. El desconocido se aferró al aroma embriagador como si fuera una segunda piel.</w:t>
      </w:r>
      <w:r w:rsidRPr="00B21783">
        <w:rPr>
          <w:rFonts w:ascii="Helvetica" w:hAnsi="Helvetica"/>
          <w:color w:val="000000"/>
          <w:szCs w:val="24"/>
          <w:lang w:val="es-ES" w:eastAsia="ko-KR"/>
        </w:rPr>
        <w:br/>
      </w:r>
    </w:p>
    <w:p w14:paraId="1A68D64C" w14:textId="2EAD04D1" w:rsidR="00B21783" w:rsidRPr="00623806" w:rsidRDefault="00B21783" w:rsidP="00B21783">
      <w:pPr>
        <w:spacing w:line="276" w:lineRule="auto"/>
        <w:ind w:firstLine="720"/>
        <w:jc w:val="both"/>
        <w:rPr>
          <w:rFonts w:ascii="Helvetica" w:hAnsi="Helvetica"/>
          <w:color w:val="000000"/>
          <w:szCs w:val="24"/>
          <w:lang w:val="es-ES" w:eastAsia="ko-KR"/>
        </w:rPr>
      </w:pPr>
      <w:r w:rsidRPr="00B21783">
        <w:rPr>
          <w:rFonts w:ascii="Helvetica" w:hAnsi="Helvetica"/>
          <w:color w:val="000000"/>
          <w:szCs w:val="24"/>
          <w:lang w:val="es-ES" w:eastAsia="ko-KR"/>
        </w:rPr>
        <w:lastRenderedPageBreak/>
        <w:t>Respiré hondo, y el recuerdo de él, su voz, su mirada y la sensación de sus labios sobre mis dedos me invadieron. Mis músculos se relajaron antes de que pudiera detenerlos; mi cuerpo respondió al aroma como si lo hubiera estado esperando todo el día. Era absurdo lo rápido que se encendía el calor en mi vientre, cómo mis pensamientos se dispersaban como hojas al viento. Ese olor no debería haberme hecho sentir así.</w:t>
      </w:r>
    </w:p>
    <w:p w14:paraId="6BF97469" w14:textId="6E052459" w:rsidR="00B21783" w:rsidRPr="00623806" w:rsidRDefault="00B21783" w:rsidP="00B21783">
      <w:pPr>
        <w:spacing w:line="276" w:lineRule="auto"/>
        <w:ind w:firstLine="720"/>
        <w:jc w:val="both"/>
        <w:rPr>
          <w:rFonts w:ascii="Helvetica" w:hAnsi="Helvetica"/>
          <w:color w:val="000000"/>
          <w:szCs w:val="24"/>
          <w:lang w:val="es-ES" w:eastAsia="ko-KR"/>
        </w:rPr>
      </w:pPr>
      <w:r w:rsidRPr="00B21783">
        <w:rPr>
          <w:rFonts w:ascii="Helvetica" w:hAnsi="Helvetica"/>
          <w:color w:val="000000"/>
          <w:szCs w:val="24"/>
          <w:lang w:val="es-ES" w:eastAsia="ko-KR"/>
        </w:rPr>
        <w:t xml:space="preserve">Pero sí </w:t>
      </w:r>
      <w:r w:rsidRPr="00623806">
        <w:rPr>
          <w:rFonts w:ascii="Helvetica" w:hAnsi="Helvetica"/>
          <w:color w:val="000000"/>
          <w:szCs w:val="24"/>
          <w:lang w:val="es-ES" w:eastAsia="ko-KR"/>
        </w:rPr>
        <w:t>lo hizo</w:t>
      </w:r>
      <w:r w:rsidRPr="00B21783">
        <w:rPr>
          <w:rFonts w:ascii="Helvetica" w:hAnsi="Helvetica"/>
          <w:color w:val="000000"/>
          <w:szCs w:val="24"/>
          <w:lang w:val="es-ES" w:eastAsia="ko-KR"/>
        </w:rPr>
        <w:t>.</w:t>
      </w:r>
    </w:p>
    <w:p w14:paraId="090D03EB" w14:textId="1B265FA2" w:rsidR="00B21783" w:rsidRPr="00623806" w:rsidRDefault="00B21783" w:rsidP="00B21783">
      <w:pPr>
        <w:spacing w:line="276" w:lineRule="auto"/>
        <w:ind w:firstLine="720"/>
        <w:jc w:val="both"/>
        <w:rPr>
          <w:rFonts w:ascii="Helvetica" w:hAnsi="Helvetica"/>
          <w:color w:val="000000"/>
          <w:szCs w:val="24"/>
          <w:lang w:val="es-ES" w:eastAsia="ko-KR"/>
        </w:rPr>
      </w:pPr>
      <w:r w:rsidRPr="00B21783">
        <w:rPr>
          <w:rFonts w:ascii="Helvetica" w:hAnsi="Helvetica"/>
          <w:color w:val="000000"/>
          <w:szCs w:val="24"/>
          <w:lang w:val="es-ES" w:eastAsia="ko-KR"/>
        </w:rPr>
        <w:t>Y por un instante, sin aliento, quise darme la vuelta. Estaba decidido a encontrarlo.</w:t>
      </w:r>
    </w:p>
    <w:p w14:paraId="33CB3CA7" w14:textId="46565914" w:rsidR="00B21783" w:rsidRPr="00623806" w:rsidRDefault="00B21783" w:rsidP="00B21783">
      <w:pPr>
        <w:spacing w:line="276" w:lineRule="auto"/>
        <w:ind w:firstLine="720"/>
        <w:jc w:val="both"/>
        <w:rPr>
          <w:rFonts w:ascii="Helvetica" w:hAnsi="Helvetica"/>
          <w:color w:val="000000"/>
          <w:szCs w:val="24"/>
          <w:lang w:val="es-ES" w:eastAsia="ko-KR"/>
        </w:rPr>
      </w:pPr>
      <w:r w:rsidRPr="00B21783">
        <w:rPr>
          <w:rFonts w:ascii="Helvetica" w:hAnsi="Helvetica"/>
          <w:color w:val="000000"/>
          <w:szCs w:val="24"/>
          <w:lang w:val="es-ES" w:eastAsia="ko-KR"/>
        </w:rPr>
        <w:t>Quería perseguir la calidez que se arremolinaba en lo más profundo de mi ser.</w:t>
      </w:r>
    </w:p>
    <w:p w14:paraId="2402EB24" w14:textId="0B854CC1" w:rsidR="00B21783" w:rsidRPr="00623806" w:rsidRDefault="00B21783" w:rsidP="00B21783">
      <w:pPr>
        <w:spacing w:line="276" w:lineRule="auto"/>
        <w:ind w:firstLine="720"/>
        <w:jc w:val="both"/>
        <w:rPr>
          <w:rFonts w:ascii="Helvetica" w:hAnsi="Helvetica"/>
          <w:color w:val="000000"/>
          <w:szCs w:val="24"/>
          <w:lang w:val="es-ES" w:eastAsia="ko-KR"/>
        </w:rPr>
      </w:pPr>
      <w:r w:rsidRPr="00B21783">
        <w:rPr>
          <w:rFonts w:ascii="Helvetica" w:hAnsi="Helvetica"/>
          <w:color w:val="000000"/>
          <w:szCs w:val="24"/>
          <w:lang w:val="es-ES" w:eastAsia="ko-KR"/>
        </w:rPr>
        <w:t>"¿Qué haces afuera a estas horas?"</w:t>
      </w:r>
    </w:p>
    <w:p w14:paraId="0C731509" w14:textId="1E7E7BE3" w:rsidR="00B21783" w:rsidRPr="00623806" w:rsidRDefault="00B21783" w:rsidP="00B21783">
      <w:pPr>
        <w:spacing w:line="276" w:lineRule="auto"/>
        <w:ind w:firstLine="720"/>
        <w:jc w:val="both"/>
        <w:rPr>
          <w:rFonts w:ascii="Helvetica" w:hAnsi="Helvetica"/>
          <w:color w:val="000000"/>
          <w:szCs w:val="24"/>
          <w:lang w:val="es-ES" w:eastAsia="ko-KR"/>
        </w:rPr>
      </w:pPr>
      <w:r w:rsidRPr="00B21783">
        <w:rPr>
          <w:rFonts w:ascii="Helvetica" w:hAnsi="Helvetica"/>
          <w:color w:val="000000"/>
          <w:szCs w:val="24"/>
          <w:lang w:val="es-ES" w:eastAsia="ko-KR"/>
        </w:rPr>
        <w:t>La visión de Owen de pie en la puerta principal, mirándome de forma extraña, me sacó de mi relajación. "¿No tienes que trabajar mañana?"</w:t>
      </w:r>
    </w:p>
    <w:p w14:paraId="17CCD6DF" w14:textId="4CB1BE97" w:rsidR="00B21783" w:rsidRPr="00623806" w:rsidRDefault="00B21783" w:rsidP="00B21783">
      <w:pPr>
        <w:spacing w:line="276" w:lineRule="auto"/>
        <w:ind w:firstLine="720"/>
        <w:jc w:val="both"/>
        <w:rPr>
          <w:rFonts w:ascii="Helvetica" w:hAnsi="Helvetica"/>
          <w:color w:val="000000"/>
          <w:szCs w:val="24"/>
          <w:lang w:val="es-ES" w:eastAsia="ko-KR"/>
        </w:rPr>
      </w:pPr>
      <w:r w:rsidRPr="00B21783">
        <w:rPr>
          <w:rFonts w:ascii="Helvetica" w:hAnsi="Helvetica"/>
          <w:color w:val="000000"/>
          <w:szCs w:val="24"/>
          <w:lang w:val="es-ES" w:eastAsia="ko-KR"/>
        </w:rPr>
        <w:t>Gemí al desaparecer el olor y lo miré fijamente. "¿Tú también?"</w:t>
      </w:r>
    </w:p>
    <w:p w14:paraId="68B48C41" w14:textId="3BEC88C6" w:rsidR="00B21783" w:rsidRPr="00B21783" w:rsidRDefault="00B21783" w:rsidP="00B21783">
      <w:pPr>
        <w:spacing w:line="276" w:lineRule="auto"/>
        <w:ind w:firstLine="720"/>
        <w:jc w:val="both"/>
        <w:rPr>
          <w:rFonts w:ascii="Helvetica" w:hAnsi="Helvetica"/>
          <w:color w:val="000000"/>
          <w:szCs w:val="24"/>
          <w:lang w:val="es-ES" w:eastAsia="ko-KR"/>
        </w:rPr>
      </w:pPr>
      <w:r w:rsidRPr="00B21783">
        <w:rPr>
          <w:rFonts w:ascii="Helvetica" w:hAnsi="Helvetica"/>
          <w:color w:val="000000"/>
          <w:szCs w:val="24"/>
          <w:lang w:val="es-ES" w:eastAsia="ko-KR"/>
        </w:rPr>
        <w:t>Antes de que pudiera responder, pasé rápidamente a su lado y regresé a la habitación. Eran las 3:45 AM. Intenté con todas mis fuerzas volver a dormirme, pero los ojos verdes de mi sueño seguían ahí, en mi mente, persiguiéndome con su intensidad, incapaz de escapar a la sensación de que esos ojos estaban conectados a algo que aún no podía comprender.</w:t>
      </w:r>
      <w:r w:rsidRPr="00B21783">
        <w:rPr>
          <w:rFonts w:ascii="Helvetica" w:hAnsi="Helvetica"/>
          <w:color w:val="000000"/>
          <w:szCs w:val="24"/>
          <w:lang w:val="es-ES" w:eastAsia="ko-KR"/>
        </w:rPr>
        <w:t> </w:t>
      </w:r>
    </w:p>
    <w:p w14:paraId="567B4B50" w14:textId="508B60F4" w:rsidR="00B21783" w:rsidRPr="00623806" w:rsidRDefault="00B21783">
      <w:pPr>
        <w:keepLines w:val="0"/>
        <w:widowControl/>
        <w:rPr>
          <w:rFonts w:ascii="Helvetica" w:hAnsi="Helvetica"/>
          <w:color w:val="000000"/>
          <w:szCs w:val="24"/>
          <w:lang w:val="es-ES" w:eastAsia="ko-KR"/>
        </w:rPr>
      </w:pPr>
      <w:r w:rsidRPr="00623806">
        <w:rPr>
          <w:rFonts w:ascii="Helvetica" w:hAnsi="Helvetica"/>
          <w:color w:val="000000"/>
          <w:szCs w:val="24"/>
          <w:lang w:val="es-ES" w:eastAsia="ko-KR"/>
        </w:rPr>
        <w:br w:type="page"/>
      </w:r>
    </w:p>
    <w:p w14:paraId="0E1351AD" w14:textId="77777777" w:rsidR="00AE213F" w:rsidRPr="00623806" w:rsidRDefault="00AE213F" w:rsidP="00EB6617">
      <w:pPr>
        <w:spacing w:line="276" w:lineRule="auto"/>
        <w:jc w:val="both"/>
        <w:rPr>
          <w:rFonts w:ascii="Helvetica" w:hAnsi="Helvetica"/>
          <w:color w:val="000000"/>
          <w:szCs w:val="24"/>
          <w:lang w:val="es-ES" w:eastAsia="ko-KR"/>
        </w:rPr>
      </w:pPr>
    </w:p>
    <w:p w14:paraId="4E0016BF" w14:textId="77777777" w:rsidR="00721441" w:rsidRPr="00623806" w:rsidRDefault="00721441" w:rsidP="00721441">
      <w:pPr>
        <w:jc w:val="center"/>
        <w:rPr>
          <w:rFonts w:ascii="Libre Baskerville" w:hAnsi="Libre Baskerville"/>
          <w:sz w:val="44"/>
          <w:szCs w:val="44"/>
          <w:lang w:val="es-ES"/>
        </w:rPr>
      </w:pPr>
    </w:p>
    <w:p w14:paraId="5A8CA0C8" w14:textId="77777777" w:rsidR="00721441" w:rsidRPr="00623806" w:rsidRDefault="00721441" w:rsidP="00721441">
      <w:pPr>
        <w:jc w:val="center"/>
        <w:rPr>
          <w:rFonts w:ascii="Libre Baskerville" w:hAnsi="Libre Baskerville"/>
          <w:sz w:val="44"/>
          <w:szCs w:val="44"/>
          <w:lang w:val="es-ES"/>
        </w:rPr>
      </w:pPr>
    </w:p>
    <w:p w14:paraId="210770EE" w14:textId="77777777" w:rsidR="00721441" w:rsidRPr="00623806" w:rsidRDefault="00721441" w:rsidP="00721441">
      <w:pPr>
        <w:jc w:val="center"/>
        <w:rPr>
          <w:rFonts w:ascii="Libre Baskerville" w:hAnsi="Libre Baskerville"/>
          <w:sz w:val="44"/>
          <w:szCs w:val="44"/>
          <w:lang w:val="es-ES"/>
        </w:rPr>
      </w:pPr>
    </w:p>
    <w:p w14:paraId="27D7EDB0" w14:textId="77777777" w:rsidR="00721441" w:rsidRPr="00623806" w:rsidRDefault="00721441" w:rsidP="00721441">
      <w:pPr>
        <w:jc w:val="center"/>
        <w:rPr>
          <w:rFonts w:ascii="Libre Baskerville" w:hAnsi="Libre Baskerville"/>
          <w:sz w:val="44"/>
          <w:szCs w:val="44"/>
          <w:lang w:val="es-ES"/>
        </w:rPr>
      </w:pPr>
    </w:p>
    <w:p w14:paraId="7CD72F18" w14:textId="77777777" w:rsidR="00721441" w:rsidRPr="00623806" w:rsidRDefault="00721441" w:rsidP="00721441">
      <w:pPr>
        <w:jc w:val="center"/>
        <w:rPr>
          <w:rFonts w:ascii="Libre Baskerville" w:hAnsi="Libre Baskerville"/>
          <w:sz w:val="44"/>
          <w:szCs w:val="44"/>
          <w:lang w:val="es-ES"/>
        </w:rPr>
      </w:pPr>
    </w:p>
    <w:p w14:paraId="76DBED27" w14:textId="358419A0" w:rsidR="00721441" w:rsidRPr="00623806" w:rsidRDefault="00721441" w:rsidP="00721441">
      <w:pPr>
        <w:jc w:val="center"/>
        <w:rPr>
          <w:rFonts w:ascii="Libre Baskerville" w:hAnsi="Libre Baskerville"/>
          <w:sz w:val="44"/>
          <w:szCs w:val="44"/>
          <w:lang w:val="es-ES"/>
        </w:rPr>
      </w:pPr>
      <w:r w:rsidRPr="00623806">
        <w:rPr>
          <w:rFonts w:ascii="Libre Baskerville" w:hAnsi="Libre Baskerville"/>
          <w:sz w:val="44"/>
          <w:szCs w:val="44"/>
          <w:lang w:val="es-ES"/>
        </w:rPr>
        <w:t>5</w:t>
      </w:r>
    </w:p>
    <w:p w14:paraId="6E25E8AD" w14:textId="1C52BDA7" w:rsidR="00721441" w:rsidRPr="00623806" w:rsidRDefault="002F4A97" w:rsidP="00721441">
      <w:pPr>
        <w:jc w:val="center"/>
        <w:rPr>
          <w:rFonts w:ascii="Libre Baskerville" w:hAnsi="Libre Baskerville"/>
          <w:sz w:val="44"/>
          <w:szCs w:val="44"/>
          <w:lang w:val="es-ES"/>
        </w:rPr>
      </w:pPr>
      <w:r w:rsidRPr="00623806">
        <w:rPr>
          <w:rFonts w:ascii="Libre Baskerville" w:hAnsi="Libre Baskerville"/>
          <w:sz w:val="44"/>
          <w:szCs w:val="44"/>
          <w:lang w:val="es-ES"/>
        </w:rPr>
        <w:t>EL BECARIO</w:t>
      </w:r>
    </w:p>
    <w:p w14:paraId="3F5C2A43" w14:textId="77777777" w:rsidR="00721441" w:rsidRPr="00623806" w:rsidRDefault="00721441" w:rsidP="00721441">
      <w:pPr>
        <w:pStyle w:val="SceneFirstParagraph"/>
        <w:spacing w:line="276" w:lineRule="auto"/>
        <w:jc w:val="both"/>
        <w:rPr>
          <w:rFonts w:ascii="Libre Baskerville" w:hAnsi="Libre Baskerville"/>
          <w:lang w:val="es-ES"/>
        </w:rPr>
      </w:pPr>
    </w:p>
    <w:p w14:paraId="4DCE1818" w14:textId="77777777" w:rsidR="00721441" w:rsidRPr="00623806" w:rsidRDefault="00721441" w:rsidP="00721441">
      <w:pPr>
        <w:pStyle w:val="NovelQuoteAlternate"/>
        <w:spacing w:line="276" w:lineRule="auto"/>
        <w:rPr>
          <w:rFonts w:ascii="Helvetica" w:hAnsi="Helvetica"/>
          <w:b/>
          <w:bCs/>
          <w:lang w:val="es-ES"/>
        </w:rPr>
      </w:pPr>
      <w:r w:rsidRPr="00623806">
        <w:rPr>
          <w:rFonts w:ascii="Helvetica" w:hAnsi="Helvetica"/>
          <w:b/>
          <w:bCs/>
          <w:lang w:val="es-ES"/>
        </w:rPr>
        <w:t>Liliam</w:t>
      </w:r>
    </w:p>
    <w:p w14:paraId="767F1CB1" w14:textId="77777777" w:rsidR="00721441" w:rsidRPr="00623806" w:rsidRDefault="00721441" w:rsidP="00721441">
      <w:pPr>
        <w:pStyle w:val="Scene"/>
        <w:rPr>
          <w:lang w:val="es-ES"/>
        </w:rPr>
      </w:pPr>
    </w:p>
    <w:p w14:paraId="2C5195C5" w14:textId="77777777" w:rsidR="005D28AD" w:rsidRPr="00623806" w:rsidRDefault="005D28AD" w:rsidP="005D28AD">
      <w:pPr>
        <w:pStyle w:val="SceneBreak"/>
        <w:spacing w:line="276" w:lineRule="auto"/>
        <w:ind w:firstLine="720"/>
        <w:jc w:val="both"/>
        <w:rPr>
          <w:rFonts w:ascii="Helvetica" w:hAnsi="Helvetica"/>
          <w:i/>
          <w:iCs/>
          <w:lang w:val="es-ES"/>
        </w:rPr>
      </w:pPr>
      <w:r w:rsidRPr="00623806">
        <w:rPr>
          <w:rFonts w:ascii="Helvetica" w:hAnsi="Helvetica"/>
          <w:lang w:val="es-ES"/>
        </w:rPr>
        <w:t>Pensé que tendría unos momentos de paz cuando llegué temprano esta mañana. Hay un breve espacio de tiempo en el que puedes relajarte con una taza de café antes de embarcarte en otro día exigente. Pero a mitad de mi trago, mi teléfono vibró con un mensaje de mi jefe, el Sr. Thompson, y supe que esas esperanzas se habían hecho añicos.</w:t>
      </w:r>
      <w:r w:rsidRPr="00623806">
        <w:rPr>
          <w:rFonts w:ascii="Helvetica" w:hAnsi="Helvetica"/>
          <w:lang w:val="es-ES"/>
        </w:rPr>
        <w:br/>
      </w:r>
      <w:r w:rsidRPr="00623806">
        <w:rPr>
          <w:rFonts w:ascii="Helvetica" w:hAnsi="Helvetica"/>
          <w:i/>
          <w:iCs/>
          <w:lang w:val="es-ES"/>
        </w:rPr>
        <w:t>Liliam, por favor, ven a mi oficina. Me gustaría presentarles a nuestro nuevo becario.</w:t>
      </w:r>
    </w:p>
    <w:p w14:paraId="6294AE24" w14:textId="77777777" w:rsidR="005D28AD" w:rsidRPr="00623806" w:rsidRDefault="005D28AD" w:rsidP="005D28AD">
      <w:pPr>
        <w:pStyle w:val="SceneBreak"/>
        <w:spacing w:line="276" w:lineRule="auto"/>
        <w:ind w:firstLine="720"/>
        <w:jc w:val="both"/>
        <w:rPr>
          <w:rFonts w:ascii="Helvetica" w:hAnsi="Helvetica"/>
          <w:lang w:val="es-ES"/>
        </w:rPr>
      </w:pPr>
      <w:r w:rsidRPr="00623806">
        <w:rPr>
          <w:rFonts w:ascii="Helvetica" w:hAnsi="Helvetica"/>
          <w:lang w:val="es-ES"/>
        </w:rPr>
        <w:t xml:space="preserve">Respirando profundamente, dejé la taza, me enderecé la falda lápiz mientras me ponía de pie y me ajusté la camisa azul </w:t>
      </w:r>
      <w:proofErr w:type="gramStart"/>
      <w:r w:rsidRPr="00623806">
        <w:rPr>
          <w:rFonts w:ascii="Helvetica" w:hAnsi="Helvetica"/>
          <w:lang w:val="es-ES"/>
        </w:rPr>
        <w:t>claro abotonada</w:t>
      </w:r>
      <w:proofErr w:type="gramEnd"/>
      <w:r w:rsidRPr="00623806">
        <w:rPr>
          <w:rFonts w:ascii="Helvetica" w:hAnsi="Helvetica"/>
          <w:lang w:val="es-ES"/>
        </w:rPr>
        <w:t xml:space="preserve">, que había metido dentro de la falda para que mi atuendo fuera lo más profesional posible. He intentado ajustar lo mejor que he podido la tensión de la camisa entre mis pechos y me dirigí a la oficina del Sr. Thompson. Llamé suavemente a la puerta antes de entrar, fijando inmediatamente mi mirada en el rostro cansado del Sr. </w:t>
      </w:r>
      <w:r w:rsidRPr="00623806">
        <w:rPr>
          <w:rFonts w:ascii="Helvetica" w:hAnsi="Helvetica"/>
          <w:lang w:val="es-ES"/>
        </w:rPr>
        <w:lastRenderedPageBreak/>
        <w:t>Thompson y en su cabello canoso. Thompson parece peinarse constantemente el pelo engominado hacia atrás. Ya era un hombre de unos cincuenta años, con una barriga prominente donde normalmente le apretaba el cinturón. Asintió con un gesto breve, y sus ojos azules señalaron a la figura sentada frente a él. Y mis pulmones olvidaron su función.</w:t>
      </w:r>
    </w:p>
    <w:p w14:paraId="2EA2C152" w14:textId="2F75FD85" w:rsidR="005D28AD" w:rsidRPr="00623806" w:rsidRDefault="005D28AD" w:rsidP="005D28AD">
      <w:pPr>
        <w:pStyle w:val="SceneBreak"/>
        <w:spacing w:line="276" w:lineRule="auto"/>
        <w:ind w:firstLine="720"/>
        <w:jc w:val="both"/>
        <w:rPr>
          <w:rFonts w:ascii="Helvetica" w:hAnsi="Helvetica"/>
          <w:lang w:val="es-ES"/>
        </w:rPr>
      </w:pPr>
      <w:r w:rsidRPr="00623806">
        <w:rPr>
          <w:rFonts w:ascii="Helvetica" w:hAnsi="Helvetica"/>
          <w:lang w:val="es-ES"/>
        </w:rPr>
        <w:t>Ahí estaba él: el hombre del bar. Su cabello negro estaba bien peinado, recogido hacia atrás con pulcritud. Tenía un aspecto totalmente profesional, vestido con camisa y corbata, pantalones de vestir oscuros y zapatos lustrados. Las gafas cuadradas que llevaba sobre la nariz le daban un aire intelectual, pero sus penetrantes ojos verdes eran inconfundibles. Eran los mismos ojos que me habían cautivado esa misma tarde.</w:t>
      </w:r>
    </w:p>
    <w:p w14:paraId="33485F8F" w14:textId="07726DDF" w:rsidR="005D28AD" w:rsidRPr="00623806" w:rsidRDefault="005D28AD" w:rsidP="005D28AD">
      <w:pPr>
        <w:pStyle w:val="SceneBreak"/>
        <w:spacing w:line="276" w:lineRule="auto"/>
        <w:ind w:firstLine="720"/>
        <w:jc w:val="both"/>
        <w:rPr>
          <w:rFonts w:ascii="Helvetica" w:hAnsi="Helvetica"/>
          <w:lang w:val="es-ES"/>
        </w:rPr>
      </w:pPr>
      <w:r w:rsidRPr="00623806">
        <w:rPr>
          <w:rFonts w:ascii="Helvetica" w:hAnsi="Helvetica"/>
          <w:lang w:val="es-ES"/>
        </w:rPr>
        <w:t>Intenté con todas mis fuerzas no mirar cómo su camisa se ceñía a su pecho, estirándose sobre cada músculo y delineando la curva de sus bíceps con pecaminosa precisión. Mi mente me traicionó al instante, evocando imágenes que no tenía por qué estar contemplando en medio de la oficina.</w:t>
      </w:r>
      <w:r w:rsidRPr="00623806">
        <w:rPr>
          <w:rFonts w:ascii="Helvetica" w:hAnsi="Helvetica"/>
          <w:lang w:val="es-ES"/>
        </w:rPr>
        <w:br/>
        <w:t>Y luego estaba ese olor.</w:t>
      </w:r>
    </w:p>
    <w:p w14:paraId="57D3DE8A" w14:textId="6293BB01" w:rsidR="005D28AD" w:rsidRPr="00623806" w:rsidRDefault="005D28AD" w:rsidP="005D28AD">
      <w:pPr>
        <w:pStyle w:val="SceneBreak"/>
        <w:spacing w:line="276" w:lineRule="auto"/>
        <w:ind w:firstLine="720"/>
        <w:jc w:val="both"/>
        <w:rPr>
          <w:rFonts w:ascii="Helvetica" w:hAnsi="Helvetica"/>
          <w:lang w:val="es-ES"/>
        </w:rPr>
      </w:pPr>
      <w:r w:rsidRPr="00623806">
        <w:rPr>
          <w:rFonts w:ascii="Helvetica" w:hAnsi="Helvetica"/>
          <w:lang w:val="es-ES"/>
        </w:rPr>
        <w:t>Dios mío, el aroma del café en mi escritorio no tuvo ninguna posibilidad contra esto. Lo que perduró en él era más rico, más oscuro y se mezclaba con algo cálido y adictivo. Tenía un sabor a mezcla de café y chocolate negro, con un toque salvaje subyacente. Terroso. Masculino. Irresistible.</w:t>
      </w:r>
      <w:r w:rsidRPr="00623806">
        <w:rPr>
          <w:rFonts w:ascii="Helvetica" w:hAnsi="Helvetica"/>
          <w:lang w:val="es-ES"/>
        </w:rPr>
        <w:br/>
        <w:t>Me quedé paralizado por un segundo, atónito. Levantó la vista —y juro que el aire chisporroteaba. Sus ojos brillaron al reconocerlo, pero su expresión se mantuvo fría y serena.</w:t>
      </w:r>
      <w:r w:rsidRPr="00623806">
        <w:rPr>
          <w:rFonts w:ascii="Helvetica" w:hAnsi="Helvetica"/>
          <w:lang w:val="es-ES"/>
        </w:rPr>
        <w:br/>
        <w:t xml:space="preserve">“Liliam, este es </w:t>
      </w: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Gunnolf</w:t>
      </w:r>
      <w:proofErr w:type="spellEnd"/>
      <w:r w:rsidRPr="00623806">
        <w:rPr>
          <w:rFonts w:ascii="Helvetica" w:hAnsi="Helvetica"/>
          <w:lang w:val="es-ES"/>
        </w:rPr>
        <w:t xml:space="preserve">”, dijo el señor Thompson, haciendo un gesto como si se tratara de la presentación más informal del mundo. “Es nuestro nuevo becario. </w:t>
      </w:r>
      <w:proofErr w:type="spellStart"/>
      <w:r w:rsidRPr="00623806">
        <w:rPr>
          <w:rFonts w:ascii="Helvetica" w:hAnsi="Helvetica"/>
          <w:lang w:val="es-ES"/>
        </w:rPr>
        <w:t>Zeff</w:t>
      </w:r>
      <w:proofErr w:type="spellEnd"/>
      <w:r w:rsidRPr="00623806">
        <w:rPr>
          <w:rFonts w:ascii="Helvetica" w:hAnsi="Helvetica"/>
          <w:lang w:val="es-ES"/>
        </w:rPr>
        <w:t>, te presento a Liliam Black, una de nuestras mejores empleadas.</w:t>
      </w:r>
      <w:r w:rsidRPr="00623806">
        <w:rPr>
          <w:rFonts w:ascii="Helvetica" w:hAnsi="Helvetica"/>
          <w:lang w:val="es-ES"/>
        </w:rPr>
        <w:t>”</w:t>
      </w:r>
      <w:r w:rsidRPr="00623806">
        <w:rPr>
          <w:rFonts w:ascii="Helvetica" w:hAnsi="Helvetica"/>
          <w:lang w:val="es-ES"/>
        </w:rPr>
        <w:br/>
      </w:r>
      <w:proofErr w:type="spellStart"/>
      <w:r w:rsidRPr="00623806">
        <w:rPr>
          <w:rFonts w:ascii="Helvetica" w:hAnsi="Helvetica"/>
          <w:lang w:val="es-ES"/>
        </w:rPr>
        <w:lastRenderedPageBreak/>
        <w:t>Zeff</w:t>
      </w:r>
      <w:proofErr w:type="spellEnd"/>
      <w:r w:rsidRPr="00623806">
        <w:rPr>
          <w:rFonts w:ascii="Helvetica" w:hAnsi="Helvetica"/>
          <w:lang w:val="es-ES"/>
        </w:rPr>
        <w:t xml:space="preserve"> se mantuvo en pie con la desenvoltura propia de alguien completamente seguro de sí mismo. "Encantado de conocerte, Liliam", dijo, con una voz suave y profunda, mientras extendía su mano hacia la mía.</w:t>
      </w:r>
    </w:p>
    <w:p w14:paraId="7C67165D" w14:textId="0743051D" w:rsidR="005D28AD" w:rsidRPr="00623806" w:rsidRDefault="005D28AD" w:rsidP="005D28AD">
      <w:pPr>
        <w:pStyle w:val="SceneBreak"/>
        <w:spacing w:line="276" w:lineRule="auto"/>
        <w:ind w:firstLine="720"/>
        <w:jc w:val="both"/>
        <w:rPr>
          <w:rFonts w:ascii="Helvetica" w:hAnsi="Helvetica"/>
          <w:lang w:val="es-ES"/>
        </w:rPr>
      </w:pPr>
      <w:r w:rsidRPr="00623806">
        <w:rPr>
          <w:rFonts w:ascii="Helvetica" w:hAnsi="Helvetica"/>
          <w:lang w:val="es-ES"/>
        </w:rPr>
        <w:t>Dudé, y luego lo acepté.</w:t>
      </w:r>
    </w:p>
    <w:p w14:paraId="452134CE" w14:textId="5603397C" w:rsidR="005D28AD" w:rsidRPr="00623806" w:rsidRDefault="005D28AD" w:rsidP="005D28AD">
      <w:pPr>
        <w:pStyle w:val="SceneBreak"/>
        <w:spacing w:line="276" w:lineRule="auto"/>
        <w:ind w:firstLine="720"/>
        <w:jc w:val="both"/>
        <w:rPr>
          <w:rFonts w:ascii="Helvetica" w:hAnsi="Helvetica"/>
          <w:lang w:val="es-ES"/>
        </w:rPr>
      </w:pPr>
      <w:r w:rsidRPr="00623806">
        <w:rPr>
          <w:rFonts w:ascii="Helvetica" w:hAnsi="Helvetica"/>
          <w:lang w:val="es-ES"/>
        </w:rPr>
        <w:t>Su apretón de manos fue cálido, firme y prolongado. En cuanto nuestras pieles se tocaron, algo agudo y eléctrico recorrió mi brazo y floreció bajo mi piel como calor líquido. Me mordí la parte interna de la mejilla, desesperada por mantener la voz serena. "Encantado de conocerte también."</w:t>
      </w:r>
      <w:r w:rsidRPr="00623806">
        <w:rPr>
          <w:rFonts w:ascii="Helvetica" w:hAnsi="Helvetica"/>
          <w:lang w:val="es-ES"/>
        </w:rPr>
        <w:br/>
        <w:t xml:space="preserve">"Liliam", continuó el Sr. Thompson, "me gustaría que le enseñaras el lugar a </w:t>
      </w:r>
      <w:proofErr w:type="spellStart"/>
      <w:r w:rsidRPr="00623806">
        <w:rPr>
          <w:rFonts w:ascii="Helvetica" w:hAnsi="Helvetica"/>
          <w:lang w:val="es-ES"/>
        </w:rPr>
        <w:t>Zeff</w:t>
      </w:r>
      <w:proofErr w:type="spellEnd"/>
      <w:r w:rsidRPr="00623806">
        <w:rPr>
          <w:rFonts w:ascii="Helvetica" w:hAnsi="Helvetica"/>
          <w:lang w:val="es-ES"/>
        </w:rPr>
        <w:t xml:space="preserve"> y le ayudaras a instalarse. Te estará observando durante las próximas semanas".</w:t>
      </w:r>
    </w:p>
    <w:p w14:paraId="3F06B839" w14:textId="7121053F" w:rsidR="005D28AD" w:rsidRPr="00623806" w:rsidRDefault="005D28AD" w:rsidP="005D28AD">
      <w:pPr>
        <w:pStyle w:val="SceneBreak"/>
        <w:spacing w:line="276" w:lineRule="auto"/>
        <w:ind w:firstLine="720"/>
        <w:jc w:val="both"/>
        <w:rPr>
          <w:rFonts w:ascii="Helvetica" w:hAnsi="Helvetica"/>
          <w:i/>
          <w:iCs/>
          <w:lang w:val="es-ES"/>
        </w:rPr>
      </w:pPr>
      <w:r w:rsidRPr="00623806">
        <w:rPr>
          <w:rFonts w:ascii="Helvetica" w:hAnsi="Helvetica"/>
          <w:i/>
          <w:iCs/>
          <w:lang w:val="es-ES"/>
        </w:rPr>
        <w:t>Por supuesto que sí.</w:t>
      </w:r>
    </w:p>
    <w:p w14:paraId="018F03E3" w14:textId="1DD8BABD" w:rsidR="005D28AD" w:rsidRPr="00623806" w:rsidRDefault="005D28AD" w:rsidP="005D28AD">
      <w:pPr>
        <w:pStyle w:val="SceneBreak"/>
        <w:spacing w:line="276" w:lineRule="auto"/>
        <w:ind w:firstLine="720"/>
        <w:jc w:val="both"/>
        <w:rPr>
          <w:rFonts w:ascii="Helvetica" w:hAnsi="Helvetica"/>
          <w:lang w:val="es-ES"/>
        </w:rPr>
      </w:pPr>
      <w:r w:rsidRPr="00623806">
        <w:rPr>
          <w:rFonts w:ascii="Helvetica" w:hAnsi="Helvetica"/>
          <w:lang w:val="es-ES"/>
        </w:rPr>
        <w:t>“Por supuesto”, dije, sonriendo a pesar del pulso que resonaba en mis oídos. "Me aseguraré de que tenga todo lo que necesita."</w:t>
      </w:r>
    </w:p>
    <w:p w14:paraId="740BF9AF" w14:textId="25B954D7" w:rsidR="005D28AD" w:rsidRPr="00623806" w:rsidRDefault="005D28AD" w:rsidP="005D28AD">
      <w:pPr>
        <w:pStyle w:val="SceneBreak"/>
        <w:spacing w:line="276" w:lineRule="auto"/>
        <w:ind w:firstLine="720"/>
        <w:jc w:val="both"/>
        <w:rPr>
          <w:rFonts w:ascii="Helvetica" w:hAnsi="Helvetica"/>
          <w:lang w:val="es-ES"/>
        </w:rPr>
      </w:pPr>
      <w:r w:rsidRPr="00623806">
        <w:rPr>
          <w:rFonts w:ascii="Helvetica" w:hAnsi="Helvetica"/>
          <w:lang w:val="es-ES"/>
        </w:rPr>
        <w:t>Salimos de la oficina, y el mundo exterior parecía extrañamente silencioso, como si alguien hubiera amortiguado el sonido. Mis talones resonaban demasiado fuerte. Sus pasos le seguían de cerca, firmes y deliberados. Demasiado consciente. Su aroma volvió a envolverme: café y chocolate, una sensación que me recorrió el vientre.</w:t>
      </w:r>
      <w:r w:rsidRPr="00623806">
        <w:rPr>
          <w:rFonts w:ascii="Helvetica" w:hAnsi="Helvetica"/>
          <w:lang w:val="es-ES"/>
        </w:rPr>
        <w:br/>
        <w:t>Se veía tan diferente a la luz. Más peligroso. Más real.</w:t>
      </w:r>
      <w:r w:rsidRPr="00623806">
        <w:rPr>
          <w:rFonts w:ascii="Helvetica" w:hAnsi="Helvetica"/>
          <w:lang w:val="es-ES"/>
        </w:rPr>
        <w:br/>
        <w:t>"Así que, nos volvemos a encontrar", dijo en voz baja.</w:t>
      </w:r>
      <w:r w:rsidRPr="00623806">
        <w:rPr>
          <w:rFonts w:ascii="Helvetica" w:hAnsi="Helvetica"/>
          <w:lang w:val="es-ES"/>
        </w:rPr>
        <w:br/>
        <w:t>Lo miré de reojo, con el pulso acelerado. "No esperaba verte aquí."</w:t>
      </w:r>
    </w:p>
    <w:p w14:paraId="40EC4A9D" w14:textId="3E424FD7" w:rsidR="005D28AD" w:rsidRPr="00623806" w:rsidRDefault="005D28AD" w:rsidP="005D28AD">
      <w:pPr>
        <w:pStyle w:val="SceneBreak"/>
        <w:spacing w:line="276" w:lineRule="auto"/>
        <w:ind w:firstLine="720"/>
        <w:jc w:val="both"/>
        <w:rPr>
          <w:rFonts w:ascii="Helvetica" w:hAnsi="Helvetica"/>
          <w:lang w:val="es-ES"/>
        </w:rPr>
      </w:pPr>
      <w:r w:rsidRPr="00623806">
        <w:rPr>
          <w:rFonts w:ascii="Helvetica" w:hAnsi="Helvetica"/>
          <w:lang w:val="es-ES"/>
        </w:rPr>
        <w:t>“</w:t>
      </w:r>
      <w:r w:rsidRPr="00623806">
        <w:rPr>
          <w:rFonts w:ascii="Helvetica" w:hAnsi="Helvetica"/>
          <w:lang w:val="es-ES"/>
        </w:rPr>
        <w:t>Yo tampoco</w:t>
      </w:r>
      <w:r w:rsidRPr="00623806">
        <w:rPr>
          <w:rFonts w:ascii="Helvetica" w:hAnsi="Helvetica"/>
          <w:lang w:val="es-ES"/>
        </w:rPr>
        <w:t xml:space="preserve">,” </w:t>
      </w:r>
      <w:r w:rsidRPr="00623806">
        <w:rPr>
          <w:rFonts w:ascii="Helvetica" w:hAnsi="Helvetica"/>
          <w:lang w:val="es-ES"/>
        </w:rPr>
        <w:t>respondió, y esa sonrisa —Dios mío— que se dibujaba en las comisuras de sus labios, me puso los nervios a flor de piel. El aroma se intensificó, como si lo hiciera deliberadamente, arrastrándolo por el aire como una red.</w:t>
      </w:r>
      <w:r w:rsidRPr="00623806">
        <w:rPr>
          <w:rFonts w:ascii="Helvetica" w:hAnsi="Helvetica"/>
          <w:lang w:val="es-ES"/>
        </w:rPr>
        <w:br/>
        <w:t xml:space="preserve">Le enseñé el lugar, luchando por mantener las manos firmes </w:t>
      </w:r>
      <w:r w:rsidRPr="00623806">
        <w:rPr>
          <w:rFonts w:ascii="Helvetica" w:hAnsi="Helvetica"/>
          <w:lang w:val="es-ES"/>
        </w:rPr>
        <w:lastRenderedPageBreak/>
        <w:t>y apartar de mi mente la imagen de su boca sobre mis dedos. Pero fue difícil. Cada movimiento, cada mirada y cada aliento compartido se sentían pesados.</w:t>
      </w:r>
    </w:p>
    <w:p w14:paraId="5C60584C" w14:textId="0D0DB8FD" w:rsidR="005D28AD" w:rsidRPr="00623806" w:rsidRDefault="005D28AD" w:rsidP="005D28AD">
      <w:pPr>
        <w:pStyle w:val="SceneBreak"/>
        <w:spacing w:line="276" w:lineRule="auto"/>
        <w:ind w:firstLine="720"/>
        <w:jc w:val="both"/>
        <w:rPr>
          <w:rFonts w:ascii="Helvetica" w:hAnsi="Helvetica"/>
          <w:lang w:val="es-ES"/>
        </w:rPr>
      </w:pPr>
      <w:r w:rsidRPr="00623806">
        <w:rPr>
          <w:rFonts w:ascii="Helvetica" w:hAnsi="Helvetica"/>
          <w:lang w:val="es-ES"/>
        </w:rPr>
        <w:t>Cuando finalmente llegamos a mi escritorio, señalé el lugar a mi lado. "Este será tu espacio de trabajo."</w:t>
      </w:r>
    </w:p>
    <w:p w14:paraId="1F4681C0" w14:textId="7A4F3362" w:rsidR="005D28AD" w:rsidRPr="00623806" w:rsidRDefault="005D28AD" w:rsidP="005D28AD">
      <w:pPr>
        <w:pStyle w:val="SceneBreak"/>
        <w:spacing w:line="276" w:lineRule="auto"/>
        <w:ind w:firstLine="720"/>
        <w:jc w:val="both"/>
        <w:rPr>
          <w:rFonts w:ascii="Helvetica" w:hAnsi="Helvetica"/>
          <w:lang w:val="es-ES"/>
        </w:rPr>
      </w:pPr>
      <w:r w:rsidRPr="00623806">
        <w:rPr>
          <w:rFonts w:ascii="Helvetica" w:hAnsi="Helvetica"/>
          <w:lang w:val="es-ES"/>
        </w:rPr>
        <w:t>Se sentó, ajustándose las gafas con una gracia exasperante. "Estoy emocionado de trabajar con usted."</w:t>
      </w:r>
    </w:p>
    <w:p w14:paraId="264974D3" w14:textId="2EEDEB9B" w:rsidR="005D28AD" w:rsidRPr="00623806" w:rsidRDefault="005D28AD" w:rsidP="005D28AD">
      <w:pPr>
        <w:pStyle w:val="SceneBreak"/>
        <w:spacing w:line="276" w:lineRule="auto"/>
        <w:ind w:firstLine="720"/>
        <w:jc w:val="both"/>
        <w:rPr>
          <w:rFonts w:ascii="Helvetica" w:hAnsi="Helvetica"/>
          <w:lang w:val="es-ES"/>
        </w:rPr>
      </w:pPr>
      <w:r w:rsidRPr="00623806">
        <w:rPr>
          <w:rFonts w:ascii="Helvetica" w:hAnsi="Helvetica"/>
          <w:lang w:val="es-ES"/>
        </w:rPr>
        <w:t>Asentí con la cabeza, mis labios se separaron antes de que pudiera detenerlos. "Sí... igual."</w:t>
      </w:r>
    </w:p>
    <w:p w14:paraId="0B52723E" w14:textId="00D99A73" w:rsidR="005D28AD" w:rsidRPr="00623806" w:rsidRDefault="005D28AD" w:rsidP="005D28AD">
      <w:pPr>
        <w:pStyle w:val="SceneBreak"/>
        <w:spacing w:line="276" w:lineRule="auto"/>
        <w:ind w:firstLine="720"/>
        <w:jc w:val="both"/>
        <w:rPr>
          <w:rFonts w:ascii="Helvetica" w:hAnsi="Helvetica"/>
          <w:lang w:val="es-ES"/>
        </w:rPr>
      </w:pPr>
      <w:r w:rsidRPr="00623806">
        <w:rPr>
          <w:rFonts w:ascii="Helvetica" w:hAnsi="Helvetica"/>
          <w:lang w:val="es-ES"/>
        </w:rPr>
        <w:t>Al volverme hacia la pantalla, intentando comprender la realidad, no podía deshacerme de la sensación profunda que me decía que tal suceso no era una mera coincidencia. Esto era otra cosa. Su aroma, que flotaba en el aire entre nosotros, susurraba una verdad más fuerte que cualquier otra cosa: ya estaba en problemas.</w:t>
      </w:r>
    </w:p>
    <w:p w14:paraId="248C54EF" w14:textId="74F57DA7" w:rsidR="005D28AD" w:rsidRPr="00623806" w:rsidRDefault="005D28AD" w:rsidP="005D28AD">
      <w:pPr>
        <w:pStyle w:val="SceneBreak"/>
        <w:spacing w:line="276" w:lineRule="auto"/>
        <w:ind w:firstLine="720"/>
        <w:jc w:val="both"/>
        <w:rPr>
          <w:rFonts w:ascii="Helvetica" w:hAnsi="Helvetica"/>
          <w:lang w:val="es-ES"/>
        </w:rPr>
      </w:pPr>
    </w:p>
    <w:p w14:paraId="14D652F6" w14:textId="77777777" w:rsidR="00A90D55" w:rsidRPr="00623806" w:rsidRDefault="00A90D55" w:rsidP="00A90D55">
      <w:pPr>
        <w:pStyle w:val="Scene"/>
        <w:rPr>
          <w:lang w:val="es-ES"/>
        </w:rPr>
      </w:pPr>
    </w:p>
    <w:p w14:paraId="627A7622" w14:textId="5947DAF4" w:rsidR="00721441" w:rsidRPr="00623806" w:rsidRDefault="00721441" w:rsidP="000479B6">
      <w:pPr>
        <w:pStyle w:val="SceneBreak"/>
        <w:spacing w:line="276" w:lineRule="auto"/>
        <w:rPr>
          <w:rFonts w:ascii="Helvetica" w:hAnsi="Helvetica"/>
          <w:lang w:val="es-ES"/>
        </w:rPr>
      </w:pPr>
      <w:r w:rsidRPr="00623806">
        <w:rPr>
          <w:rFonts w:ascii="Helvetica" w:hAnsi="Helvetica"/>
          <w:lang w:val="es-ES"/>
        </w:rPr>
        <w:t>****</w:t>
      </w:r>
    </w:p>
    <w:p w14:paraId="0F12DA89" w14:textId="77777777" w:rsidR="00721441" w:rsidRPr="00623806" w:rsidRDefault="00721441" w:rsidP="00721441">
      <w:pPr>
        <w:pStyle w:val="SceneFirstParagraph"/>
        <w:spacing w:line="276" w:lineRule="auto"/>
        <w:jc w:val="both"/>
        <w:rPr>
          <w:rFonts w:ascii="Helvetica" w:hAnsi="Helvetica"/>
          <w:lang w:val="es-ES"/>
        </w:rPr>
      </w:pPr>
    </w:p>
    <w:p w14:paraId="278BCF20" w14:textId="77777777" w:rsidR="005D28AD" w:rsidRPr="00623806" w:rsidRDefault="005D28AD" w:rsidP="005D28AD">
      <w:pPr>
        <w:pStyle w:val="Scene"/>
        <w:spacing w:line="276" w:lineRule="auto"/>
        <w:jc w:val="both"/>
        <w:rPr>
          <w:rFonts w:ascii="Helvetica" w:hAnsi="Helvetica"/>
          <w:lang w:val="es-ES"/>
        </w:rPr>
      </w:pPr>
      <w:r w:rsidRPr="005D28AD">
        <w:rPr>
          <w:rFonts w:ascii="Helvetica" w:hAnsi="Helvetica"/>
          <w:lang w:val="es-ES"/>
        </w:rPr>
        <w:t>La oficina zumbaba más fuerte de lo habitual; el aire matutino estaba denso de susurros y una excitación apenas contenida. Las tazas de café tintineaban, los teclados hacían clic, pero nada de eso disimulaba el verdadero murmullo de la conversación: el nuevo becario.</w:t>
      </w:r>
    </w:p>
    <w:p w14:paraId="5AF75F2C" w14:textId="7D80B322" w:rsidR="005D28AD" w:rsidRPr="00623806" w:rsidRDefault="005D28AD" w:rsidP="005D28AD">
      <w:pPr>
        <w:pStyle w:val="Scene"/>
        <w:spacing w:line="276" w:lineRule="auto"/>
        <w:jc w:val="both"/>
        <w:rPr>
          <w:rFonts w:ascii="Helvetica" w:hAnsi="Helvetica"/>
          <w:lang w:val="es-ES"/>
        </w:rPr>
      </w:pPr>
      <w:proofErr w:type="spellStart"/>
      <w:r w:rsidRPr="005D28AD">
        <w:rPr>
          <w:rFonts w:ascii="Helvetica" w:hAnsi="Helvetica"/>
          <w:lang w:val="es-ES"/>
        </w:rPr>
        <w:t>Zeff</w:t>
      </w:r>
      <w:proofErr w:type="spellEnd"/>
      <w:r w:rsidRPr="005D28AD">
        <w:rPr>
          <w:rFonts w:ascii="Helvetica" w:hAnsi="Helvetica"/>
          <w:lang w:val="es-ES"/>
        </w:rPr>
        <w:t xml:space="preserve"> </w:t>
      </w:r>
      <w:proofErr w:type="spellStart"/>
      <w:r w:rsidRPr="005D28AD">
        <w:rPr>
          <w:rFonts w:ascii="Helvetica" w:hAnsi="Helvetica"/>
          <w:lang w:val="es-ES"/>
        </w:rPr>
        <w:t>Gunnolf</w:t>
      </w:r>
      <w:proofErr w:type="spellEnd"/>
      <w:r w:rsidRPr="005D28AD">
        <w:rPr>
          <w:rFonts w:ascii="Helvetica" w:hAnsi="Helvetica"/>
          <w:lang w:val="es-ES"/>
        </w:rPr>
        <w:t>.</w:t>
      </w:r>
    </w:p>
    <w:p w14:paraId="2CC40C04" w14:textId="76F1D598" w:rsidR="005D28AD" w:rsidRPr="00623806" w:rsidRDefault="005D28AD" w:rsidP="005D28AD">
      <w:pPr>
        <w:pStyle w:val="Scene"/>
        <w:spacing w:line="276" w:lineRule="auto"/>
        <w:jc w:val="both"/>
        <w:rPr>
          <w:rFonts w:ascii="Helvetica" w:hAnsi="Helvetica"/>
          <w:lang w:val="es-ES"/>
        </w:rPr>
      </w:pPr>
      <w:r w:rsidRPr="005D28AD">
        <w:rPr>
          <w:rFonts w:ascii="Helvetica" w:hAnsi="Helvetica"/>
          <w:lang w:val="es-ES"/>
        </w:rPr>
        <w:t>Mientras me acomodaba en mi escritorio, podía oír el murmullo de los chismes a mi alrededor como estática.</w:t>
      </w:r>
      <w:r w:rsidRPr="005D28AD">
        <w:rPr>
          <w:rFonts w:ascii="Helvetica" w:hAnsi="Helvetica"/>
          <w:lang w:val="es-ES"/>
        </w:rPr>
        <w:br/>
      </w:r>
      <w:r w:rsidRPr="00623806">
        <w:rPr>
          <w:rFonts w:ascii="Helvetica" w:hAnsi="Helvetica"/>
          <w:lang w:val="es-ES"/>
        </w:rPr>
        <w:t>“</w:t>
      </w:r>
      <w:r w:rsidRPr="005D28AD">
        <w:rPr>
          <w:rFonts w:ascii="Helvetica" w:hAnsi="Helvetica"/>
          <w:lang w:val="es-ES"/>
        </w:rPr>
        <w:t>¿Lo viste entrar esta mañana?</w:t>
      </w:r>
      <w:r w:rsidRPr="00623806">
        <w:rPr>
          <w:rFonts w:ascii="Helvetica" w:hAnsi="Helvetica"/>
          <w:lang w:val="es-ES"/>
        </w:rPr>
        <w:t>”</w:t>
      </w:r>
      <w:r w:rsidRPr="005D28AD">
        <w:rPr>
          <w:rFonts w:ascii="Helvetica" w:hAnsi="Helvetica"/>
          <w:lang w:val="es-ES"/>
        </w:rPr>
        <w:t xml:space="preserve"> Una mujer respiró, su voz prácticamente temblando de sed. "Esa camiseta estaba pintada sobre la piel."</w:t>
      </w:r>
    </w:p>
    <w:p w14:paraId="7815B4B0" w14:textId="77777777" w:rsidR="005D28AD" w:rsidRPr="00623806" w:rsidRDefault="005D28AD" w:rsidP="005D28AD">
      <w:pPr>
        <w:pStyle w:val="Scene"/>
        <w:spacing w:line="276" w:lineRule="auto"/>
        <w:jc w:val="both"/>
        <w:rPr>
          <w:rFonts w:ascii="Helvetica" w:hAnsi="Helvetica"/>
          <w:lang w:val="es-ES"/>
        </w:rPr>
      </w:pPr>
      <w:r w:rsidRPr="005D28AD">
        <w:rPr>
          <w:rFonts w:ascii="Helvetica" w:hAnsi="Helvetica"/>
          <w:lang w:val="es-ES"/>
        </w:rPr>
        <w:t>“Y esos brazos…” añadió otro. "Mataría por estar entre esos músculos."</w:t>
      </w:r>
    </w:p>
    <w:p w14:paraId="4BB032E1" w14:textId="77777777" w:rsidR="005D28AD" w:rsidRPr="00623806" w:rsidRDefault="005D28AD" w:rsidP="005D28AD">
      <w:pPr>
        <w:pStyle w:val="Scene"/>
        <w:spacing w:line="276" w:lineRule="auto"/>
        <w:jc w:val="both"/>
        <w:rPr>
          <w:rFonts w:ascii="Helvetica" w:hAnsi="Helvetica"/>
          <w:lang w:val="es-ES"/>
        </w:rPr>
      </w:pPr>
      <w:r w:rsidRPr="005D28AD">
        <w:rPr>
          <w:rFonts w:ascii="Helvetica" w:hAnsi="Helvetica"/>
          <w:lang w:val="es-ES"/>
        </w:rPr>
        <w:lastRenderedPageBreak/>
        <w:t>Las palabras golpearon como una llamarada. Mantuve la mirada fija en la pantalla, pero mis oídos permanecieron impasibles.</w:t>
      </w:r>
    </w:p>
    <w:p w14:paraId="474F5B94" w14:textId="77777777" w:rsidR="005D28AD" w:rsidRPr="00623806" w:rsidRDefault="005D28AD" w:rsidP="005D28AD">
      <w:pPr>
        <w:pStyle w:val="Scene"/>
        <w:spacing w:line="276" w:lineRule="auto"/>
        <w:jc w:val="both"/>
        <w:rPr>
          <w:rFonts w:ascii="Helvetica" w:hAnsi="Helvetica"/>
          <w:lang w:val="es-ES"/>
        </w:rPr>
      </w:pPr>
      <w:r w:rsidRPr="005D28AD">
        <w:rPr>
          <w:rFonts w:ascii="Helvetica" w:hAnsi="Helvetica"/>
          <w:lang w:val="es-ES"/>
        </w:rPr>
        <w:t>"Te juro que, como me sonría, me derrito."</w:t>
      </w:r>
      <w:r w:rsidRPr="005D28AD">
        <w:rPr>
          <w:rFonts w:ascii="Helvetica" w:hAnsi="Helvetica"/>
          <w:lang w:val="es-ES"/>
        </w:rPr>
        <w:br/>
        <w:t>Alguien resopló. "Por favor, usted y todas las demás mujeres que están aquí."</w:t>
      </w:r>
    </w:p>
    <w:p w14:paraId="2A0E2912" w14:textId="77777777" w:rsidR="005D28AD" w:rsidRPr="00623806" w:rsidRDefault="005D28AD" w:rsidP="005D28AD">
      <w:pPr>
        <w:pStyle w:val="Scene"/>
        <w:spacing w:line="276" w:lineRule="auto"/>
        <w:jc w:val="both"/>
        <w:rPr>
          <w:rFonts w:ascii="Helvetica" w:hAnsi="Helvetica"/>
          <w:lang w:val="es-ES"/>
        </w:rPr>
      </w:pPr>
      <w:r w:rsidRPr="005D28AD">
        <w:rPr>
          <w:rFonts w:ascii="Helvetica" w:hAnsi="Helvetica"/>
          <w:lang w:val="es-ES"/>
        </w:rPr>
        <w:t xml:space="preserve">Ni siquiera intentaban ser discretos. </w:t>
      </w:r>
      <w:proofErr w:type="spellStart"/>
      <w:r w:rsidRPr="005D28AD">
        <w:rPr>
          <w:rFonts w:ascii="Helvetica" w:hAnsi="Helvetica"/>
          <w:lang w:val="es-ES"/>
        </w:rPr>
        <w:t>Zeff</w:t>
      </w:r>
      <w:proofErr w:type="spellEnd"/>
      <w:r w:rsidRPr="005D28AD">
        <w:rPr>
          <w:rFonts w:ascii="Helvetica" w:hAnsi="Helvetica"/>
          <w:lang w:val="es-ES"/>
        </w:rPr>
        <w:t>, mientras tanto, parecía imperturbable, sentado tranquilamente en el escritorio junto al mío, con las mangas de la camisa remangadas lo justo para dejar ver la tinta oscura que serpenteaba por sus antebrazos. Sus zapatos lustrados estaban apoyados con descuido bajo el escritorio, y su postura gritaba una dominancia relajada. Tenía esa irritante desenvoltura. Su estilo natural llamaba la atención incluso cuando estaba inactivo.</w:t>
      </w:r>
    </w:p>
    <w:p w14:paraId="7145A098" w14:textId="77777777" w:rsidR="005D28AD" w:rsidRPr="00623806" w:rsidRDefault="005D28AD" w:rsidP="005D28AD">
      <w:pPr>
        <w:pStyle w:val="Scene"/>
        <w:spacing w:line="276" w:lineRule="auto"/>
        <w:jc w:val="both"/>
        <w:rPr>
          <w:rFonts w:ascii="Helvetica" w:hAnsi="Helvetica"/>
          <w:lang w:val="es-ES"/>
        </w:rPr>
      </w:pPr>
      <w:r w:rsidRPr="00623806">
        <w:rPr>
          <w:rFonts w:ascii="Helvetica" w:hAnsi="Helvetica"/>
          <w:lang w:val="es-ES"/>
        </w:rPr>
        <w:t>“</w:t>
      </w:r>
      <w:r w:rsidRPr="005D28AD">
        <w:rPr>
          <w:rFonts w:ascii="Helvetica" w:hAnsi="Helvetica"/>
          <w:lang w:val="es-ES"/>
        </w:rPr>
        <w:t>Pero está trabajando con Liliam</w:t>
      </w:r>
      <w:r w:rsidRPr="00623806">
        <w:rPr>
          <w:rFonts w:ascii="Helvetica" w:hAnsi="Helvetica"/>
          <w:lang w:val="es-ES"/>
        </w:rPr>
        <w:t xml:space="preserve">,” </w:t>
      </w:r>
      <w:r w:rsidRPr="005D28AD">
        <w:rPr>
          <w:rFonts w:ascii="Helvetica" w:hAnsi="Helvetica"/>
          <w:lang w:val="es-ES"/>
        </w:rPr>
        <w:t>siseó alguien con un desdén apenas disimulado.</w:t>
      </w:r>
    </w:p>
    <w:p w14:paraId="0AC3E7DE" w14:textId="77777777" w:rsidR="005D28AD" w:rsidRPr="00623806" w:rsidRDefault="005D28AD" w:rsidP="005D28AD">
      <w:pPr>
        <w:pStyle w:val="Scene"/>
        <w:spacing w:line="276" w:lineRule="auto"/>
        <w:jc w:val="both"/>
        <w:rPr>
          <w:rFonts w:ascii="Helvetica" w:hAnsi="Helvetica"/>
          <w:lang w:val="es-ES"/>
        </w:rPr>
      </w:pPr>
      <w:r w:rsidRPr="005D28AD">
        <w:rPr>
          <w:rFonts w:ascii="Helvetica" w:hAnsi="Helvetica"/>
          <w:lang w:val="es-ES"/>
        </w:rPr>
        <w:t>Una pausa. Luego, un murmullo colectivo.</w:t>
      </w:r>
      <w:r w:rsidRPr="005D28AD">
        <w:rPr>
          <w:rFonts w:ascii="Helvetica" w:hAnsi="Helvetica"/>
          <w:lang w:val="es-ES"/>
        </w:rPr>
        <w:br/>
        <w:t>“Claro que ella se queda con el más guapo”, murmuró otra mujer, lo suficientemente alto como para que la oyera toda la fila. "Probablemente se ofreció en cuanto lo vio entrar por la puerta."</w:t>
      </w:r>
    </w:p>
    <w:p w14:paraId="14140F31" w14:textId="77777777" w:rsidR="005D28AD" w:rsidRPr="00623806" w:rsidRDefault="005D28AD" w:rsidP="005D28AD">
      <w:pPr>
        <w:pStyle w:val="Scene"/>
        <w:spacing w:line="276" w:lineRule="auto"/>
        <w:jc w:val="both"/>
        <w:rPr>
          <w:rFonts w:ascii="Helvetica" w:hAnsi="Helvetica"/>
          <w:lang w:val="es-ES"/>
        </w:rPr>
      </w:pPr>
      <w:r w:rsidRPr="005D28AD">
        <w:rPr>
          <w:rFonts w:ascii="Helvetica" w:hAnsi="Helvetica"/>
          <w:lang w:val="es-ES"/>
        </w:rPr>
        <w:t>"Siempre está tan callada, pero ya verás, se le echará encima."</w:t>
      </w:r>
    </w:p>
    <w:p w14:paraId="47F660E9" w14:textId="77777777" w:rsidR="005D28AD" w:rsidRPr="00623806" w:rsidRDefault="005D28AD" w:rsidP="005D28AD">
      <w:pPr>
        <w:pStyle w:val="Scene"/>
        <w:spacing w:line="276" w:lineRule="auto"/>
        <w:jc w:val="both"/>
        <w:rPr>
          <w:rFonts w:ascii="Helvetica" w:hAnsi="Helvetica"/>
          <w:lang w:val="es-ES"/>
        </w:rPr>
      </w:pPr>
      <w:r w:rsidRPr="005D28AD">
        <w:rPr>
          <w:rFonts w:ascii="Helvetica" w:hAnsi="Helvetica"/>
          <w:lang w:val="es-ES"/>
        </w:rPr>
        <w:t>"¿Crees que está soltera?", preguntó alguien.</w:t>
      </w:r>
    </w:p>
    <w:p w14:paraId="5E8B3641" w14:textId="77777777" w:rsidR="005D28AD" w:rsidRPr="00623806" w:rsidRDefault="005D28AD" w:rsidP="005D28AD">
      <w:pPr>
        <w:pStyle w:val="Scene"/>
        <w:spacing w:line="276" w:lineRule="auto"/>
        <w:jc w:val="both"/>
        <w:rPr>
          <w:rFonts w:ascii="Helvetica" w:hAnsi="Helvetica"/>
          <w:lang w:val="es-ES"/>
        </w:rPr>
      </w:pPr>
      <w:r w:rsidRPr="00623806">
        <w:rPr>
          <w:rFonts w:ascii="Helvetica" w:hAnsi="Helvetica"/>
          <w:lang w:val="es-ES"/>
        </w:rPr>
        <w:t>“</w:t>
      </w:r>
      <w:r w:rsidRPr="005D28AD">
        <w:rPr>
          <w:rFonts w:ascii="Helvetica" w:hAnsi="Helvetica"/>
          <w:lang w:val="es-ES"/>
        </w:rPr>
        <w:t>No</w:t>
      </w:r>
      <w:r w:rsidRPr="00623806">
        <w:rPr>
          <w:rFonts w:ascii="Helvetica" w:hAnsi="Helvetica"/>
          <w:lang w:val="es-ES"/>
        </w:rPr>
        <w:t xml:space="preserve">,” </w:t>
      </w:r>
      <w:r w:rsidRPr="005D28AD">
        <w:rPr>
          <w:rFonts w:ascii="Helvetica" w:hAnsi="Helvetica"/>
          <w:lang w:val="es-ES"/>
        </w:rPr>
        <w:t>respondió rápidamente. ¿No está ella con esa persona? ¿Owen? Ya sabes, el/la de mal humor que está en la tienda.</w:t>
      </w:r>
    </w:p>
    <w:p w14:paraId="4CEF9C15" w14:textId="77777777" w:rsidR="005D28AD" w:rsidRPr="00623806" w:rsidRDefault="005D28AD" w:rsidP="005D28AD">
      <w:pPr>
        <w:pStyle w:val="Scene"/>
        <w:spacing w:line="276" w:lineRule="auto"/>
        <w:jc w:val="both"/>
        <w:rPr>
          <w:rFonts w:ascii="Helvetica" w:hAnsi="Helvetica"/>
          <w:lang w:val="es-ES"/>
        </w:rPr>
      </w:pPr>
      <w:r w:rsidRPr="005D28AD">
        <w:rPr>
          <w:rFonts w:ascii="Helvetica" w:hAnsi="Helvetica"/>
          <w:lang w:val="es-ES"/>
        </w:rPr>
        <w:t>Otra voz, ahora más aguda. No importa. Tiene al becario sentado a su lado todo el día. Si yo fuera ella, lo estaría "entrenando" como es debido.</w:t>
      </w:r>
    </w:p>
    <w:p w14:paraId="31A438B1" w14:textId="77777777" w:rsidR="005D28AD" w:rsidRPr="00623806" w:rsidRDefault="005D28AD" w:rsidP="005D28AD">
      <w:pPr>
        <w:pStyle w:val="Scene"/>
        <w:spacing w:line="276" w:lineRule="auto"/>
        <w:jc w:val="both"/>
        <w:rPr>
          <w:rFonts w:ascii="Helvetica" w:hAnsi="Helvetica"/>
          <w:lang w:val="es-ES"/>
        </w:rPr>
      </w:pPr>
      <w:r w:rsidRPr="005D28AD">
        <w:rPr>
          <w:rFonts w:ascii="Helvetica" w:hAnsi="Helvetica"/>
          <w:lang w:val="es-ES"/>
        </w:rPr>
        <w:lastRenderedPageBreak/>
        <w:t>La habitación resonó con risas. Sentí que mis mejillas se sonrojaban, no de vergüenza, sino de irritación. No había hecho nada, y de repente, me convertí en el villano de sus fantasías.</w:t>
      </w:r>
    </w:p>
    <w:p w14:paraId="7DE70FE4" w14:textId="77777777" w:rsidR="005D28AD" w:rsidRPr="00623806" w:rsidRDefault="005D28AD" w:rsidP="005D28AD">
      <w:pPr>
        <w:pStyle w:val="Scene"/>
        <w:spacing w:line="276" w:lineRule="auto"/>
        <w:jc w:val="both"/>
        <w:rPr>
          <w:rFonts w:ascii="Helvetica" w:hAnsi="Helvetica"/>
          <w:lang w:val="es-ES"/>
        </w:rPr>
      </w:pPr>
      <w:r w:rsidRPr="005D28AD">
        <w:rPr>
          <w:rFonts w:ascii="Helvetica" w:hAnsi="Helvetica"/>
          <w:lang w:val="es-ES"/>
        </w:rPr>
        <w:t xml:space="preserve">¿Lo peor? </w:t>
      </w:r>
      <w:proofErr w:type="spellStart"/>
      <w:r w:rsidRPr="005D28AD">
        <w:rPr>
          <w:rFonts w:ascii="Helvetica" w:hAnsi="Helvetica"/>
          <w:lang w:val="es-ES"/>
        </w:rPr>
        <w:t>Zeff</w:t>
      </w:r>
      <w:proofErr w:type="spellEnd"/>
      <w:r w:rsidRPr="005D28AD">
        <w:rPr>
          <w:rFonts w:ascii="Helvetica" w:hAnsi="Helvetica"/>
          <w:lang w:val="es-ES"/>
        </w:rPr>
        <w:t xml:space="preserve"> no había dicho una palabra, ni siquiera había reaccionado. Simplemente se sentó allí, hojeando una carpeta como si no acabara de convertirse en el centro de una fantasía que abarcaba toda la oficina. Y de alguna manera, eso lo empeoró. Sabía lo que hacía. Cada respiración despreocupada, cada flexión de su antebrazo, cada mirada sutil... era como si estuviera jugando a un juego al que yo no había aceptado unirme.</w:t>
      </w:r>
    </w:p>
    <w:p w14:paraId="1680FCD3" w14:textId="77777777" w:rsidR="005D28AD" w:rsidRPr="00623806" w:rsidRDefault="005D28AD" w:rsidP="005D28AD">
      <w:pPr>
        <w:pStyle w:val="Scene"/>
        <w:spacing w:line="276" w:lineRule="auto"/>
        <w:jc w:val="both"/>
        <w:rPr>
          <w:rFonts w:ascii="Helvetica" w:hAnsi="Helvetica"/>
          <w:lang w:val="es-ES"/>
        </w:rPr>
      </w:pPr>
      <w:r w:rsidRPr="005D28AD">
        <w:rPr>
          <w:rFonts w:ascii="Helvetica" w:hAnsi="Helvetica"/>
          <w:lang w:val="es-ES"/>
        </w:rPr>
        <w:t>Y, sin embargo, ya estaba perdiendo.</w:t>
      </w:r>
    </w:p>
    <w:p w14:paraId="2DD29E0E" w14:textId="77777777" w:rsidR="005D28AD" w:rsidRPr="00623806" w:rsidRDefault="005D28AD" w:rsidP="005D28AD">
      <w:pPr>
        <w:pStyle w:val="Scene"/>
        <w:spacing w:line="276" w:lineRule="auto"/>
        <w:jc w:val="both"/>
        <w:rPr>
          <w:rFonts w:ascii="Helvetica" w:hAnsi="Helvetica"/>
          <w:lang w:val="es-ES"/>
        </w:rPr>
      </w:pPr>
      <w:r w:rsidRPr="005D28AD">
        <w:rPr>
          <w:rFonts w:ascii="Helvetica" w:hAnsi="Helvetica"/>
          <w:lang w:val="es-ES"/>
        </w:rPr>
        <w:t>Porque no terminó ahí.</w:t>
      </w:r>
    </w:p>
    <w:p w14:paraId="444C74D6" w14:textId="62CB40A6" w:rsidR="005D28AD" w:rsidRPr="00623806" w:rsidRDefault="005D28AD" w:rsidP="005D28AD">
      <w:pPr>
        <w:pStyle w:val="Scene"/>
        <w:spacing w:line="276" w:lineRule="auto"/>
        <w:jc w:val="both"/>
        <w:rPr>
          <w:rFonts w:ascii="Helvetica" w:hAnsi="Helvetica"/>
          <w:lang w:val="es-ES"/>
        </w:rPr>
      </w:pPr>
      <w:r w:rsidRPr="005D28AD">
        <w:rPr>
          <w:rFonts w:ascii="Helvetica" w:hAnsi="Helvetica"/>
          <w:lang w:val="es-ES"/>
        </w:rPr>
        <w:t xml:space="preserve">Soy una mujer responsable. Trabajo duro, cumplo con mi trabajo y nunca me relajo. Y todo el mundo lo sabía, lo que me convirtió en el </w:t>
      </w:r>
      <w:r w:rsidR="00D07F6D" w:rsidRPr="00623806">
        <w:rPr>
          <w:rFonts w:ascii="Helvetica" w:hAnsi="Helvetica"/>
          <w:lang w:val="es-ES"/>
        </w:rPr>
        <w:t>tiro blanco</w:t>
      </w:r>
      <w:r w:rsidRPr="005D28AD">
        <w:rPr>
          <w:rFonts w:ascii="Helvetica" w:hAnsi="Helvetica"/>
          <w:lang w:val="es-ES"/>
        </w:rPr>
        <w:t xml:space="preserve"> perfecto.</w:t>
      </w:r>
      <w:r w:rsidRPr="00623806">
        <w:rPr>
          <w:rFonts w:ascii="Helvetica" w:hAnsi="Helvetica"/>
          <w:lang w:val="es-ES"/>
        </w:rPr>
        <w:t xml:space="preserve"> </w:t>
      </w:r>
      <w:r w:rsidRPr="00623806">
        <w:rPr>
          <w:rFonts w:ascii="Helvetica" w:hAnsi="Helvetica"/>
          <w:lang w:val="es-ES"/>
        </w:rPr>
        <w:tab/>
      </w:r>
    </w:p>
    <w:p w14:paraId="1AFBBEC8" w14:textId="77777777" w:rsidR="00D07F6D" w:rsidRPr="00623806" w:rsidRDefault="005D28AD" w:rsidP="005D28AD">
      <w:pPr>
        <w:pStyle w:val="Scene"/>
        <w:spacing w:line="276" w:lineRule="auto"/>
        <w:jc w:val="both"/>
        <w:rPr>
          <w:rFonts w:ascii="Helvetica" w:hAnsi="Helvetica"/>
          <w:lang w:val="es-ES"/>
        </w:rPr>
      </w:pPr>
      <w:r w:rsidRPr="005D28AD">
        <w:rPr>
          <w:rFonts w:ascii="Helvetica" w:hAnsi="Helvetica"/>
          <w:lang w:val="es-ES"/>
        </w:rPr>
        <w:t>Los expedientes empezaron a acumularse en mi escritorio, uno tras otro, como una avalancha de papeles que parecían un sabotaje premeditado. Las peticiones de ayuda llegaban de todas partes. De repente, me convertí en la maldita madrina de la oficina: arreglando sistemas averiados, corrigiendo informes chapuceros y cubriendo plazos incumplidos. Como siempre.</w:t>
      </w:r>
    </w:p>
    <w:p w14:paraId="05143722" w14:textId="77777777" w:rsidR="00D07F6D" w:rsidRPr="00623806" w:rsidRDefault="005D28AD" w:rsidP="005D28AD">
      <w:pPr>
        <w:pStyle w:val="Scene"/>
        <w:spacing w:line="276" w:lineRule="auto"/>
        <w:jc w:val="both"/>
        <w:rPr>
          <w:rFonts w:ascii="Helvetica" w:hAnsi="Helvetica"/>
          <w:lang w:val="es-ES"/>
        </w:rPr>
      </w:pPr>
      <w:r w:rsidRPr="005D28AD">
        <w:rPr>
          <w:rFonts w:ascii="Helvetica" w:hAnsi="Helvetica"/>
          <w:lang w:val="es-ES"/>
        </w:rPr>
        <w:t>Esa es la verdadera razón por la que siempre terminaba entrenando a los nuevos empleados y a los becarios. No se trataba de confianza. Se trataba de comodidad. ¿Qué pasó esta vez? Fue un sabotaje disfrazado de rutina.</w:t>
      </w:r>
    </w:p>
    <w:p w14:paraId="61F40F4F" w14:textId="77777777" w:rsidR="00D07F6D" w:rsidRPr="00623806" w:rsidRDefault="005D28AD" w:rsidP="005D28AD">
      <w:pPr>
        <w:pStyle w:val="Scene"/>
        <w:spacing w:line="276" w:lineRule="auto"/>
        <w:jc w:val="both"/>
        <w:rPr>
          <w:rFonts w:ascii="Helvetica" w:hAnsi="Helvetica"/>
          <w:lang w:val="es-ES"/>
        </w:rPr>
      </w:pPr>
      <w:r w:rsidRPr="005D28AD">
        <w:rPr>
          <w:rFonts w:ascii="Helvetica" w:hAnsi="Helvetica"/>
          <w:lang w:val="es-ES"/>
        </w:rPr>
        <w:t>Lo reconocí de inmediato.</w:t>
      </w:r>
    </w:p>
    <w:p w14:paraId="38A1944F" w14:textId="77777777" w:rsidR="00D07F6D" w:rsidRPr="00623806" w:rsidRDefault="005D28AD" w:rsidP="005D28AD">
      <w:pPr>
        <w:pStyle w:val="Scene"/>
        <w:spacing w:line="276" w:lineRule="auto"/>
        <w:jc w:val="both"/>
        <w:rPr>
          <w:rFonts w:ascii="Helvetica" w:hAnsi="Helvetica"/>
          <w:lang w:val="es-ES"/>
        </w:rPr>
      </w:pPr>
      <w:r w:rsidRPr="005D28AD">
        <w:rPr>
          <w:rFonts w:ascii="Helvetica" w:hAnsi="Helvetica"/>
          <w:lang w:val="es-ES"/>
        </w:rPr>
        <w:t>Pensaron que si estaba lo suficientemente ocupada —distraída, abrumada— no tendría tiempo para hablar con él.</w:t>
      </w:r>
    </w:p>
    <w:p w14:paraId="7B73A254" w14:textId="77777777" w:rsidR="00D07F6D" w:rsidRPr="00623806" w:rsidRDefault="005D28AD" w:rsidP="005D28AD">
      <w:pPr>
        <w:pStyle w:val="Scene"/>
        <w:spacing w:line="276" w:lineRule="auto"/>
        <w:jc w:val="both"/>
        <w:rPr>
          <w:rFonts w:ascii="Helvetica" w:hAnsi="Helvetica"/>
          <w:lang w:val="es-ES"/>
        </w:rPr>
      </w:pPr>
      <w:r w:rsidRPr="005D28AD">
        <w:rPr>
          <w:rFonts w:ascii="Helvetica" w:hAnsi="Helvetica"/>
          <w:lang w:val="es-ES"/>
        </w:rPr>
        <w:lastRenderedPageBreak/>
        <w:t>Dieron por sentado que no tendría tiempo para conversar con él, ni siquiera para respirar cerca de él. Creían que sería imposible que yo me sentara demasiado cerca de él.</w:t>
      </w:r>
    </w:p>
    <w:p w14:paraId="2623FB1B" w14:textId="77777777" w:rsidR="00D07F6D" w:rsidRPr="00623806" w:rsidRDefault="005D28AD" w:rsidP="005D28AD">
      <w:pPr>
        <w:pStyle w:val="Scene"/>
        <w:spacing w:line="276" w:lineRule="auto"/>
        <w:jc w:val="both"/>
        <w:rPr>
          <w:rFonts w:ascii="Helvetica" w:hAnsi="Helvetica"/>
          <w:lang w:val="es-ES"/>
        </w:rPr>
      </w:pPr>
      <w:r w:rsidRPr="005D28AD">
        <w:rPr>
          <w:rFonts w:ascii="Helvetica" w:hAnsi="Helvetica"/>
          <w:lang w:val="es-ES"/>
        </w:rPr>
        <w:t>Le sonreí sin querer.</w:t>
      </w:r>
    </w:p>
    <w:p w14:paraId="6348C7E3" w14:textId="77777777" w:rsidR="00D07F6D" w:rsidRPr="00623806" w:rsidRDefault="005D28AD" w:rsidP="005D28AD">
      <w:pPr>
        <w:pStyle w:val="Scene"/>
        <w:spacing w:line="276" w:lineRule="auto"/>
        <w:jc w:val="both"/>
        <w:rPr>
          <w:rFonts w:ascii="Helvetica" w:hAnsi="Helvetica"/>
          <w:lang w:val="es-ES"/>
        </w:rPr>
      </w:pPr>
      <w:r w:rsidRPr="005D28AD">
        <w:rPr>
          <w:rFonts w:ascii="Helvetica" w:hAnsi="Helvetica"/>
          <w:lang w:val="es-ES"/>
        </w:rPr>
        <w:t>“Oye, Liliam, por favor, encárgate de este informe por mí.” "Estoy hasta arriba de trabajo", murmuró uno de ellos, dejando caer un expediente grueso sobre mi escritorio sin mirarme a los ojos.</w:t>
      </w:r>
    </w:p>
    <w:p w14:paraId="7C1895D3" w14:textId="77777777" w:rsidR="00D07F6D" w:rsidRPr="00623806" w:rsidRDefault="005D28AD" w:rsidP="005D28AD">
      <w:pPr>
        <w:pStyle w:val="Scene"/>
        <w:spacing w:line="276" w:lineRule="auto"/>
        <w:jc w:val="both"/>
        <w:rPr>
          <w:rFonts w:ascii="Helvetica" w:hAnsi="Helvetica"/>
          <w:lang w:val="es-ES"/>
        </w:rPr>
      </w:pPr>
      <w:r w:rsidRPr="005D28AD">
        <w:rPr>
          <w:rFonts w:ascii="Helvetica" w:hAnsi="Helvetica"/>
          <w:lang w:val="es-ES"/>
        </w:rPr>
        <w:t>"Sí, y necesito que esto esté resuelto antes de que termine el día", añadió otra, con un tono tan cortante que podría romper un vaso.</w:t>
      </w:r>
    </w:p>
    <w:p w14:paraId="4E7941F3" w14:textId="77777777" w:rsidR="00D07F6D" w:rsidRPr="00623806" w:rsidRDefault="005D28AD" w:rsidP="005D28AD">
      <w:pPr>
        <w:pStyle w:val="Scene"/>
        <w:spacing w:line="276" w:lineRule="auto"/>
        <w:jc w:val="both"/>
        <w:rPr>
          <w:rFonts w:ascii="Helvetica" w:hAnsi="Helvetica"/>
          <w:lang w:val="es-ES"/>
        </w:rPr>
      </w:pPr>
      <w:r w:rsidRPr="005D28AD">
        <w:rPr>
          <w:rFonts w:ascii="Helvetica" w:hAnsi="Helvetica"/>
          <w:lang w:val="es-ES"/>
        </w:rPr>
        <w:t>Ni siquiera me molesté en responder. Simplemente dejé que el peso se asentara sobre mis hombros y los enderecé. De acuerdo. Si querían un espectáculo, se lo daría.</w:t>
      </w:r>
    </w:p>
    <w:p w14:paraId="7EA5EADB" w14:textId="77777777" w:rsidR="00D07F6D" w:rsidRPr="00623806" w:rsidRDefault="005D28AD" w:rsidP="005D28AD">
      <w:pPr>
        <w:pStyle w:val="Scene"/>
        <w:spacing w:line="276" w:lineRule="auto"/>
        <w:jc w:val="both"/>
        <w:rPr>
          <w:rFonts w:ascii="Helvetica" w:hAnsi="Helvetica"/>
          <w:lang w:val="es-ES"/>
        </w:rPr>
      </w:pPr>
      <w:proofErr w:type="spellStart"/>
      <w:r w:rsidRPr="005D28AD">
        <w:rPr>
          <w:rFonts w:ascii="Helvetica" w:hAnsi="Helvetica"/>
          <w:lang w:val="es-ES"/>
        </w:rPr>
        <w:t>Zeff</w:t>
      </w:r>
      <w:proofErr w:type="spellEnd"/>
      <w:r w:rsidRPr="005D28AD">
        <w:rPr>
          <w:rFonts w:ascii="Helvetica" w:hAnsi="Helvetica"/>
          <w:lang w:val="es-ES"/>
        </w:rPr>
        <w:t>, mientras tanto, permanecía imperturbable: concentrado, sereno y devastador a su manera silenciosa. Sus mangas arremangadas se flexionaban con cada pulsación de tecla, su mandíbula tensa por la concentración. No se había percatado del caos que estallaba a mi alrededor, o quizás sí, pero me estaba permitiendo afrontar mis desafíos.</w:t>
      </w:r>
    </w:p>
    <w:p w14:paraId="4B4C6A6A" w14:textId="77777777" w:rsidR="00D07F6D" w:rsidRPr="00623806" w:rsidRDefault="005D28AD" w:rsidP="005D28AD">
      <w:pPr>
        <w:pStyle w:val="Scene"/>
        <w:spacing w:line="276" w:lineRule="auto"/>
        <w:jc w:val="both"/>
        <w:rPr>
          <w:rFonts w:ascii="Helvetica" w:hAnsi="Helvetica"/>
          <w:lang w:val="es-ES"/>
        </w:rPr>
      </w:pPr>
      <w:r w:rsidRPr="005D28AD">
        <w:rPr>
          <w:rFonts w:ascii="Helvetica" w:hAnsi="Helvetica"/>
          <w:lang w:val="es-ES"/>
        </w:rPr>
        <w:t>Pasé la siguiente hora haciendo malabares con correos electrónicos, llamadas telefónicas, impresoras averiadas y el trabajo de tres personas amontonado en un solo escritorio.</w:t>
      </w:r>
      <w:r w:rsidRPr="005D28AD">
        <w:rPr>
          <w:rFonts w:ascii="Helvetica" w:hAnsi="Helvetica"/>
          <w:lang w:val="es-ES"/>
        </w:rPr>
        <w:br/>
        <w:t>Durante el almuerzo, escuché los susurros que provenían de la sala de descanso. Ahora hablaban más alto. Más malo.</w:t>
      </w:r>
    </w:p>
    <w:p w14:paraId="4B4A2366" w14:textId="77777777" w:rsidR="00D07F6D" w:rsidRPr="00623806" w:rsidRDefault="00D07F6D" w:rsidP="005D28AD">
      <w:pPr>
        <w:pStyle w:val="Scene"/>
        <w:spacing w:line="276" w:lineRule="auto"/>
        <w:jc w:val="both"/>
        <w:rPr>
          <w:rFonts w:ascii="Helvetica" w:hAnsi="Helvetica"/>
          <w:lang w:val="es-ES"/>
        </w:rPr>
      </w:pPr>
      <w:r w:rsidRPr="00623806">
        <w:rPr>
          <w:rFonts w:ascii="Helvetica" w:hAnsi="Helvetica"/>
          <w:lang w:val="es-ES"/>
        </w:rPr>
        <w:t>“</w:t>
      </w:r>
      <w:r w:rsidR="005D28AD" w:rsidRPr="005D28AD">
        <w:rPr>
          <w:rFonts w:ascii="Helvetica" w:hAnsi="Helvetica"/>
          <w:lang w:val="es-ES"/>
        </w:rPr>
        <w:t>¿Viste lo cerca que se sienta de ella? "Apuesto a que le encanta ser el centro de atención", se burló una voz.</w:t>
      </w:r>
    </w:p>
    <w:p w14:paraId="26766245" w14:textId="77777777" w:rsidR="00D07F6D" w:rsidRPr="00623806" w:rsidRDefault="005D28AD" w:rsidP="005D28AD">
      <w:pPr>
        <w:pStyle w:val="Scene"/>
        <w:spacing w:line="276" w:lineRule="auto"/>
        <w:jc w:val="both"/>
        <w:rPr>
          <w:rFonts w:ascii="Helvetica" w:hAnsi="Helvetica"/>
          <w:lang w:val="es-ES"/>
        </w:rPr>
      </w:pPr>
      <w:r w:rsidRPr="005D28AD">
        <w:rPr>
          <w:rFonts w:ascii="Helvetica" w:hAnsi="Helvetica"/>
          <w:lang w:val="es-ES"/>
        </w:rPr>
        <w:t>“Más le vale que no se acomode demasiado.” Por aquí los becarios no duran mucho", añadió otro, con una voz que era como veneno bañado en azúcar.</w:t>
      </w:r>
    </w:p>
    <w:p w14:paraId="6A418F15" w14:textId="77777777" w:rsidR="00D07F6D" w:rsidRPr="00623806" w:rsidRDefault="005D28AD" w:rsidP="005D28AD">
      <w:pPr>
        <w:pStyle w:val="Scene"/>
        <w:spacing w:line="276" w:lineRule="auto"/>
        <w:jc w:val="both"/>
        <w:rPr>
          <w:rFonts w:ascii="Helvetica" w:hAnsi="Helvetica"/>
          <w:lang w:val="es-ES"/>
        </w:rPr>
      </w:pPr>
      <w:r w:rsidRPr="005D28AD">
        <w:rPr>
          <w:rFonts w:ascii="Helvetica" w:hAnsi="Helvetica"/>
          <w:lang w:val="es-ES"/>
        </w:rPr>
        <w:t xml:space="preserve">Eché un vistazo al escritorio de </w:t>
      </w:r>
      <w:proofErr w:type="spellStart"/>
      <w:r w:rsidRPr="005D28AD">
        <w:rPr>
          <w:rFonts w:ascii="Helvetica" w:hAnsi="Helvetica"/>
          <w:lang w:val="es-ES"/>
        </w:rPr>
        <w:t>Zeff</w:t>
      </w:r>
      <w:proofErr w:type="spellEnd"/>
      <w:r w:rsidRPr="005D28AD">
        <w:rPr>
          <w:rFonts w:ascii="Helvetica" w:hAnsi="Helvetica"/>
          <w:lang w:val="es-ES"/>
        </w:rPr>
        <w:t>, y finalmente me di cuenta de lo peligrosamente cerca que estaba del mío.</w:t>
      </w:r>
    </w:p>
    <w:p w14:paraId="25F63DC6" w14:textId="33088E22" w:rsidR="00D07F6D" w:rsidRPr="00623806" w:rsidRDefault="005D28AD" w:rsidP="005D28AD">
      <w:pPr>
        <w:pStyle w:val="Scene"/>
        <w:spacing w:line="276" w:lineRule="auto"/>
        <w:jc w:val="both"/>
        <w:rPr>
          <w:rFonts w:ascii="Helvetica" w:hAnsi="Helvetica"/>
          <w:lang w:val="es-ES"/>
        </w:rPr>
      </w:pPr>
      <w:r w:rsidRPr="005D28AD">
        <w:rPr>
          <w:rFonts w:ascii="Helvetica" w:hAnsi="Helvetica"/>
          <w:lang w:val="es-ES"/>
        </w:rPr>
        <w:lastRenderedPageBreak/>
        <w:t>Apenas un suspiro entre ellos. Parece que alguien ha difuminado a propósito los límites del espacio profesional.</w:t>
      </w:r>
      <w:r w:rsidRPr="005D28AD">
        <w:rPr>
          <w:rFonts w:ascii="Helvetica" w:hAnsi="Helvetica"/>
          <w:lang w:val="es-ES"/>
        </w:rPr>
        <w:br/>
        <w:t>Cuando nuestras miradas se cruzaron, un destello pasó entre nosotros; algo tácito, cargado de significado. Su sonrisa era pequeña, casi burlona. Sentí una oleada de calor directamente en el pecho.</w:t>
      </w:r>
    </w:p>
    <w:p w14:paraId="66A91DD4" w14:textId="77777777" w:rsidR="00D07F6D" w:rsidRPr="00623806" w:rsidRDefault="005D28AD" w:rsidP="005D28AD">
      <w:pPr>
        <w:pStyle w:val="Scene"/>
        <w:spacing w:line="276" w:lineRule="auto"/>
        <w:jc w:val="both"/>
        <w:rPr>
          <w:rFonts w:ascii="Helvetica" w:hAnsi="Helvetica"/>
          <w:lang w:val="es-ES"/>
        </w:rPr>
      </w:pPr>
      <w:r w:rsidRPr="005D28AD">
        <w:rPr>
          <w:rFonts w:ascii="Helvetica" w:hAnsi="Helvetica"/>
          <w:lang w:val="es-ES"/>
        </w:rPr>
        <w:t>Su presencia era un problema. Su presencia planteaba un problema que era a la vez hermoso, enloquecedor y desconcertante. No podía dejar de pensarlo. ¿Cuál fue el aspecto más frustrante? No tenía ni idea del caos que causaba simplemente por existir frente a mí.</w:t>
      </w:r>
      <w:r w:rsidRPr="005D28AD">
        <w:rPr>
          <w:rFonts w:ascii="Helvetica" w:hAnsi="Helvetica"/>
          <w:lang w:val="es-ES"/>
        </w:rPr>
        <w:br/>
        <w:t>Justo cuando mi paciencia empezaba a flaquear, me llegó un aroma intenso: tueste oscuro con un toque cálido y dulce subyacente.</w:t>
      </w:r>
    </w:p>
    <w:p w14:paraId="3256C8A5" w14:textId="6F38873D" w:rsidR="00D07F6D" w:rsidRPr="00623806" w:rsidRDefault="005D28AD" w:rsidP="005D28AD">
      <w:pPr>
        <w:pStyle w:val="Scene"/>
        <w:spacing w:line="276" w:lineRule="auto"/>
        <w:jc w:val="both"/>
        <w:rPr>
          <w:rFonts w:ascii="Helvetica" w:hAnsi="Helvetica"/>
          <w:lang w:val="es-ES"/>
        </w:rPr>
      </w:pPr>
      <w:r w:rsidRPr="005D28AD">
        <w:rPr>
          <w:rFonts w:ascii="Helvetica" w:hAnsi="Helvetica"/>
          <w:lang w:val="es-ES"/>
        </w:rPr>
        <w:t>Levanté la vista.</w:t>
      </w:r>
    </w:p>
    <w:p w14:paraId="3D87EB42" w14:textId="77777777" w:rsidR="00D07F6D" w:rsidRPr="00623806" w:rsidRDefault="005D28AD" w:rsidP="005D28AD">
      <w:pPr>
        <w:pStyle w:val="Scene"/>
        <w:spacing w:line="276" w:lineRule="auto"/>
        <w:jc w:val="both"/>
        <w:rPr>
          <w:rFonts w:ascii="Helvetica" w:hAnsi="Helvetica"/>
          <w:lang w:val="es-ES"/>
        </w:rPr>
      </w:pPr>
      <w:r w:rsidRPr="005D28AD">
        <w:rPr>
          <w:rFonts w:ascii="Helvetica" w:hAnsi="Helvetica"/>
          <w:lang w:val="es-ES"/>
        </w:rPr>
        <w:t xml:space="preserve">Una taza de café humeante apareció sobre mi escritorio; la mano de </w:t>
      </w:r>
      <w:proofErr w:type="spellStart"/>
      <w:r w:rsidRPr="005D28AD">
        <w:rPr>
          <w:rFonts w:ascii="Helvetica" w:hAnsi="Helvetica"/>
          <w:lang w:val="es-ES"/>
        </w:rPr>
        <w:t>Zeff</w:t>
      </w:r>
      <w:proofErr w:type="spellEnd"/>
      <w:r w:rsidRPr="005D28AD">
        <w:rPr>
          <w:rFonts w:ascii="Helvetica" w:hAnsi="Helvetica"/>
          <w:lang w:val="es-ES"/>
        </w:rPr>
        <w:t xml:space="preserve"> aún la rodeaba ligeramente. Su mirada se posó brevemente en mi boca antes de encontrar mis ojos.</w:t>
      </w:r>
      <w:r w:rsidRPr="005D28AD">
        <w:rPr>
          <w:rFonts w:ascii="Helvetica" w:hAnsi="Helvetica"/>
          <w:lang w:val="es-ES"/>
        </w:rPr>
        <w:br/>
        <w:t>"Pensé que te vendría bien un estímulo", murmuró, con una voz suave como el terciopelo.</w:t>
      </w:r>
    </w:p>
    <w:p w14:paraId="236941B2" w14:textId="77777777" w:rsidR="00D07F6D" w:rsidRPr="00623806" w:rsidRDefault="005D28AD" w:rsidP="005D28AD">
      <w:pPr>
        <w:pStyle w:val="Scene"/>
        <w:spacing w:line="276" w:lineRule="auto"/>
        <w:jc w:val="both"/>
        <w:rPr>
          <w:rFonts w:ascii="Helvetica" w:hAnsi="Helvetica"/>
          <w:lang w:val="es-ES"/>
        </w:rPr>
      </w:pPr>
      <w:r w:rsidRPr="005D28AD">
        <w:rPr>
          <w:rFonts w:ascii="Helvetica" w:hAnsi="Helvetica"/>
          <w:lang w:val="es-ES"/>
        </w:rPr>
        <w:t>Mis dedos rozaron los suyos al tomar la taza; el contacto provocó una calidez que nada tenía que ver con la bebida. "Gracias", logré decir, intentando que mi voz no me delatara.</w:t>
      </w:r>
    </w:p>
    <w:p w14:paraId="6628D4E8" w14:textId="77777777" w:rsidR="00D07F6D" w:rsidRPr="00623806" w:rsidRDefault="005D28AD" w:rsidP="005D28AD">
      <w:pPr>
        <w:pStyle w:val="Scene"/>
        <w:spacing w:line="276" w:lineRule="auto"/>
        <w:jc w:val="both"/>
        <w:rPr>
          <w:rFonts w:ascii="Helvetica" w:hAnsi="Helvetica"/>
          <w:lang w:val="es-ES"/>
        </w:rPr>
      </w:pPr>
      <w:r w:rsidRPr="005D28AD">
        <w:rPr>
          <w:rFonts w:ascii="Helvetica" w:hAnsi="Helvetica"/>
          <w:lang w:val="es-ES"/>
        </w:rPr>
        <w:t>“Parece que hoy te están sobrecargando de trabajo”, dijo, mientras sus ojos escaneaban el caos de mi escritorio. Su tono no era casual, sino observador. Protector. Incluso posesivo.</w:t>
      </w:r>
    </w:p>
    <w:p w14:paraId="6E342370" w14:textId="77777777" w:rsidR="00D07F6D" w:rsidRPr="00623806" w:rsidRDefault="005D28AD" w:rsidP="005D28AD">
      <w:pPr>
        <w:pStyle w:val="Scene"/>
        <w:spacing w:line="276" w:lineRule="auto"/>
        <w:jc w:val="both"/>
        <w:rPr>
          <w:rFonts w:ascii="Helvetica" w:hAnsi="Helvetica"/>
          <w:lang w:val="es-ES"/>
        </w:rPr>
      </w:pPr>
      <w:r w:rsidRPr="005D28AD">
        <w:rPr>
          <w:rFonts w:ascii="Helvetica" w:hAnsi="Helvetica"/>
          <w:lang w:val="es-ES"/>
        </w:rPr>
        <w:t>Solté una risa entrecortada. Sí. Solo un poco.</w:t>
      </w:r>
      <w:r w:rsidRPr="005D28AD">
        <w:rPr>
          <w:rFonts w:ascii="Helvetica" w:hAnsi="Helvetica"/>
          <w:lang w:val="es-ES"/>
        </w:rPr>
        <w:br/>
        <w:t xml:space="preserve">Entonces hizo algo que me hizo palpitar el corazón: se acercó y cogió cuatro carpetas gruesas de mi escritorio sin pedir </w:t>
      </w:r>
      <w:r w:rsidRPr="005D28AD">
        <w:rPr>
          <w:rFonts w:ascii="Helvetica" w:hAnsi="Helvetica"/>
          <w:lang w:val="es-ES"/>
        </w:rPr>
        <w:lastRenderedPageBreak/>
        <w:t>permiso. Su mano rozó la mía de nuevo, intencionadamente o no, y casi olvidé cómo respirar.</w:t>
      </w:r>
    </w:p>
    <w:p w14:paraId="721076A9" w14:textId="77777777" w:rsidR="00D07F6D" w:rsidRPr="00623806" w:rsidRDefault="005D28AD" w:rsidP="005D28AD">
      <w:pPr>
        <w:pStyle w:val="Scene"/>
        <w:spacing w:line="276" w:lineRule="auto"/>
        <w:jc w:val="both"/>
        <w:rPr>
          <w:rFonts w:ascii="Helvetica" w:hAnsi="Helvetica"/>
          <w:lang w:val="es-ES"/>
        </w:rPr>
      </w:pPr>
      <w:r w:rsidRPr="005D28AD">
        <w:rPr>
          <w:rFonts w:ascii="Helvetica" w:hAnsi="Helvetica"/>
          <w:lang w:val="es-ES"/>
        </w:rPr>
        <w:t>"</w:t>
      </w:r>
      <w:proofErr w:type="spellStart"/>
      <w:r w:rsidRPr="005D28AD">
        <w:rPr>
          <w:rFonts w:ascii="Helvetica" w:hAnsi="Helvetica"/>
          <w:lang w:val="es-ES"/>
        </w:rPr>
        <w:t>Zeff</w:t>
      </w:r>
      <w:proofErr w:type="spellEnd"/>
      <w:r w:rsidRPr="005D28AD">
        <w:rPr>
          <w:rFonts w:ascii="Helvetica" w:hAnsi="Helvetica"/>
          <w:lang w:val="es-ES"/>
        </w:rPr>
        <w:t>—"</w:t>
      </w:r>
    </w:p>
    <w:p w14:paraId="2ADF562E" w14:textId="77777777" w:rsidR="00D07F6D" w:rsidRPr="00623806" w:rsidRDefault="005D28AD" w:rsidP="005D28AD">
      <w:pPr>
        <w:pStyle w:val="Scene"/>
        <w:spacing w:line="276" w:lineRule="auto"/>
        <w:jc w:val="both"/>
        <w:rPr>
          <w:rFonts w:ascii="Helvetica" w:hAnsi="Helvetica"/>
          <w:lang w:val="es-ES"/>
        </w:rPr>
      </w:pPr>
      <w:r w:rsidRPr="005D28AD">
        <w:rPr>
          <w:rFonts w:ascii="Helvetica" w:hAnsi="Helvetica"/>
          <w:lang w:val="es-ES"/>
        </w:rPr>
        <w:t>"Estoy ayudando", dijo con firmeza. Entonces, inclinándose más cerca, habló en un tono más suave, apenas audible por encima de un susurro: "A menos que prefieras que sea una distracción en su lugar."</w:t>
      </w:r>
    </w:p>
    <w:p w14:paraId="64F7E2E1" w14:textId="77777777" w:rsidR="00D07F6D" w:rsidRPr="00623806" w:rsidRDefault="005D28AD" w:rsidP="005D28AD">
      <w:pPr>
        <w:pStyle w:val="Scene"/>
        <w:spacing w:line="276" w:lineRule="auto"/>
        <w:jc w:val="both"/>
        <w:rPr>
          <w:rFonts w:ascii="Helvetica" w:hAnsi="Helvetica"/>
          <w:lang w:val="es-ES"/>
        </w:rPr>
      </w:pPr>
      <w:r w:rsidRPr="005D28AD">
        <w:rPr>
          <w:rFonts w:ascii="Helvetica" w:hAnsi="Helvetica"/>
          <w:lang w:val="es-ES"/>
        </w:rPr>
        <w:t>Volvió caminando hacia su escritorio, y yo no pude evitar seguirlo con la mirada.</w:t>
      </w:r>
    </w:p>
    <w:p w14:paraId="3AD99550" w14:textId="77777777" w:rsidR="00D07F6D" w:rsidRPr="00623806" w:rsidRDefault="005D28AD" w:rsidP="005D28AD">
      <w:pPr>
        <w:pStyle w:val="Scene"/>
        <w:spacing w:line="276" w:lineRule="auto"/>
        <w:jc w:val="both"/>
        <w:rPr>
          <w:rFonts w:ascii="Helvetica" w:hAnsi="Helvetica"/>
          <w:lang w:val="es-ES"/>
        </w:rPr>
      </w:pPr>
      <w:r w:rsidRPr="005D28AD">
        <w:rPr>
          <w:rFonts w:ascii="Helvetica" w:hAnsi="Helvetica"/>
          <w:lang w:val="es-ES"/>
        </w:rPr>
        <w:t>La forma en que sus anchos hombros se movían bajo esa camisa impecable de botones —con las mangas remangadas lo justo para dejar ver los tatuajes que le recorrían los antebrazos— era injusta. Sus pantalones le quedaban perfectamente ajustados, a la altura de las caderas, delineando su poderosa musculatura con cada paso que daba. Confiado/a. Sin esfuerzo. Parece que era plenamente consciente del impacto que causaba.</w:t>
      </w:r>
    </w:p>
    <w:p w14:paraId="29A4CB20" w14:textId="77777777" w:rsidR="00D07F6D" w:rsidRPr="00623806" w:rsidRDefault="005D28AD" w:rsidP="005D28AD">
      <w:pPr>
        <w:pStyle w:val="Scene"/>
        <w:spacing w:line="276" w:lineRule="auto"/>
        <w:jc w:val="both"/>
        <w:rPr>
          <w:rFonts w:ascii="Helvetica" w:hAnsi="Helvetica"/>
          <w:lang w:val="es-ES"/>
        </w:rPr>
      </w:pPr>
      <w:r w:rsidRPr="005D28AD">
        <w:rPr>
          <w:rFonts w:ascii="Helvetica" w:hAnsi="Helvetica"/>
          <w:lang w:val="es-ES"/>
        </w:rPr>
        <w:t>¡Y vaya si tuvo un impacto!</w:t>
      </w:r>
    </w:p>
    <w:p w14:paraId="54C6F463" w14:textId="77777777" w:rsidR="00D07F6D" w:rsidRPr="00623806" w:rsidRDefault="005D28AD" w:rsidP="005D28AD">
      <w:pPr>
        <w:pStyle w:val="Scene"/>
        <w:spacing w:line="276" w:lineRule="auto"/>
        <w:jc w:val="both"/>
        <w:rPr>
          <w:rFonts w:ascii="Helvetica" w:hAnsi="Helvetica"/>
          <w:lang w:val="es-ES"/>
        </w:rPr>
      </w:pPr>
      <w:r w:rsidRPr="005D28AD">
        <w:rPr>
          <w:rFonts w:ascii="Helvetica" w:hAnsi="Helvetica"/>
          <w:lang w:val="es-ES"/>
        </w:rPr>
        <w:t>Mis ojos recorrieron sin pudor su espalda, deteniéndose demasiado tiempo en cómo su camisa se estiraba sobre ella y cómo su cinturón ceñía esa estrecha cintura. Me mordí la parte interior de la mejilla, mis muslos se apretaron debajo del escritorio mientras una oleada de calor se acumulaba en la parte baja de mi vientre.</w:t>
      </w:r>
    </w:p>
    <w:p w14:paraId="0ECD66C2" w14:textId="77777777" w:rsidR="00D07F6D" w:rsidRPr="00623806" w:rsidRDefault="005D28AD" w:rsidP="005D28AD">
      <w:pPr>
        <w:pStyle w:val="Scene"/>
        <w:spacing w:line="276" w:lineRule="auto"/>
        <w:jc w:val="both"/>
        <w:rPr>
          <w:rFonts w:ascii="Helvetica" w:hAnsi="Helvetica"/>
          <w:lang w:val="es-ES"/>
        </w:rPr>
      </w:pPr>
      <w:r w:rsidRPr="005D28AD">
        <w:rPr>
          <w:rFonts w:ascii="Helvetica" w:hAnsi="Helvetica"/>
          <w:lang w:val="es-ES"/>
        </w:rPr>
        <w:t>Cada movimiento que hacía parecía deliberado, como una lenta provocación. Cuando finalmente se sentó, con las piernas abiertas y los codos apoyados en los reposabrazos, se recostó con una desenvoltura que, de alguna manera, empeoró todo</w:t>
      </w:r>
      <w:r w:rsidR="00D07F6D" w:rsidRPr="00623806">
        <w:rPr>
          <w:rFonts w:ascii="Helvetica" w:hAnsi="Helvetica"/>
          <w:lang w:val="es-ES"/>
        </w:rPr>
        <w:t>.</w:t>
      </w:r>
    </w:p>
    <w:p w14:paraId="181F0552" w14:textId="77777777" w:rsidR="00D07F6D" w:rsidRPr="00623806" w:rsidRDefault="005D28AD" w:rsidP="005D28AD">
      <w:pPr>
        <w:pStyle w:val="Scene"/>
        <w:spacing w:line="276" w:lineRule="auto"/>
        <w:jc w:val="both"/>
        <w:rPr>
          <w:rFonts w:ascii="Helvetica" w:hAnsi="Helvetica"/>
          <w:lang w:val="es-ES"/>
        </w:rPr>
      </w:pPr>
      <w:proofErr w:type="spellStart"/>
      <w:r w:rsidRPr="005D28AD">
        <w:rPr>
          <w:rFonts w:ascii="Helvetica" w:hAnsi="Helvetica"/>
          <w:lang w:val="es-ES"/>
        </w:rPr>
        <w:t>Zeff</w:t>
      </w:r>
      <w:proofErr w:type="spellEnd"/>
      <w:r w:rsidRPr="005D28AD">
        <w:rPr>
          <w:rFonts w:ascii="Helvetica" w:hAnsi="Helvetica"/>
          <w:lang w:val="es-ES"/>
        </w:rPr>
        <w:t xml:space="preserve"> ni siquiera me miró, pero juraría que sabía que lo estaba observando. Y tal vez quería que yo lo hiciera.</w:t>
      </w:r>
      <w:r w:rsidRPr="005D28AD">
        <w:rPr>
          <w:rFonts w:ascii="Helvetica" w:hAnsi="Helvetica"/>
          <w:lang w:val="es-ES"/>
        </w:rPr>
        <w:br/>
        <w:t xml:space="preserve">Aparté la mirada con esfuerzo, obligándome a concentrarme </w:t>
      </w:r>
      <w:r w:rsidRPr="005D28AD">
        <w:rPr>
          <w:rFonts w:ascii="Helvetica" w:hAnsi="Helvetica"/>
          <w:lang w:val="es-ES"/>
        </w:rPr>
        <w:lastRenderedPageBreak/>
        <w:t>en la pantalla que tenía delante, pero mi mente seguía reproduciendo la forma de sus manos, el roce de sus dedos y el murmullo grave de su voz.</w:t>
      </w:r>
    </w:p>
    <w:p w14:paraId="2134E396" w14:textId="47AECDEE" w:rsidR="00D07F6D" w:rsidRPr="00623806" w:rsidRDefault="005D28AD" w:rsidP="005D28AD">
      <w:pPr>
        <w:pStyle w:val="Scene"/>
        <w:spacing w:line="276" w:lineRule="auto"/>
        <w:jc w:val="both"/>
        <w:rPr>
          <w:rFonts w:ascii="Helvetica" w:hAnsi="Helvetica"/>
          <w:lang w:val="es-ES"/>
        </w:rPr>
      </w:pPr>
      <w:r w:rsidRPr="005D28AD">
        <w:rPr>
          <w:rFonts w:ascii="Helvetica" w:hAnsi="Helvetica"/>
          <w:lang w:val="es-ES"/>
        </w:rPr>
        <w:t>Esto no iba a ser fácil.</w:t>
      </w:r>
    </w:p>
    <w:p w14:paraId="3254BCD8" w14:textId="77777777" w:rsidR="00D07F6D" w:rsidRPr="00623806" w:rsidRDefault="005D28AD" w:rsidP="005D28AD">
      <w:pPr>
        <w:pStyle w:val="Scene"/>
        <w:spacing w:line="276" w:lineRule="auto"/>
        <w:jc w:val="both"/>
        <w:rPr>
          <w:rFonts w:ascii="Helvetica" w:hAnsi="Helvetica"/>
          <w:lang w:val="es-ES"/>
        </w:rPr>
      </w:pPr>
      <w:r w:rsidRPr="005D28AD">
        <w:rPr>
          <w:rFonts w:ascii="Helvetica" w:hAnsi="Helvetica"/>
          <w:lang w:val="es-ES"/>
        </w:rPr>
        <w:t>Estaba tan cerca.</w:t>
      </w:r>
    </w:p>
    <w:p w14:paraId="2EAB793C" w14:textId="77777777" w:rsidR="00D07F6D" w:rsidRPr="00623806" w:rsidRDefault="005D28AD" w:rsidP="005D28AD">
      <w:pPr>
        <w:pStyle w:val="Scene"/>
        <w:spacing w:line="276" w:lineRule="auto"/>
        <w:jc w:val="both"/>
        <w:rPr>
          <w:rFonts w:ascii="Helvetica" w:hAnsi="Helvetica"/>
          <w:lang w:val="es-ES"/>
        </w:rPr>
      </w:pPr>
      <w:r w:rsidRPr="005D28AD">
        <w:rPr>
          <w:rFonts w:ascii="Helvetica" w:hAnsi="Helvetica"/>
          <w:lang w:val="es-ES"/>
        </w:rPr>
        <w:t>Todo en él hacía vibrar mi cuerpo.</w:t>
      </w:r>
    </w:p>
    <w:p w14:paraId="58988BF3" w14:textId="32101968" w:rsidR="005D28AD" w:rsidRPr="005D28AD" w:rsidRDefault="005D28AD" w:rsidP="005D28AD">
      <w:pPr>
        <w:pStyle w:val="Scene"/>
        <w:spacing w:line="276" w:lineRule="auto"/>
        <w:jc w:val="both"/>
        <w:rPr>
          <w:rFonts w:ascii="Helvetica" w:hAnsi="Helvetica"/>
          <w:lang w:val="es-ES"/>
        </w:rPr>
      </w:pPr>
      <w:r w:rsidRPr="005D28AD">
        <w:rPr>
          <w:rFonts w:ascii="Helvetica" w:hAnsi="Helvetica"/>
          <w:lang w:val="es-ES"/>
        </w:rPr>
        <w:t>Ya conocía la sensación de sus labios rozando mis dedos.</w:t>
      </w:r>
    </w:p>
    <w:p w14:paraId="4580BC16" w14:textId="77777777" w:rsidR="00623B3E" w:rsidRPr="00623806" w:rsidRDefault="00623B3E" w:rsidP="00623B3E">
      <w:pPr>
        <w:pStyle w:val="Scene"/>
        <w:spacing w:line="276" w:lineRule="auto"/>
        <w:jc w:val="both"/>
        <w:rPr>
          <w:rFonts w:ascii="Helvetica" w:hAnsi="Helvetica"/>
          <w:lang w:val="es-ES"/>
        </w:rPr>
      </w:pPr>
    </w:p>
    <w:p w14:paraId="7CABB9F0" w14:textId="77777777" w:rsidR="00721441" w:rsidRPr="00623806" w:rsidRDefault="00721441" w:rsidP="00721441">
      <w:pPr>
        <w:pStyle w:val="SceneBreak"/>
        <w:spacing w:line="276" w:lineRule="auto"/>
        <w:rPr>
          <w:rFonts w:ascii="Helvetica" w:hAnsi="Helvetica"/>
          <w:lang w:val="es-ES"/>
        </w:rPr>
      </w:pPr>
      <w:r w:rsidRPr="00623806">
        <w:rPr>
          <w:rFonts w:ascii="Helvetica" w:hAnsi="Helvetica"/>
          <w:lang w:val="es-ES"/>
        </w:rPr>
        <w:t>****</w:t>
      </w:r>
    </w:p>
    <w:p w14:paraId="63091AC8" w14:textId="77777777" w:rsidR="00721441" w:rsidRPr="00623806" w:rsidRDefault="00721441" w:rsidP="00721441">
      <w:pPr>
        <w:pStyle w:val="Scene"/>
        <w:rPr>
          <w:lang w:val="es-ES"/>
        </w:rPr>
      </w:pPr>
    </w:p>
    <w:p w14:paraId="6F554864" w14:textId="77777777" w:rsidR="00721441" w:rsidRPr="00623806" w:rsidRDefault="00721441" w:rsidP="00721441">
      <w:pPr>
        <w:pStyle w:val="NovelQuoteAlternate"/>
        <w:spacing w:line="276" w:lineRule="auto"/>
        <w:rPr>
          <w:rFonts w:ascii="Helvetica" w:hAnsi="Helvetica"/>
          <w:b/>
          <w:bCs/>
          <w:lang w:val="es-ES"/>
        </w:rPr>
      </w:pPr>
      <w:proofErr w:type="spellStart"/>
      <w:r w:rsidRPr="00623806">
        <w:rPr>
          <w:rFonts w:ascii="Helvetica" w:hAnsi="Helvetica"/>
          <w:b/>
          <w:bCs/>
          <w:lang w:val="es-ES"/>
        </w:rPr>
        <w:t>Zeff</w:t>
      </w:r>
      <w:proofErr w:type="spellEnd"/>
    </w:p>
    <w:p w14:paraId="35C70716" w14:textId="77777777" w:rsidR="00721441" w:rsidRPr="00623806" w:rsidRDefault="00721441" w:rsidP="00721441">
      <w:pPr>
        <w:pStyle w:val="SceneFirstParagraph"/>
        <w:spacing w:line="276" w:lineRule="auto"/>
        <w:jc w:val="both"/>
        <w:rPr>
          <w:rFonts w:ascii="Helvetica" w:hAnsi="Helvetica"/>
          <w:lang w:val="es-ES"/>
        </w:rPr>
      </w:pPr>
    </w:p>
    <w:p w14:paraId="6D8DF171" w14:textId="1D3BDF69" w:rsidR="00373162" w:rsidRPr="00623806" w:rsidRDefault="005A6DF2" w:rsidP="005A6DF2">
      <w:pPr>
        <w:pStyle w:val="Scene"/>
        <w:spacing w:line="276" w:lineRule="auto"/>
        <w:jc w:val="both"/>
        <w:rPr>
          <w:rFonts w:ascii="Helvetica" w:hAnsi="Helvetica"/>
          <w:lang w:val="es-ES"/>
        </w:rPr>
      </w:pPr>
      <w:r w:rsidRPr="005A6DF2">
        <w:rPr>
          <w:rFonts w:ascii="Helvetica" w:hAnsi="Helvetica"/>
          <w:lang w:val="es-ES"/>
        </w:rPr>
        <w:t xml:space="preserve">La oficina se fue tranquilizando a medida que avanzaba la tarde. Las luces fluorescentes proyectaban un resplandor intenso sobre la sala casi desierta, y el zumbido de los ordenadores era el único sonido que rompía el silencio. Eché un vistazo al reloj de mi pantalla: </w:t>
      </w:r>
      <w:r w:rsidR="00373162" w:rsidRPr="00623806">
        <w:rPr>
          <w:rFonts w:ascii="Helvetica" w:hAnsi="Helvetica"/>
          <w:lang w:val="es-ES"/>
        </w:rPr>
        <w:t>8</w:t>
      </w:r>
      <w:r w:rsidRPr="005A6DF2">
        <w:rPr>
          <w:rFonts w:ascii="Helvetica" w:hAnsi="Helvetica"/>
          <w:lang w:val="es-ES"/>
        </w:rPr>
        <w:t>:45. La mayoría de la oficina ya se había ido, pero yo seguía aquí, decidido a causar una buena impresión en mi primer día.</w:t>
      </w:r>
    </w:p>
    <w:p w14:paraId="1A2663C9" w14:textId="2245DF22" w:rsidR="00373162" w:rsidRPr="00623806" w:rsidRDefault="005A6DF2" w:rsidP="005A6DF2">
      <w:pPr>
        <w:pStyle w:val="Scene"/>
        <w:spacing w:line="276" w:lineRule="auto"/>
        <w:jc w:val="both"/>
        <w:rPr>
          <w:rFonts w:ascii="Helvetica" w:hAnsi="Helvetica"/>
          <w:lang w:val="es-ES"/>
        </w:rPr>
      </w:pPr>
      <w:r w:rsidRPr="005A6DF2">
        <w:rPr>
          <w:rFonts w:ascii="Helvetica" w:hAnsi="Helvetica"/>
          <w:lang w:val="es-ES"/>
        </w:rPr>
        <w:t>Miré a Liliam. Seguía en su escritorio, con los ojos entrecerrados y la cabeza inclinándose lentamente hacia un lado. Tenía las manos apoyadas sobre el teclado, pero era evidente que le costaba conciliar el sueño.</w:t>
      </w:r>
    </w:p>
    <w:p w14:paraId="577CCE70" w14:textId="345D4C1F" w:rsidR="00373162" w:rsidRPr="00623806" w:rsidRDefault="005A6DF2" w:rsidP="005A6DF2">
      <w:pPr>
        <w:pStyle w:val="Scene"/>
        <w:spacing w:line="276" w:lineRule="auto"/>
        <w:jc w:val="both"/>
        <w:rPr>
          <w:rFonts w:ascii="Helvetica" w:hAnsi="Helvetica"/>
          <w:lang w:val="es-ES"/>
        </w:rPr>
      </w:pPr>
      <w:r w:rsidRPr="005A6DF2">
        <w:rPr>
          <w:rFonts w:ascii="Helvetica" w:hAnsi="Helvetica"/>
          <w:lang w:val="es-ES"/>
        </w:rPr>
        <w:t xml:space="preserve">Su cuello descubierto llamó mi atención; la suave curva de su piel estaba iluminada por la luz de su monitor. Se me cortó la respiración y sentí una intensa necesidad primordial recorrer mi cuerpo. </w:t>
      </w:r>
      <w:proofErr w:type="spellStart"/>
      <w:r w:rsidR="00373162" w:rsidRPr="00623806">
        <w:rPr>
          <w:rFonts w:ascii="Helvetica" w:hAnsi="Helvetica"/>
          <w:lang w:val="es-ES"/>
        </w:rPr>
        <w:t>Gaius</w:t>
      </w:r>
      <w:proofErr w:type="spellEnd"/>
      <w:r w:rsidRPr="005A6DF2">
        <w:rPr>
          <w:rFonts w:ascii="Helvetica" w:hAnsi="Helvetica"/>
          <w:lang w:val="es-ES"/>
        </w:rPr>
        <w:t>, mi lobo, se removió inquieto dentro de mí, sus instintos gritaban por marcarla como nuestra.</w:t>
      </w:r>
    </w:p>
    <w:p w14:paraId="46C55B2F" w14:textId="656464D3" w:rsidR="00373162" w:rsidRPr="00623806" w:rsidRDefault="005A6DF2" w:rsidP="005A6DF2">
      <w:pPr>
        <w:pStyle w:val="Scene"/>
        <w:spacing w:line="276" w:lineRule="auto"/>
        <w:jc w:val="both"/>
        <w:rPr>
          <w:rFonts w:ascii="Helvetica" w:hAnsi="Helvetica"/>
          <w:lang w:val="es-ES"/>
        </w:rPr>
      </w:pPr>
      <w:r w:rsidRPr="005A6DF2">
        <w:rPr>
          <w:rFonts w:ascii="Helvetica" w:hAnsi="Helvetica"/>
          <w:lang w:val="es-ES"/>
        </w:rPr>
        <w:t xml:space="preserve">"Cálmate, </w:t>
      </w:r>
      <w:proofErr w:type="spellStart"/>
      <w:r w:rsidRPr="005A6DF2">
        <w:rPr>
          <w:rFonts w:ascii="Helvetica" w:hAnsi="Helvetica"/>
          <w:lang w:val="es-ES"/>
        </w:rPr>
        <w:t>Gaius</w:t>
      </w:r>
      <w:proofErr w:type="spellEnd"/>
      <w:r w:rsidRPr="005A6DF2">
        <w:rPr>
          <w:rFonts w:ascii="Helvetica" w:hAnsi="Helvetica"/>
          <w:lang w:val="es-ES"/>
        </w:rPr>
        <w:t>", susurré mentalmente, intentando tranquilizarlo.</w:t>
      </w:r>
    </w:p>
    <w:p w14:paraId="62FAD9AE" w14:textId="63517368" w:rsidR="00373162" w:rsidRPr="00623806" w:rsidRDefault="005A6DF2" w:rsidP="005A6DF2">
      <w:pPr>
        <w:pStyle w:val="Scene"/>
        <w:spacing w:line="276" w:lineRule="auto"/>
        <w:jc w:val="both"/>
        <w:rPr>
          <w:rFonts w:ascii="Helvetica" w:hAnsi="Helvetica"/>
          <w:lang w:val="es-ES"/>
        </w:rPr>
      </w:pPr>
      <w:r w:rsidRPr="005A6DF2">
        <w:rPr>
          <w:rFonts w:ascii="Helvetica" w:hAnsi="Helvetica"/>
          <w:lang w:val="es-ES"/>
        </w:rPr>
        <w:lastRenderedPageBreak/>
        <w:t>Pero verla así, tan vulnerable e inconsciente, era casi insoportable. El aroma de las moras llenaba el aire; era embriagador, y tuve que cerrar los ojos por un momento para recuperar el control.</w:t>
      </w:r>
    </w:p>
    <w:p w14:paraId="26846A04" w14:textId="570B2E44" w:rsidR="00373162" w:rsidRPr="00623806" w:rsidRDefault="005A6DF2" w:rsidP="005A6DF2">
      <w:pPr>
        <w:pStyle w:val="Scene"/>
        <w:spacing w:line="276" w:lineRule="auto"/>
        <w:jc w:val="both"/>
        <w:rPr>
          <w:rFonts w:ascii="Helvetica" w:hAnsi="Helvetica"/>
          <w:lang w:val="es-ES"/>
        </w:rPr>
      </w:pPr>
      <w:r w:rsidRPr="005A6DF2">
        <w:rPr>
          <w:rFonts w:ascii="Helvetica" w:hAnsi="Helvetica"/>
          <w:lang w:val="es-ES"/>
        </w:rPr>
        <w:t>Lentamente, me acerqué a su escritorio, cada paso deliberado y silencioso. El impulso de tocarla, de reclamarla, era abrumador, pero lo contuve. Me acerqué y le di un golpecito suave en el hombro.</w:t>
      </w:r>
    </w:p>
    <w:p w14:paraId="2DDEC9F0" w14:textId="2B3189E9" w:rsidR="00373162" w:rsidRPr="00623806" w:rsidRDefault="00373162" w:rsidP="005A6DF2">
      <w:pPr>
        <w:pStyle w:val="Scene"/>
        <w:spacing w:line="276" w:lineRule="auto"/>
        <w:jc w:val="both"/>
        <w:rPr>
          <w:rFonts w:ascii="Helvetica" w:hAnsi="Helvetica"/>
          <w:lang w:val="es-ES"/>
        </w:rPr>
      </w:pPr>
      <w:r w:rsidRPr="00623806">
        <w:rPr>
          <w:rFonts w:ascii="Helvetica" w:hAnsi="Helvetica"/>
          <w:lang w:val="es-ES"/>
        </w:rPr>
        <w:t>“</w:t>
      </w:r>
      <w:r w:rsidR="005A6DF2" w:rsidRPr="005A6DF2">
        <w:rPr>
          <w:rFonts w:ascii="Helvetica" w:hAnsi="Helvetica"/>
          <w:lang w:val="es-ES"/>
        </w:rPr>
        <w:t>Liliam</w:t>
      </w:r>
      <w:r w:rsidRPr="00623806">
        <w:rPr>
          <w:rFonts w:ascii="Helvetica" w:hAnsi="Helvetica"/>
          <w:lang w:val="es-ES"/>
        </w:rPr>
        <w:t xml:space="preserve">,” </w:t>
      </w:r>
      <w:r w:rsidR="005A6DF2" w:rsidRPr="005A6DF2">
        <w:rPr>
          <w:rFonts w:ascii="Helvetica" w:hAnsi="Helvetica"/>
          <w:lang w:val="es-ES"/>
        </w:rPr>
        <w:t>dije en voz baja, intentando no asustarla.</w:t>
      </w:r>
      <w:r w:rsidR="005A6DF2" w:rsidRPr="005A6DF2">
        <w:rPr>
          <w:rFonts w:ascii="Helvetica" w:hAnsi="Helvetica"/>
          <w:lang w:val="es-ES"/>
        </w:rPr>
        <w:br/>
        <w:t>Se removió, murmurando suavemente de forma incoherente.</w:t>
      </w:r>
      <w:r w:rsidR="005A6DF2" w:rsidRPr="005A6DF2">
        <w:rPr>
          <w:rFonts w:ascii="Helvetica" w:hAnsi="Helvetica"/>
          <w:lang w:val="es-ES"/>
        </w:rPr>
        <w:br/>
        <w:t>“Te estás quedando dormido”, dije con una sonrisa amable.</w:t>
      </w:r>
    </w:p>
    <w:p w14:paraId="2E323C33" w14:textId="77777777" w:rsidR="00373162" w:rsidRPr="00623806" w:rsidRDefault="005A6DF2" w:rsidP="005A6DF2">
      <w:pPr>
        <w:pStyle w:val="Scene"/>
        <w:spacing w:line="276" w:lineRule="auto"/>
        <w:jc w:val="both"/>
        <w:rPr>
          <w:rFonts w:ascii="Helvetica" w:hAnsi="Helvetica"/>
          <w:lang w:val="es-ES"/>
        </w:rPr>
      </w:pPr>
      <w:r w:rsidRPr="005A6DF2">
        <w:rPr>
          <w:rFonts w:ascii="Helvetica" w:hAnsi="Helvetica"/>
          <w:lang w:val="es-ES"/>
        </w:rPr>
        <w:t>“Es tarde. Deberías irte a casa.</w:t>
      </w:r>
      <w:r w:rsidR="00373162" w:rsidRPr="00623806">
        <w:rPr>
          <w:rFonts w:ascii="Helvetica" w:hAnsi="Helvetica"/>
          <w:lang w:val="es-ES"/>
        </w:rPr>
        <w:t>”</w:t>
      </w:r>
    </w:p>
    <w:p w14:paraId="2817F82C" w14:textId="77777777" w:rsidR="00373162" w:rsidRPr="00623806" w:rsidRDefault="005A6DF2" w:rsidP="005A6DF2">
      <w:pPr>
        <w:pStyle w:val="Scene"/>
        <w:spacing w:line="276" w:lineRule="auto"/>
        <w:jc w:val="both"/>
        <w:rPr>
          <w:rFonts w:ascii="Helvetica" w:hAnsi="Helvetica"/>
          <w:lang w:val="es-ES"/>
        </w:rPr>
      </w:pPr>
      <w:r w:rsidRPr="005A6DF2">
        <w:rPr>
          <w:rFonts w:ascii="Helvetica" w:hAnsi="Helvetica"/>
          <w:lang w:val="es-ES"/>
        </w:rPr>
        <w:t>Se frotó los ojos y agitó la mano con sueño, como para despedirme. "Unos minutos más..."</w:t>
      </w:r>
    </w:p>
    <w:p w14:paraId="264F76A7" w14:textId="68BCA522" w:rsidR="00373162" w:rsidRPr="00623806" w:rsidRDefault="005A6DF2" w:rsidP="005A6DF2">
      <w:pPr>
        <w:pStyle w:val="Scene"/>
        <w:spacing w:line="276" w:lineRule="auto"/>
        <w:jc w:val="both"/>
        <w:rPr>
          <w:rFonts w:ascii="Helvetica" w:hAnsi="Helvetica"/>
          <w:lang w:val="es-ES"/>
        </w:rPr>
      </w:pPr>
      <w:r w:rsidRPr="005A6DF2">
        <w:rPr>
          <w:rFonts w:ascii="Helvetica" w:hAnsi="Helvetica"/>
          <w:lang w:val="es-ES"/>
        </w:rPr>
        <w:t>Pero antes de que pudiera terminar la frase, se inclinó, apoyando la cabeza sobre el teclado. La escena me hizo reír entre dientes. Se veía tan pacífica, tan inocente.</w:t>
      </w:r>
    </w:p>
    <w:p w14:paraId="5F5D0C31" w14:textId="5F8C596C" w:rsidR="00373162" w:rsidRPr="00623806" w:rsidRDefault="005A6DF2" w:rsidP="005A6DF2">
      <w:pPr>
        <w:pStyle w:val="Scene"/>
        <w:spacing w:line="276" w:lineRule="auto"/>
        <w:jc w:val="both"/>
        <w:rPr>
          <w:rFonts w:ascii="Helvetica" w:hAnsi="Helvetica"/>
          <w:lang w:val="es-ES"/>
        </w:rPr>
      </w:pPr>
      <w:r w:rsidRPr="005A6DF2">
        <w:rPr>
          <w:rFonts w:ascii="Helvetica" w:hAnsi="Helvetica"/>
          <w:lang w:val="es-ES"/>
        </w:rPr>
        <w:t>No pude resistirme. Mis dedos trazaron suavemente la curva de su cuello, sintiendo el calor de su piel bajo mi tacto. Estaba tensa, sobrecargada de trabajo e inquieta. Y, sin embargo, en el momento en que mi pulgar rozó el punto donde su cuello se unía a su hombro, lo sentí: la forma en que sus músculos se suavizaron bajo mi mano.</w:t>
      </w:r>
    </w:p>
    <w:p w14:paraId="468A1FBB" w14:textId="77777777" w:rsidR="00373162" w:rsidRPr="00623806" w:rsidRDefault="005A6DF2" w:rsidP="005A6DF2">
      <w:pPr>
        <w:pStyle w:val="Scene"/>
        <w:spacing w:line="276" w:lineRule="auto"/>
        <w:jc w:val="both"/>
        <w:rPr>
          <w:rFonts w:ascii="Helvetica" w:hAnsi="Helvetica"/>
          <w:lang w:val="es-ES"/>
        </w:rPr>
      </w:pPr>
      <w:r w:rsidRPr="005A6DF2">
        <w:rPr>
          <w:rFonts w:ascii="Helvetica" w:hAnsi="Helvetica"/>
          <w:lang w:val="es-ES"/>
        </w:rPr>
        <w:t>Liliam dejó escapar un gemido bajo e involuntario, suave y devastador. Se enroscó alrededor de mi espina dorsal como humo, liberando algo primitivo dentro de mí.</w:t>
      </w:r>
    </w:p>
    <w:p w14:paraId="27836EE3" w14:textId="4679B7B9" w:rsidR="00373162" w:rsidRPr="00623806" w:rsidRDefault="005A6DF2" w:rsidP="005A6DF2">
      <w:pPr>
        <w:pStyle w:val="Scene"/>
        <w:spacing w:line="276" w:lineRule="auto"/>
        <w:jc w:val="both"/>
        <w:rPr>
          <w:rFonts w:ascii="Helvetica" w:hAnsi="Helvetica"/>
          <w:lang w:val="es-ES"/>
        </w:rPr>
      </w:pPr>
      <w:r w:rsidRPr="005A6DF2">
        <w:rPr>
          <w:rFonts w:ascii="Helvetica" w:hAnsi="Helvetica"/>
          <w:lang w:val="es-ES"/>
        </w:rPr>
        <w:t xml:space="preserve">Una pequeña sonrisa se dibujó en sus labios, sus ojos parpadearon, y yo me quedé paralizado por un instante, saboreando la visión. El sonido de su placer —sencillo, sereno— fue suficiente para hacer que mi pulso flaqueara. Inhalé lenta y profundamente, centrándome antes de que </w:t>
      </w:r>
      <w:proofErr w:type="spellStart"/>
      <w:r w:rsidRPr="005A6DF2">
        <w:rPr>
          <w:rFonts w:ascii="Helvetica" w:hAnsi="Helvetica"/>
          <w:lang w:val="es-ES"/>
        </w:rPr>
        <w:lastRenderedPageBreak/>
        <w:t>Gaius</w:t>
      </w:r>
      <w:proofErr w:type="spellEnd"/>
      <w:r w:rsidRPr="005A6DF2">
        <w:rPr>
          <w:rFonts w:ascii="Helvetica" w:hAnsi="Helvetica"/>
          <w:lang w:val="es-ES"/>
        </w:rPr>
        <w:t xml:space="preserve"> pudiera emerger demasiado cerca de la superficie.</w:t>
      </w:r>
      <w:r w:rsidRPr="005A6DF2">
        <w:rPr>
          <w:rFonts w:ascii="Helvetica" w:hAnsi="Helvetica"/>
          <w:lang w:val="es-ES"/>
        </w:rPr>
        <w:br/>
        <w:t>Control. Mantén el control.</w:t>
      </w:r>
    </w:p>
    <w:p w14:paraId="7CF559D9" w14:textId="5027F233" w:rsidR="00373162" w:rsidRPr="00623806" w:rsidRDefault="005A6DF2" w:rsidP="005A6DF2">
      <w:pPr>
        <w:pStyle w:val="Scene"/>
        <w:spacing w:line="276" w:lineRule="auto"/>
        <w:jc w:val="both"/>
        <w:rPr>
          <w:rFonts w:ascii="Helvetica" w:hAnsi="Helvetica"/>
          <w:lang w:val="es-ES"/>
        </w:rPr>
      </w:pPr>
      <w:r w:rsidRPr="005A6DF2">
        <w:rPr>
          <w:rFonts w:ascii="Helvetica" w:hAnsi="Helvetica"/>
          <w:lang w:val="es-ES"/>
        </w:rPr>
        <w:t>Volví a mover la mano, esta vez más despacio. Más intencionado. Mi pulgar recorrió la delicada línea de su hombro, deshaciendo la tensión con una presión lenta y constante. Su piel estaba caliente. Flexible. Podía sentir cómo su cuerpo cedía bajo mi tacto; cada respiración que tomaba era un poco más profunda que la anterior.</w:t>
      </w:r>
    </w:p>
    <w:p w14:paraId="667B4542" w14:textId="5D400B10" w:rsidR="00373162" w:rsidRPr="00623806" w:rsidRDefault="005A6DF2" w:rsidP="005A6DF2">
      <w:pPr>
        <w:pStyle w:val="Scene"/>
        <w:spacing w:line="276" w:lineRule="auto"/>
        <w:jc w:val="both"/>
        <w:rPr>
          <w:rFonts w:ascii="Helvetica" w:hAnsi="Helvetica"/>
          <w:lang w:val="es-ES"/>
        </w:rPr>
      </w:pPr>
      <w:r w:rsidRPr="005A6DF2">
        <w:rPr>
          <w:rFonts w:ascii="Helvetica" w:hAnsi="Helvetica"/>
          <w:lang w:val="es-ES"/>
        </w:rPr>
        <w:t>Inclinó la cabeza ligeramente hacia adelante, dándome más acceso sin decir una palabra.</w:t>
      </w:r>
    </w:p>
    <w:p w14:paraId="02D5A737" w14:textId="77777777" w:rsidR="00373162" w:rsidRPr="00623806" w:rsidRDefault="005A6DF2" w:rsidP="005A6DF2">
      <w:pPr>
        <w:pStyle w:val="Scene"/>
        <w:spacing w:line="276" w:lineRule="auto"/>
        <w:jc w:val="both"/>
        <w:rPr>
          <w:rFonts w:ascii="Helvetica" w:hAnsi="Helvetica"/>
          <w:lang w:val="es-ES"/>
        </w:rPr>
      </w:pPr>
      <w:r w:rsidRPr="005A6DF2">
        <w:rPr>
          <w:rFonts w:ascii="Helvetica" w:hAnsi="Helvetica"/>
          <w:lang w:val="es-ES"/>
        </w:rPr>
        <w:t>Ese hecho por sí solo me excitó más de lo que quería admitir.</w:t>
      </w:r>
    </w:p>
    <w:p w14:paraId="5D0FB38D" w14:textId="39A4D03E" w:rsidR="00373162" w:rsidRPr="00623806" w:rsidRDefault="005A6DF2" w:rsidP="005A6DF2">
      <w:pPr>
        <w:pStyle w:val="Scene"/>
        <w:spacing w:line="276" w:lineRule="auto"/>
        <w:jc w:val="both"/>
        <w:rPr>
          <w:rFonts w:ascii="Helvetica" w:hAnsi="Helvetica"/>
          <w:lang w:val="es-ES"/>
        </w:rPr>
      </w:pPr>
      <w:r w:rsidRPr="005A6DF2">
        <w:rPr>
          <w:rFonts w:ascii="Helvetica" w:hAnsi="Helvetica"/>
          <w:lang w:val="es-ES"/>
        </w:rPr>
        <w:t>Parecía que cada aspecto de ella me estaba llamando. Se movió ligeramente y —Dios me ayude— se recostó. En mi contra.</w:t>
      </w:r>
    </w:p>
    <w:p w14:paraId="4EBBA311" w14:textId="32E02C49" w:rsidR="00373162" w:rsidRPr="00623806" w:rsidRDefault="005A6DF2" w:rsidP="005A6DF2">
      <w:pPr>
        <w:pStyle w:val="Scene"/>
        <w:spacing w:line="276" w:lineRule="auto"/>
        <w:jc w:val="both"/>
        <w:rPr>
          <w:rFonts w:ascii="Helvetica" w:hAnsi="Helvetica"/>
          <w:lang w:val="es-ES"/>
        </w:rPr>
      </w:pPr>
      <w:r w:rsidRPr="005A6DF2">
        <w:rPr>
          <w:rFonts w:ascii="Helvetica" w:hAnsi="Helvetica"/>
          <w:lang w:val="es-ES"/>
        </w:rPr>
        <w:t>Su cabeza descansaba peligrosamente cerca de mi pecho, su aroma llenaba cada respiración que tomaba. Apoyé las manos en los lados de su silla, acorralándola. El suave gemido que escapó de sus labios indicó que no estaba simplemente dormida. Fue una reacción. El sonido era un eco del vínculo que aún no habíamos nombrado.</w:t>
      </w:r>
    </w:p>
    <w:p w14:paraId="52200768" w14:textId="78938754" w:rsidR="00373162" w:rsidRPr="00623806" w:rsidRDefault="005A6DF2" w:rsidP="005A6DF2">
      <w:pPr>
        <w:pStyle w:val="Scene"/>
        <w:spacing w:line="276" w:lineRule="auto"/>
        <w:jc w:val="both"/>
        <w:rPr>
          <w:rFonts w:ascii="Helvetica" w:hAnsi="Helvetica"/>
          <w:lang w:val="es-ES"/>
        </w:rPr>
      </w:pPr>
      <w:r w:rsidRPr="005A6DF2">
        <w:rPr>
          <w:rFonts w:ascii="Helvetica" w:hAnsi="Helvetica"/>
          <w:lang w:val="es-ES"/>
        </w:rPr>
        <w:t>"Liliam..."</w:t>
      </w:r>
    </w:p>
    <w:p w14:paraId="4B1BFD0B" w14:textId="74934DE4" w:rsidR="00373162" w:rsidRPr="00623806" w:rsidRDefault="005A6DF2" w:rsidP="005A6DF2">
      <w:pPr>
        <w:pStyle w:val="Scene"/>
        <w:spacing w:line="276" w:lineRule="auto"/>
        <w:jc w:val="both"/>
        <w:rPr>
          <w:rFonts w:ascii="Helvetica" w:hAnsi="Helvetica"/>
          <w:lang w:val="es-ES"/>
        </w:rPr>
      </w:pPr>
      <w:r w:rsidRPr="005A6DF2">
        <w:rPr>
          <w:rFonts w:ascii="Helvetica" w:hAnsi="Helvetica"/>
          <w:lang w:val="es-ES"/>
        </w:rPr>
        <w:t>Murmuró algo incoherente, una mezcla entre mi nombre y un suspiro. Su cuerpo se acercó más. Cálido. De acuerdo. Ella no era consciente de lo cerca que estaba de desatar la bestia que llevo dentro.</w:t>
      </w:r>
    </w:p>
    <w:p w14:paraId="7E9B6036" w14:textId="18F6B21F" w:rsidR="00373162" w:rsidRPr="00623806" w:rsidRDefault="005A6DF2" w:rsidP="005A6DF2">
      <w:pPr>
        <w:pStyle w:val="Scene"/>
        <w:spacing w:line="276" w:lineRule="auto"/>
        <w:jc w:val="both"/>
        <w:rPr>
          <w:rFonts w:ascii="Helvetica" w:hAnsi="Helvetica"/>
          <w:lang w:val="es-ES"/>
        </w:rPr>
      </w:pPr>
      <w:r w:rsidRPr="005A6DF2">
        <w:rPr>
          <w:rFonts w:ascii="Helvetica" w:hAnsi="Helvetica"/>
          <w:lang w:val="es-ES"/>
        </w:rPr>
        <w:t>La dulce tensión, suave como el pecado, se aferró a ella. Mi mano se movió de nuevo, esta vez deslizándose por la curva de su cuello, lenta y firme, sintiendo cómo se derretía bajo mi tacto.</w:t>
      </w:r>
    </w:p>
    <w:p w14:paraId="339CD3B6" w14:textId="77777777" w:rsidR="00373162" w:rsidRPr="00623806" w:rsidRDefault="005A6DF2" w:rsidP="005A6DF2">
      <w:pPr>
        <w:pStyle w:val="Scene"/>
        <w:spacing w:line="276" w:lineRule="auto"/>
        <w:jc w:val="both"/>
        <w:rPr>
          <w:rFonts w:ascii="Helvetica" w:hAnsi="Helvetica"/>
          <w:lang w:val="es-ES"/>
        </w:rPr>
      </w:pPr>
      <w:r w:rsidRPr="005A6DF2">
        <w:rPr>
          <w:rFonts w:ascii="Helvetica" w:hAnsi="Helvetica"/>
          <w:lang w:val="es-ES"/>
        </w:rPr>
        <w:lastRenderedPageBreak/>
        <w:t>Inclinó la cabeza muy ligeramente. Su mejilla rozó ligeramente mi pecho. Su leve inclinación hizo que mi control flaqueara.</w:t>
      </w:r>
    </w:p>
    <w:p w14:paraId="662B20FA" w14:textId="694C6A74" w:rsidR="00373162" w:rsidRPr="00623806" w:rsidRDefault="005A6DF2" w:rsidP="005A6DF2">
      <w:pPr>
        <w:pStyle w:val="Scene"/>
        <w:spacing w:line="276" w:lineRule="auto"/>
        <w:jc w:val="both"/>
        <w:rPr>
          <w:rFonts w:ascii="Helvetica" w:hAnsi="Helvetica"/>
          <w:lang w:val="es-ES"/>
        </w:rPr>
      </w:pPr>
      <w:r w:rsidRPr="005A6DF2">
        <w:rPr>
          <w:rFonts w:ascii="Helvetica" w:hAnsi="Helvetica"/>
          <w:lang w:val="es-ES"/>
        </w:rPr>
        <w:t>Ni siquiera se da cuenta de lo que me está haciendo.</w:t>
      </w:r>
      <w:r w:rsidRPr="005A6DF2">
        <w:rPr>
          <w:rFonts w:ascii="Helvetica" w:hAnsi="Helvetica"/>
          <w:lang w:val="es-ES"/>
        </w:rPr>
        <w:br/>
        <w:t>Mi voz sonaba ronca cuando finalmente dije: "Te estás quedando dormido encima mío".</w:t>
      </w:r>
    </w:p>
    <w:p w14:paraId="0D7A5FB1" w14:textId="6E0237FF" w:rsidR="00373162" w:rsidRPr="00623806" w:rsidRDefault="00373162" w:rsidP="005A6DF2">
      <w:pPr>
        <w:pStyle w:val="Scene"/>
        <w:spacing w:line="276" w:lineRule="auto"/>
        <w:jc w:val="both"/>
        <w:rPr>
          <w:rFonts w:ascii="Helvetica" w:hAnsi="Helvetica"/>
          <w:lang w:val="es-ES"/>
        </w:rPr>
      </w:pPr>
      <w:r w:rsidRPr="00623806">
        <w:rPr>
          <w:rFonts w:ascii="Helvetica" w:hAnsi="Helvetica"/>
          <w:lang w:val="es-ES"/>
        </w:rPr>
        <w:t>“</w:t>
      </w:r>
      <w:proofErr w:type="spellStart"/>
      <w:r w:rsidR="005A6DF2" w:rsidRPr="005A6DF2">
        <w:rPr>
          <w:rFonts w:ascii="Helvetica" w:hAnsi="Helvetica"/>
          <w:lang w:val="es-ES"/>
        </w:rPr>
        <w:t>Mmm</w:t>
      </w:r>
      <w:proofErr w:type="spellEnd"/>
      <w:r w:rsidRPr="00623806">
        <w:rPr>
          <w:rFonts w:ascii="Helvetica" w:hAnsi="Helvetica"/>
          <w:lang w:val="es-ES"/>
        </w:rPr>
        <w:t xml:space="preserve">,” </w:t>
      </w:r>
      <w:r w:rsidR="005A6DF2" w:rsidRPr="005A6DF2">
        <w:rPr>
          <w:rFonts w:ascii="Helvetica" w:hAnsi="Helvetica"/>
          <w:lang w:val="es-ES"/>
        </w:rPr>
        <w:t>murmuró, moviéndose con pereza. "Estás caliente..."</w:t>
      </w:r>
    </w:p>
    <w:p w14:paraId="35593AF2" w14:textId="7FC28DE7" w:rsidR="00373162" w:rsidRPr="00623806" w:rsidRDefault="005A6DF2" w:rsidP="005A6DF2">
      <w:pPr>
        <w:pStyle w:val="Scene"/>
        <w:spacing w:line="276" w:lineRule="auto"/>
        <w:jc w:val="both"/>
        <w:rPr>
          <w:rFonts w:ascii="Helvetica" w:hAnsi="Helvetica"/>
          <w:lang w:val="es-ES"/>
        </w:rPr>
      </w:pPr>
      <w:r w:rsidRPr="005A6DF2">
        <w:rPr>
          <w:rFonts w:ascii="Helvetica" w:hAnsi="Helvetica"/>
          <w:lang w:val="es-ES"/>
        </w:rPr>
        <w:t>Eso</w:t>
      </w:r>
      <w:r w:rsidR="00373162" w:rsidRPr="00623806">
        <w:rPr>
          <w:rFonts w:ascii="Helvetica" w:hAnsi="Helvetica"/>
          <w:lang w:val="es-ES"/>
        </w:rPr>
        <w:t xml:space="preserve"> me descontrolo</w:t>
      </w:r>
      <w:r w:rsidRPr="005A6DF2">
        <w:rPr>
          <w:rFonts w:ascii="Helvetica" w:hAnsi="Helvetica"/>
          <w:lang w:val="es-ES"/>
        </w:rPr>
        <w:t>.</w:t>
      </w:r>
    </w:p>
    <w:p w14:paraId="138D22A0" w14:textId="50C51F93" w:rsidR="00373162" w:rsidRPr="00623806" w:rsidRDefault="005A6DF2" w:rsidP="005A6DF2">
      <w:pPr>
        <w:pStyle w:val="Scene"/>
        <w:spacing w:line="276" w:lineRule="auto"/>
        <w:jc w:val="both"/>
        <w:rPr>
          <w:rFonts w:ascii="Helvetica" w:hAnsi="Helvetica"/>
          <w:lang w:val="es-ES"/>
        </w:rPr>
      </w:pPr>
      <w:r w:rsidRPr="005A6DF2">
        <w:rPr>
          <w:rFonts w:ascii="Helvetica" w:hAnsi="Helvetica"/>
          <w:lang w:val="es-ES"/>
        </w:rPr>
        <w:t>Un gruñido bajo resonó en mi garganta antes de que pudiera detenerlo. Retrocedí, ignorando la protesta de mi lobo —y de mi cuerpo, mi pene tenso por la necesidad— mientras ella se movía, su cabeza se sacudía ligeramente por el sonido, despertando de su sueño.</w:t>
      </w:r>
    </w:p>
    <w:p w14:paraId="1018A6EE" w14:textId="77777777" w:rsidR="00373162" w:rsidRPr="00623806" w:rsidRDefault="005A6DF2" w:rsidP="005A6DF2">
      <w:pPr>
        <w:pStyle w:val="Scene"/>
        <w:spacing w:line="276" w:lineRule="auto"/>
        <w:jc w:val="both"/>
        <w:rPr>
          <w:rFonts w:ascii="Helvetica" w:hAnsi="Helvetica"/>
          <w:lang w:val="es-ES"/>
        </w:rPr>
      </w:pPr>
      <w:r w:rsidRPr="005A6DF2">
        <w:rPr>
          <w:rFonts w:ascii="Helvetica" w:hAnsi="Helvetica"/>
          <w:lang w:val="es-ES"/>
        </w:rPr>
        <w:t>Soy un puto imbécil.</w:t>
      </w:r>
    </w:p>
    <w:p w14:paraId="00D29C14" w14:textId="74984193" w:rsidR="00373162" w:rsidRPr="00623806" w:rsidRDefault="005A6DF2" w:rsidP="005A6DF2">
      <w:pPr>
        <w:pStyle w:val="Scene"/>
        <w:spacing w:line="276" w:lineRule="auto"/>
        <w:jc w:val="both"/>
        <w:rPr>
          <w:rFonts w:ascii="Helvetica" w:hAnsi="Helvetica"/>
          <w:lang w:val="es-ES"/>
        </w:rPr>
      </w:pPr>
      <w:r w:rsidRPr="005A6DF2">
        <w:rPr>
          <w:rFonts w:ascii="Helvetica" w:hAnsi="Helvetica"/>
          <w:lang w:val="es-ES"/>
        </w:rPr>
        <w:t>Parpadeó mirándome, sus pestañas revoloteando como si aún no hubiera salido del todo del sueño que la tenía cautiva.</w:t>
      </w:r>
    </w:p>
    <w:p w14:paraId="526B507A" w14:textId="2AAB185E" w:rsidR="00373162" w:rsidRPr="00623806" w:rsidRDefault="005A6DF2" w:rsidP="005A6DF2">
      <w:pPr>
        <w:pStyle w:val="Scene"/>
        <w:spacing w:line="276" w:lineRule="auto"/>
        <w:jc w:val="both"/>
        <w:rPr>
          <w:rFonts w:ascii="Helvetica" w:hAnsi="Helvetica"/>
          <w:lang w:val="es-ES"/>
        </w:rPr>
      </w:pPr>
      <w:r w:rsidRPr="005A6DF2">
        <w:rPr>
          <w:rFonts w:ascii="Helvetica" w:hAnsi="Helvetica"/>
          <w:lang w:val="es-ES"/>
        </w:rPr>
        <w:t>Luego se estiró, lenta, perezosamente, sin precaución. El movimiento hizo que mi mirada recorriera su figura. La blusa se adhería a sus senos lo suficiente como para despertar pensamientos salvajes e indeseados, y la curva de sus caderas provocaba que algo primitivo se retorciera dentro de mí.</w:t>
      </w:r>
    </w:p>
    <w:p w14:paraId="2A349415" w14:textId="77777777" w:rsidR="00373162" w:rsidRPr="00623806" w:rsidRDefault="005A6DF2" w:rsidP="005A6DF2">
      <w:pPr>
        <w:pStyle w:val="Scene"/>
        <w:spacing w:line="276" w:lineRule="auto"/>
        <w:jc w:val="both"/>
        <w:rPr>
          <w:rFonts w:ascii="Helvetica" w:hAnsi="Helvetica"/>
          <w:lang w:val="es-ES"/>
        </w:rPr>
      </w:pPr>
      <w:r w:rsidRPr="005A6DF2">
        <w:rPr>
          <w:rFonts w:ascii="Helvetica" w:hAnsi="Helvetica"/>
          <w:lang w:val="es-ES"/>
        </w:rPr>
        <w:t>“Vamos a llevarte a casa”, dije, con la voz más baja de lo que pretendía. Si me miraba una vez más, susurrando mi nombre como antes, no podría controlarme. "Y descansa un poco."</w:t>
      </w:r>
    </w:p>
    <w:p w14:paraId="1D8E5739" w14:textId="77777777" w:rsidR="00373162" w:rsidRPr="00623806" w:rsidRDefault="005A6DF2" w:rsidP="005A6DF2">
      <w:pPr>
        <w:pStyle w:val="Scene"/>
        <w:spacing w:line="276" w:lineRule="auto"/>
        <w:jc w:val="both"/>
        <w:rPr>
          <w:rFonts w:ascii="Helvetica" w:hAnsi="Helvetica"/>
          <w:lang w:val="es-ES"/>
        </w:rPr>
      </w:pPr>
      <w:r w:rsidRPr="005A6DF2">
        <w:rPr>
          <w:rFonts w:ascii="Helvetica" w:hAnsi="Helvetica"/>
          <w:lang w:val="es-ES"/>
        </w:rPr>
        <w:t>Me tranquilicé mordiéndome la parte interior de la mejilla.</w:t>
      </w:r>
    </w:p>
    <w:p w14:paraId="50315B7F" w14:textId="1086C709" w:rsidR="00373162" w:rsidRPr="00623806" w:rsidRDefault="00373162" w:rsidP="005A6DF2">
      <w:pPr>
        <w:pStyle w:val="Scene"/>
        <w:spacing w:line="276" w:lineRule="auto"/>
        <w:jc w:val="both"/>
        <w:rPr>
          <w:rFonts w:ascii="Helvetica" w:hAnsi="Helvetica"/>
          <w:lang w:val="es-ES"/>
        </w:rPr>
      </w:pPr>
      <w:r w:rsidRPr="00623806">
        <w:rPr>
          <w:rFonts w:ascii="Helvetica" w:hAnsi="Helvetica"/>
          <w:lang w:val="es-ES"/>
        </w:rPr>
        <w:t>“</w:t>
      </w:r>
      <w:r w:rsidR="005A6DF2" w:rsidRPr="005A6DF2">
        <w:rPr>
          <w:rFonts w:ascii="Helvetica" w:hAnsi="Helvetica"/>
          <w:lang w:val="es-ES"/>
        </w:rPr>
        <w:t>Vale, vale</w:t>
      </w:r>
      <w:r w:rsidRPr="00623806">
        <w:rPr>
          <w:rFonts w:ascii="Helvetica" w:hAnsi="Helvetica"/>
          <w:lang w:val="es-ES"/>
        </w:rPr>
        <w:t xml:space="preserve">,” </w:t>
      </w:r>
      <w:r w:rsidR="005A6DF2" w:rsidRPr="005A6DF2">
        <w:rPr>
          <w:rFonts w:ascii="Helvetica" w:hAnsi="Helvetica"/>
          <w:lang w:val="es-ES"/>
        </w:rPr>
        <w:t>murmuró adormecida.</w:t>
      </w:r>
    </w:p>
    <w:p w14:paraId="46EB0C38" w14:textId="075E856D" w:rsidR="00373162" w:rsidRPr="00623806" w:rsidRDefault="005A6DF2" w:rsidP="005A6DF2">
      <w:pPr>
        <w:pStyle w:val="Scene"/>
        <w:spacing w:line="276" w:lineRule="auto"/>
        <w:jc w:val="both"/>
        <w:rPr>
          <w:rFonts w:ascii="Helvetica" w:hAnsi="Helvetica"/>
          <w:lang w:val="es-ES"/>
        </w:rPr>
      </w:pPr>
      <w:r w:rsidRPr="005A6DF2">
        <w:rPr>
          <w:rFonts w:ascii="Helvetica" w:hAnsi="Helvetica"/>
          <w:lang w:val="es-ES"/>
        </w:rPr>
        <w:lastRenderedPageBreak/>
        <w:t>La ayudé a recoger sus cosas, obligándome a mantener a raya a mi lobo. Le puse una mano suavemente en la parte baja de la espalda, guiándola hacia el ascensor. El calor de su cuerpo irradiaba a través de mi palma. Cada paso que daba a mi lado se sentía como una prueba que no estaba seguro de poder superar.</w:t>
      </w:r>
    </w:p>
    <w:p w14:paraId="37D1B031" w14:textId="77777777" w:rsidR="00373162" w:rsidRPr="00623806" w:rsidRDefault="005A6DF2" w:rsidP="005A6DF2">
      <w:pPr>
        <w:pStyle w:val="Scene"/>
        <w:spacing w:line="276" w:lineRule="auto"/>
        <w:jc w:val="both"/>
        <w:rPr>
          <w:rFonts w:ascii="Helvetica" w:hAnsi="Helvetica"/>
          <w:lang w:val="es-ES"/>
        </w:rPr>
      </w:pPr>
      <w:r w:rsidRPr="005A6DF2">
        <w:rPr>
          <w:rFonts w:ascii="Helvetica" w:hAnsi="Helvetica"/>
          <w:lang w:val="es-ES"/>
        </w:rPr>
        <w:t>Mientras descendíamos a la planta baja, el suave zumbido del ascensor nos envolvió. Liliam se apoyó ligeramente contra la pared, con los ojos entrecerrados, su cuerpo balanceándose lo justo para resultar tentadora. El aroma de las moras se adhería a ella como la seda, a la vez reconfortante y torturante.</w:t>
      </w:r>
    </w:p>
    <w:p w14:paraId="6FB579B1" w14:textId="66E69AE8" w:rsidR="00373162" w:rsidRPr="00623806" w:rsidRDefault="005A6DF2" w:rsidP="005A6DF2">
      <w:pPr>
        <w:pStyle w:val="Scene"/>
        <w:spacing w:line="276" w:lineRule="auto"/>
        <w:jc w:val="both"/>
        <w:rPr>
          <w:rFonts w:ascii="Helvetica" w:hAnsi="Helvetica"/>
          <w:lang w:val="es-ES"/>
        </w:rPr>
      </w:pPr>
      <w:r w:rsidRPr="005A6DF2">
        <w:rPr>
          <w:rFonts w:ascii="Helvetica" w:hAnsi="Helvetica"/>
          <w:lang w:val="es-ES"/>
        </w:rPr>
        <w:t>Las puertas se abrieron con un suave tintineo, y entramos en el vestíbulo. Fue entonces cuando lo vi.</w:t>
      </w:r>
    </w:p>
    <w:p w14:paraId="3DA3E93C" w14:textId="0044EFF0" w:rsidR="00373162" w:rsidRPr="00623806" w:rsidRDefault="005A6DF2" w:rsidP="005A6DF2">
      <w:pPr>
        <w:pStyle w:val="Scene"/>
        <w:spacing w:line="276" w:lineRule="auto"/>
        <w:jc w:val="both"/>
        <w:rPr>
          <w:rFonts w:ascii="Helvetica" w:hAnsi="Helvetica"/>
          <w:lang w:val="es-ES"/>
        </w:rPr>
      </w:pPr>
      <w:r w:rsidRPr="005A6DF2">
        <w:rPr>
          <w:rFonts w:ascii="Helvetica" w:hAnsi="Helvetica"/>
          <w:lang w:val="es-ES"/>
        </w:rPr>
        <w:t>Owen Greene.</w:t>
      </w:r>
    </w:p>
    <w:p w14:paraId="7924DB50" w14:textId="1780F166" w:rsidR="00373162" w:rsidRPr="00623806" w:rsidRDefault="005A6DF2" w:rsidP="005A6DF2">
      <w:pPr>
        <w:pStyle w:val="Scene"/>
        <w:spacing w:line="276" w:lineRule="auto"/>
        <w:jc w:val="both"/>
        <w:rPr>
          <w:rFonts w:ascii="Helvetica" w:hAnsi="Helvetica"/>
          <w:lang w:val="es-ES"/>
        </w:rPr>
      </w:pPr>
      <w:r w:rsidRPr="005A6DF2">
        <w:rPr>
          <w:rFonts w:ascii="Helvetica" w:hAnsi="Helvetica"/>
          <w:lang w:val="es-ES"/>
        </w:rPr>
        <w:t xml:space="preserve">Había estado estudiando a Owen Greene durante las últimas 24 horas, después de nuestra visita al bar. La poca información que </w:t>
      </w:r>
      <w:r w:rsidR="00373162" w:rsidRPr="00623806">
        <w:rPr>
          <w:rFonts w:ascii="Helvetica" w:hAnsi="Helvetica"/>
          <w:lang w:val="es-ES"/>
        </w:rPr>
        <w:t>Josh</w:t>
      </w:r>
      <w:r w:rsidRPr="005A6DF2">
        <w:rPr>
          <w:rFonts w:ascii="Helvetica" w:hAnsi="Helvetica"/>
          <w:lang w:val="es-ES"/>
        </w:rPr>
        <w:t xml:space="preserve"> pudo obtener no decía mucho. Aparte de eso, sirvió y fue dado de baja meses después de conocer a Liliam. Se muda</w:t>
      </w:r>
      <w:r w:rsidR="00373162" w:rsidRPr="00623806">
        <w:rPr>
          <w:rFonts w:ascii="Helvetica" w:hAnsi="Helvetica"/>
          <w:lang w:val="es-ES"/>
        </w:rPr>
        <w:t>ron</w:t>
      </w:r>
      <w:r w:rsidRPr="005A6DF2">
        <w:rPr>
          <w:rFonts w:ascii="Helvetica" w:hAnsi="Helvetica"/>
          <w:lang w:val="es-ES"/>
        </w:rPr>
        <w:t xml:space="preserve"> a vivir juntos y, desde entonces, Liliam parece ser la principal proveedora del hogar.</w:t>
      </w:r>
    </w:p>
    <w:p w14:paraId="0FFD1ABA" w14:textId="089C8EF4" w:rsidR="00373162" w:rsidRPr="00623806" w:rsidRDefault="005A6DF2" w:rsidP="005A6DF2">
      <w:pPr>
        <w:pStyle w:val="Scene"/>
        <w:spacing w:line="276" w:lineRule="auto"/>
        <w:jc w:val="both"/>
        <w:rPr>
          <w:rFonts w:ascii="Helvetica" w:hAnsi="Helvetica"/>
          <w:lang w:val="es-ES"/>
        </w:rPr>
      </w:pPr>
      <w:r w:rsidRPr="005A6DF2">
        <w:rPr>
          <w:rFonts w:ascii="Helvetica" w:hAnsi="Helvetica"/>
          <w:lang w:val="es-ES"/>
        </w:rPr>
        <w:t>Eso significa que Liliam trabajó el doble que él para mantenerlos, y eso me enfureció mucho. ¿Qué clase de hombre permite eso?</w:t>
      </w:r>
    </w:p>
    <w:p w14:paraId="4BE2F430" w14:textId="7B3A8B40" w:rsidR="00373162" w:rsidRPr="00623806" w:rsidRDefault="005A6DF2" w:rsidP="005A6DF2">
      <w:pPr>
        <w:pStyle w:val="Scene"/>
        <w:spacing w:line="276" w:lineRule="auto"/>
        <w:jc w:val="both"/>
        <w:rPr>
          <w:rFonts w:ascii="Helvetica" w:hAnsi="Helvetica"/>
          <w:lang w:val="es-ES"/>
        </w:rPr>
      </w:pPr>
      <w:r w:rsidRPr="005A6DF2">
        <w:rPr>
          <w:rFonts w:ascii="Helvetica" w:hAnsi="Helvetica"/>
          <w:lang w:val="es-ES"/>
        </w:rPr>
        <w:t>Estaba cerrando la tienda minorista en el vestíbulo, pero en el momento en que nos vio, un ceño fruncido le cruzó la cara como una cuchilla.</w:t>
      </w:r>
    </w:p>
    <w:p w14:paraId="5D9E7146" w14:textId="4F559E18" w:rsidR="00373162" w:rsidRPr="00623806" w:rsidRDefault="00373162" w:rsidP="005A6DF2">
      <w:pPr>
        <w:pStyle w:val="Scene"/>
        <w:spacing w:line="276" w:lineRule="auto"/>
        <w:jc w:val="both"/>
        <w:rPr>
          <w:rFonts w:ascii="Helvetica" w:hAnsi="Helvetica"/>
          <w:lang w:val="es-ES"/>
        </w:rPr>
      </w:pPr>
      <w:r w:rsidRPr="00623806">
        <w:rPr>
          <w:rFonts w:ascii="Helvetica" w:hAnsi="Helvetica"/>
          <w:lang w:val="es-ES"/>
        </w:rPr>
        <w:t>“</w:t>
      </w:r>
      <w:r w:rsidR="005A6DF2" w:rsidRPr="005A6DF2">
        <w:rPr>
          <w:rFonts w:ascii="Helvetica" w:hAnsi="Helvetica"/>
          <w:lang w:val="es-ES"/>
        </w:rPr>
        <w:t>¿Qué haces aquí?</w:t>
      </w:r>
      <w:r w:rsidRPr="00623806">
        <w:rPr>
          <w:rFonts w:ascii="Helvetica" w:hAnsi="Helvetica"/>
          <w:lang w:val="es-ES"/>
        </w:rPr>
        <w:t>”</w:t>
      </w:r>
      <w:r w:rsidR="005A6DF2" w:rsidRPr="005A6DF2">
        <w:rPr>
          <w:rFonts w:ascii="Helvetica" w:hAnsi="Helvetica"/>
          <w:lang w:val="es-ES"/>
        </w:rPr>
        <w:t xml:space="preserve"> Preguntó, con un tono tajante y los ojos moviéndose de ella a mí como un lobo territorial que evalúa una amenaza.</w:t>
      </w:r>
    </w:p>
    <w:p w14:paraId="6589EF91" w14:textId="1095CB21" w:rsidR="00373162" w:rsidRPr="00623806" w:rsidRDefault="005A6DF2" w:rsidP="005A6DF2">
      <w:pPr>
        <w:pStyle w:val="Scene"/>
        <w:spacing w:line="276" w:lineRule="auto"/>
        <w:jc w:val="both"/>
        <w:rPr>
          <w:rFonts w:ascii="Helvetica" w:hAnsi="Helvetica"/>
          <w:lang w:val="es-ES"/>
        </w:rPr>
      </w:pPr>
      <w:r w:rsidRPr="005A6DF2">
        <w:rPr>
          <w:rFonts w:ascii="Helvetica" w:hAnsi="Helvetica"/>
          <w:lang w:val="es-ES"/>
        </w:rPr>
        <w:lastRenderedPageBreak/>
        <w:t>“Solo me aseguraba de que Liliam llegara a casa sana y salva”, dije, manteniendo un tono sereno pero firme. "Ella estaba trabajando hasta tarde."</w:t>
      </w:r>
    </w:p>
    <w:p w14:paraId="30FB0D18" w14:textId="1655682B" w:rsidR="00373162" w:rsidRPr="00623806" w:rsidRDefault="005A6DF2" w:rsidP="005A6DF2">
      <w:pPr>
        <w:pStyle w:val="Scene"/>
        <w:spacing w:line="276" w:lineRule="auto"/>
        <w:jc w:val="both"/>
        <w:rPr>
          <w:rFonts w:ascii="Helvetica" w:hAnsi="Helvetica"/>
          <w:lang w:val="es-ES"/>
        </w:rPr>
      </w:pPr>
      <w:r w:rsidRPr="005A6DF2">
        <w:rPr>
          <w:rFonts w:ascii="Helvetica" w:hAnsi="Helvetica"/>
          <w:lang w:val="es-ES"/>
        </w:rPr>
        <w:t>Sus ojos se entrecerraron, con un destello de celos apenas perceptible bajo la superficie. "¿Y por qué eso es asunto tuyo?"</w:t>
      </w:r>
    </w:p>
    <w:p w14:paraId="2FDF21F7" w14:textId="62F375CC" w:rsidR="005A6DF2" w:rsidRPr="00623806" w:rsidRDefault="005A6DF2" w:rsidP="005A6DF2">
      <w:pPr>
        <w:pStyle w:val="Scene"/>
        <w:spacing w:line="276" w:lineRule="auto"/>
        <w:jc w:val="both"/>
        <w:rPr>
          <w:rFonts w:ascii="Helvetica" w:hAnsi="Helvetica"/>
          <w:lang w:val="es-ES"/>
        </w:rPr>
      </w:pPr>
      <w:r w:rsidRPr="005A6DF2">
        <w:rPr>
          <w:rFonts w:ascii="Helvetica" w:hAnsi="Helvetica"/>
          <w:lang w:val="es-ES"/>
        </w:rPr>
        <w:t>Antes de que pudiera responder, Liliam habló, con la voz suave por el sueño. “</w:t>
      </w:r>
      <w:proofErr w:type="spellStart"/>
      <w:r w:rsidRPr="005A6DF2">
        <w:rPr>
          <w:rFonts w:ascii="Helvetica" w:hAnsi="Helvetica"/>
          <w:lang w:val="es-ES"/>
        </w:rPr>
        <w:t>Zeff</w:t>
      </w:r>
      <w:proofErr w:type="spellEnd"/>
      <w:r w:rsidRPr="005A6DF2">
        <w:rPr>
          <w:rFonts w:ascii="Helvetica" w:hAnsi="Helvetica"/>
          <w:lang w:val="es-ES"/>
        </w:rPr>
        <w:t xml:space="preserve"> trabaja conmigo, Owen.” Es el nuevo becario al que estoy formando.</w:t>
      </w:r>
    </w:p>
    <w:p w14:paraId="23B25803" w14:textId="77777777" w:rsidR="005A6DF2" w:rsidRPr="00623806" w:rsidRDefault="005A6DF2" w:rsidP="005A6DF2">
      <w:pPr>
        <w:pStyle w:val="Scene"/>
        <w:spacing w:line="276" w:lineRule="auto"/>
        <w:jc w:val="both"/>
        <w:rPr>
          <w:rFonts w:ascii="Helvetica" w:hAnsi="Helvetica"/>
          <w:lang w:val="es-ES"/>
        </w:rPr>
      </w:pPr>
      <w:r w:rsidRPr="005A6DF2">
        <w:rPr>
          <w:rFonts w:ascii="Helvetica" w:hAnsi="Helvetica"/>
          <w:lang w:val="es-ES"/>
        </w:rPr>
        <w:t>La expresión de Owen cambió ligeramente mientras la miraba, pero cuando su mirada volvió a mí, era dura y evaluadora.</w:t>
      </w:r>
    </w:p>
    <w:p w14:paraId="0A928BD9" w14:textId="416EDF53" w:rsidR="005A6DF2" w:rsidRPr="00623806" w:rsidRDefault="005A6DF2" w:rsidP="005A6DF2">
      <w:pPr>
        <w:pStyle w:val="Scene"/>
        <w:spacing w:line="276" w:lineRule="auto"/>
        <w:jc w:val="both"/>
        <w:rPr>
          <w:rFonts w:ascii="Helvetica" w:hAnsi="Helvetica"/>
          <w:lang w:val="es-ES"/>
        </w:rPr>
      </w:pPr>
      <w:r w:rsidRPr="00623806">
        <w:rPr>
          <w:rFonts w:ascii="Helvetica" w:hAnsi="Helvetica"/>
          <w:lang w:val="es-ES"/>
        </w:rPr>
        <w:t>“</w:t>
      </w:r>
      <w:r w:rsidRPr="005A6DF2">
        <w:rPr>
          <w:rFonts w:ascii="Helvetica" w:hAnsi="Helvetica"/>
          <w:lang w:val="es-ES"/>
        </w:rPr>
        <w:t>De acuerdo. Vamos a llevarte a casa entonces.</w:t>
      </w:r>
      <w:r w:rsidRPr="00623806">
        <w:rPr>
          <w:rFonts w:ascii="Helvetica" w:hAnsi="Helvetica"/>
          <w:lang w:val="es-ES"/>
        </w:rPr>
        <w:t>”</w:t>
      </w:r>
      <w:r w:rsidRPr="005A6DF2">
        <w:rPr>
          <w:rFonts w:ascii="Helvetica" w:hAnsi="Helvetica"/>
          <w:lang w:val="es-ES"/>
        </w:rPr>
        <w:t xml:space="preserve"> Dio un paso adelante y tomó su brazo con suavidad, alejándola de mí.</w:t>
      </w:r>
      <w:r w:rsidRPr="00623806">
        <w:rPr>
          <w:rFonts w:ascii="Helvetica" w:hAnsi="Helvetica"/>
          <w:lang w:val="es-ES"/>
        </w:rPr>
        <w:t xml:space="preserve"> </w:t>
      </w:r>
      <w:r w:rsidRPr="005A6DF2">
        <w:rPr>
          <w:rFonts w:ascii="Helvetica" w:hAnsi="Helvetica"/>
          <w:lang w:val="es-ES"/>
        </w:rPr>
        <w:t>Los celos brotaron en mi pecho como fuego, pero obligué a mi rostro a permanecer impasible.</w:t>
      </w:r>
    </w:p>
    <w:p w14:paraId="66535218" w14:textId="7AC59FDB" w:rsidR="005A6DF2" w:rsidRPr="00623806" w:rsidRDefault="005A6DF2" w:rsidP="005A6DF2">
      <w:pPr>
        <w:pStyle w:val="Scene"/>
        <w:spacing w:line="276" w:lineRule="auto"/>
        <w:jc w:val="both"/>
        <w:rPr>
          <w:rFonts w:ascii="Helvetica" w:hAnsi="Helvetica"/>
          <w:lang w:val="es-ES"/>
        </w:rPr>
      </w:pPr>
      <w:r w:rsidRPr="005A6DF2">
        <w:rPr>
          <w:rFonts w:ascii="Helvetica" w:hAnsi="Helvetica"/>
          <w:lang w:val="es-ES"/>
        </w:rPr>
        <w:t>"Gracias por ayudarla", dijo, pero sus ojos, fríos y calculadores, contaban una historia diferente.</w:t>
      </w:r>
    </w:p>
    <w:p w14:paraId="42BA3219" w14:textId="7CC9D73E" w:rsidR="005A6DF2" w:rsidRPr="00623806" w:rsidRDefault="005A6DF2" w:rsidP="005A6DF2">
      <w:pPr>
        <w:pStyle w:val="Scene"/>
        <w:spacing w:line="276" w:lineRule="auto"/>
        <w:jc w:val="both"/>
        <w:rPr>
          <w:rFonts w:ascii="Helvetica" w:hAnsi="Helvetica"/>
          <w:lang w:val="es-ES"/>
        </w:rPr>
      </w:pPr>
      <w:r w:rsidRPr="005A6DF2">
        <w:rPr>
          <w:rFonts w:ascii="Helvetica" w:hAnsi="Helvetica"/>
          <w:lang w:val="es-ES"/>
        </w:rPr>
        <w:t>“Por supuesto”, respondí, cruzando la mirada con Liliam por última vez. "Que tengas una buena noche."</w:t>
      </w:r>
      <w:r w:rsidRPr="005A6DF2">
        <w:rPr>
          <w:rFonts w:ascii="Helvetica" w:hAnsi="Helvetica"/>
          <w:lang w:val="es-ES"/>
        </w:rPr>
        <w:br/>
        <w:t>Mientras se alejaban, Owen miró por encima del hombro. Tenía la mandíbula apretada y una postura defensiva. Posesivo. Lanzó una mirada amenazante sin pronunciar palabra alguna.</w:t>
      </w:r>
    </w:p>
    <w:p w14:paraId="2BE245EC" w14:textId="6E801533" w:rsidR="005A6DF2" w:rsidRPr="00623806" w:rsidRDefault="005A6DF2" w:rsidP="005A6DF2">
      <w:pPr>
        <w:pStyle w:val="Scene"/>
        <w:spacing w:line="276" w:lineRule="auto"/>
        <w:jc w:val="both"/>
        <w:rPr>
          <w:rFonts w:ascii="Helvetica" w:hAnsi="Helvetica"/>
          <w:lang w:val="es-ES"/>
        </w:rPr>
      </w:pPr>
      <w:r w:rsidRPr="005A6DF2">
        <w:rPr>
          <w:rFonts w:ascii="Helvetica" w:hAnsi="Helvetica"/>
          <w:lang w:val="es-ES"/>
        </w:rPr>
        <w:t>Apreté los puños a los lados, observando cómo él le ponía una mano en la parte baja de la espalda. Mi casa. Mi toque. Mi lobo enseñó los dientes tras mis costillas, gruñendo bajo e implacablemente. No la merece. Él no la huele como yo. No la siento como si pudiera.</w:t>
      </w:r>
    </w:p>
    <w:p w14:paraId="45413AB0" w14:textId="034FEA75" w:rsidR="005A6DF2" w:rsidRPr="00623806" w:rsidRDefault="005A6DF2" w:rsidP="005A6DF2">
      <w:pPr>
        <w:pStyle w:val="Scene"/>
        <w:spacing w:line="276" w:lineRule="auto"/>
        <w:jc w:val="both"/>
        <w:rPr>
          <w:rFonts w:ascii="Helvetica" w:hAnsi="Helvetica"/>
          <w:lang w:val="es-ES"/>
        </w:rPr>
      </w:pPr>
      <w:r w:rsidRPr="005A6DF2">
        <w:rPr>
          <w:rFonts w:ascii="Helvetica" w:hAnsi="Helvetica"/>
          <w:lang w:val="es-ES"/>
        </w:rPr>
        <w:t>De repente, la puerta principal se cerró tras ellos y ella desapareció de la vista.</w:t>
      </w:r>
    </w:p>
    <w:p w14:paraId="46E2DB76" w14:textId="10EF3E99" w:rsidR="005A6DF2" w:rsidRPr="00623806" w:rsidRDefault="005A6DF2" w:rsidP="005A6DF2">
      <w:pPr>
        <w:pStyle w:val="Scene"/>
        <w:spacing w:line="276" w:lineRule="auto"/>
        <w:jc w:val="both"/>
        <w:rPr>
          <w:rFonts w:ascii="Helvetica" w:hAnsi="Helvetica"/>
          <w:lang w:val="es-ES"/>
        </w:rPr>
      </w:pPr>
      <w:r w:rsidRPr="005A6DF2">
        <w:rPr>
          <w:rFonts w:ascii="Helvetica" w:hAnsi="Helvetica"/>
          <w:lang w:val="es-ES"/>
        </w:rPr>
        <w:lastRenderedPageBreak/>
        <w:t>El vestíbulo ahora se sentía más frío. Demasiado silencio. Se me erizó la piel con el eco de su calor. El recuerdo de ella apoyada contra mí, de su cuerpo derritiéndose bajo mi mano, me perseguía en cada nervio. Mis dedos se curvaron inconscientemente, como si aún anhelaran su suavidad. Aún podía saborear el sonido adormecido de su voz cuando disfrutaba de mi tacto. Aún siento el pulso debajo de su cuello, donde me había acercado demasiado.</w:t>
      </w:r>
    </w:p>
    <w:p w14:paraId="74E9EDB8" w14:textId="77777777" w:rsidR="005A6DF2" w:rsidRPr="00623806" w:rsidRDefault="005A6DF2" w:rsidP="005A6DF2">
      <w:pPr>
        <w:pStyle w:val="Scene"/>
        <w:spacing w:line="276" w:lineRule="auto"/>
        <w:jc w:val="both"/>
        <w:rPr>
          <w:rFonts w:ascii="Helvetica" w:hAnsi="Helvetica"/>
          <w:lang w:val="es-ES"/>
        </w:rPr>
      </w:pPr>
      <w:r w:rsidRPr="005A6DF2">
        <w:rPr>
          <w:rFonts w:ascii="Helvetica" w:hAnsi="Helvetica"/>
          <w:lang w:val="es-ES"/>
        </w:rPr>
        <w:t>Y ahora se marchaba con otro hombre.</w:t>
      </w:r>
      <w:r w:rsidRPr="005A6DF2">
        <w:rPr>
          <w:rFonts w:ascii="Helvetica" w:hAnsi="Helvetica"/>
          <w:lang w:val="es-ES"/>
        </w:rPr>
        <w:br/>
        <w:t>Presioné el botón del ascensor con más fuerza de la necesaria y me apoyé contra la pared, con la mandíbula apretada y la mirada clavada en el pasillo vacío. Ese debería haber sido yo. Guiándola. Abrazándola. Arropándola en la cama.</w:t>
      </w:r>
    </w:p>
    <w:p w14:paraId="764E5F38" w14:textId="67EFC874" w:rsidR="005A6DF2" w:rsidRPr="005A6DF2" w:rsidRDefault="005A6DF2" w:rsidP="005A6DF2">
      <w:pPr>
        <w:pStyle w:val="Scene"/>
        <w:spacing w:line="276" w:lineRule="auto"/>
        <w:jc w:val="both"/>
        <w:rPr>
          <w:rFonts w:ascii="Helvetica" w:hAnsi="Helvetica"/>
          <w:lang w:val="es-ES"/>
        </w:rPr>
      </w:pPr>
      <w:r w:rsidRPr="005A6DF2">
        <w:rPr>
          <w:rFonts w:ascii="Helvetica" w:hAnsi="Helvetica"/>
          <w:lang w:val="es-ES"/>
        </w:rPr>
        <w:t>En cambio, me quedé solo, envuelto en el zumbido estéril de la luz fluorescente, sin nada más que el aroma de las moras y la cruel presión de la contención.</w:t>
      </w:r>
    </w:p>
    <w:p w14:paraId="37A7D0FE" w14:textId="77777777" w:rsidR="005A6DF2" w:rsidRPr="005A6DF2" w:rsidRDefault="005A6DF2" w:rsidP="005A6DF2">
      <w:pPr>
        <w:pStyle w:val="Scene"/>
        <w:spacing w:line="276" w:lineRule="auto"/>
        <w:jc w:val="both"/>
        <w:rPr>
          <w:rFonts w:ascii="Helvetica" w:hAnsi="Helvetica"/>
          <w:lang w:val="es-ES"/>
        </w:rPr>
      </w:pPr>
    </w:p>
    <w:p w14:paraId="62980F82" w14:textId="77777777" w:rsidR="00071423" w:rsidRPr="00623806" w:rsidRDefault="00071423" w:rsidP="00071423">
      <w:pPr>
        <w:pStyle w:val="Scene"/>
        <w:spacing w:line="276" w:lineRule="auto"/>
        <w:jc w:val="both"/>
        <w:rPr>
          <w:rFonts w:ascii="Helvetica" w:hAnsi="Helvetica"/>
          <w:lang w:val="es-ES"/>
        </w:rPr>
      </w:pPr>
    </w:p>
    <w:p w14:paraId="1FA0E8D3" w14:textId="77777777" w:rsidR="00071423" w:rsidRPr="00623806" w:rsidRDefault="00071423" w:rsidP="00071423">
      <w:pPr>
        <w:pStyle w:val="Scene"/>
        <w:spacing w:line="276" w:lineRule="auto"/>
        <w:jc w:val="both"/>
        <w:rPr>
          <w:rFonts w:ascii="Helvetica" w:hAnsi="Helvetica"/>
          <w:lang w:val="es-ES"/>
        </w:rPr>
      </w:pPr>
    </w:p>
    <w:p w14:paraId="499C1724" w14:textId="77777777" w:rsidR="00071423" w:rsidRPr="00623806" w:rsidRDefault="00071423" w:rsidP="00071423">
      <w:pPr>
        <w:pStyle w:val="Scene"/>
        <w:spacing w:line="276" w:lineRule="auto"/>
        <w:jc w:val="both"/>
        <w:rPr>
          <w:rFonts w:ascii="Helvetica" w:hAnsi="Helvetica"/>
          <w:lang w:val="es-ES"/>
        </w:rPr>
      </w:pPr>
    </w:p>
    <w:p w14:paraId="420B9096" w14:textId="77777777" w:rsidR="00071423" w:rsidRPr="00623806" w:rsidRDefault="00071423" w:rsidP="00071423">
      <w:pPr>
        <w:pStyle w:val="Scene"/>
        <w:spacing w:line="276" w:lineRule="auto"/>
        <w:jc w:val="both"/>
        <w:rPr>
          <w:rFonts w:ascii="Helvetica" w:hAnsi="Helvetica"/>
          <w:lang w:val="es-ES"/>
        </w:rPr>
      </w:pPr>
    </w:p>
    <w:p w14:paraId="0C0AFFCE" w14:textId="7E577B88" w:rsidR="007D1E83" w:rsidRPr="00623806" w:rsidRDefault="007D1E83">
      <w:pPr>
        <w:keepLines w:val="0"/>
        <w:widowControl/>
        <w:rPr>
          <w:rFonts w:ascii="Libre Baskerville" w:hAnsi="Libre Baskerville"/>
          <w:sz w:val="44"/>
          <w:szCs w:val="44"/>
          <w:lang w:val="es-ES"/>
        </w:rPr>
      </w:pPr>
    </w:p>
    <w:p w14:paraId="5D6DCDD8" w14:textId="77777777" w:rsidR="00721441" w:rsidRPr="00623806" w:rsidRDefault="00721441" w:rsidP="00721441">
      <w:pPr>
        <w:jc w:val="center"/>
        <w:rPr>
          <w:rFonts w:ascii="Libre Baskerville" w:hAnsi="Libre Baskerville"/>
          <w:sz w:val="44"/>
          <w:szCs w:val="44"/>
          <w:lang w:val="es-ES"/>
        </w:rPr>
      </w:pPr>
    </w:p>
    <w:p w14:paraId="446A1C26" w14:textId="77777777" w:rsidR="00721441" w:rsidRPr="00623806" w:rsidRDefault="00721441" w:rsidP="00721441">
      <w:pPr>
        <w:jc w:val="center"/>
        <w:rPr>
          <w:rFonts w:ascii="Libre Baskerville" w:hAnsi="Libre Baskerville"/>
          <w:sz w:val="44"/>
          <w:szCs w:val="44"/>
          <w:lang w:val="es-ES"/>
        </w:rPr>
      </w:pPr>
    </w:p>
    <w:p w14:paraId="253AB2B3" w14:textId="77777777" w:rsidR="00721441" w:rsidRPr="00623806" w:rsidRDefault="00721441" w:rsidP="00721441">
      <w:pPr>
        <w:jc w:val="center"/>
        <w:rPr>
          <w:rFonts w:ascii="Libre Baskerville" w:hAnsi="Libre Baskerville"/>
          <w:sz w:val="44"/>
          <w:szCs w:val="44"/>
          <w:lang w:val="es-ES"/>
        </w:rPr>
      </w:pPr>
    </w:p>
    <w:p w14:paraId="376EF90D" w14:textId="77777777" w:rsidR="00721441" w:rsidRPr="00623806" w:rsidRDefault="00721441" w:rsidP="00721441">
      <w:pPr>
        <w:jc w:val="center"/>
        <w:rPr>
          <w:rFonts w:ascii="Libre Baskerville" w:hAnsi="Libre Baskerville"/>
          <w:sz w:val="44"/>
          <w:szCs w:val="44"/>
          <w:lang w:val="es-ES"/>
        </w:rPr>
      </w:pPr>
    </w:p>
    <w:p w14:paraId="59DB6459" w14:textId="0FCD97E4" w:rsidR="00373162" w:rsidRPr="00623806" w:rsidRDefault="00373162">
      <w:pPr>
        <w:keepLines w:val="0"/>
        <w:widowControl/>
        <w:rPr>
          <w:rFonts w:ascii="Libre Baskerville" w:hAnsi="Libre Baskerville"/>
          <w:sz w:val="44"/>
          <w:szCs w:val="44"/>
          <w:lang w:val="es-ES"/>
        </w:rPr>
      </w:pPr>
      <w:r w:rsidRPr="00623806">
        <w:rPr>
          <w:rFonts w:ascii="Libre Baskerville" w:hAnsi="Libre Baskerville"/>
          <w:sz w:val="44"/>
          <w:szCs w:val="44"/>
          <w:lang w:val="es-ES"/>
        </w:rPr>
        <w:br w:type="page"/>
      </w:r>
    </w:p>
    <w:p w14:paraId="5D48BD59" w14:textId="77777777" w:rsidR="00721441" w:rsidRPr="00623806" w:rsidRDefault="00721441" w:rsidP="00721441">
      <w:pPr>
        <w:jc w:val="center"/>
        <w:rPr>
          <w:rFonts w:ascii="Libre Baskerville" w:hAnsi="Libre Baskerville"/>
          <w:sz w:val="44"/>
          <w:szCs w:val="44"/>
          <w:lang w:val="es-ES"/>
        </w:rPr>
      </w:pPr>
    </w:p>
    <w:p w14:paraId="51DA3460" w14:textId="77777777" w:rsidR="00373162" w:rsidRPr="00623806" w:rsidRDefault="00373162" w:rsidP="00721441">
      <w:pPr>
        <w:jc w:val="center"/>
        <w:rPr>
          <w:rFonts w:ascii="Libre Baskerville" w:hAnsi="Libre Baskerville"/>
          <w:sz w:val="44"/>
          <w:szCs w:val="44"/>
          <w:lang w:val="es-ES"/>
        </w:rPr>
      </w:pPr>
    </w:p>
    <w:p w14:paraId="0EE3BB66" w14:textId="77777777" w:rsidR="00373162" w:rsidRPr="00623806" w:rsidRDefault="00373162" w:rsidP="00721441">
      <w:pPr>
        <w:jc w:val="center"/>
        <w:rPr>
          <w:rFonts w:ascii="Libre Baskerville" w:hAnsi="Libre Baskerville"/>
          <w:sz w:val="44"/>
          <w:szCs w:val="44"/>
          <w:lang w:val="es-ES"/>
        </w:rPr>
      </w:pPr>
    </w:p>
    <w:p w14:paraId="14E91E4E" w14:textId="77777777" w:rsidR="00373162" w:rsidRPr="00623806" w:rsidRDefault="00373162" w:rsidP="00721441">
      <w:pPr>
        <w:jc w:val="center"/>
        <w:rPr>
          <w:rFonts w:ascii="Libre Baskerville" w:hAnsi="Libre Baskerville"/>
          <w:sz w:val="44"/>
          <w:szCs w:val="44"/>
          <w:lang w:val="es-ES"/>
        </w:rPr>
      </w:pPr>
    </w:p>
    <w:p w14:paraId="35BB2C8D" w14:textId="77777777" w:rsidR="00373162" w:rsidRPr="00623806" w:rsidRDefault="00373162" w:rsidP="00721441">
      <w:pPr>
        <w:jc w:val="center"/>
        <w:rPr>
          <w:rFonts w:ascii="Libre Baskerville" w:hAnsi="Libre Baskerville"/>
          <w:sz w:val="44"/>
          <w:szCs w:val="44"/>
          <w:lang w:val="es-ES"/>
        </w:rPr>
      </w:pPr>
    </w:p>
    <w:p w14:paraId="3164F930" w14:textId="37552E3B" w:rsidR="00721441" w:rsidRPr="00623806" w:rsidRDefault="00721441" w:rsidP="00721441">
      <w:pPr>
        <w:jc w:val="center"/>
        <w:rPr>
          <w:rFonts w:ascii="Libre Baskerville" w:hAnsi="Libre Baskerville"/>
          <w:sz w:val="44"/>
          <w:szCs w:val="44"/>
          <w:lang w:val="es-ES"/>
        </w:rPr>
      </w:pPr>
      <w:r w:rsidRPr="00623806">
        <w:rPr>
          <w:rFonts w:ascii="Libre Baskerville" w:hAnsi="Libre Baskerville"/>
          <w:sz w:val="44"/>
          <w:szCs w:val="44"/>
          <w:lang w:val="es-ES"/>
        </w:rPr>
        <w:t>6</w:t>
      </w:r>
    </w:p>
    <w:p w14:paraId="09B8611C" w14:textId="1703BECC" w:rsidR="00721441" w:rsidRPr="00623806" w:rsidRDefault="00373162" w:rsidP="00721441">
      <w:pPr>
        <w:jc w:val="center"/>
        <w:rPr>
          <w:rFonts w:ascii="Libre Baskerville" w:hAnsi="Libre Baskerville"/>
          <w:sz w:val="44"/>
          <w:szCs w:val="44"/>
          <w:lang w:val="es-ES"/>
        </w:rPr>
      </w:pPr>
      <w:r w:rsidRPr="00623806">
        <w:rPr>
          <w:rFonts w:ascii="Libre Baskerville" w:hAnsi="Libre Baskerville"/>
          <w:sz w:val="44"/>
          <w:szCs w:val="44"/>
          <w:lang w:val="es-ES"/>
        </w:rPr>
        <w:t>LAGRIMAS</w:t>
      </w:r>
    </w:p>
    <w:p w14:paraId="01722B45" w14:textId="77777777" w:rsidR="00721441" w:rsidRPr="00623806" w:rsidRDefault="00721441" w:rsidP="00721441">
      <w:pPr>
        <w:pStyle w:val="NovelQuoteAlternate"/>
        <w:spacing w:line="276" w:lineRule="auto"/>
        <w:jc w:val="both"/>
        <w:rPr>
          <w:rFonts w:ascii="Helvetica" w:hAnsi="Helvetica"/>
          <w:lang w:val="es-ES"/>
        </w:rPr>
      </w:pPr>
    </w:p>
    <w:p w14:paraId="13F29D1B" w14:textId="77777777" w:rsidR="00721441" w:rsidRPr="00623806" w:rsidRDefault="00721441" w:rsidP="00721441">
      <w:pPr>
        <w:pStyle w:val="NovelQuoteAlternate"/>
        <w:spacing w:line="276" w:lineRule="auto"/>
        <w:rPr>
          <w:rFonts w:ascii="Helvetica" w:hAnsi="Helvetica"/>
          <w:b/>
          <w:bCs/>
          <w:lang w:val="es-ES"/>
        </w:rPr>
      </w:pPr>
      <w:proofErr w:type="spellStart"/>
      <w:r w:rsidRPr="00623806">
        <w:rPr>
          <w:rFonts w:ascii="Helvetica" w:hAnsi="Helvetica"/>
          <w:b/>
          <w:bCs/>
          <w:lang w:val="es-ES"/>
        </w:rPr>
        <w:t>Zeff</w:t>
      </w:r>
      <w:proofErr w:type="spellEnd"/>
    </w:p>
    <w:p w14:paraId="5D81E0A3" w14:textId="77777777" w:rsidR="00721441" w:rsidRPr="00623806" w:rsidRDefault="00721441" w:rsidP="00721441">
      <w:pPr>
        <w:pStyle w:val="SceneFirstParagraph"/>
        <w:spacing w:line="276" w:lineRule="auto"/>
        <w:jc w:val="both"/>
        <w:rPr>
          <w:rFonts w:ascii="Helvetica" w:hAnsi="Helvetica"/>
          <w:lang w:val="es-ES"/>
        </w:rPr>
      </w:pPr>
    </w:p>
    <w:p w14:paraId="5E93D343" w14:textId="77777777" w:rsidR="00C77997" w:rsidRPr="00623806" w:rsidRDefault="00C77997" w:rsidP="00C77997">
      <w:pPr>
        <w:pStyle w:val="Scene"/>
        <w:spacing w:line="276" w:lineRule="auto"/>
        <w:jc w:val="both"/>
        <w:rPr>
          <w:rFonts w:ascii="Helvetica" w:hAnsi="Helvetica"/>
          <w:lang w:val="es-ES"/>
        </w:rPr>
      </w:pPr>
      <w:r w:rsidRPr="00C77997">
        <w:rPr>
          <w:rFonts w:ascii="Helvetica" w:hAnsi="Helvetica"/>
          <w:lang w:val="es-ES"/>
        </w:rPr>
        <w:t>Si había algo que no era diferente a nuestro mundo, era el peso del trabajo. La tecnología y las políticas corporativas pueden enmascarar el ritmo, pero el agotamiento sigue siendo el mismo. Se sintió igual.</w:t>
      </w:r>
    </w:p>
    <w:p w14:paraId="7605C651" w14:textId="77777777" w:rsidR="00C77997" w:rsidRPr="00623806" w:rsidRDefault="00C77997" w:rsidP="00C77997">
      <w:pPr>
        <w:pStyle w:val="Scene"/>
        <w:spacing w:line="276" w:lineRule="auto"/>
        <w:jc w:val="both"/>
        <w:rPr>
          <w:rFonts w:ascii="Helvetica" w:hAnsi="Helvetica"/>
          <w:lang w:val="es-ES"/>
        </w:rPr>
      </w:pPr>
      <w:r w:rsidRPr="00623806">
        <w:rPr>
          <w:rFonts w:ascii="Helvetica" w:hAnsi="Helvetica"/>
          <w:lang w:val="es-ES"/>
        </w:rPr>
        <w:t>Nuestra manada</w:t>
      </w:r>
      <w:r w:rsidRPr="00C77997">
        <w:rPr>
          <w:rFonts w:ascii="Helvetica" w:hAnsi="Helvetica"/>
          <w:lang w:val="es-ES"/>
        </w:rPr>
        <w:t xml:space="preserve"> priorizó la comunidad, la sostenibilidad y el equilibrio. Pero aquí… aquí vendiste tus horas a una empresa. Parecía que Liliam dedicaba todo su ser a esta empresa.</w:t>
      </w:r>
    </w:p>
    <w:p w14:paraId="353E16D2" w14:textId="64D17016" w:rsidR="00C77997" w:rsidRPr="00623806" w:rsidRDefault="00C77997" w:rsidP="00C77997">
      <w:pPr>
        <w:pStyle w:val="Scene"/>
        <w:spacing w:line="276" w:lineRule="auto"/>
        <w:jc w:val="both"/>
        <w:rPr>
          <w:rFonts w:ascii="Helvetica" w:hAnsi="Helvetica"/>
          <w:lang w:val="es-ES"/>
        </w:rPr>
      </w:pPr>
      <w:r w:rsidRPr="00C77997">
        <w:rPr>
          <w:rFonts w:ascii="Helvetica" w:hAnsi="Helvetica"/>
          <w:lang w:val="es-ES"/>
        </w:rPr>
        <w:t>Eché un vistazo al reloj de mi pantalla. 1:37 PM.</w:t>
      </w:r>
    </w:p>
    <w:p w14:paraId="65F58054" w14:textId="363B9CD4" w:rsidR="00C77997" w:rsidRPr="00623806" w:rsidRDefault="00C77997" w:rsidP="00C77997">
      <w:pPr>
        <w:pStyle w:val="Scene"/>
        <w:spacing w:line="276" w:lineRule="auto"/>
        <w:jc w:val="both"/>
        <w:rPr>
          <w:rFonts w:ascii="Helvetica" w:hAnsi="Helvetica"/>
          <w:lang w:val="es-ES"/>
        </w:rPr>
      </w:pPr>
      <w:r w:rsidRPr="00C77997">
        <w:rPr>
          <w:rFonts w:ascii="Helvetica" w:hAnsi="Helvetica"/>
          <w:lang w:val="es-ES"/>
        </w:rPr>
        <w:t>Liliam no se había movido de su escritorio; tenía los hombros tensos y los ojos pegados al monitor. Sus dedos se movían velozmente sobre el teclado, su frente fruncida en señal de intensa concentración.</w:t>
      </w:r>
    </w:p>
    <w:p w14:paraId="719DAC78" w14:textId="77777777" w:rsidR="00C77997" w:rsidRPr="00623806" w:rsidRDefault="00C77997" w:rsidP="00C77997">
      <w:pPr>
        <w:pStyle w:val="Scene"/>
        <w:spacing w:line="276" w:lineRule="auto"/>
        <w:jc w:val="both"/>
        <w:rPr>
          <w:rFonts w:ascii="Helvetica" w:hAnsi="Helvetica"/>
          <w:lang w:val="es-ES"/>
        </w:rPr>
      </w:pPr>
      <w:r w:rsidRPr="00623806">
        <w:rPr>
          <w:rFonts w:ascii="Helvetica" w:hAnsi="Helvetica"/>
          <w:lang w:val="es-ES"/>
        </w:rPr>
        <w:t>“</w:t>
      </w:r>
      <w:r w:rsidRPr="00C77997">
        <w:rPr>
          <w:rFonts w:ascii="Helvetica" w:hAnsi="Helvetica"/>
          <w:lang w:val="es-ES"/>
        </w:rPr>
        <w:t>Liliam</w:t>
      </w:r>
      <w:r w:rsidRPr="00623806">
        <w:rPr>
          <w:rFonts w:ascii="Helvetica" w:hAnsi="Helvetica"/>
          <w:lang w:val="es-ES"/>
        </w:rPr>
        <w:t xml:space="preserve">,” </w:t>
      </w:r>
      <w:r w:rsidRPr="00C77997">
        <w:rPr>
          <w:rFonts w:ascii="Helvetica" w:hAnsi="Helvetica"/>
          <w:lang w:val="es-ES"/>
        </w:rPr>
        <w:t>dije suavemente, rompiendo el silencioso zumbido de su espacio de trabajo. "¿</w:t>
      </w:r>
      <w:r w:rsidRPr="00623806">
        <w:rPr>
          <w:rFonts w:ascii="Helvetica" w:hAnsi="Helvetica"/>
          <w:lang w:val="es-ES"/>
        </w:rPr>
        <w:t>H</w:t>
      </w:r>
      <w:r w:rsidRPr="00C77997">
        <w:rPr>
          <w:rFonts w:ascii="Helvetica" w:hAnsi="Helvetica"/>
          <w:lang w:val="es-ES"/>
        </w:rPr>
        <w:t>as comido algo?"</w:t>
      </w:r>
      <w:r w:rsidRPr="00C77997">
        <w:rPr>
          <w:rFonts w:ascii="Helvetica" w:hAnsi="Helvetica"/>
          <w:lang w:val="es-ES"/>
        </w:rPr>
        <w:br/>
        <w:t>No levantó la vista.</w:t>
      </w:r>
    </w:p>
    <w:p w14:paraId="0EC7B7DC" w14:textId="77777777" w:rsidR="00C77997" w:rsidRPr="00623806" w:rsidRDefault="00C77997" w:rsidP="00C77997">
      <w:pPr>
        <w:pStyle w:val="Scene"/>
        <w:spacing w:line="276" w:lineRule="auto"/>
        <w:jc w:val="both"/>
        <w:rPr>
          <w:rFonts w:ascii="Helvetica" w:hAnsi="Helvetica"/>
          <w:lang w:val="es-ES"/>
        </w:rPr>
      </w:pPr>
      <w:r w:rsidRPr="00C77997">
        <w:rPr>
          <w:rFonts w:ascii="Helvetica" w:hAnsi="Helvetica"/>
          <w:lang w:val="es-ES"/>
        </w:rPr>
        <w:t xml:space="preserve"> </w:t>
      </w:r>
      <w:r w:rsidRPr="00623806">
        <w:rPr>
          <w:rFonts w:ascii="Helvetica" w:hAnsi="Helvetica"/>
          <w:lang w:val="es-ES"/>
        </w:rPr>
        <w:t>“</w:t>
      </w:r>
      <w:r w:rsidRPr="00C77997">
        <w:rPr>
          <w:rFonts w:ascii="Helvetica" w:hAnsi="Helvetica"/>
          <w:lang w:val="es-ES"/>
        </w:rPr>
        <w:t xml:space="preserve">Demasiado que hacer. Ya cogeré algo más tarde. Deberías ir </w:t>
      </w:r>
      <w:r w:rsidRPr="00623806">
        <w:rPr>
          <w:rFonts w:ascii="Helvetica" w:hAnsi="Helvetica"/>
          <w:lang w:val="es-ES"/>
        </w:rPr>
        <w:t xml:space="preserve">tu </w:t>
      </w:r>
      <w:r w:rsidRPr="00C77997">
        <w:rPr>
          <w:rFonts w:ascii="Helvetica" w:hAnsi="Helvetica"/>
          <w:lang w:val="es-ES"/>
        </w:rPr>
        <w:t>si tienes hambre.</w:t>
      </w:r>
      <w:r w:rsidRPr="00623806">
        <w:rPr>
          <w:rFonts w:ascii="Helvetica" w:hAnsi="Helvetica"/>
          <w:lang w:val="es-ES"/>
        </w:rPr>
        <w:t>”</w:t>
      </w:r>
    </w:p>
    <w:p w14:paraId="4C3B921D" w14:textId="5FAB4710" w:rsidR="00C77997" w:rsidRPr="00623806" w:rsidRDefault="00C77997" w:rsidP="00C77997">
      <w:pPr>
        <w:pStyle w:val="Scene"/>
        <w:spacing w:line="276" w:lineRule="auto"/>
        <w:jc w:val="both"/>
        <w:rPr>
          <w:rFonts w:ascii="Helvetica" w:hAnsi="Helvetica"/>
          <w:lang w:val="es-ES"/>
        </w:rPr>
      </w:pPr>
      <w:r w:rsidRPr="00C77997">
        <w:rPr>
          <w:rFonts w:ascii="Helvetica" w:hAnsi="Helvetica"/>
          <w:lang w:val="es-ES"/>
        </w:rPr>
        <w:lastRenderedPageBreak/>
        <w:t xml:space="preserve">Fruncí el ceño. No era la primera vez que rechazaba una comida. Las ojeras, la rigidez de su postura… estaba agotada. </w:t>
      </w:r>
      <w:proofErr w:type="spellStart"/>
      <w:r w:rsidR="00F33015" w:rsidRPr="00623806">
        <w:rPr>
          <w:rFonts w:ascii="Helvetica" w:hAnsi="Helvetica"/>
          <w:lang w:val="es-ES"/>
        </w:rPr>
        <w:t>Gaius</w:t>
      </w:r>
      <w:proofErr w:type="spellEnd"/>
      <w:r w:rsidRPr="00C77997">
        <w:rPr>
          <w:rFonts w:ascii="Helvetica" w:hAnsi="Helvetica"/>
          <w:lang w:val="es-ES"/>
        </w:rPr>
        <w:t xml:space="preserve"> se removió inquieto dentro de mí, refunfuñando su desaprobación.</w:t>
      </w:r>
    </w:p>
    <w:p w14:paraId="7D6F2125" w14:textId="77777777" w:rsidR="00C77997" w:rsidRPr="00623806" w:rsidRDefault="00C77997" w:rsidP="00C77997">
      <w:pPr>
        <w:pStyle w:val="Scene"/>
        <w:spacing w:line="276" w:lineRule="auto"/>
        <w:jc w:val="both"/>
        <w:rPr>
          <w:rFonts w:ascii="Helvetica" w:hAnsi="Helvetica"/>
          <w:lang w:val="es-ES"/>
        </w:rPr>
      </w:pPr>
      <w:r w:rsidRPr="00C77997">
        <w:rPr>
          <w:rFonts w:ascii="Helvetica" w:hAnsi="Helvetica"/>
          <w:lang w:val="es-ES"/>
        </w:rPr>
        <w:t>“No puedes seguir saltándote las comidas”, dije, con voz más suave que antes. "No es sostenible".</w:t>
      </w:r>
      <w:r w:rsidRPr="00C77997">
        <w:rPr>
          <w:rFonts w:ascii="Helvetica" w:hAnsi="Helvetica"/>
          <w:lang w:val="es-ES"/>
        </w:rPr>
        <w:br/>
        <w:t xml:space="preserve">"Estoy bien", respondió ella, con tono tenso. “Este proyecto es importante. Solo necesito terminar... </w:t>
      </w:r>
      <w:proofErr w:type="gramStart"/>
      <w:r w:rsidRPr="00C77997">
        <w:rPr>
          <w:rFonts w:ascii="Helvetica" w:hAnsi="Helvetica"/>
          <w:lang w:val="es-ES"/>
        </w:rPr>
        <w:t>—</w:t>
      </w:r>
      <w:r w:rsidRPr="00623806">
        <w:rPr>
          <w:rFonts w:ascii="Helvetica" w:hAnsi="Helvetica"/>
          <w:lang w:val="es-ES"/>
        </w:rPr>
        <w:t xml:space="preserve">“ </w:t>
      </w:r>
      <w:r w:rsidRPr="00C77997">
        <w:rPr>
          <w:rFonts w:ascii="Helvetica" w:hAnsi="Helvetica"/>
          <w:lang w:val="es-ES"/>
        </w:rPr>
        <w:t>Extendí</w:t>
      </w:r>
      <w:proofErr w:type="gramEnd"/>
      <w:r w:rsidRPr="00C77997">
        <w:rPr>
          <w:rFonts w:ascii="Helvetica" w:hAnsi="Helvetica"/>
          <w:lang w:val="es-ES"/>
        </w:rPr>
        <w:t xml:space="preserve"> la mano, casi sin pensarlo, y tomé suavemente su muñeca. Sus dedos se detuvieron. En el momento en que nuestra piel se tocó, algo sutil pero inconfundible surgió entre nosotros.</w:t>
      </w:r>
      <w:r w:rsidRPr="00C77997">
        <w:rPr>
          <w:rFonts w:ascii="Helvetica" w:hAnsi="Helvetica"/>
          <w:lang w:val="es-ES"/>
        </w:rPr>
        <w:br/>
        <w:t>Calidez.</w:t>
      </w:r>
    </w:p>
    <w:p w14:paraId="34EEBBB1" w14:textId="77777777" w:rsidR="00F33015" w:rsidRPr="00623806" w:rsidRDefault="00C77997" w:rsidP="00C77997">
      <w:pPr>
        <w:pStyle w:val="Scene"/>
        <w:spacing w:line="276" w:lineRule="auto"/>
        <w:jc w:val="both"/>
        <w:rPr>
          <w:rFonts w:ascii="Helvetica" w:hAnsi="Helvetica"/>
          <w:lang w:val="es-ES"/>
        </w:rPr>
      </w:pPr>
      <w:r w:rsidRPr="00C77997">
        <w:rPr>
          <w:rFonts w:ascii="Helvetica" w:hAnsi="Helvetica"/>
          <w:lang w:val="es-ES"/>
        </w:rPr>
        <w:t>Sus ojos se encontraron con los míos, grandes, sorprendidos. Retiró la mano y se la apretó contra el pecho. Parecía como si hubiera sufrido una quemadura.</w:t>
      </w:r>
      <w:r w:rsidRPr="00C77997">
        <w:rPr>
          <w:rFonts w:ascii="Helvetica" w:hAnsi="Helvetica"/>
          <w:lang w:val="es-ES"/>
        </w:rPr>
        <w:br/>
        <w:t>“Necesitas un descanso”, dije, con un tono más firme ahora, mirándola a los ojos. "Solo uno corto."</w:t>
      </w:r>
    </w:p>
    <w:p w14:paraId="473CFEB6" w14:textId="77777777" w:rsidR="00F33015" w:rsidRPr="00623806" w:rsidRDefault="00C77997" w:rsidP="00C77997">
      <w:pPr>
        <w:pStyle w:val="Scene"/>
        <w:spacing w:line="276" w:lineRule="auto"/>
        <w:jc w:val="both"/>
        <w:rPr>
          <w:rFonts w:ascii="Helvetica" w:hAnsi="Helvetica"/>
          <w:lang w:val="es-ES"/>
        </w:rPr>
      </w:pPr>
      <w:r w:rsidRPr="00C77997">
        <w:rPr>
          <w:rFonts w:ascii="Helvetica" w:hAnsi="Helvetica"/>
          <w:lang w:val="es-ES"/>
        </w:rPr>
        <w:t xml:space="preserve">Abrió la boca para protestar, pero no lo iba a permitir. </w:t>
      </w:r>
      <w:proofErr w:type="spellStart"/>
      <w:r w:rsidR="00F33015" w:rsidRPr="00623806">
        <w:rPr>
          <w:rFonts w:ascii="Helvetica" w:hAnsi="Helvetica"/>
          <w:lang w:val="es-ES"/>
        </w:rPr>
        <w:t>Gaius</w:t>
      </w:r>
      <w:proofErr w:type="spellEnd"/>
      <w:r w:rsidRPr="00C77997">
        <w:rPr>
          <w:rFonts w:ascii="Helvetica" w:hAnsi="Helvetica"/>
          <w:lang w:val="es-ES"/>
        </w:rPr>
        <w:t xml:space="preserve"> ya estaba dando vueltas dentro de mí, gruñendo de agitación. Su agotamiento y terquedad despertaron en mí todos mis instintos de actuar. Era mi deber atender a sus necesidades.</w:t>
      </w:r>
    </w:p>
    <w:p w14:paraId="79A4EEE3" w14:textId="49DBC4BD" w:rsidR="00F33015" w:rsidRPr="00623806" w:rsidRDefault="00C77997" w:rsidP="00C77997">
      <w:pPr>
        <w:pStyle w:val="Scene"/>
        <w:spacing w:line="276" w:lineRule="auto"/>
        <w:jc w:val="both"/>
        <w:rPr>
          <w:rFonts w:ascii="Helvetica" w:hAnsi="Helvetica"/>
          <w:lang w:val="es-ES"/>
        </w:rPr>
      </w:pPr>
      <w:r w:rsidRPr="00C77997">
        <w:rPr>
          <w:rFonts w:ascii="Helvetica" w:hAnsi="Helvetica"/>
          <w:lang w:val="es-ES"/>
        </w:rPr>
        <w:t xml:space="preserve">Sin decir nada más, extendí la mano y volví a tomarle la muñeca. Su piel estaba caliente, demasiado caliente. Me </w:t>
      </w:r>
      <w:r w:rsidR="00F33015" w:rsidRPr="00623806">
        <w:rPr>
          <w:rFonts w:ascii="Helvetica" w:hAnsi="Helvetica"/>
          <w:lang w:val="es-ES"/>
        </w:rPr>
        <w:t>encantaba</w:t>
      </w:r>
      <w:r w:rsidRPr="00C77997">
        <w:rPr>
          <w:rFonts w:ascii="Helvetica" w:hAnsi="Helvetica"/>
          <w:lang w:val="es-ES"/>
        </w:rPr>
        <w:t>. Mis dedos la envolvieron y el calor que surgió entre nosotros me recorrió la espina dorsal.</w:t>
      </w:r>
      <w:r w:rsidRPr="00C77997">
        <w:rPr>
          <w:rFonts w:ascii="Helvetica" w:hAnsi="Helvetica"/>
          <w:lang w:val="es-ES"/>
        </w:rPr>
        <w:br/>
        <w:t>No me rendí.</w:t>
      </w:r>
    </w:p>
    <w:p w14:paraId="4A234021" w14:textId="77777777" w:rsidR="00F33015" w:rsidRPr="00623806" w:rsidRDefault="00C77997" w:rsidP="00C77997">
      <w:pPr>
        <w:pStyle w:val="Scene"/>
        <w:spacing w:line="276" w:lineRule="auto"/>
        <w:jc w:val="both"/>
        <w:rPr>
          <w:rFonts w:ascii="Helvetica" w:hAnsi="Helvetica"/>
          <w:lang w:val="es-ES"/>
        </w:rPr>
      </w:pPr>
      <w:r w:rsidRPr="00C77997">
        <w:rPr>
          <w:rFonts w:ascii="Helvetica" w:hAnsi="Helvetica"/>
          <w:lang w:val="es-ES"/>
        </w:rPr>
        <w:t>"</w:t>
      </w:r>
      <w:proofErr w:type="spellStart"/>
      <w:r w:rsidRPr="00C77997">
        <w:rPr>
          <w:rFonts w:ascii="Helvetica" w:hAnsi="Helvetica"/>
          <w:lang w:val="es-ES"/>
        </w:rPr>
        <w:t>Zeff</w:t>
      </w:r>
      <w:proofErr w:type="spellEnd"/>
      <w:r w:rsidRPr="00C77997">
        <w:rPr>
          <w:rFonts w:ascii="Helvetica" w:hAnsi="Helvetica"/>
          <w:lang w:val="es-ES"/>
        </w:rPr>
        <w:t>—"</w:t>
      </w:r>
      <w:r w:rsidR="00F33015" w:rsidRPr="00623806">
        <w:rPr>
          <w:rFonts w:ascii="Helvetica" w:hAnsi="Helvetica"/>
          <w:lang w:val="es-ES"/>
        </w:rPr>
        <w:t xml:space="preserve"> </w:t>
      </w:r>
      <w:r w:rsidRPr="00C77997">
        <w:rPr>
          <w:rFonts w:ascii="Helvetica" w:hAnsi="Helvetica"/>
          <w:lang w:val="es-ES"/>
        </w:rPr>
        <w:t>Ignoré la súplica en su voz y la saqué suavemente —pero con firmeza— de su asiento, guiándola hacia el ascensor. Ella me siguió, tropezando y quedándose medio paso atrás.</w:t>
      </w:r>
    </w:p>
    <w:p w14:paraId="055FBBA9" w14:textId="77777777" w:rsidR="00F33015" w:rsidRPr="00623806" w:rsidRDefault="00C77997" w:rsidP="00F33015">
      <w:pPr>
        <w:pStyle w:val="Scene"/>
        <w:spacing w:line="276" w:lineRule="auto"/>
        <w:jc w:val="both"/>
        <w:rPr>
          <w:rFonts w:ascii="Helvetica" w:hAnsi="Helvetica"/>
          <w:lang w:val="es-ES"/>
        </w:rPr>
      </w:pPr>
      <w:r w:rsidRPr="00C77997">
        <w:rPr>
          <w:rFonts w:ascii="Helvetica" w:hAnsi="Helvetica"/>
          <w:lang w:val="es-ES"/>
        </w:rPr>
        <w:t>"¿Qué demonios...?"</w:t>
      </w:r>
    </w:p>
    <w:p w14:paraId="06C4B28B" w14:textId="77777777" w:rsidR="00F33015" w:rsidRPr="00623806" w:rsidRDefault="00C77997" w:rsidP="00F33015">
      <w:pPr>
        <w:pStyle w:val="Scene"/>
        <w:spacing w:line="276" w:lineRule="auto"/>
        <w:jc w:val="both"/>
        <w:rPr>
          <w:rFonts w:ascii="Helvetica" w:hAnsi="Helvetica"/>
          <w:lang w:val="es-ES"/>
        </w:rPr>
      </w:pPr>
      <w:r w:rsidRPr="00C77997">
        <w:rPr>
          <w:rFonts w:ascii="Helvetica" w:hAnsi="Helvetica"/>
          <w:lang w:val="es-ES"/>
        </w:rPr>
        <w:lastRenderedPageBreak/>
        <w:t>Las puertas del ascensor se cerraron tras nosotros, y pulsé el botón para ir al vestíbulo. Su respiración se aceleró, creando un ritmo suave y rápido que podía percibir por su cercanía. Ella no se había alejado.</w:t>
      </w:r>
    </w:p>
    <w:p w14:paraId="712EA185" w14:textId="0D270035" w:rsidR="00F33015" w:rsidRPr="00623806" w:rsidRDefault="00C77997" w:rsidP="00F33015">
      <w:pPr>
        <w:pStyle w:val="Scene"/>
        <w:spacing w:line="276" w:lineRule="auto"/>
        <w:jc w:val="both"/>
        <w:rPr>
          <w:rFonts w:ascii="Helvetica" w:hAnsi="Helvetica"/>
          <w:lang w:val="es-ES"/>
        </w:rPr>
      </w:pPr>
      <w:r w:rsidRPr="00C77997">
        <w:rPr>
          <w:rFonts w:ascii="Helvetica" w:hAnsi="Helvetica"/>
          <w:lang w:val="es-ES"/>
        </w:rPr>
        <w:t xml:space="preserve">Ella todavía me permitía </w:t>
      </w:r>
      <w:r w:rsidR="00F33015" w:rsidRPr="00623806">
        <w:rPr>
          <w:rFonts w:ascii="Helvetica" w:hAnsi="Helvetica"/>
          <w:lang w:val="es-ES"/>
        </w:rPr>
        <w:t>sostenerle la mano</w:t>
      </w:r>
      <w:r w:rsidRPr="00C77997">
        <w:rPr>
          <w:rFonts w:ascii="Helvetica" w:hAnsi="Helvetica"/>
          <w:lang w:val="es-ES"/>
        </w:rPr>
        <w:t>.</w:t>
      </w:r>
      <w:r w:rsidRPr="00C77997">
        <w:rPr>
          <w:rFonts w:ascii="Helvetica" w:hAnsi="Helvetica"/>
          <w:lang w:val="es-ES"/>
        </w:rPr>
        <w:br/>
        <w:t>Mantuve mi mano envuelta alrededor de su muñeca, intentando ignorar cómo mi pulso latía como un tambor de guerra bajo mi piel. Su aroma —moras y calor— me envolvió como una droga. Apenas podía concentrarme.</w:t>
      </w:r>
    </w:p>
    <w:p w14:paraId="327D3693" w14:textId="77777777" w:rsidR="00F33015" w:rsidRPr="00623806" w:rsidRDefault="00C77997" w:rsidP="00F33015">
      <w:pPr>
        <w:pStyle w:val="Scene"/>
        <w:spacing w:line="276" w:lineRule="auto"/>
        <w:jc w:val="both"/>
        <w:rPr>
          <w:rFonts w:ascii="Helvetica" w:hAnsi="Helvetica"/>
          <w:lang w:val="es-ES"/>
        </w:rPr>
      </w:pPr>
      <w:r w:rsidRPr="00C77997">
        <w:rPr>
          <w:rFonts w:ascii="Helvetica" w:hAnsi="Helvetica"/>
          <w:lang w:val="es-ES"/>
        </w:rPr>
        <w:t>Diosa, ¿por qué su tacto se sentía tan pecaminosamente erótico?</w:t>
      </w:r>
    </w:p>
    <w:p w14:paraId="142BC2D0" w14:textId="77777777" w:rsidR="00F33015" w:rsidRPr="00623806" w:rsidRDefault="00C77997" w:rsidP="00F33015">
      <w:pPr>
        <w:pStyle w:val="Scene"/>
        <w:spacing w:line="276" w:lineRule="auto"/>
        <w:jc w:val="both"/>
        <w:rPr>
          <w:rFonts w:ascii="Helvetica" w:hAnsi="Helvetica"/>
          <w:lang w:val="es-ES"/>
        </w:rPr>
      </w:pPr>
      <w:r w:rsidRPr="00C77997">
        <w:rPr>
          <w:rFonts w:ascii="Helvetica" w:hAnsi="Helvetica"/>
          <w:lang w:val="es-ES"/>
        </w:rPr>
        <w:t>“Vamos a la cafetería de abajo”, dije, con la voz más áspera de lo que pretendía. "Y yo invito."</w:t>
      </w:r>
    </w:p>
    <w:p w14:paraId="0F57796E" w14:textId="28E92B38" w:rsidR="00F33015" w:rsidRPr="00623806" w:rsidRDefault="00C77997" w:rsidP="00F33015">
      <w:pPr>
        <w:pStyle w:val="Scene"/>
        <w:spacing w:line="276" w:lineRule="auto"/>
        <w:jc w:val="both"/>
        <w:rPr>
          <w:rFonts w:ascii="Helvetica" w:hAnsi="Helvetica"/>
          <w:lang w:val="es-ES"/>
        </w:rPr>
      </w:pPr>
      <w:r w:rsidRPr="00C77997">
        <w:rPr>
          <w:rFonts w:ascii="Helvetica" w:hAnsi="Helvetica"/>
          <w:lang w:val="es-ES"/>
        </w:rPr>
        <w:t>"No tienes por qué..."</w:t>
      </w:r>
    </w:p>
    <w:p w14:paraId="11A94055" w14:textId="220BF7C6" w:rsidR="00F33015" w:rsidRPr="00623806" w:rsidRDefault="00F33015" w:rsidP="00F33015">
      <w:pPr>
        <w:pStyle w:val="Scene"/>
        <w:spacing w:line="276" w:lineRule="auto"/>
        <w:jc w:val="both"/>
        <w:rPr>
          <w:rFonts w:ascii="Helvetica" w:hAnsi="Helvetica"/>
          <w:lang w:val="es-ES"/>
        </w:rPr>
      </w:pPr>
      <w:r w:rsidRPr="00623806">
        <w:rPr>
          <w:rFonts w:ascii="Helvetica" w:hAnsi="Helvetica"/>
          <w:lang w:val="es-ES"/>
        </w:rPr>
        <w:t>“</w:t>
      </w:r>
      <w:r w:rsidR="00C77997" w:rsidRPr="00C77997">
        <w:rPr>
          <w:rFonts w:ascii="Helvetica" w:hAnsi="Helvetica"/>
          <w:lang w:val="es-ES"/>
        </w:rPr>
        <w:t>Insisto</w:t>
      </w:r>
      <w:r w:rsidRPr="00623806">
        <w:rPr>
          <w:rFonts w:ascii="Helvetica" w:hAnsi="Helvetica"/>
          <w:lang w:val="es-ES"/>
        </w:rPr>
        <w:t xml:space="preserve">,” </w:t>
      </w:r>
      <w:r w:rsidR="00C77997" w:rsidRPr="00C77997">
        <w:rPr>
          <w:rFonts w:ascii="Helvetica" w:hAnsi="Helvetica"/>
          <w:lang w:val="es-ES"/>
        </w:rPr>
        <w:t>interrumpí con una sonrisa irónica. "</w:t>
      </w:r>
      <w:proofErr w:type="gramStart"/>
      <w:r w:rsidR="00C77997" w:rsidRPr="00C77997">
        <w:rPr>
          <w:rFonts w:ascii="Helvetica" w:hAnsi="Helvetica"/>
          <w:lang w:val="es-ES"/>
        </w:rPr>
        <w:t>Jef</w:t>
      </w:r>
      <w:r w:rsidRPr="00623806">
        <w:rPr>
          <w:rFonts w:ascii="Helvetica" w:hAnsi="Helvetica"/>
          <w:lang w:val="es-ES"/>
        </w:rPr>
        <w:t>a</w:t>
      </w:r>
      <w:proofErr w:type="gramEnd"/>
      <w:r w:rsidR="00C77997" w:rsidRPr="00C77997">
        <w:rPr>
          <w:rFonts w:ascii="Helvetica" w:hAnsi="Helvetica"/>
          <w:lang w:val="es-ES"/>
        </w:rPr>
        <w:t>."</w:t>
      </w:r>
      <w:r w:rsidR="00C77997" w:rsidRPr="00C77997">
        <w:rPr>
          <w:rFonts w:ascii="Helvetica" w:hAnsi="Helvetica"/>
          <w:lang w:val="es-ES"/>
        </w:rPr>
        <w:br/>
        <w:t>La palabra sonó peligrosa al salir de mi boca, como un desafío. Mándame lo que quieras; te seguiría como un lobo enamorado, jadeando a tus talones y rogando que me tocaras.</w:t>
      </w:r>
      <w:r w:rsidR="00C77997" w:rsidRPr="00C77997">
        <w:rPr>
          <w:rFonts w:ascii="Helvetica" w:hAnsi="Helvetica"/>
          <w:lang w:val="es-ES"/>
        </w:rPr>
        <w:br/>
        <w:t>Se burló, pero sus labios temblaron, delatando una sonrisa.</w:t>
      </w:r>
    </w:p>
    <w:p w14:paraId="4B20B153" w14:textId="5D6EA33C" w:rsidR="00F33015" w:rsidRPr="00623806" w:rsidRDefault="00C77997" w:rsidP="00F33015">
      <w:pPr>
        <w:pStyle w:val="Scene"/>
        <w:spacing w:line="276" w:lineRule="auto"/>
        <w:jc w:val="both"/>
        <w:rPr>
          <w:rFonts w:ascii="Helvetica" w:hAnsi="Helvetica"/>
          <w:lang w:val="es-ES"/>
        </w:rPr>
      </w:pPr>
      <w:r w:rsidRPr="00C77997">
        <w:rPr>
          <w:rFonts w:ascii="Helvetica" w:hAnsi="Helvetica"/>
          <w:lang w:val="es-ES"/>
        </w:rPr>
        <w:t>Victoria. Pequeñ</w:t>
      </w:r>
      <w:r w:rsidR="00F33015" w:rsidRPr="00623806">
        <w:rPr>
          <w:rFonts w:ascii="Helvetica" w:hAnsi="Helvetica"/>
          <w:lang w:val="es-ES"/>
        </w:rPr>
        <w:t>a</w:t>
      </w:r>
      <w:r w:rsidRPr="00C77997">
        <w:rPr>
          <w:rFonts w:ascii="Helvetica" w:hAnsi="Helvetica"/>
          <w:lang w:val="es-ES"/>
        </w:rPr>
        <w:t xml:space="preserve"> pero delicios</w:t>
      </w:r>
      <w:r w:rsidR="00F33015" w:rsidRPr="00623806">
        <w:rPr>
          <w:rFonts w:ascii="Helvetica" w:hAnsi="Helvetica"/>
          <w:lang w:val="es-ES"/>
        </w:rPr>
        <w:t>a</w:t>
      </w:r>
      <w:r w:rsidRPr="00C77997">
        <w:rPr>
          <w:rFonts w:ascii="Helvetica" w:hAnsi="Helvetica"/>
          <w:lang w:val="es-ES"/>
        </w:rPr>
        <w:t>.</w:t>
      </w:r>
    </w:p>
    <w:p w14:paraId="3401092C" w14:textId="77777777" w:rsidR="00F33015" w:rsidRPr="00623806" w:rsidRDefault="00C77997" w:rsidP="00F33015">
      <w:pPr>
        <w:pStyle w:val="Scene"/>
        <w:spacing w:line="276" w:lineRule="auto"/>
        <w:jc w:val="both"/>
        <w:rPr>
          <w:rFonts w:ascii="Helvetica" w:hAnsi="Helvetica"/>
          <w:lang w:val="es-ES"/>
        </w:rPr>
      </w:pPr>
      <w:r w:rsidRPr="00C77997">
        <w:rPr>
          <w:rFonts w:ascii="Helvetica" w:hAnsi="Helvetica"/>
          <w:lang w:val="es-ES"/>
        </w:rPr>
        <w:t>Al llegar al café, el aire estaba impregnado de los cálidos aromas de carnes asadas, mantequilla y hierbas frescas. La vi inhalar profundamente, y la forma en que sus pestañas revoloteaban sobre su mejilla me provocó un nudo en el estómago. Sus ojos recorrieron las resplandecientes vitrinas de comida con un hambre apenas contenida.</w:t>
      </w:r>
      <w:r w:rsidRPr="00C77997">
        <w:rPr>
          <w:rFonts w:ascii="Helvetica" w:hAnsi="Helvetica"/>
          <w:lang w:val="es-ES"/>
        </w:rPr>
        <w:br/>
        <w:t>Y Diosa, la forma en que su lengua rozó su labio inferior…</w:t>
      </w:r>
      <w:r w:rsidRPr="00C77997">
        <w:rPr>
          <w:rFonts w:ascii="Helvetica" w:hAnsi="Helvetica"/>
          <w:lang w:val="es-ES"/>
        </w:rPr>
        <w:br/>
        <w:t>Me habría arrodillado allí mismo.</w:t>
      </w:r>
    </w:p>
    <w:p w14:paraId="0A47A1C7" w14:textId="77777777" w:rsidR="00F33015" w:rsidRPr="00623806" w:rsidRDefault="00C77997" w:rsidP="00F33015">
      <w:pPr>
        <w:pStyle w:val="Scene"/>
        <w:spacing w:line="276" w:lineRule="auto"/>
        <w:jc w:val="both"/>
        <w:rPr>
          <w:rFonts w:ascii="Helvetica" w:hAnsi="Helvetica"/>
          <w:lang w:val="es-ES"/>
        </w:rPr>
      </w:pPr>
      <w:r w:rsidRPr="00C77997">
        <w:rPr>
          <w:rFonts w:ascii="Helvetica" w:hAnsi="Helvetica"/>
          <w:lang w:val="es-ES"/>
        </w:rPr>
        <w:t xml:space="preserve">Se movió lentamente pasando por la cálida barra, su mirada se detuvo en el pollo asado que brillaba bajo las lámparas de calor y en las verduras al vapor que relucían con un toque de aceite de oliva. Pero no fue hasta que pasamos </w:t>
      </w:r>
      <w:r w:rsidRPr="00C77997">
        <w:rPr>
          <w:rFonts w:ascii="Helvetica" w:hAnsi="Helvetica"/>
          <w:lang w:val="es-ES"/>
        </w:rPr>
        <w:lastRenderedPageBreak/>
        <w:t>por la sección de refrigerados que noté su verdadera debilidad: sus ojos se posaron sobre el pastel de chocolate.</w:t>
      </w:r>
      <w:r w:rsidRPr="00C77997">
        <w:rPr>
          <w:rFonts w:ascii="Helvetica" w:hAnsi="Helvetica"/>
          <w:lang w:val="es-ES"/>
        </w:rPr>
        <w:br/>
        <w:t>Una porción enorme. El pastel de chocolate era denso, tenía varias capas e increíblemente delicioso.</w:t>
      </w:r>
    </w:p>
    <w:p w14:paraId="6338C9BF" w14:textId="463C1553" w:rsidR="00F33015" w:rsidRPr="00623806" w:rsidRDefault="00C77997" w:rsidP="00F33015">
      <w:pPr>
        <w:pStyle w:val="Scene"/>
        <w:spacing w:line="276" w:lineRule="auto"/>
        <w:jc w:val="both"/>
        <w:rPr>
          <w:rFonts w:ascii="Helvetica" w:hAnsi="Helvetica"/>
          <w:lang w:val="es-ES"/>
        </w:rPr>
      </w:pPr>
      <w:r w:rsidRPr="00C77997">
        <w:rPr>
          <w:rFonts w:ascii="Helvetica" w:hAnsi="Helvetica"/>
          <w:lang w:val="es-ES"/>
        </w:rPr>
        <w:t xml:space="preserve">Una lenta sonrisa se dibujó en mis labios. </w:t>
      </w:r>
      <w:r w:rsidR="00F33015" w:rsidRPr="00623806">
        <w:rPr>
          <w:rFonts w:ascii="Helvetica" w:hAnsi="Helvetica"/>
          <w:lang w:val="es-ES"/>
        </w:rPr>
        <w:t xml:space="preserve">Ya </w:t>
      </w:r>
      <w:proofErr w:type="spellStart"/>
      <w:r w:rsidR="00F33015" w:rsidRPr="00623806">
        <w:rPr>
          <w:rFonts w:ascii="Helvetica" w:hAnsi="Helvetica"/>
          <w:lang w:val="es-ES"/>
        </w:rPr>
        <w:t>entendi</w:t>
      </w:r>
      <w:proofErr w:type="spellEnd"/>
      <w:r w:rsidRPr="00C77997">
        <w:rPr>
          <w:rFonts w:ascii="Helvetica" w:hAnsi="Helvetica"/>
          <w:lang w:val="es-ES"/>
        </w:rPr>
        <w:t>.</w:t>
      </w:r>
      <w:r w:rsidRPr="00C77997">
        <w:rPr>
          <w:rFonts w:ascii="Helvetica" w:hAnsi="Helvetica"/>
          <w:lang w:val="es-ES"/>
        </w:rPr>
        <w:br/>
        <w:t>El plato consistía en pollo asado, verduras y pastel de chocolate. Inusual. Tentador. Se le parece en todo.</w:t>
      </w:r>
      <w:r w:rsidRPr="00C77997">
        <w:rPr>
          <w:rFonts w:ascii="Helvetica" w:hAnsi="Helvetica"/>
          <w:lang w:val="es-ES"/>
        </w:rPr>
        <w:br/>
        <w:t>Antes de que pudiera siquiera abrir la boca para hacer un pedido, me incliné hacia adelante y le hablé suavemente al cajero. "Dos platos de pollo asado con verduras", dije, luego miré la vitrina de postres, "y queremos la tarta de chocolate".</w:t>
      </w:r>
      <w:r w:rsidRPr="00C77997">
        <w:rPr>
          <w:rFonts w:ascii="Helvetica" w:hAnsi="Helvetica"/>
          <w:lang w:val="es-ES"/>
        </w:rPr>
        <w:br/>
        <w:t xml:space="preserve">Parpadeó, atónita, con las cejas arqueadas en una silenciosa sorpresa. </w:t>
      </w:r>
      <w:r w:rsidR="00F33015" w:rsidRPr="00623806">
        <w:rPr>
          <w:rFonts w:ascii="Helvetica" w:hAnsi="Helvetica"/>
          <w:lang w:val="es-ES"/>
        </w:rPr>
        <w:t>“</w:t>
      </w:r>
      <w:r w:rsidRPr="00C77997">
        <w:rPr>
          <w:rFonts w:ascii="Helvetica" w:hAnsi="Helvetica"/>
          <w:lang w:val="es-ES"/>
        </w:rPr>
        <w:t>Qué observador eres</w:t>
      </w:r>
      <w:r w:rsidR="00F33015" w:rsidRPr="00623806">
        <w:rPr>
          <w:rFonts w:ascii="Helvetica" w:hAnsi="Helvetica"/>
          <w:lang w:val="es-ES"/>
        </w:rPr>
        <w:t xml:space="preserve">,” </w:t>
      </w:r>
      <w:r w:rsidRPr="00C77997">
        <w:rPr>
          <w:rFonts w:ascii="Helvetica" w:hAnsi="Helvetica"/>
          <w:lang w:val="es-ES"/>
        </w:rPr>
        <w:t>murmuró, claramente impresionada, aunque intentando disimularlo.</w:t>
      </w:r>
    </w:p>
    <w:p w14:paraId="098B6A32" w14:textId="77777777" w:rsidR="00F33015" w:rsidRPr="00623806" w:rsidRDefault="00C77997" w:rsidP="00F33015">
      <w:pPr>
        <w:pStyle w:val="Scene"/>
        <w:spacing w:line="276" w:lineRule="auto"/>
        <w:jc w:val="both"/>
        <w:rPr>
          <w:rFonts w:ascii="Helvetica" w:hAnsi="Helvetica"/>
          <w:lang w:val="es-ES"/>
        </w:rPr>
      </w:pPr>
      <w:r w:rsidRPr="00C77997">
        <w:rPr>
          <w:rFonts w:ascii="Helvetica" w:hAnsi="Helvetica"/>
          <w:lang w:val="es-ES"/>
        </w:rPr>
        <w:t>Me acerqué, lo suficiente como para sentir el calor que irradiaba de su piel. Era magnético. Irresistible. "Solo cuando es importante", respondí, bajando un poco la voz, haciéndola más ronca.</w:t>
      </w:r>
    </w:p>
    <w:p w14:paraId="152955BC" w14:textId="77777777" w:rsidR="00F33015" w:rsidRPr="00623806" w:rsidRDefault="00C77997" w:rsidP="00F33015">
      <w:pPr>
        <w:pStyle w:val="Scene"/>
        <w:spacing w:line="276" w:lineRule="auto"/>
        <w:jc w:val="both"/>
        <w:rPr>
          <w:rFonts w:ascii="Helvetica" w:hAnsi="Helvetica"/>
          <w:lang w:val="es-ES"/>
        </w:rPr>
      </w:pPr>
      <w:r w:rsidRPr="00C77997">
        <w:rPr>
          <w:rFonts w:ascii="Helvetica" w:hAnsi="Helvetica"/>
          <w:lang w:val="es-ES"/>
        </w:rPr>
        <w:t>Se quedó sin aliento.</w:t>
      </w:r>
    </w:p>
    <w:p w14:paraId="1A23DBC1" w14:textId="77777777" w:rsidR="00F33015" w:rsidRPr="00623806" w:rsidRDefault="00C77997" w:rsidP="00F33015">
      <w:pPr>
        <w:pStyle w:val="Scene"/>
        <w:spacing w:line="276" w:lineRule="auto"/>
        <w:jc w:val="both"/>
        <w:rPr>
          <w:rFonts w:ascii="Helvetica" w:hAnsi="Helvetica"/>
          <w:lang w:val="es-ES"/>
        </w:rPr>
      </w:pPr>
      <w:r w:rsidRPr="00C77997">
        <w:rPr>
          <w:rFonts w:ascii="Helvetica" w:hAnsi="Helvetica"/>
          <w:lang w:val="es-ES"/>
        </w:rPr>
        <w:t>Y entonces —solo por un segundo— sus ojos se posaron en mi boca. Rápido. Sutil. Pero yo lo vi.</w:t>
      </w:r>
    </w:p>
    <w:p w14:paraId="2932B378" w14:textId="75BACBA8" w:rsidR="00F33015" w:rsidRPr="00623806" w:rsidRDefault="00C77997" w:rsidP="00F33015">
      <w:pPr>
        <w:pStyle w:val="Scene"/>
        <w:spacing w:line="276" w:lineRule="auto"/>
        <w:jc w:val="both"/>
        <w:rPr>
          <w:rFonts w:ascii="Helvetica" w:hAnsi="Helvetica"/>
          <w:lang w:val="es-ES"/>
        </w:rPr>
      </w:pPr>
      <w:r w:rsidRPr="00C77997">
        <w:rPr>
          <w:rFonts w:ascii="Helvetica" w:hAnsi="Helvetica"/>
          <w:lang w:val="es-ES"/>
        </w:rPr>
        <w:t>Y eso fue todo lo que se necesitó para confirmarlo.</w:t>
      </w:r>
      <w:r w:rsidRPr="00C77997">
        <w:rPr>
          <w:rFonts w:ascii="Helvetica" w:hAnsi="Helvetica"/>
          <w:lang w:val="es-ES"/>
        </w:rPr>
        <w:br/>
        <w:t xml:space="preserve">Si me acercara un poco más... </w:t>
      </w:r>
      <w:proofErr w:type="spellStart"/>
      <w:r w:rsidRPr="00C77997">
        <w:rPr>
          <w:rFonts w:ascii="Helvetica" w:hAnsi="Helvetica"/>
          <w:lang w:val="es-ES"/>
        </w:rPr>
        <w:t>si</w:t>
      </w:r>
      <w:proofErr w:type="spellEnd"/>
      <w:r w:rsidRPr="00C77997">
        <w:rPr>
          <w:rFonts w:ascii="Helvetica" w:hAnsi="Helvetica"/>
          <w:lang w:val="es-ES"/>
        </w:rPr>
        <w:t xml:space="preserve"> susurrara su nombre otra vez, como lo hice aquella noche en la oficina... podría derretirse en mis brazos.</w:t>
      </w:r>
    </w:p>
    <w:p w14:paraId="11CF95AF" w14:textId="77777777" w:rsidR="00F33015" w:rsidRPr="00623806" w:rsidRDefault="00C77997" w:rsidP="00F33015">
      <w:pPr>
        <w:pStyle w:val="Scene"/>
        <w:spacing w:line="276" w:lineRule="auto"/>
        <w:jc w:val="both"/>
        <w:rPr>
          <w:rFonts w:ascii="Helvetica" w:hAnsi="Helvetica"/>
          <w:lang w:val="es-ES"/>
        </w:rPr>
      </w:pPr>
      <w:r w:rsidRPr="00C77997">
        <w:rPr>
          <w:rFonts w:ascii="Helvetica" w:hAnsi="Helvetica"/>
          <w:lang w:val="es-ES"/>
        </w:rPr>
        <w:t xml:space="preserve">Con una calma que en realidad no sentía, los </w:t>
      </w:r>
      <w:proofErr w:type="spellStart"/>
      <w:r w:rsidRPr="00C77997">
        <w:rPr>
          <w:rFonts w:ascii="Helvetica" w:hAnsi="Helvetica"/>
          <w:lang w:val="es-ES"/>
        </w:rPr>
        <w:t>guié</w:t>
      </w:r>
      <w:proofErr w:type="spellEnd"/>
      <w:r w:rsidRPr="00C77997">
        <w:rPr>
          <w:rFonts w:ascii="Helvetica" w:hAnsi="Helvetica"/>
          <w:lang w:val="es-ES"/>
        </w:rPr>
        <w:t xml:space="preserve"> hacia una pequeña mesa junto a la ventana, donde la luz dorada del sol se derramaba sobre la superficie, calentando la madera. Le aparté la silla, observando cómo se movía su cuerpo: suave y fluido, como la tentación envuelta en seda y determinación.</w:t>
      </w:r>
    </w:p>
    <w:p w14:paraId="02B964C7" w14:textId="77777777" w:rsidR="00E855A5" w:rsidRPr="00623806" w:rsidRDefault="00C77997" w:rsidP="00F33015">
      <w:pPr>
        <w:pStyle w:val="Scene"/>
        <w:spacing w:line="276" w:lineRule="auto"/>
        <w:jc w:val="both"/>
        <w:rPr>
          <w:rFonts w:ascii="Helvetica" w:hAnsi="Helvetica"/>
          <w:lang w:val="es-ES"/>
        </w:rPr>
      </w:pPr>
      <w:r w:rsidRPr="00C77997">
        <w:rPr>
          <w:rFonts w:ascii="Helvetica" w:hAnsi="Helvetica"/>
          <w:lang w:val="es-ES"/>
        </w:rPr>
        <w:lastRenderedPageBreak/>
        <w:t>Ella se sentó, y yo la seguí, con los sentidos agudizados. Dios mío, ni siquiera había probado la maldita comida, y ya me moría de hambre... por ella.</w:t>
      </w:r>
    </w:p>
    <w:p w14:paraId="0DF3FB00" w14:textId="77777777" w:rsidR="00E855A5" w:rsidRPr="00623806" w:rsidRDefault="00C77997" w:rsidP="00F33015">
      <w:pPr>
        <w:pStyle w:val="Scene"/>
        <w:spacing w:line="276" w:lineRule="auto"/>
        <w:jc w:val="both"/>
        <w:rPr>
          <w:rFonts w:ascii="Helvetica" w:hAnsi="Helvetica"/>
          <w:lang w:val="es-ES"/>
        </w:rPr>
      </w:pPr>
      <w:r w:rsidRPr="00C77997">
        <w:rPr>
          <w:rFonts w:ascii="Helvetica" w:hAnsi="Helvetica"/>
          <w:lang w:val="es-ES"/>
        </w:rPr>
        <w:t xml:space="preserve">“Siempre te preocupas por los demás”, dije mientras nos acomodábamos para comer. "¿Pero </w:t>
      </w:r>
      <w:proofErr w:type="gramStart"/>
      <w:r w:rsidRPr="00C77997">
        <w:rPr>
          <w:rFonts w:ascii="Helvetica" w:hAnsi="Helvetica"/>
          <w:lang w:val="es-ES"/>
        </w:rPr>
        <w:t>quién te cuida a ti?</w:t>
      </w:r>
      <w:proofErr w:type="gramEnd"/>
      <w:r w:rsidRPr="00C77997">
        <w:rPr>
          <w:rFonts w:ascii="Helvetica" w:hAnsi="Helvetica"/>
          <w:lang w:val="es-ES"/>
        </w:rPr>
        <w:t>"</w:t>
      </w:r>
      <w:r w:rsidRPr="00C77997">
        <w:rPr>
          <w:rFonts w:ascii="Helvetica" w:hAnsi="Helvetica"/>
          <w:lang w:val="es-ES"/>
        </w:rPr>
        <w:br/>
        <w:t xml:space="preserve">Parpadeó, sorprendida por la pregunta. </w:t>
      </w:r>
    </w:p>
    <w:p w14:paraId="18381E78" w14:textId="1A667EE6" w:rsidR="00E855A5" w:rsidRPr="00623806" w:rsidRDefault="00E855A5" w:rsidP="00F33015">
      <w:pPr>
        <w:pStyle w:val="Scene"/>
        <w:spacing w:line="276" w:lineRule="auto"/>
        <w:jc w:val="both"/>
        <w:rPr>
          <w:rFonts w:ascii="Helvetica" w:hAnsi="Helvetica"/>
          <w:lang w:val="es-ES"/>
        </w:rPr>
      </w:pPr>
      <w:r w:rsidRPr="00623806">
        <w:rPr>
          <w:rFonts w:ascii="Helvetica" w:hAnsi="Helvetica"/>
          <w:lang w:val="es-ES"/>
        </w:rPr>
        <w:t>“</w:t>
      </w:r>
      <w:r w:rsidR="00C77997" w:rsidRPr="00C77997">
        <w:rPr>
          <w:rFonts w:ascii="Helvetica" w:hAnsi="Helvetica"/>
          <w:lang w:val="es-ES"/>
        </w:rPr>
        <w:t>Nadie, en realidad. No pienso mucho en ello.</w:t>
      </w:r>
      <w:r w:rsidRPr="00623806">
        <w:rPr>
          <w:rFonts w:ascii="Helvetica" w:hAnsi="Helvetica"/>
          <w:lang w:val="es-ES"/>
        </w:rPr>
        <w:t>”</w:t>
      </w:r>
    </w:p>
    <w:p w14:paraId="5AF525AF" w14:textId="77777777" w:rsidR="00E855A5" w:rsidRPr="00623806" w:rsidRDefault="00E855A5" w:rsidP="00F33015">
      <w:pPr>
        <w:pStyle w:val="Scene"/>
        <w:spacing w:line="276" w:lineRule="auto"/>
        <w:jc w:val="both"/>
        <w:rPr>
          <w:rFonts w:ascii="Helvetica" w:hAnsi="Helvetica"/>
          <w:lang w:val="es-ES"/>
        </w:rPr>
      </w:pPr>
      <w:r w:rsidRPr="00623806">
        <w:rPr>
          <w:rFonts w:ascii="Helvetica" w:hAnsi="Helvetica"/>
          <w:lang w:val="es-ES"/>
        </w:rPr>
        <w:t>“</w:t>
      </w:r>
      <w:r w:rsidR="00C77997" w:rsidRPr="00C77997">
        <w:rPr>
          <w:rFonts w:ascii="Helvetica" w:hAnsi="Helvetica"/>
          <w:lang w:val="es-ES"/>
        </w:rPr>
        <w:t>Deberías</w:t>
      </w:r>
      <w:r w:rsidRPr="00623806">
        <w:rPr>
          <w:rFonts w:ascii="Helvetica" w:hAnsi="Helvetica"/>
          <w:lang w:val="es-ES"/>
        </w:rPr>
        <w:t xml:space="preserve">,” </w:t>
      </w:r>
      <w:r w:rsidR="00C77997" w:rsidRPr="00C77997">
        <w:rPr>
          <w:rFonts w:ascii="Helvetica" w:hAnsi="Helvetica"/>
          <w:lang w:val="es-ES"/>
        </w:rPr>
        <w:t>dije, convencido de cada palabra. "Tú también importas."</w:t>
      </w:r>
    </w:p>
    <w:p w14:paraId="47242F6C" w14:textId="77777777" w:rsidR="00E855A5" w:rsidRPr="00623806" w:rsidRDefault="00C77997" w:rsidP="00F33015">
      <w:pPr>
        <w:pStyle w:val="Scene"/>
        <w:spacing w:line="276" w:lineRule="auto"/>
        <w:jc w:val="both"/>
        <w:rPr>
          <w:rFonts w:ascii="Helvetica" w:hAnsi="Helvetica"/>
          <w:lang w:val="es-ES"/>
        </w:rPr>
      </w:pPr>
      <w:r w:rsidRPr="00C77997">
        <w:rPr>
          <w:rFonts w:ascii="Helvetica" w:hAnsi="Helvetica"/>
          <w:lang w:val="es-ES"/>
        </w:rPr>
        <w:t>Ella apartó la mirada, masticando lentamente, y luego murmuró: "Gracias".</w:t>
      </w:r>
    </w:p>
    <w:p w14:paraId="7D9CC84B" w14:textId="77777777" w:rsidR="00E855A5" w:rsidRPr="00623806" w:rsidRDefault="00C77997" w:rsidP="00F33015">
      <w:pPr>
        <w:pStyle w:val="Scene"/>
        <w:spacing w:line="276" w:lineRule="auto"/>
        <w:jc w:val="both"/>
        <w:rPr>
          <w:rFonts w:ascii="Helvetica" w:hAnsi="Helvetica"/>
          <w:lang w:val="es-ES"/>
        </w:rPr>
      </w:pPr>
      <w:r w:rsidRPr="00C77997">
        <w:rPr>
          <w:rFonts w:ascii="Helvetica" w:hAnsi="Helvetica"/>
          <w:lang w:val="es-ES"/>
        </w:rPr>
        <w:t>Durante un rato, comimos en silencio. No incómodo, simplemente tranquilo. Cómodo.</w:t>
      </w:r>
    </w:p>
    <w:p w14:paraId="2469FDB4" w14:textId="77777777" w:rsidR="00E855A5" w:rsidRPr="00623806" w:rsidRDefault="00C77997" w:rsidP="00F33015">
      <w:pPr>
        <w:pStyle w:val="Scene"/>
        <w:spacing w:line="276" w:lineRule="auto"/>
        <w:jc w:val="both"/>
        <w:rPr>
          <w:rFonts w:ascii="Helvetica" w:hAnsi="Helvetica"/>
          <w:lang w:val="es-ES"/>
        </w:rPr>
      </w:pPr>
      <w:r w:rsidRPr="00C77997">
        <w:rPr>
          <w:rFonts w:ascii="Helvetica" w:hAnsi="Helvetica"/>
          <w:lang w:val="es-ES"/>
        </w:rPr>
        <w:t>Entonces, suavemente, dijo: "Eres... diferente".</w:t>
      </w:r>
      <w:r w:rsidRPr="00C77997">
        <w:rPr>
          <w:rFonts w:ascii="Helvetica" w:hAnsi="Helvetica"/>
          <w:lang w:val="es-ES"/>
        </w:rPr>
        <w:br/>
        <w:t xml:space="preserve">Incliné la cabeza. </w:t>
      </w:r>
    </w:p>
    <w:p w14:paraId="0A25864F" w14:textId="49B44939" w:rsidR="00E855A5" w:rsidRPr="00623806" w:rsidRDefault="00C77997" w:rsidP="00F33015">
      <w:pPr>
        <w:pStyle w:val="Scene"/>
        <w:spacing w:line="276" w:lineRule="auto"/>
        <w:jc w:val="both"/>
        <w:rPr>
          <w:rFonts w:ascii="Helvetica" w:hAnsi="Helvetica"/>
          <w:lang w:val="es-ES"/>
        </w:rPr>
      </w:pPr>
      <w:r w:rsidRPr="00C77997">
        <w:rPr>
          <w:rFonts w:ascii="Helvetica" w:hAnsi="Helvetica"/>
          <w:lang w:val="es-ES"/>
        </w:rPr>
        <w:t>"¿Diferente en qué sentido?"</w:t>
      </w:r>
    </w:p>
    <w:p w14:paraId="2C7D7BEE" w14:textId="6FAA068C" w:rsidR="00E855A5" w:rsidRPr="00623806" w:rsidRDefault="00C77997" w:rsidP="00F33015">
      <w:pPr>
        <w:pStyle w:val="Scene"/>
        <w:spacing w:line="276" w:lineRule="auto"/>
        <w:jc w:val="both"/>
        <w:rPr>
          <w:rFonts w:ascii="Helvetica" w:hAnsi="Helvetica"/>
          <w:lang w:val="es-ES"/>
        </w:rPr>
      </w:pPr>
      <w:r w:rsidRPr="00C77997">
        <w:rPr>
          <w:rFonts w:ascii="Helvetica" w:hAnsi="Helvetica"/>
          <w:lang w:val="es-ES"/>
        </w:rPr>
        <w:t>“Te fijas en las cosas”, dijo, volviendo la mirada hacia mí. “La mayoría de la gente simplemente asume que estoy bien. No preguntan. No... insisten.</w:t>
      </w:r>
      <w:r w:rsidR="00E855A5" w:rsidRPr="00623806">
        <w:rPr>
          <w:rFonts w:ascii="Helvetica" w:hAnsi="Helvetica"/>
          <w:lang w:val="es-ES"/>
        </w:rPr>
        <w:t>”</w:t>
      </w:r>
    </w:p>
    <w:p w14:paraId="6ABFD995" w14:textId="77777777" w:rsidR="00E855A5" w:rsidRPr="00623806" w:rsidRDefault="00C77997" w:rsidP="00F33015">
      <w:pPr>
        <w:pStyle w:val="Scene"/>
        <w:spacing w:line="276" w:lineRule="auto"/>
        <w:jc w:val="both"/>
        <w:rPr>
          <w:rFonts w:ascii="Helvetica" w:hAnsi="Helvetica"/>
          <w:lang w:val="es-ES"/>
        </w:rPr>
      </w:pPr>
      <w:r w:rsidRPr="00C77997">
        <w:rPr>
          <w:rFonts w:ascii="Helvetica" w:hAnsi="Helvetica"/>
          <w:lang w:val="es-ES"/>
        </w:rPr>
        <w:t>“Quizás soy simplemente testarudo”, dije con una pequeña sonrisa. "O tal vez sí me importa."</w:t>
      </w:r>
    </w:p>
    <w:p w14:paraId="05AB8F45" w14:textId="77777777" w:rsidR="00E855A5" w:rsidRPr="00623806" w:rsidRDefault="00C77997" w:rsidP="00F33015">
      <w:pPr>
        <w:pStyle w:val="Scene"/>
        <w:spacing w:line="276" w:lineRule="auto"/>
        <w:jc w:val="both"/>
        <w:rPr>
          <w:rFonts w:ascii="Helvetica" w:hAnsi="Helvetica"/>
          <w:lang w:val="es-ES"/>
        </w:rPr>
      </w:pPr>
      <w:r w:rsidRPr="00C77997">
        <w:rPr>
          <w:rFonts w:ascii="Helvetica" w:hAnsi="Helvetica"/>
          <w:lang w:val="es-ES"/>
        </w:rPr>
        <w:t>Eso hizo que bajara la mirada, y sus labios se curvaron en una pequeña e insegura sonrisa.</w:t>
      </w:r>
    </w:p>
    <w:p w14:paraId="69BFE4CC" w14:textId="77777777" w:rsidR="00E855A5" w:rsidRPr="00623806" w:rsidRDefault="00C77997" w:rsidP="00F33015">
      <w:pPr>
        <w:pStyle w:val="Scene"/>
        <w:spacing w:line="276" w:lineRule="auto"/>
        <w:jc w:val="both"/>
        <w:rPr>
          <w:rFonts w:ascii="Helvetica" w:hAnsi="Helvetica"/>
          <w:lang w:val="es-ES"/>
        </w:rPr>
      </w:pPr>
      <w:r w:rsidRPr="00C77997">
        <w:rPr>
          <w:rFonts w:ascii="Helvetica" w:hAnsi="Helvetica"/>
          <w:lang w:val="es-ES"/>
        </w:rPr>
        <w:t>"Y entonces", dijo, dirigiendo la conversación con una pequeña sonrisa pícara, "¿qué te gusta hacer en realidad, cuando no estás rescatando a mujeres exhaustas de crisis nerviosas provocadas por las pantallas?".</w:t>
      </w:r>
    </w:p>
    <w:p w14:paraId="2B2B95C2" w14:textId="5880BDDE" w:rsidR="00E855A5" w:rsidRPr="00623806" w:rsidRDefault="00C77997" w:rsidP="00F33015">
      <w:pPr>
        <w:pStyle w:val="Scene"/>
        <w:spacing w:line="276" w:lineRule="auto"/>
        <w:jc w:val="both"/>
        <w:rPr>
          <w:rFonts w:ascii="Helvetica" w:hAnsi="Helvetica"/>
          <w:lang w:val="es-ES"/>
        </w:rPr>
      </w:pPr>
      <w:r w:rsidRPr="00C77997">
        <w:rPr>
          <w:rFonts w:ascii="Helvetica" w:hAnsi="Helvetica"/>
          <w:lang w:val="es-ES"/>
        </w:rPr>
        <w:t xml:space="preserve">Solté una risita, relajándome en la silla. </w:t>
      </w:r>
      <w:r w:rsidR="00E855A5" w:rsidRPr="00623806">
        <w:rPr>
          <w:rFonts w:ascii="Helvetica" w:hAnsi="Helvetica"/>
          <w:lang w:val="es-ES"/>
        </w:rPr>
        <w:t>“</w:t>
      </w:r>
      <w:r w:rsidRPr="00C77997">
        <w:rPr>
          <w:rFonts w:ascii="Helvetica" w:hAnsi="Helvetica"/>
          <w:lang w:val="es-ES"/>
        </w:rPr>
        <w:t>¡</w:t>
      </w:r>
      <w:proofErr w:type="spellStart"/>
      <w:r w:rsidRPr="00C77997">
        <w:rPr>
          <w:rFonts w:ascii="Helvetica" w:hAnsi="Helvetica"/>
          <w:lang w:val="es-ES"/>
        </w:rPr>
        <w:t>Touché</w:t>
      </w:r>
      <w:proofErr w:type="spellEnd"/>
      <w:r w:rsidRPr="00C77997">
        <w:rPr>
          <w:rFonts w:ascii="Helvetica" w:hAnsi="Helvetica"/>
          <w:lang w:val="es-ES"/>
        </w:rPr>
        <w:t>! Me gusta estar al aire libre. Principalmente senderismo. La naturaleza me mantiene cuerdo. Me recuerda quién soy. Me centra.</w:t>
      </w:r>
      <w:r w:rsidR="00E855A5" w:rsidRPr="00623806">
        <w:rPr>
          <w:rFonts w:ascii="Helvetica" w:hAnsi="Helvetica"/>
          <w:lang w:val="es-ES"/>
        </w:rPr>
        <w:t>”</w:t>
      </w:r>
      <w:r w:rsidRPr="00C77997">
        <w:rPr>
          <w:rFonts w:ascii="Helvetica" w:hAnsi="Helvetica"/>
          <w:lang w:val="es-ES"/>
        </w:rPr>
        <w:t xml:space="preserve"> La miré a los ojos con una leve sonrisa. “Además… leo. Mucho.</w:t>
      </w:r>
      <w:r w:rsidR="00E855A5" w:rsidRPr="00623806">
        <w:rPr>
          <w:rFonts w:ascii="Helvetica" w:hAnsi="Helvetica"/>
          <w:lang w:val="es-ES"/>
        </w:rPr>
        <w:t>”</w:t>
      </w:r>
    </w:p>
    <w:p w14:paraId="10949BE1" w14:textId="77777777" w:rsidR="00E855A5" w:rsidRPr="00623806" w:rsidRDefault="00C77997" w:rsidP="00F33015">
      <w:pPr>
        <w:pStyle w:val="Scene"/>
        <w:spacing w:line="276" w:lineRule="auto"/>
        <w:jc w:val="both"/>
        <w:rPr>
          <w:rFonts w:ascii="Helvetica" w:hAnsi="Helvetica"/>
          <w:lang w:val="es-ES"/>
        </w:rPr>
      </w:pPr>
      <w:r w:rsidRPr="00C77997">
        <w:rPr>
          <w:rFonts w:ascii="Helvetica" w:hAnsi="Helvetica"/>
          <w:lang w:val="es-ES"/>
        </w:rPr>
        <w:lastRenderedPageBreak/>
        <w:t>Sus cejas se arquearon, claramente intrigada. "¿Qué tipo de libros?"</w:t>
      </w:r>
    </w:p>
    <w:p w14:paraId="765099E3" w14:textId="77777777" w:rsidR="00E855A5" w:rsidRPr="00623806" w:rsidRDefault="00E855A5" w:rsidP="00E855A5">
      <w:pPr>
        <w:pStyle w:val="Scene"/>
        <w:spacing w:line="276" w:lineRule="auto"/>
        <w:jc w:val="both"/>
        <w:rPr>
          <w:rFonts w:ascii="Helvetica" w:hAnsi="Helvetica"/>
          <w:lang w:val="es-ES"/>
        </w:rPr>
      </w:pPr>
      <w:r w:rsidRPr="00623806">
        <w:rPr>
          <w:rFonts w:ascii="Helvetica" w:hAnsi="Helvetica"/>
          <w:lang w:val="es-ES"/>
        </w:rPr>
        <w:t>“</w:t>
      </w:r>
      <w:r w:rsidR="00C77997" w:rsidRPr="00C77997">
        <w:rPr>
          <w:rFonts w:ascii="Helvetica" w:hAnsi="Helvetica"/>
          <w:lang w:val="es-ES"/>
        </w:rPr>
        <w:t>Fantasía. Ficción histórica. Cualquier cosa que haga que la realidad se sienta un poco menos... ordinaria.</w:t>
      </w:r>
      <w:r w:rsidRPr="00623806">
        <w:rPr>
          <w:rFonts w:ascii="Helvetica" w:hAnsi="Helvetica"/>
          <w:lang w:val="es-ES"/>
        </w:rPr>
        <w:t>”</w:t>
      </w:r>
    </w:p>
    <w:p w14:paraId="00559AA0" w14:textId="77777777" w:rsidR="00E855A5" w:rsidRPr="00623806" w:rsidRDefault="00E855A5" w:rsidP="00E855A5">
      <w:pPr>
        <w:pStyle w:val="Scene"/>
        <w:spacing w:line="276" w:lineRule="auto"/>
        <w:jc w:val="both"/>
        <w:rPr>
          <w:rFonts w:ascii="Helvetica" w:hAnsi="Helvetica"/>
          <w:lang w:val="es-ES"/>
        </w:rPr>
      </w:pPr>
      <w:r w:rsidRPr="00623806">
        <w:rPr>
          <w:rFonts w:ascii="Helvetica" w:hAnsi="Helvetica"/>
          <w:lang w:val="es-ES"/>
        </w:rPr>
        <w:t>“</w:t>
      </w:r>
      <w:r w:rsidR="00C77997" w:rsidRPr="00C77997">
        <w:rPr>
          <w:rFonts w:ascii="Helvetica" w:hAnsi="Helvetica"/>
          <w:lang w:val="es-ES"/>
        </w:rPr>
        <w:t>¡Ay!</w:t>
      </w:r>
      <w:r w:rsidRPr="00623806">
        <w:rPr>
          <w:rFonts w:ascii="Helvetica" w:hAnsi="Helvetica"/>
          <w:lang w:val="es-ES"/>
        </w:rPr>
        <w:t xml:space="preserve">” </w:t>
      </w:r>
      <w:r w:rsidR="00C77997" w:rsidRPr="00C77997">
        <w:rPr>
          <w:rFonts w:ascii="Helvetica" w:hAnsi="Helvetica"/>
          <w:lang w:val="es-ES"/>
        </w:rPr>
        <w:t xml:space="preserve">dijo, llevándose una mano al pecho con fingido dramatismo. </w:t>
      </w:r>
      <w:r w:rsidRPr="00623806">
        <w:rPr>
          <w:rFonts w:ascii="Helvetica" w:hAnsi="Helvetica"/>
          <w:lang w:val="es-ES"/>
        </w:rPr>
        <w:t>“</w:t>
      </w:r>
      <w:r w:rsidR="00C77997" w:rsidRPr="00C77997">
        <w:rPr>
          <w:rFonts w:ascii="Helvetica" w:hAnsi="Helvetica"/>
          <w:lang w:val="es-ES"/>
        </w:rPr>
        <w:t>Igual. Crecí obsesionado con la magia y las aventuras. Las historias eran mi vía de escape... y mi terapia.</w:t>
      </w:r>
      <w:r w:rsidRPr="00623806">
        <w:rPr>
          <w:rFonts w:ascii="Helvetica" w:hAnsi="Helvetica"/>
          <w:lang w:val="es-ES"/>
        </w:rPr>
        <w:t>”</w:t>
      </w:r>
      <w:r w:rsidR="00C77997" w:rsidRPr="00C77997">
        <w:rPr>
          <w:rFonts w:ascii="Helvetica" w:hAnsi="Helvetica"/>
          <w:lang w:val="es-ES"/>
        </w:rPr>
        <w:br/>
        <w:t>Me incliné ligeramente, bajando la voz. "¿Sigues leyendo?"</w:t>
      </w:r>
    </w:p>
    <w:p w14:paraId="0B206B9D" w14:textId="77777777" w:rsidR="00E855A5" w:rsidRPr="00623806" w:rsidRDefault="00C77997" w:rsidP="00E855A5">
      <w:pPr>
        <w:pStyle w:val="Scene"/>
        <w:spacing w:line="276" w:lineRule="auto"/>
        <w:jc w:val="both"/>
        <w:rPr>
          <w:rFonts w:ascii="Helvetica" w:hAnsi="Helvetica"/>
          <w:lang w:val="es-ES"/>
        </w:rPr>
      </w:pPr>
      <w:r w:rsidRPr="00C77997">
        <w:rPr>
          <w:rFonts w:ascii="Helvetica" w:hAnsi="Helvetica"/>
          <w:lang w:val="es-ES"/>
        </w:rPr>
        <w:t xml:space="preserve">Se encogió de hombros con timidez. </w:t>
      </w:r>
      <w:r w:rsidR="00E855A5" w:rsidRPr="00623806">
        <w:rPr>
          <w:rFonts w:ascii="Helvetica" w:hAnsi="Helvetica"/>
          <w:lang w:val="es-ES"/>
        </w:rPr>
        <w:t>“</w:t>
      </w:r>
      <w:r w:rsidRPr="00C77997">
        <w:rPr>
          <w:rFonts w:ascii="Helvetica" w:hAnsi="Helvetica"/>
          <w:lang w:val="es-ES"/>
        </w:rPr>
        <w:t>No tanto como quisiera. La vida es un lío. Pero a veces escribo... pequeñas cosas.</w:t>
      </w:r>
      <w:r w:rsidR="00E855A5" w:rsidRPr="00623806">
        <w:rPr>
          <w:rFonts w:ascii="Helvetica" w:hAnsi="Helvetica"/>
          <w:lang w:val="es-ES"/>
        </w:rPr>
        <w:t>”</w:t>
      </w:r>
    </w:p>
    <w:p w14:paraId="1D5205CB" w14:textId="77777777" w:rsidR="00E855A5" w:rsidRPr="00623806" w:rsidRDefault="00C77997" w:rsidP="00E855A5">
      <w:pPr>
        <w:pStyle w:val="Scene"/>
        <w:spacing w:line="276" w:lineRule="auto"/>
        <w:jc w:val="both"/>
        <w:rPr>
          <w:rFonts w:ascii="Helvetica" w:hAnsi="Helvetica"/>
          <w:lang w:val="es-ES"/>
        </w:rPr>
      </w:pPr>
      <w:r w:rsidRPr="00C77997">
        <w:rPr>
          <w:rFonts w:ascii="Helvetica" w:hAnsi="Helvetica"/>
          <w:lang w:val="es-ES"/>
        </w:rPr>
        <w:t xml:space="preserve">Alcé una ceja. </w:t>
      </w:r>
      <w:r w:rsidR="00E855A5" w:rsidRPr="00623806">
        <w:rPr>
          <w:rFonts w:ascii="Helvetica" w:hAnsi="Helvetica"/>
          <w:lang w:val="es-ES"/>
        </w:rPr>
        <w:t>“</w:t>
      </w:r>
      <w:r w:rsidRPr="00C77997">
        <w:rPr>
          <w:rFonts w:ascii="Helvetica" w:hAnsi="Helvetica"/>
          <w:lang w:val="es-ES"/>
        </w:rPr>
        <w:t>¿En serio? ¿Qué tipo de pequeñas cosas?</w:t>
      </w:r>
      <w:r w:rsidR="00E855A5" w:rsidRPr="00623806">
        <w:rPr>
          <w:rFonts w:ascii="Helvetica" w:hAnsi="Helvetica"/>
          <w:lang w:val="es-ES"/>
        </w:rPr>
        <w:t>”</w:t>
      </w:r>
    </w:p>
    <w:p w14:paraId="275CF980" w14:textId="24B64D07" w:rsidR="00E855A5" w:rsidRPr="00623806" w:rsidRDefault="00C77997" w:rsidP="00E855A5">
      <w:pPr>
        <w:pStyle w:val="Scene"/>
        <w:spacing w:line="276" w:lineRule="auto"/>
        <w:jc w:val="both"/>
        <w:rPr>
          <w:rFonts w:ascii="Helvetica" w:hAnsi="Helvetica"/>
          <w:lang w:val="es-ES"/>
        </w:rPr>
      </w:pPr>
      <w:r w:rsidRPr="00C77997">
        <w:rPr>
          <w:rFonts w:ascii="Helvetica" w:hAnsi="Helvetica"/>
          <w:lang w:val="es-ES"/>
        </w:rPr>
        <w:t>“Cuentos cortos.” Cosas emotivas. Gesticuló con indiferencia, pero sus ojos transmitían un mensaje diferente.</w:t>
      </w:r>
      <w:r w:rsidRPr="00C77997">
        <w:rPr>
          <w:rFonts w:ascii="Helvetica" w:hAnsi="Helvetica"/>
          <w:lang w:val="es-ES"/>
        </w:rPr>
        <w:br/>
      </w:r>
      <w:r w:rsidR="00E855A5" w:rsidRPr="00623806">
        <w:rPr>
          <w:rFonts w:ascii="Helvetica" w:hAnsi="Helvetica"/>
          <w:lang w:val="es-ES"/>
        </w:rPr>
        <w:t>“</w:t>
      </w:r>
      <w:r w:rsidRPr="00C77997">
        <w:rPr>
          <w:rFonts w:ascii="Helvetica" w:hAnsi="Helvetica"/>
          <w:lang w:val="es-ES"/>
        </w:rPr>
        <w:t xml:space="preserve">¡Qué increíble! Lo </w:t>
      </w:r>
      <w:r w:rsidR="00E855A5" w:rsidRPr="00623806">
        <w:rPr>
          <w:rFonts w:ascii="Helvetica" w:hAnsi="Helvetica"/>
          <w:lang w:val="es-ES"/>
        </w:rPr>
        <w:t>digo</w:t>
      </w:r>
      <w:r w:rsidRPr="00C77997">
        <w:rPr>
          <w:rFonts w:ascii="Helvetica" w:hAnsi="Helvetica"/>
          <w:lang w:val="es-ES"/>
        </w:rPr>
        <w:t xml:space="preserve"> en serio. Me encantaría leer algo que hayas escrito."</w:t>
      </w:r>
    </w:p>
    <w:p w14:paraId="2AF76617" w14:textId="77777777" w:rsidR="00E855A5" w:rsidRPr="00623806" w:rsidRDefault="00C77997" w:rsidP="00E855A5">
      <w:pPr>
        <w:pStyle w:val="Scene"/>
        <w:spacing w:line="276" w:lineRule="auto"/>
        <w:jc w:val="both"/>
        <w:rPr>
          <w:rFonts w:ascii="Helvetica" w:hAnsi="Helvetica"/>
          <w:lang w:val="es-ES"/>
        </w:rPr>
      </w:pPr>
      <w:r w:rsidRPr="00C77997">
        <w:rPr>
          <w:rFonts w:ascii="Helvetica" w:hAnsi="Helvetica"/>
          <w:lang w:val="es-ES"/>
        </w:rPr>
        <w:t xml:space="preserve">Ella </w:t>
      </w:r>
      <w:proofErr w:type="spellStart"/>
      <w:r w:rsidRPr="00C77997">
        <w:rPr>
          <w:rFonts w:ascii="Helvetica" w:hAnsi="Helvetica"/>
          <w:lang w:val="es-ES"/>
        </w:rPr>
        <w:t>rió</w:t>
      </w:r>
      <w:proofErr w:type="spellEnd"/>
      <w:r w:rsidRPr="00C77997">
        <w:rPr>
          <w:rFonts w:ascii="Helvetica" w:hAnsi="Helvetica"/>
          <w:lang w:val="es-ES"/>
        </w:rPr>
        <w:t xml:space="preserve"> levemente, sus ojos se dirigieron a su pastel. </w:t>
      </w:r>
      <w:r w:rsidR="00E855A5" w:rsidRPr="00623806">
        <w:rPr>
          <w:rFonts w:ascii="Helvetica" w:hAnsi="Helvetica"/>
          <w:lang w:val="es-ES"/>
        </w:rPr>
        <w:t>“</w:t>
      </w:r>
      <w:r w:rsidRPr="00C77997">
        <w:rPr>
          <w:rFonts w:ascii="Helvetica" w:hAnsi="Helvetica"/>
          <w:lang w:val="es-ES"/>
        </w:rPr>
        <w:t>Quizás… algún día. Si te portas bien.</w:t>
      </w:r>
      <w:r w:rsidR="00E855A5" w:rsidRPr="00623806">
        <w:rPr>
          <w:rFonts w:ascii="Helvetica" w:hAnsi="Helvetica"/>
          <w:lang w:val="es-ES"/>
        </w:rPr>
        <w:t>”</w:t>
      </w:r>
    </w:p>
    <w:p w14:paraId="46318C68" w14:textId="77777777" w:rsidR="00E855A5" w:rsidRPr="00623806" w:rsidRDefault="00C77997" w:rsidP="00E855A5">
      <w:pPr>
        <w:pStyle w:val="Scene"/>
        <w:spacing w:line="276" w:lineRule="auto"/>
        <w:jc w:val="both"/>
        <w:rPr>
          <w:rFonts w:ascii="Helvetica" w:hAnsi="Helvetica"/>
          <w:lang w:val="es-ES"/>
        </w:rPr>
      </w:pPr>
      <w:r w:rsidRPr="00C77997">
        <w:rPr>
          <w:rFonts w:ascii="Helvetica" w:hAnsi="Helvetica"/>
          <w:lang w:val="es-ES"/>
        </w:rPr>
        <w:t>Que Dios me ayude. Esa sonrisa. ¡</w:t>
      </w:r>
      <w:r w:rsidR="00E855A5" w:rsidRPr="00623806">
        <w:rPr>
          <w:rFonts w:ascii="Helvetica" w:hAnsi="Helvetica"/>
          <w:lang w:val="es-ES"/>
        </w:rPr>
        <w:t>Su</w:t>
      </w:r>
      <w:r w:rsidRPr="00C77997">
        <w:rPr>
          <w:rFonts w:ascii="Helvetica" w:hAnsi="Helvetica"/>
          <w:lang w:val="es-ES"/>
        </w:rPr>
        <w:t xml:space="preserve"> </w:t>
      </w:r>
      <w:proofErr w:type="spellStart"/>
      <w:r w:rsidR="00E855A5" w:rsidRPr="00623806">
        <w:rPr>
          <w:rFonts w:ascii="Helvetica" w:hAnsi="Helvetica"/>
          <w:lang w:val="es-ES"/>
        </w:rPr>
        <w:t>embromamiento</w:t>
      </w:r>
      <w:proofErr w:type="spellEnd"/>
      <w:r w:rsidRPr="00C77997">
        <w:rPr>
          <w:rFonts w:ascii="Helvetica" w:hAnsi="Helvetica"/>
          <w:lang w:val="es-ES"/>
        </w:rPr>
        <w:t xml:space="preserve">!  ¡Qué </w:t>
      </w:r>
      <w:r w:rsidR="00E855A5" w:rsidRPr="00623806">
        <w:rPr>
          <w:rFonts w:ascii="Helvetica" w:hAnsi="Helvetica"/>
          <w:lang w:val="es-ES"/>
        </w:rPr>
        <w:t>bella</w:t>
      </w:r>
      <w:r w:rsidRPr="00C77997">
        <w:rPr>
          <w:rFonts w:ascii="Helvetica" w:hAnsi="Helvetica"/>
          <w:lang w:val="es-ES"/>
        </w:rPr>
        <w:t xml:space="preserve">! Me portaría </w:t>
      </w:r>
      <w:r w:rsidR="00E855A5" w:rsidRPr="00623806">
        <w:rPr>
          <w:rFonts w:ascii="Helvetica" w:hAnsi="Helvetica"/>
          <w:lang w:val="es-ES"/>
        </w:rPr>
        <w:t xml:space="preserve">como </w:t>
      </w:r>
      <w:proofErr w:type="spellStart"/>
      <w:r w:rsidR="00E855A5" w:rsidRPr="00623806">
        <w:rPr>
          <w:rFonts w:ascii="Helvetica" w:hAnsi="Helvetica"/>
          <w:lang w:val="es-ES"/>
        </w:rPr>
        <w:t>angel</w:t>
      </w:r>
      <w:proofErr w:type="spellEnd"/>
      <w:r w:rsidRPr="00C77997">
        <w:rPr>
          <w:rFonts w:ascii="Helvetica" w:hAnsi="Helvetica"/>
          <w:lang w:val="es-ES"/>
        </w:rPr>
        <w:t xml:space="preserve"> si eso significara leer sus palabras.</w:t>
      </w:r>
    </w:p>
    <w:p w14:paraId="3D4762CC" w14:textId="77777777" w:rsidR="00E855A5" w:rsidRPr="00623806" w:rsidRDefault="00C77997" w:rsidP="00E855A5">
      <w:pPr>
        <w:pStyle w:val="Scene"/>
        <w:spacing w:line="276" w:lineRule="auto"/>
        <w:jc w:val="both"/>
        <w:rPr>
          <w:rFonts w:ascii="Helvetica" w:hAnsi="Helvetica"/>
          <w:lang w:val="es-ES"/>
        </w:rPr>
      </w:pPr>
      <w:r w:rsidRPr="00C77997">
        <w:rPr>
          <w:rFonts w:ascii="Helvetica" w:hAnsi="Helvetica"/>
          <w:lang w:val="es-ES"/>
        </w:rPr>
        <w:t>Entablamos una conversación que fluyó como miel tibia. Risas. Pequeños silencios que no resultaban incómodos. Su voz se convirtió en música: grave y lírica, llena de matices.</w:t>
      </w:r>
    </w:p>
    <w:p w14:paraId="415BFAE8" w14:textId="77777777" w:rsidR="00E855A5" w:rsidRPr="00623806" w:rsidRDefault="00C77997" w:rsidP="00E855A5">
      <w:pPr>
        <w:pStyle w:val="Scene"/>
        <w:spacing w:line="276" w:lineRule="auto"/>
        <w:jc w:val="both"/>
        <w:rPr>
          <w:rFonts w:ascii="Helvetica" w:hAnsi="Helvetica"/>
          <w:lang w:val="es-ES"/>
        </w:rPr>
      </w:pPr>
      <w:r w:rsidRPr="00C77997">
        <w:rPr>
          <w:rFonts w:ascii="Helvetica" w:hAnsi="Helvetica"/>
          <w:lang w:val="es-ES"/>
        </w:rPr>
        <w:t>Entonces, lo dije.</w:t>
      </w:r>
    </w:p>
    <w:p w14:paraId="3487BFCE" w14:textId="77777777" w:rsidR="00E855A5" w:rsidRPr="00623806" w:rsidRDefault="00C77997" w:rsidP="00E855A5">
      <w:pPr>
        <w:pStyle w:val="Scene"/>
        <w:spacing w:line="276" w:lineRule="auto"/>
        <w:jc w:val="both"/>
        <w:rPr>
          <w:rFonts w:ascii="Helvetica" w:hAnsi="Helvetica"/>
          <w:lang w:val="es-ES"/>
        </w:rPr>
      </w:pPr>
      <w:r w:rsidRPr="00C77997">
        <w:rPr>
          <w:rFonts w:ascii="Helvetica" w:hAnsi="Helvetica"/>
          <w:lang w:val="es-ES"/>
        </w:rPr>
        <w:t>“Podríamos ir de excursión algún día”, ofrecí con naturalidad. "¿Alguna vez lo has probado?"</w:t>
      </w:r>
    </w:p>
    <w:p w14:paraId="4B9A1A5C" w14:textId="77777777" w:rsidR="00E855A5" w:rsidRPr="00623806" w:rsidRDefault="00C77997" w:rsidP="00E855A5">
      <w:pPr>
        <w:pStyle w:val="Scene"/>
        <w:spacing w:line="276" w:lineRule="auto"/>
        <w:jc w:val="both"/>
        <w:rPr>
          <w:rFonts w:ascii="Helvetica" w:hAnsi="Helvetica"/>
          <w:lang w:val="es-ES"/>
        </w:rPr>
      </w:pPr>
      <w:r w:rsidRPr="00C77997">
        <w:rPr>
          <w:rFonts w:ascii="Helvetica" w:hAnsi="Helvetica"/>
          <w:lang w:val="es-ES"/>
        </w:rPr>
        <w:t>Su sonrisa se desvaneció un poco y noté la tensión en sus ojos.</w:t>
      </w:r>
    </w:p>
    <w:p w14:paraId="10C82A5D" w14:textId="77777777" w:rsidR="00E855A5" w:rsidRPr="00623806" w:rsidRDefault="00C77997" w:rsidP="00E855A5">
      <w:pPr>
        <w:pStyle w:val="Scene"/>
        <w:spacing w:line="276" w:lineRule="auto"/>
        <w:jc w:val="both"/>
        <w:rPr>
          <w:rFonts w:ascii="Helvetica" w:hAnsi="Helvetica"/>
          <w:lang w:val="es-ES"/>
        </w:rPr>
      </w:pPr>
      <w:r w:rsidRPr="00C77997">
        <w:rPr>
          <w:rFonts w:ascii="Helvetica" w:hAnsi="Helvetica"/>
          <w:lang w:val="es-ES"/>
        </w:rPr>
        <w:t xml:space="preserve">"Yo... tengo un compañero, </w:t>
      </w:r>
      <w:proofErr w:type="spellStart"/>
      <w:r w:rsidRPr="00C77997">
        <w:rPr>
          <w:rFonts w:ascii="Helvetica" w:hAnsi="Helvetica"/>
          <w:lang w:val="es-ES"/>
        </w:rPr>
        <w:t>Zeff</w:t>
      </w:r>
      <w:proofErr w:type="spellEnd"/>
      <w:r w:rsidRPr="00C77997">
        <w:rPr>
          <w:rFonts w:ascii="Helvetica" w:hAnsi="Helvetica"/>
          <w:lang w:val="es-ES"/>
        </w:rPr>
        <w:t>."</w:t>
      </w:r>
    </w:p>
    <w:p w14:paraId="0C8CD2A6" w14:textId="77777777" w:rsidR="00E855A5" w:rsidRPr="00623806" w:rsidRDefault="00C77997" w:rsidP="00E855A5">
      <w:pPr>
        <w:pStyle w:val="Scene"/>
        <w:spacing w:line="276" w:lineRule="auto"/>
        <w:jc w:val="both"/>
        <w:rPr>
          <w:rFonts w:ascii="Helvetica" w:hAnsi="Helvetica"/>
          <w:lang w:val="es-ES"/>
        </w:rPr>
      </w:pPr>
      <w:r w:rsidRPr="00C77997">
        <w:rPr>
          <w:rFonts w:ascii="Helvetica" w:hAnsi="Helvetica"/>
          <w:lang w:val="es-ES"/>
        </w:rPr>
        <w:lastRenderedPageBreak/>
        <w:t>Asentí lentamente, interpretando sus palabras con cuidado. "¿Te impide hacer cosas que te gustan?"</w:t>
      </w:r>
      <w:r w:rsidRPr="00C77997">
        <w:rPr>
          <w:rFonts w:ascii="Helvetica" w:hAnsi="Helvetica"/>
          <w:lang w:val="es-ES"/>
        </w:rPr>
        <w:br/>
        <w:t>Ella negó con la cabeza. No. Es solo que… Eres un chico.</w:t>
      </w:r>
      <w:r w:rsidRPr="00C77997">
        <w:rPr>
          <w:rFonts w:ascii="Helvetica" w:hAnsi="Helvetica"/>
          <w:lang w:val="es-ES"/>
        </w:rPr>
        <w:br/>
        <w:t>Sostuve su mirada, el calor burbujeando a fuego lento. Sí, lo soy. Y también soy alguien a quien le gusta hablar contigo.</w:t>
      </w:r>
    </w:p>
    <w:p w14:paraId="3D1B47A9" w14:textId="77777777" w:rsidR="00E855A5" w:rsidRPr="00623806" w:rsidRDefault="00C77997" w:rsidP="00E855A5">
      <w:pPr>
        <w:pStyle w:val="Scene"/>
        <w:spacing w:line="276" w:lineRule="auto"/>
        <w:jc w:val="both"/>
        <w:rPr>
          <w:rFonts w:ascii="Helvetica" w:hAnsi="Helvetica"/>
          <w:lang w:val="es-ES"/>
        </w:rPr>
      </w:pPr>
      <w:r w:rsidRPr="00C77997">
        <w:rPr>
          <w:rFonts w:ascii="Helvetica" w:hAnsi="Helvetica"/>
          <w:lang w:val="es-ES"/>
        </w:rPr>
        <w:t>Eso es todo.</w:t>
      </w:r>
    </w:p>
    <w:p w14:paraId="0202F2A6" w14:textId="77777777" w:rsidR="00E855A5" w:rsidRPr="00623806" w:rsidRDefault="00C77997" w:rsidP="00E855A5">
      <w:pPr>
        <w:pStyle w:val="Scene"/>
        <w:spacing w:line="276" w:lineRule="auto"/>
        <w:jc w:val="both"/>
        <w:rPr>
          <w:rFonts w:ascii="Helvetica" w:hAnsi="Helvetica"/>
          <w:lang w:val="es-ES"/>
        </w:rPr>
      </w:pPr>
      <w:r w:rsidRPr="00C77997">
        <w:rPr>
          <w:rFonts w:ascii="Helvetica" w:hAnsi="Helvetica"/>
          <w:lang w:val="es-ES"/>
        </w:rPr>
        <w:t>Bajó la mirada a la mesa, ocultando una sonrisa. "Lo pensaré."</w:t>
      </w:r>
    </w:p>
    <w:p w14:paraId="4C9F2173" w14:textId="77777777" w:rsidR="00E855A5" w:rsidRPr="00623806" w:rsidRDefault="00C77997" w:rsidP="00E855A5">
      <w:pPr>
        <w:pStyle w:val="Scene"/>
        <w:spacing w:line="276" w:lineRule="auto"/>
        <w:jc w:val="both"/>
        <w:rPr>
          <w:rFonts w:ascii="Helvetica" w:hAnsi="Helvetica"/>
          <w:lang w:val="es-ES"/>
        </w:rPr>
      </w:pPr>
      <w:r w:rsidRPr="00C77997">
        <w:rPr>
          <w:rFonts w:ascii="Helvetica" w:hAnsi="Helvetica"/>
          <w:lang w:val="es-ES"/>
        </w:rPr>
        <w:t>No presioné. Simplemente la observé, grabando cada suave línea de su rostro en mi memoria.</w:t>
      </w:r>
    </w:p>
    <w:p w14:paraId="25F237C1" w14:textId="77777777" w:rsidR="00E855A5" w:rsidRPr="00623806" w:rsidRDefault="00C77997" w:rsidP="00E855A5">
      <w:pPr>
        <w:pStyle w:val="Scene"/>
        <w:spacing w:line="276" w:lineRule="auto"/>
        <w:jc w:val="both"/>
        <w:rPr>
          <w:rFonts w:ascii="Helvetica" w:hAnsi="Helvetica"/>
          <w:lang w:val="es-ES"/>
        </w:rPr>
      </w:pPr>
      <w:r w:rsidRPr="00C77997">
        <w:rPr>
          <w:rFonts w:ascii="Helvetica" w:hAnsi="Helvetica"/>
          <w:lang w:val="es-ES"/>
        </w:rPr>
        <w:t>Cogió el tenedor y tomó un bocado del pastel de chocolate; al instante, sus ojos se cerraron. Sus labios se entreabrieron ligeramente mientras emitía un gemido de satisfacción muy silencioso.</w:t>
      </w:r>
    </w:p>
    <w:p w14:paraId="424FA4A1" w14:textId="77777777" w:rsidR="00E855A5" w:rsidRPr="00623806" w:rsidRDefault="00E855A5" w:rsidP="00E855A5">
      <w:pPr>
        <w:pStyle w:val="Scene"/>
        <w:spacing w:line="276" w:lineRule="auto"/>
        <w:jc w:val="both"/>
        <w:rPr>
          <w:rFonts w:ascii="Helvetica" w:hAnsi="Helvetica"/>
          <w:lang w:val="es-ES"/>
        </w:rPr>
      </w:pPr>
      <w:r w:rsidRPr="00623806">
        <w:rPr>
          <w:rFonts w:ascii="Helvetica" w:hAnsi="Helvetica"/>
          <w:lang w:val="es-ES"/>
        </w:rPr>
        <w:t>Mierda</w:t>
      </w:r>
      <w:r w:rsidR="00C77997" w:rsidRPr="00C77997">
        <w:rPr>
          <w:rFonts w:ascii="Helvetica" w:hAnsi="Helvetica"/>
          <w:lang w:val="es-ES"/>
        </w:rPr>
        <w:t>.</w:t>
      </w:r>
    </w:p>
    <w:p w14:paraId="094FF4C7" w14:textId="77777777" w:rsidR="00E855A5" w:rsidRPr="00623806" w:rsidRDefault="00C77997" w:rsidP="00E855A5">
      <w:pPr>
        <w:pStyle w:val="Scene"/>
        <w:spacing w:line="276" w:lineRule="auto"/>
        <w:jc w:val="both"/>
        <w:rPr>
          <w:rFonts w:ascii="Helvetica" w:hAnsi="Helvetica"/>
          <w:lang w:val="es-ES"/>
        </w:rPr>
      </w:pPr>
      <w:r w:rsidRPr="00C77997">
        <w:rPr>
          <w:rFonts w:ascii="Helvetica" w:hAnsi="Helvetica"/>
          <w:lang w:val="es-ES"/>
        </w:rPr>
        <w:t>Parecía que estaba teniendo un puto orgasmo bucal.</w:t>
      </w:r>
    </w:p>
    <w:p w14:paraId="12A72710" w14:textId="77777777" w:rsidR="00E855A5" w:rsidRPr="00623806" w:rsidRDefault="00C77997" w:rsidP="00E855A5">
      <w:pPr>
        <w:pStyle w:val="Scene"/>
        <w:spacing w:line="276" w:lineRule="auto"/>
        <w:jc w:val="both"/>
        <w:rPr>
          <w:rFonts w:ascii="Helvetica" w:hAnsi="Helvetica"/>
          <w:lang w:val="es-ES"/>
        </w:rPr>
      </w:pPr>
      <w:r w:rsidRPr="00C77997">
        <w:rPr>
          <w:rFonts w:ascii="Helvetica" w:hAnsi="Helvetica"/>
          <w:lang w:val="es-ES"/>
        </w:rPr>
        <w:t>Ella masticaba lentamente, saboreándolo, y yo solo la miraba fijamente, completamente hipnotizado.</w:t>
      </w:r>
    </w:p>
    <w:p w14:paraId="0C062863" w14:textId="77777777" w:rsidR="00E855A5" w:rsidRPr="00623806" w:rsidRDefault="00C77997" w:rsidP="00E855A5">
      <w:pPr>
        <w:pStyle w:val="Scene"/>
        <w:spacing w:line="276" w:lineRule="auto"/>
        <w:jc w:val="both"/>
        <w:rPr>
          <w:rFonts w:ascii="Helvetica" w:hAnsi="Helvetica"/>
          <w:lang w:val="es-ES"/>
        </w:rPr>
      </w:pPr>
      <w:r w:rsidRPr="00C77997">
        <w:rPr>
          <w:rFonts w:ascii="Helvetica" w:hAnsi="Helvetica"/>
          <w:lang w:val="es-ES"/>
        </w:rPr>
        <w:t>"¿De verdad te gusta eso?" Pregunté, saliendo del trance y parpadeando.</w:t>
      </w:r>
    </w:p>
    <w:p w14:paraId="3002040A" w14:textId="77777777" w:rsidR="00E855A5" w:rsidRPr="00623806" w:rsidRDefault="00E855A5" w:rsidP="00E855A5">
      <w:pPr>
        <w:pStyle w:val="Scene"/>
        <w:spacing w:line="276" w:lineRule="auto"/>
        <w:jc w:val="both"/>
        <w:rPr>
          <w:rFonts w:ascii="Helvetica" w:hAnsi="Helvetica"/>
          <w:lang w:val="es-ES"/>
        </w:rPr>
      </w:pPr>
      <w:r w:rsidRPr="00623806">
        <w:rPr>
          <w:rFonts w:ascii="Helvetica" w:hAnsi="Helvetica"/>
          <w:lang w:val="es-ES"/>
        </w:rPr>
        <w:t>“</w:t>
      </w:r>
      <w:proofErr w:type="spellStart"/>
      <w:r w:rsidR="00C77997" w:rsidRPr="00C77997">
        <w:rPr>
          <w:rFonts w:ascii="Helvetica" w:hAnsi="Helvetica"/>
          <w:lang w:val="es-ES"/>
        </w:rPr>
        <w:t>Mmm</w:t>
      </w:r>
      <w:proofErr w:type="spellEnd"/>
      <w:r w:rsidRPr="00623806">
        <w:rPr>
          <w:rFonts w:ascii="Helvetica" w:hAnsi="Helvetica"/>
          <w:lang w:val="es-ES"/>
        </w:rPr>
        <w:t xml:space="preserve">,” </w:t>
      </w:r>
      <w:r w:rsidR="00C77997" w:rsidRPr="00C77997">
        <w:rPr>
          <w:rFonts w:ascii="Helvetica" w:hAnsi="Helvetica"/>
          <w:lang w:val="es-ES"/>
        </w:rPr>
        <w:t>murmuró, lamiendo un poco de glaseado de la comisura de los labios. "Esto es mejor que el sexo."</w:t>
      </w:r>
      <w:r w:rsidR="00C77997" w:rsidRPr="00C77997">
        <w:rPr>
          <w:rFonts w:ascii="Helvetica" w:hAnsi="Helvetica"/>
          <w:lang w:val="es-ES"/>
        </w:rPr>
        <w:br/>
        <w:t>Se me apretó la mandíbula. Incorrecto. Yo podría hacer algo mejor que ese pastel cualquier día.</w:t>
      </w:r>
    </w:p>
    <w:p w14:paraId="305B699D" w14:textId="77777777" w:rsidR="00E855A5" w:rsidRPr="00623806" w:rsidRDefault="00C77997" w:rsidP="00E855A5">
      <w:pPr>
        <w:pStyle w:val="Scene"/>
        <w:spacing w:line="276" w:lineRule="auto"/>
        <w:jc w:val="both"/>
        <w:rPr>
          <w:rFonts w:ascii="Helvetica" w:hAnsi="Helvetica"/>
          <w:lang w:val="es-ES"/>
        </w:rPr>
      </w:pPr>
      <w:r w:rsidRPr="00C77997">
        <w:rPr>
          <w:rFonts w:ascii="Helvetica" w:hAnsi="Helvetica"/>
          <w:lang w:val="es-ES"/>
        </w:rPr>
        <w:t>Agarré mi tenedor y le di un bocado.</w:t>
      </w:r>
    </w:p>
    <w:p w14:paraId="4E608034" w14:textId="77777777" w:rsidR="00E855A5" w:rsidRPr="00623806" w:rsidRDefault="00C77997" w:rsidP="00E855A5">
      <w:pPr>
        <w:pStyle w:val="Scene"/>
        <w:spacing w:line="276" w:lineRule="auto"/>
        <w:jc w:val="both"/>
        <w:rPr>
          <w:rFonts w:ascii="Helvetica" w:hAnsi="Helvetica"/>
          <w:lang w:val="es-ES"/>
        </w:rPr>
      </w:pPr>
      <w:r w:rsidRPr="00C77997">
        <w:rPr>
          <w:rFonts w:ascii="Helvetica" w:hAnsi="Helvetica"/>
          <w:lang w:val="es-ES"/>
        </w:rPr>
        <w:t>Demasiado dulce.</w:t>
      </w:r>
    </w:p>
    <w:p w14:paraId="5A86F9DC" w14:textId="77777777" w:rsidR="00E855A5" w:rsidRPr="00623806" w:rsidRDefault="00C77997" w:rsidP="00E855A5">
      <w:pPr>
        <w:pStyle w:val="Scene"/>
        <w:spacing w:line="276" w:lineRule="auto"/>
        <w:jc w:val="both"/>
        <w:rPr>
          <w:rFonts w:ascii="Helvetica" w:hAnsi="Helvetica"/>
          <w:lang w:val="es-ES"/>
        </w:rPr>
      </w:pPr>
      <w:r w:rsidRPr="00C77997">
        <w:rPr>
          <w:rFonts w:ascii="Helvetica" w:hAnsi="Helvetica"/>
          <w:lang w:val="es-ES"/>
        </w:rPr>
        <w:t xml:space="preserve">Parpadeé, haciendo una mueca leve. </w:t>
      </w:r>
      <w:r w:rsidR="00E855A5" w:rsidRPr="00623806">
        <w:rPr>
          <w:rFonts w:ascii="Helvetica" w:hAnsi="Helvetica"/>
          <w:lang w:val="es-ES"/>
        </w:rPr>
        <w:t>“</w:t>
      </w:r>
      <w:r w:rsidRPr="00C77997">
        <w:rPr>
          <w:rFonts w:ascii="Helvetica" w:hAnsi="Helvetica"/>
          <w:lang w:val="es-ES"/>
        </w:rPr>
        <w:t>¿Cómo puede gustarte tanto eso? Es como si un demonio de azúcar te diera un puñetazo en la lengua.</w:t>
      </w:r>
      <w:r w:rsidR="00E855A5" w:rsidRPr="00623806">
        <w:rPr>
          <w:rFonts w:ascii="Helvetica" w:hAnsi="Helvetica"/>
          <w:lang w:val="es-ES"/>
        </w:rPr>
        <w:t>”</w:t>
      </w:r>
    </w:p>
    <w:p w14:paraId="1B25B57C" w14:textId="77777777" w:rsidR="005F32A7" w:rsidRPr="00623806" w:rsidRDefault="00C77997" w:rsidP="00E855A5">
      <w:pPr>
        <w:pStyle w:val="Scene"/>
        <w:spacing w:line="276" w:lineRule="auto"/>
        <w:jc w:val="both"/>
        <w:rPr>
          <w:rFonts w:ascii="Helvetica" w:hAnsi="Helvetica"/>
          <w:lang w:val="es-ES"/>
        </w:rPr>
      </w:pPr>
      <w:r w:rsidRPr="00C77997">
        <w:rPr>
          <w:rFonts w:ascii="Helvetica" w:hAnsi="Helvetica"/>
          <w:lang w:val="es-ES"/>
        </w:rPr>
        <w:t xml:space="preserve">Ella </w:t>
      </w:r>
      <w:proofErr w:type="spellStart"/>
      <w:r w:rsidRPr="00C77997">
        <w:rPr>
          <w:rFonts w:ascii="Helvetica" w:hAnsi="Helvetica"/>
          <w:lang w:val="es-ES"/>
        </w:rPr>
        <w:t>rió</w:t>
      </w:r>
      <w:proofErr w:type="spellEnd"/>
      <w:r w:rsidRPr="00C77997">
        <w:rPr>
          <w:rFonts w:ascii="Helvetica" w:hAnsi="Helvetica"/>
          <w:lang w:val="es-ES"/>
        </w:rPr>
        <w:t>, con una risa plena y cálida. “Porque es decadente, opulento y sin complejos. Como todas las cosas buenas.</w:t>
      </w:r>
      <w:r w:rsidR="005F32A7" w:rsidRPr="00623806">
        <w:rPr>
          <w:rFonts w:ascii="Helvetica" w:hAnsi="Helvetica"/>
          <w:lang w:val="es-ES"/>
        </w:rPr>
        <w:t>”</w:t>
      </w:r>
    </w:p>
    <w:p w14:paraId="785E41E0" w14:textId="77777777" w:rsidR="005F32A7" w:rsidRPr="00623806" w:rsidRDefault="00C77997" w:rsidP="00E855A5">
      <w:pPr>
        <w:pStyle w:val="Scene"/>
        <w:spacing w:line="276" w:lineRule="auto"/>
        <w:jc w:val="both"/>
        <w:rPr>
          <w:rFonts w:ascii="Helvetica" w:hAnsi="Helvetica"/>
          <w:lang w:val="es-ES"/>
        </w:rPr>
      </w:pPr>
      <w:r w:rsidRPr="00C77997">
        <w:rPr>
          <w:rFonts w:ascii="Helvetica" w:hAnsi="Helvetica"/>
          <w:lang w:val="es-ES"/>
        </w:rPr>
        <w:lastRenderedPageBreak/>
        <w:t>Sonreí con suficiencia, observándola lamer el tenedor de nuevo, y me recosté en mi asiento, dejando que mi mirada recorriera su garganta mientras tragaba.</w:t>
      </w:r>
    </w:p>
    <w:p w14:paraId="5B133DD4" w14:textId="46BD14F9" w:rsidR="005F32A7" w:rsidRPr="00623806" w:rsidRDefault="00C77997" w:rsidP="00E855A5">
      <w:pPr>
        <w:pStyle w:val="Scene"/>
        <w:spacing w:line="276" w:lineRule="auto"/>
        <w:jc w:val="both"/>
        <w:rPr>
          <w:rFonts w:ascii="Helvetica" w:hAnsi="Helvetica"/>
          <w:lang w:val="es-ES"/>
        </w:rPr>
      </w:pPr>
      <w:r w:rsidRPr="00C77997">
        <w:rPr>
          <w:rFonts w:ascii="Helvetica" w:hAnsi="Helvetica"/>
          <w:lang w:val="es-ES"/>
        </w:rPr>
        <w:t xml:space="preserve">Deberíamos </w:t>
      </w:r>
      <w:r w:rsidR="005F32A7" w:rsidRPr="00623806">
        <w:rPr>
          <w:rFonts w:ascii="Helvetica" w:hAnsi="Helvetica"/>
          <w:lang w:val="es-ES"/>
        </w:rPr>
        <w:t>regresar</w:t>
      </w:r>
      <w:r w:rsidRPr="00C77997">
        <w:rPr>
          <w:rFonts w:ascii="Helvetica" w:hAnsi="Helvetica"/>
          <w:lang w:val="es-ES"/>
        </w:rPr>
        <w:t>, me dije a mí mismo.</w:t>
      </w:r>
    </w:p>
    <w:p w14:paraId="6D545D63" w14:textId="0B073D1A" w:rsidR="00C77997" w:rsidRPr="00C77997" w:rsidRDefault="00C77997" w:rsidP="00E855A5">
      <w:pPr>
        <w:pStyle w:val="Scene"/>
        <w:spacing w:line="276" w:lineRule="auto"/>
        <w:jc w:val="both"/>
        <w:rPr>
          <w:rFonts w:ascii="Helvetica" w:hAnsi="Helvetica"/>
          <w:lang w:val="es-ES"/>
        </w:rPr>
      </w:pPr>
      <w:r w:rsidRPr="00C77997">
        <w:rPr>
          <w:rFonts w:ascii="Helvetica" w:hAnsi="Helvetica"/>
          <w:lang w:val="es-ES"/>
        </w:rPr>
        <w:t xml:space="preserve">Pero, </w:t>
      </w:r>
      <w:r w:rsidR="005F32A7" w:rsidRPr="00623806">
        <w:rPr>
          <w:rFonts w:ascii="Helvetica" w:hAnsi="Helvetica"/>
          <w:lang w:val="es-ES"/>
        </w:rPr>
        <w:t>Diosita</w:t>
      </w:r>
      <w:r w:rsidRPr="00C77997">
        <w:rPr>
          <w:rFonts w:ascii="Helvetica" w:hAnsi="Helvetica"/>
          <w:lang w:val="es-ES"/>
        </w:rPr>
        <w:t>, quería quedarme en esa silla y verla lamer el glaseado de la plata hasta perder la cabeza.</w:t>
      </w:r>
    </w:p>
    <w:p w14:paraId="063EB4C9" w14:textId="77777777" w:rsidR="00C77997" w:rsidRPr="00623806" w:rsidRDefault="00C77997" w:rsidP="00AA479E">
      <w:pPr>
        <w:pStyle w:val="Scene"/>
        <w:spacing w:line="276" w:lineRule="auto"/>
        <w:jc w:val="both"/>
        <w:rPr>
          <w:rFonts w:ascii="Helvetica" w:hAnsi="Helvetica"/>
          <w:lang w:val="es-ES"/>
        </w:rPr>
      </w:pPr>
    </w:p>
    <w:p w14:paraId="51C025E8" w14:textId="77777777" w:rsidR="00C77997" w:rsidRPr="00623806" w:rsidRDefault="00C77997" w:rsidP="00AA479E">
      <w:pPr>
        <w:pStyle w:val="Scene"/>
        <w:spacing w:line="276" w:lineRule="auto"/>
        <w:jc w:val="both"/>
        <w:rPr>
          <w:rFonts w:ascii="Helvetica" w:hAnsi="Helvetica"/>
          <w:lang w:val="es-ES"/>
        </w:rPr>
      </w:pPr>
    </w:p>
    <w:p w14:paraId="31425DFB" w14:textId="77777777" w:rsidR="00C77997" w:rsidRPr="00623806" w:rsidRDefault="00C77997" w:rsidP="00AA479E">
      <w:pPr>
        <w:pStyle w:val="Scene"/>
        <w:spacing w:line="276" w:lineRule="auto"/>
        <w:jc w:val="both"/>
        <w:rPr>
          <w:rFonts w:ascii="Helvetica" w:hAnsi="Helvetica"/>
          <w:lang w:val="es-ES"/>
        </w:rPr>
      </w:pPr>
    </w:p>
    <w:p w14:paraId="38A765A2" w14:textId="77777777" w:rsidR="00514812" w:rsidRPr="00623806" w:rsidRDefault="00514812" w:rsidP="005F32A7">
      <w:pPr>
        <w:pStyle w:val="Scene"/>
        <w:spacing w:line="276" w:lineRule="auto"/>
        <w:ind w:firstLine="0"/>
        <w:jc w:val="both"/>
        <w:rPr>
          <w:rFonts w:ascii="Helvetica" w:hAnsi="Helvetica"/>
          <w:lang w:val="es-ES"/>
        </w:rPr>
      </w:pPr>
    </w:p>
    <w:p w14:paraId="14579780" w14:textId="2C521714" w:rsidR="00721441" w:rsidRPr="00623806" w:rsidRDefault="00721441" w:rsidP="00514812">
      <w:pPr>
        <w:pStyle w:val="SceneBreak"/>
        <w:spacing w:line="276" w:lineRule="auto"/>
        <w:rPr>
          <w:rFonts w:ascii="Helvetica" w:hAnsi="Helvetica"/>
          <w:lang w:val="es-ES"/>
        </w:rPr>
      </w:pPr>
      <w:r w:rsidRPr="00623806">
        <w:rPr>
          <w:rFonts w:ascii="Helvetica" w:hAnsi="Helvetica"/>
          <w:lang w:val="es-ES"/>
        </w:rPr>
        <w:t>****</w:t>
      </w:r>
    </w:p>
    <w:p w14:paraId="5904F22A" w14:textId="77777777" w:rsidR="00514812" w:rsidRPr="00623806" w:rsidRDefault="00514812" w:rsidP="00514812">
      <w:pPr>
        <w:pStyle w:val="Scene"/>
        <w:rPr>
          <w:lang w:val="es-ES"/>
        </w:rPr>
      </w:pPr>
    </w:p>
    <w:p w14:paraId="015B6978" w14:textId="77777777" w:rsidR="00B86817" w:rsidRPr="00623806" w:rsidRDefault="00B86817" w:rsidP="00B86817">
      <w:pPr>
        <w:pStyle w:val="Scene"/>
        <w:spacing w:line="276" w:lineRule="auto"/>
        <w:jc w:val="lowKashida"/>
        <w:rPr>
          <w:rFonts w:ascii="Helvetica" w:hAnsi="Helvetica"/>
          <w:lang w:val="es-ES"/>
        </w:rPr>
      </w:pPr>
      <w:r w:rsidRPr="00B86817">
        <w:rPr>
          <w:rFonts w:ascii="Helvetica" w:hAnsi="Helvetica"/>
          <w:lang w:val="es-ES"/>
        </w:rPr>
        <w:t>Había pasado una semana desde que convencí a Liliam de tomarse ese descanso para almorzar.</w:t>
      </w:r>
      <w:r w:rsidRPr="00B86817">
        <w:rPr>
          <w:rFonts w:ascii="Helvetica" w:hAnsi="Helvetica"/>
          <w:lang w:val="es-ES"/>
        </w:rPr>
        <w:br/>
        <w:t>Desde entonces, algo había cambiado; un cambio silencioso pero inconfundible. Ahora trabajábamos con más facilidad. Intercambiamos miradas sutiles. Intercambiamos sonrisas durante un momento más de lo necesario. Se había creado un ritmo entre nosotros, fácil y tácito.</w:t>
      </w:r>
    </w:p>
    <w:p w14:paraId="6CF44EE6" w14:textId="77777777" w:rsidR="00B86817" w:rsidRPr="00623806" w:rsidRDefault="00B86817" w:rsidP="00B86817">
      <w:pPr>
        <w:pStyle w:val="Scene"/>
        <w:spacing w:line="276" w:lineRule="auto"/>
        <w:jc w:val="lowKashida"/>
        <w:rPr>
          <w:rFonts w:ascii="Helvetica" w:hAnsi="Helvetica"/>
          <w:lang w:val="es-ES"/>
        </w:rPr>
      </w:pPr>
      <w:r w:rsidRPr="00B86817">
        <w:rPr>
          <w:rFonts w:ascii="Helvetica" w:hAnsi="Helvetica"/>
          <w:lang w:val="es-ES"/>
        </w:rPr>
        <w:t>Pero la comodidad, en una oficina como esta, tenía un precio.</w:t>
      </w:r>
      <w:r w:rsidRPr="00623806">
        <w:rPr>
          <w:rFonts w:ascii="Helvetica" w:hAnsi="Helvetica"/>
          <w:lang w:val="es-ES"/>
        </w:rPr>
        <w:t xml:space="preserve"> </w:t>
      </w:r>
      <w:r w:rsidRPr="00B86817">
        <w:rPr>
          <w:rFonts w:ascii="Helvetica" w:hAnsi="Helvetica"/>
          <w:lang w:val="es-ES"/>
        </w:rPr>
        <w:t>En el momento en que entré esa mañana, lo sentí. El aire zumbaba con susurros apagados y sonrisas contenidas. No era la charla habitual de oficina; era veneno disfrazado de curiosidad. Los pasillos iluminados con luces fluorescentes vibraban con una corriente de envidia mezquina.</w:t>
      </w:r>
      <w:r w:rsidRPr="00B86817">
        <w:rPr>
          <w:rFonts w:ascii="Helvetica" w:hAnsi="Helvetica"/>
          <w:lang w:val="es-ES"/>
        </w:rPr>
        <w:br/>
        <w:t>No necesité una audición mejorada para oírlo. Las palabras flotaban en el aire como humo: penetrantes, tóxicas.</w:t>
      </w:r>
    </w:p>
    <w:p w14:paraId="0308D1B5" w14:textId="77777777" w:rsidR="00B86817" w:rsidRPr="00623806" w:rsidRDefault="00B86817" w:rsidP="00B86817">
      <w:pPr>
        <w:pStyle w:val="Scene"/>
        <w:spacing w:line="276" w:lineRule="auto"/>
        <w:jc w:val="lowKashida"/>
        <w:rPr>
          <w:rFonts w:ascii="Helvetica" w:hAnsi="Helvetica"/>
          <w:lang w:val="es-ES"/>
        </w:rPr>
      </w:pPr>
      <w:r w:rsidRPr="00B86817">
        <w:rPr>
          <w:rFonts w:ascii="Helvetica" w:hAnsi="Helvetica"/>
          <w:lang w:val="es-ES"/>
        </w:rPr>
        <w:t>"¿Viste lo cerca que estuvieron ayer?"</w:t>
      </w:r>
    </w:p>
    <w:p w14:paraId="683ABDFE" w14:textId="77777777" w:rsidR="00B86817" w:rsidRPr="00623806" w:rsidRDefault="00B86817" w:rsidP="00B86817">
      <w:pPr>
        <w:pStyle w:val="Scene"/>
        <w:spacing w:line="276" w:lineRule="auto"/>
        <w:jc w:val="lowKashida"/>
        <w:rPr>
          <w:rFonts w:ascii="Helvetica" w:hAnsi="Helvetica"/>
          <w:lang w:val="es-ES"/>
        </w:rPr>
      </w:pPr>
      <w:r w:rsidRPr="00B86817">
        <w:rPr>
          <w:rFonts w:ascii="Helvetica" w:hAnsi="Helvetica"/>
          <w:lang w:val="es-ES"/>
        </w:rPr>
        <w:t>"Prácticamente se derritió cuando él le tocó la mano."</w:t>
      </w:r>
    </w:p>
    <w:p w14:paraId="052995AA" w14:textId="77777777" w:rsidR="00B86817" w:rsidRPr="00623806" w:rsidRDefault="00B86817" w:rsidP="00B86817">
      <w:pPr>
        <w:pStyle w:val="Scene"/>
        <w:spacing w:line="276" w:lineRule="auto"/>
        <w:jc w:val="lowKashida"/>
        <w:rPr>
          <w:rFonts w:ascii="Helvetica" w:hAnsi="Helvetica"/>
          <w:lang w:val="es-ES"/>
        </w:rPr>
      </w:pPr>
      <w:r w:rsidRPr="00623806">
        <w:rPr>
          <w:rFonts w:ascii="Helvetica" w:hAnsi="Helvetica"/>
          <w:lang w:val="es-ES"/>
        </w:rPr>
        <w:t>“</w:t>
      </w:r>
      <w:r w:rsidRPr="00B86817">
        <w:rPr>
          <w:rFonts w:ascii="Helvetica" w:hAnsi="Helvetica"/>
          <w:lang w:val="es-ES"/>
        </w:rPr>
        <w:t xml:space="preserve">¿Tiene novio, </w:t>
      </w:r>
      <w:proofErr w:type="gramStart"/>
      <w:r w:rsidRPr="00B86817">
        <w:rPr>
          <w:rFonts w:ascii="Helvetica" w:hAnsi="Helvetica"/>
          <w:lang w:val="es-ES"/>
        </w:rPr>
        <w:t>verdad?</w:t>
      </w:r>
      <w:proofErr w:type="gramEnd"/>
      <w:r w:rsidRPr="00B86817">
        <w:rPr>
          <w:rFonts w:ascii="Helvetica" w:hAnsi="Helvetica"/>
          <w:lang w:val="es-ES"/>
        </w:rPr>
        <w:t xml:space="preserve"> ¿Owen?</w:t>
      </w:r>
      <w:r w:rsidRPr="00623806">
        <w:rPr>
          <w:rFonts w:ascii="Helvetica" w:hAnsi="Helvetica"/>
          <w:lang w:val="es-ES"/>
        </w:rPr>
        <w:t>”</w:t>
      </w:r>
    </w:p>
    <w:p w14:paraId="37BBCE89" w14:textId="77777777" w:rsidR="00B86817" w:rsidRPr="00623806" w:rsidRDefault="00B86817" w:rsidP="00B86817">
      <w:pPr>
        <w:pStyle w:val="Scene"/>
        <w:spacing w:line="276" w:lineRule="auto"/>
        <w:jc w:val="lowKashida"/>
        <w:rPr>
          <w:rFonts w:ascii="Helvetica" w:hAnsi="Helvetica"/>
          <w:lang w:val="es-ES"/>
        </w:rPr>
      </w:pPr>
      <w:r w:rsidRPr="00B86817">
        <w:rPr>
          <w:rFonts w:ascii="Helvetica" w:hAnsi="Helvetica"/>
          <w:lang w:val="es-ES"/>
        </w:rPr>
        <w:t>Owen. El nombre resonó con fuerza, destacando entre el ruido. Mi mandíbula se contrajo involuntariamente.</w:t>
      </w:r>
      <w:r w:rsidRPr="00B86817">
        <w:rPr>
          <w:rFonts w:ascii="Helvetica" w:hAnsi="Helvetica"/>
          <w:lang w:val="es-ES"/>
        </w:rPr>
        <w:br/>
      </w:r>
      <w:r w:rsidRPr="00B86817">
        <w:rPr>
          <w:rFonts w:ascii="Helvetica" w:hAnsi="Helvetica"/>
          <w:lang w:val="es-ES"/>
        </w:rPr>
        <w:lastRenderedPageBreak/>
        <w:t>Miré a Liliam. Estaba en su escritorio, con el rostro iluminado por la pantalla, y una postura perfecta, digna de un manual. Demasiado perfecto. Su espalda estaba demasiado recta, sus hombros demasiado quietos. Intentaba desaparecer en la tarea que tenía delante, pero yo sabía que no era así. Ella sintió cada palabra.</w:t>
      </w:r>
    </w:p>
    <w:p w14:paraId="79205D39" w14:textId="77777777" w:rsidR="00B86817" w:rsidRPr="00623806" w:rsidRDefault="00B86817" w:rsidP="00B86817">
      <w:pPr>
        <w:pStyle w:val="Scene"/>
        <w:spacing w:line="276" w:lineRule="auto"/>
        <w:jc w:val="lowKashida"/>
        <w:rPr>
          <w:rFonts w:ascii="Helvetica" w:hAnsi="Helvetica"/>
          <w:lang w:val="es-ES"/>
        </w:rPr>
      </w:pPr>
      <w:r w:rsidRPr="00B86817">
        <w:rPr>
          <w:rFonts w:ascii="Helvetica" w:hAnsi="Helvetica"/>
          <w:lang w:val="es-ES"/>
        </w:rPr>
        <w:t>Y no se detuvieron ahí.</w:t>
      </w:r>
    </w:p>
    <w:p w14:paraId="4CFE1309" w14:textId="69944B79" w:rsidR="00B86817" w:rsidRPr="00623806" w:rsidRDefault="00B86817" w:rsidP="00B86817">
      <w:pPr>
        <w:pStyle w:val="Scene"/>
        <w:spacing w:line="276" w:lineRule="auto"/>
        <w:jc w:val="lowKashida"/>
        <w:rPr>
          <w:rFonts w:ascii="Helvetica" w:hAnsi="Helvetica"/>
          <w:lang w:val="es-ES"/>
        </w:rPr>
      </w:pPr>
      <w:r w:rsidRPr="00B86817">
        <w:rPr>
          <w:rFonts w:ascii="Helvetica" w:hAnsi="Helvetica"/>
          <w:lang w:val="es-ES"/>
        </w:rPr>
        <w:t>"Tiene mucho descaro, haciéndose la inocente."</w:t>
      </w:r>
      <w:r w:rsidRPr="00B86817">
        <w:rPr>
          <w:rFonts w:ascii="Helvetica" w:hAnsi="Helvetica"/>
          <w:lang w:val="es-ES"/>
        </w:rPr>
        <w:br/>
        <w:t>"Por favor, si tuviera un cuerpo así a mi lado, ya estaría enroscada a su escritorio."</w:t>
      </w:r>
    </w:p>
    <w:p w14:paraId="00B4C88B" w14:textId="77777777" w:rsidR="00B86817" w:rsidRPr="00623806" w:rsidRDefault="00B86817" w:rsidP="00B86817">
      <w:pPr>
        <w:pStyle w:val="Scene"/>
        <w:spacing w:line="276" w:lineRule="auto"/>
        <w:jc w:val="lowKashida"/>
        <w:rPr>
          <w:rFonts w:ascii="Helvetica" w:hAnsi="Helvetica"/>
          <w:lang w:val="es-ES"/>
        </w:rPr>
      </w:pPr>
      <w:r w:rsidRPr="00623806">
        <w:rPr>
          <w:rFonts w:ascii="Helvetica" w:hAnsi="Helvetica"/>
          <w:lang w:val="es-ES"/>
        </w:rPr>
        <w:t>“</w:t>
      </w:r>
      <w:r w:rsidRPr="00B86817">
        <w:rPr>
          <w:rFonts w:ascii="Helvetica" w:hAnsi="Helvetica"/>
          <w:lang w:val="es-ES"/>
        </w:rPr>
        <w:t>¡Anda ya! Si yo fuera ella, no necesitaría que me convencieran. ¿Has visto sus brazos?</w:t>
      </w:r>
      <w:r w:rsidRPr="00623806">
        <w:rPr>
          <w:rFonts w:ascii="Helvetica" w:hAnsi="Helvetica"/>
          <w:lang w:val="es-ES"/>
        </w:rPr>
        <w:t>”</w:t>
      </w:r>
    </w:p>
    <w:p w14:paraId="6EFE666F" w14:textId="78F94D99" w:rsidR="00B86817" w:rsidRPr="00623806" w:rsidRDefault="00B86817" w:rsidP="00B86817">
      <w:pPr>
        <w:pStyle w:val="Scene"/>
        <w:spacing w:line="276" w:lineRule="auto"/>
        <w:jc w:val="lowKashida"/>
        <w:rPr>
          <w:rFonts w:ascii="Helvetica" w:hAnsi="Helvetica"/>
          <w:lang w:val="es-ES"/>
        </w:rPr>
      </w:pPr>
      <w:r w:rsidRPr="00B86817">
        <w:rPr>
          <w:rFonts w:ascii="Helvetica" w:hAnsi="Helvetica"/>
          <w:lang w:val="es-ES"/>
        </w:rPr>
        <w:t>Las risas que siguieron no fueron alegres. Fue cruel. Malicioso. Como si quisieran que ella lo oyera. Como si quisieran que ella se derrumbara.</w:t>
      </w:r>
    </w:p>
    <w:p w14:paraId="21A0CC48" w14:textId="5DAD964F" w:rsidR="00B86817" w:rsidRPr="00623806" w:rsidRDefault="00B86817" w:rsidP="00B86817">
      <w:pPr>
        <w:pStyle w:val="Scene"/>
        <w:spacing w:line="276" w:lineRule="auto"/>
        <w:jc w:val="lowKashida"/>
        <w:rPr>
          <w:rFonts w:ascii="Helvetica" w:hAnsi="Helvetica"/>
          <w:lang w:val="es-ES"/>
        </w:rPr>
      </w:pPr>
      <w:r w:rsidRPr="00B86817">
        <w:rPr>
          <w:rFonts w:ascii="Helvetica" w:hAnsi="Helvetica"/>
          <w:lang w:val="es-ES"/>
        </w:rPr>
        <w:t>Vi cómo una carpeta golpeaba su escritorio con fuerza.</w:t>
      </w:r>
      <w:r w:rsidRPr="00B86817">
        <w:rPr>
          <w:rFonts w:ascii="Helvetica" w:hAnsi="Helvetica"/>
          <w:lang w:val="es-ES"/>
        </w:rPr>
        <w:br/>
        <w:t>“Liliam, por favor, encárgate de esto.” "Es urgente", dijo una de ellas con dulzura, aunque sus ojos eran de hielo.</w:t>
      </w:r>
      <w:r w:rsidRPr="00B86817">
        <w:rPr>
          <w:rFonts w:ascii="Helvetica" w:hAnsi="Helvetica"/>
          <w:lang w:val="es-ES"/>
        </w:rPr>
        <w:br/>
        <w:t xml:space="preserve">Antes de que Liliam pudiera responder, otro dejó caer una segunda pila de archivos junto a la primera. </w:t>
      </w:r>
      <w:r w:rsidRPr="00623806">
        <w:rPr>
          <w:rFonts w:ascii="Helvetica" w:hAnsi="Helvetica"/>
          <w:lang w:val="es-ES"/>
        </w:rPr>
        <w:t>“</w:t>
      </w:r>
      <w:r w:rsidRPr="00B86817">
        <w:rPr>
          <w:rFonts w:ascii="Helvetica" w:hAnsi="Helvetica"/>
          <w:lang w:val="es-ES"/>
        </w:rPr>
        <w:t>Y esto. Como ya estás capacitando al nuevo becario, pensé que tendrías tiempo.</w:t>
      </w:r>
      <w:r w:rsidRPr="00623806">
        <w:rPr>
          <w:rFonts w:ascii="Helvetica" w:hAnsi="Helvetica"/>
          <w:lang w:val="es-ES"/>
        </w:rPr>
        <w:t>”</w:t>
      </w:r>
    </w:p>
    <w:p w14:paraId="741B8A5F" w14:textId="77777777" w:rsidR="00B86817" w:rsidRPr="00623806" w:rsidRDefault="00B86817" w:rsidP="00B86817">
      <w:pPr>
        <w:pStyle w:val="Scene"/>
        <w:spacing w:line="276" w:lineRule="auto"/>
        <w:jc w:val="lowKashida"/>
        <w:rPr>
          <w:rFonts w:ascii="Helvetica" w:hAnsi="Helvetica"/>
          <w:lang w:val="es-ES"/>
        </w:rPr>
      </w:pPr>
      <w:r w:rsidRPr="00B86817">
        <w:rPr>
          <w:rFonts w:ascii="Helvetica" w:hAnsi="Helvetica"/>
          <w:lang w:val="es-ES"/>
        </w:rPr>
        <w:t xml:space="preserve">Apreté los puños. Mi lobo, </w:t>
      </w:r>
      <w:proofErr w:type="spellStart"/>
      <w:r w:rsidRPr="00B86817">
        <w:rPr>
          <w:rFonts w:ascii="Helvetica" w:hAnsi="Helvetica"/>
          <w:lang w:val="es-ES"/>
        </w:rPr>
        <w:t>Gaius</w:t>
      </w:r>
      <w:proofErr w:type="spellEnd"/>
      <w:r w:rsidRPr="00B86817">
        <w:rPr>
          <w:rFonts w:ascii="Helvetica" w:hAnsi="Helvetica"/>
          <w:lang w:val="es-ES"/>
        </w:rPr>
        <w:t>, gruñó quedamente dentro de mí.</w:t>
      </w:r>
    </w:p>
    <w:p w14:paraId="4058A94B" w14:textId="77777777" w:rsidR="00B86817" w:rsidRPr="00623806" w:rsidRDefault="00B86817" w:rsidP="00B86817">
      <w:pPr>
        <w:pStyle w:val="Scene"/>
        <w:spacing w:line="276" w:lineRule="auto"/>
        <w:jc w:val="lowKashida"/>
        <w:rPr>
          <w:rFonts w:ascii="Helvetica" w:hAnsi="Helvetica"/>
          <w:lang w:val="es-ES"/>
        </w:rPr>
      </w:pPr>
      <w:r w:rsidRPr="00B86817">
        <w:rPr>
          <w:rFonts w:ascii="Helvetica" w:hAnsi="Helvetica"/>
          <w:lang w:val="es-ES"/>
        </w:rPr>
        <w:t>La están castigando… por estar cerca de nosotros.</w:t>
      </w:r>
      <w:r w:rsidRPr="00B86817">
        <w:rPr>
          <w:rFonts w:ascii="Helvetica" w:hAnsi="Helvetica"/>
          <w:lang w:val="es-ES"/>
        </w:rPr>
        <w:br/>
        <w:t>Tomó los papeles sin queja. Se le tensó la mandíbula, pero no dijo nada. Simplemente los añadí a la pila cada vez mayor y seguí escribiendo.</w:t>
      </w:r>
    </w:p>
    <w:p w14:paraId="7F76FD6A" w14:textId="77777777" w:rsidR="00B86817" w:rsidRPr="00623806" w:rsidRDefault="00B86817" w:rsidP="00B86817">
      <w:pPr>
        <w:pStyle w:val="Scene"/>
        <w:spacing w:line="276" w:lineRule="auto"/>
        <w:jc w:val="lowKashida"/>
        <w:rPr>
          <w:rFonts w:ascii="Helvetica" w:hAnsi="Helvetica"/>
          <w:lang w:val="es-ES"/>
        </w:rPr>
      </w:pPr>
      <w:r w:rsidRPr="00B86817">
        <w:rPr>
          <w:rFonts w:ascii="Helvetica" w:hAnsi="Helvetica"/>
          <w:lang w:val="es-ES"/>
        </w:rPr>
        <w:t xml:space="preserve">Pero lo vi: su mano tembló por un </w:t>
      </w:r>
      <w:proofErr w:type="gramStart"/>
      <w:r w:rsidRPr="00B86817">
        <w:rPr>
          <w:rFonts w:ascii="Helvetica" w:hAnsi="Helvetica"/>
          <w:lang w:val="es-ES"/>
        </w:rPr>
        <w:t>segundo antes</w:t>
      </w:r>
      <w:proofErr w:type="gramEnd"/>
      <w:r w:rsidRPr="00B86817">
        <w:rPr>
          <w:rFonts w:ascii="Helvetica" w:hAnsi="Helvetica"/>
          <w:lang w:val="es-ES"/>
        </w:rPr>
        <w:t xml:space="preserve"> de que se recompusiera.</w:t>
      </w:r>
    </w:p>
    <w:p w14:paraId="5FA57713" w14:textId="03D2E211" w:rsidR="00B86817" w:rsidRPr="00623806" w:rsidRDefault="00B86817" w:rsidP="00B86817">
      <w:pPr>
        <w:pStyle w:val="Scene"/>
        <w:spacing w:line="276" w:lineRule="auto"/>
        <w:jc w:val="lowKashida"/>
        <w:rPr>
          <w:rFonts w:ascii="Helvetica" w:hAnsi="Helvetica"/>
          <w:lang w:val="es-ES"/>
        </w:rPr>
      </w:pPr>
      <w:r w:rsidRPr="00B86817">
        <w:rPr>
          <w:rFonts w:ascii="Helvetica" w:hAnsi="Helvetica"/>
          <w:lang w:val="es-ES"/>
        </w:rPr>
        <w:lastRenderedPageBreak/>
        <w:t xml:space="preserve">¿Cuál es la parte más difícil? Nadie ayudó. Observaron. Algunos mostraron diversión, mientras que </w:t>
      </w:r>
      <w:proofErr w:type="gramStart"/>
      <w:r w:rsidRPr="00B86817">
        <w:rPr>
          <w:rFonts w:ascii="Helvetica" w:hAnsi="Helvetica"/>
          <w:lang w:val="es-ES"/>
        </w:rPr>
        <w:t>otros indiferencia</w:t>
      </w:r>
      <w:proofErr w:type="gramEnd"/>
      <w:r w:rsidRPr="00B86817">
        <w:rPr>
          <w:rFonts w:ascii="Helvetica" w:hAnsi="Helvetica"/>
          <w:lang w:val="es-ES"/>
        </w:rPr>
        <w:t>. Nadie detuvo</w:t>
      </w:r>
      <w:r w:rsidRPr="00623806">
        <w:rPr>
          <w:rFonts w:ascii="Helvetica" w:hAnsi="Helvetica"/>
          <w:lang w:val="es-ES"/>
        </w:rPr>
        <w:t xml:space="preserve"> la situación</w:t>
      </w:r>
      <w:r w:rsidRPr="00B86817">
        <w:rPr>
          <w:rFonts w:ascii="Helvetica" w:hAnsi="Helvetica"/>
          <w:lang w:val="es-ES"/>
        </w:rPr>
        <w:t>.</w:t>
      </w:r>
    </w:p>
    <w:p w14:paraId="4A3A0FC5" w14:textId="77777777" w:rsidR="00B86817" w:rsidRPr="00623806" w:rsidRDefault="00B86817" w:rsidP="00B86817">
      <w:pPr>
        <w:pStyle w:val="Scene"/>
        <w:spacing w:line="276" w:lineRule="auto"/>
        <w:jc w:val="lowKashida"/>
        <w:rPr>
          <w:rFonts w:ascii="Helvetica" w:hAnsi="Helvetica"/>
          <w:lang w:val="es-ES"/>
        </w:rPr>
      </w:pPr>
      <w:r w:rsidRPr="00B86817">
        <w:rPr>
          <w:rFonts w:ascii="Helvetica" w:hAnsi="Helvetica"/>
          <w:lang w:val="es-ES"/>
        </w:rPr>
        <w:t>Quería plantarme junto a su escritorio, gruñirles a todos, enseñarles los dientes y exigirles que la respetaran. No se merecía esto. Ella era amable. ¡Brillante! Era demasiado honorable para responder a los insultos que le estaban lanzando.</w:t>
      </w:r>
    </w:p>
    <w:p w14:paraId="1D90BD95" w14:textId="77777777" w:rsidR="00B86817" w:rsidRPr="00623806" w:rsidRDefault="00B86817" w:rsidP="00B86817">
      <w:pPr>
        <w:pStyle w:val="Scene"/>
        <w:spacing w:line="276" w:lineRule="auto"/>
        <w:jc w:val="lowKashida"/>
        <w:rPr>
          <w:rFonts w:ascii="Helvetica" w:hAnsi="Helvetica"/>
          <w:lang w:val="es-ES"/>
        </w:rPr>
      </w:pPr>
      <w:r w:rsidRPr="00B86817">
        <w:rPr>
          <w:rFonts w:ascii="Helvetica" w:hAnsi="Helvetica"/>
          <w:lang w:val="es-ES"/>
        </w:rPr>
        <w:t>Pero sabía que eso no ayudaría a la causa.</w:t>
      </w:r>
      <w:r w:rsidRPr="00B86817">
        <w:rPr>
          <w:rFonts w:ascii="Helvetica" w:hAnsi="Helvetica"/>
          <w:lang w:val="es-ES"/>
        </w:rPr>
        <w:br/>
        <w:t>A la hora del almuerzo, estaba inusualmente callada. En la cafetería, comía su ensalada a regañadientes, con los labios apretados, masticando como si le costara esfuerzo.</w:t>
      </w:r>
      <w:r w:rsidRPr="00B86817">
        <w:rPr>
          <w:rFonts w:ascii="Helvetica" w:hAnsi="Helvetica"/>
          <w:lang w:val="es-ES"/>
        </w:rPr>
        <w:br/>
        <w:t>¿Estás bien? Pregunté suavemente, inclinándome lo justo para bajar la voz.</w:t>
      </w:r>
    </w:p>
    <w:p w14:paraId="31238AA3" w14:textId="77777777" w:rsidR="00B86817" w:rsidRPr="00623806" w:rsidRDefault="00B86817" w:rsidP="00B86817">
      <w:pPr>
        <w:pStyle w:val="Scene"/>
        <w:spacing w:line="276" w:lineRule="auto"/>
        <w:jc w:val="lowKashida"/>
        <w:rPr>
          <w:rFonts w:ascii="Helvetica" w:hAnsi="Helvetica"/>
          <w:lang w:val="es-ES"/>
        </w:rPr>
      </w:pPr>
      <w:r w:rsidRPr="00B86817">
        <w:rPr>
          <w:rFonts w:ascii="Helvetica" w:hAnsi="Helvetica"/>
          <w:lang w:val="es-ES"/>
        </w:rPr>
        <w:t>Suspiró, sin levantar la vista. “Los cuchicheos ya cansan”, murmuró, apuñalando la lechuga como si la hubiera traicionado personalmente. "Siento que tengo dieciséis años otra vez."</w:t>
      </w:r>
    </w:p>
    <w:p w14:paraId="63165E8B" w14:textId="77777777" w:rsidR="00B86817" w:rsidRPr="00623806" w:rsidRDefault="00B86817" w:rsidP="00B86817">
      <w:pPr>
        <w:pStyle w:val="Scene"/>
        <w:spacing w:line="276" w:lineRule="auto"/>
        <w:jc w:val="lowKashida"/>
        <w:rPr>
          <w:rFonts w:ascii="Helvetica" w:hAnsi="Helvetica"/>
          <w:lang w:val="es-ES"/>
        </w:rPr>
      </w:pPr>
      <w:r w:rsidRPr="00B86817">
        <w:rPr>
          <w:rFonts w:ascii="Helvetica" w:hAnsi="Helvetica"/>
          <w:lang w:val="es-ES"/>
        </w:rPr>
        <w:t>"Lo siento", dije, con la culpa recorriéndome el pecho. "Si estoy empeorando esto..."</w:t>
      </w:r>
    </w:p>
    <w:p w14:paraId="5FB2CD90" w14:textId="77777777" w:rsidR="00B86817" w:rsidRPr="00623806" w:rsidRDefault="00B86817" w:rsidP="00B86817">
      <w:pPr>
        <w:pStyle w:val="Scene"/>
        <w:spacing w:line="276" w:lineRule="auto"/>
        <w:jc w:val="lowKashida"/>
        <w:rPr>
          <w:rFonts w:ascii="Helvetica" w:hAnsi="Helvetica"/>
          <w:lang w:val="es-ES"/>
        </w:rPr>
      </w:pPr>
      <w:r w:rsidRPr="00623806">
        <w:rPr>
          <w:rFonts w:ascii="Helvetica" w:hAnsi="Helvetica"/>
          <w:lang w:val="es-ES"/>
        </w:rPr>
        <w:t xml:space="preserve">“No,” </w:t>
      </w:r>
      <w:r w:rsidRPr="00B86817">
        <w:rPr>
          <w:rFonts w:ascii="Helvetica" w:hAnsi="Helvetica"/>
          <w:lang w:val="es-ES"/>
        </w:rPr>
        <w:t>dijo, interrumpiéndome con un gesto de cabeza cansado. “Eres mi aprendiz. Esto es culpa de ellos, no tuya. Siempre es así cuando no consiguen lo que quieren.</w:t>
      </w:r>
      <w:r w:rsidRPr="00623806">
        <w:rPr>
          <w:rFonts w:ascii="Helvetica" w:hAnsi="Helvetica"/>
          <w:lang w:val="es-ES"/>
        </w:rPr>
        <w:t>”</w:t>
      </w:r>
    </w:p>
    <w:p w14:paraId="4CA9F215" w14:textId="757A8AD0" w:rsidR="00B86817" w:rsidRPr="00623806" w:rsidRDefault="00B86817" w:rsidP="00B86817">
      <w:pPr>
        <w:pStyle w:val="Scene"/>
        <w:spacing w:line="276" w:lineRule="auto"/>
        <w:jc w:val="lowKashida"/>
        <w:rPr>
          <w:rFonts w:ascii="Helvetica" w:hAnsi="Helvetica"/>
          <w:lang w:val="es-ES"/>
        </w:rPr>
      </w:pPr>
      <w:r w:rsidRPr="00B86817">
        <w:rPr>
          <w:rFonts w:ascii="Helvetica" w:hAnsi="Helvetica"/>
          <w:lang w:val="es-ES"/>
        </w:rPr>
        <w:t>“Hay una razón por la que la empresa tiene diferentes empleados y sus especialidades. Prácticamente eres tú quien dirige la mayor parte del departamento.</w:t>
      </w:r>
      <w:r w:rsidRPr="00623806">
        <w:rPr>
          <w:rFonts w:ascii="Helvetica" w:hAnsi="Helvetica"/>
          <w:lang w:val="es-ES"/>
        </w:rPr>
        <w:t>”</w:t>
      </w:r>
    </w:p>
    <w:p w14:paraId="76ACB079" w14:textId="23824C16" w:rsidR="00B86817" w:rsidRPr="00623806" w:rsidRDefault="00B86817" w:rsidP="00B86817">
      <w:pPr>
        <w:pStyle w:val="Scene"/>
        <w:spacing w:line="276" w:lineRule="auto"/>
        <w:jc w:val="lowKashida"/>
        <w:rPr>
          <w:rFonts w:ascii="Helvetica" w:hAnsi="Helvetica"/>
          <w:lang w:val="es-ES"/>
        </w:rPr>
      </w:pPr>
      <w:r w:rsidRPr="00B86817">
        <w:rPr>
          <w:rFonts w:ascii="Helvetica" w:hAnsi="Helvetica"/>
          <w:lang w:val="es-ES"/>
        </w:rPr>
        <w:t>“Esa es la maldición de ser buen</w:t>
      </w:r>
      <w:r w:rsidRPr="00623806">
        <w:rPr>
          <w:rFonts w:ascii="Helvetica" w:hAnsi="Helvetica"/>
          <w:lang w:val="es-ES"/>
        </w:rPr>
        <w:t>a</w:t>
      </w:r>
      <w:r w:rsidRPr="00B86817">
        <w:rPr>
          <w:rFonts w:ascii="Helvetica" w:hAnsi="Helvetica"/>
          <w:lang w:val="es-ES"/>
        </w:rPr>
        <w:t xml:space="preserve"> en lo que haces”, dijo con una sonrisa amarga. “Saben </w:t>
      </w:r>
      <w:proofErr w:type="spellStart"/>
      <w:r w:rsidRPr="00B86817">
        <w:rPr>
          <w:rFonts w:ascii="Helvetica" w:hAnsi="Helvetica"/>
          <w:lang w:val="es-ES"/>
        </w:rPr>
        <w:t>que</w:t>
      </w:r>
      <w:proofErr w:type="spellEnd"/>
      <w:r w:rsidRPr="00B86817">
        <w:rPr>
          <w:rFonts w:ascii="Helvetica" w:hAnsi="Helvetica"/>
          <w:lang w:val="es-ES"/>
        </w:rPr>
        <w:t xml:space="preserve"> harás un buen trabajo. Pero encontrarán formas de aislarte cuando no sigas sus reglas.</w:t>
      </w:r>
      <w:r w:rsidRPr="00623806">
        <w:rPr>
          <w:rFonts w:ascii="Helvetica" w:hAnsi="Helvetica"/>
          <w:lang w:val="es-ES"/>
        </w:rPr>
        <w:t>”</w:t>
      </w:r>
    </w:p>
    <w:p w14:paraId="45F5333F" w14:textId="77777777" w:rsidR="00B86817" w:rsidRPr="00623806" w:rsidRDefault="00B86817" w:rsidP="00B86817">
      <w:pPr>
        <w:pStyle w:val="Scene"/>
        <w:spacing w:line="276" w:lineRule="auto"/>
        <w:jc w:val="lowKashida"/>
        <w:rPr>
          <w:rFonts w:ascii="Helvetica" w:hAnsi="Helvetica"/>
          <w:lang w:val="es-ES"/>
        </w:rPr>
      </w:pPr>
      <w:r w:rsidRPr="00B86817">
        <w:rPr>
          <w:rFonts w:ascii="Helvetica" w:hAnsi="Helvetica"/>
          <w:lang w:val="es-ES"/>
        </w:rPr>
        <w:t>Bajé la mirada, con los puños apretados bajo la mesa. "Te están castigando... por ser amable conmigo."</w:t>
      </w:r>
    </w:p>
    <w:p w14:paraId="57179633" w14:textId="77777777" w:rsidR="00B86817" w:rsidRPr="00623806" w:rsidRDefault="00B86817" w:rsidP="00B86817">
      <w:pPr>
        <w:pStyle w:val="Scene"/>
        <w:spacing w:line="276" w:lineRule="auto"/>
        <w:jc w:val="lowKashida"/>
        <w:rPr>
          <w:rFonts w:ascii="Helvetica" w:hAnsi="Helvetica"/>
          <w:lang w:val="es-ES"/>
        </w:rPr>
      </w:pPr>
      <w:r w:rsidRPr="00B86817">
        <w:rPr>
          <w:rFonts w:ascii="Helvetica" w:hAnsi="Helvetica"/>
          <w:lang w:val="es-ES"/>
        </w:rPr>
        <w:lastRenderedPageBreak/>
        <w:t>Se encogió de hombros, pero la máscara se resquebrajó. "No es solo eso."</w:t>
      </w:r>
    </w:p>
    <w:p w14:paraId="7A94D39A" w14:textId="77777777" w:rsidR="00B86817" w:rsidRPr="00623806" w:rsidRDefault="00B86817" w:rsidP="00B86817">
      <w:pPr>
        <w:pStyle w:val="Scene"/>
        <w:spacing w:line="276" w:lineRule="auto"/>
        <w:jc w:val="lowKashida"/>
        <w:rPr>
          <w:rFonts w:ascii="Helvetica" w:hAnsi="Helvetica"/>
          <w:lang w:val="es-ES"/>
        </w:rPr>
      </w:pPr>
      <w:r w:rsidRPr="00B86817">
        <w:rPr>
          <w:rFonts w:ascii="Helvetica" w:hAnsi="Helvetica"/>
          <w:lang w:val="es-ES"/>
        </w:rPr>
        <w:t>"¿Y entonces?"</w:t>
      </w:r>
    </w:p>
    <w:p w14:paraId="78632692" w14:textId="47B17CE8" w:rsidR="00B86817" w:rsidRPr="00623806" w:rsidRDefault="00B86817" w:rsidP="00B86817">
      <w:pPr>
        <w:pStyle w:val="Scene"/>
        <w:spacing w:line="276" w:lineRule="auto"/>
        <w:jc w:val="lowKashida"/>
        <w:rPr>
          <w:rFonts w:ascii="Helvetica" w:hAnsi="Helvetica"/>
          <w:lang w:val="es-ES"/>
        </w:rPr>
      </w:pPr>
      <w:r w:rsidRPr="00B86817">
        <w:rPr>
          <w:rFonts w:ascii="Helvetica" w:hAnsi="Helvetica"/>
          <w:lang w:val="es-ES"/>
        </w:rPr>
        <w:t xml:space="preserve">Su mirada se encontró con la mía. “Mírate, </w:t>
      </w:r>
      <w:proofErr w:type="spellStart"/>
      <w:r w:rsidRPr="00B86817">
        <w:rPr>
          <w:rFonts w:ascii="Helvetica" w:hAnsi="Helvetica"/>
          <w:lang w:val="es-ES"/>
        </w:rPr>
        <w:t>Zeff</w:t>
      </w:r>
      <w:proofErr w:type="spellEnd"/>
      <w:r w:rsidRPr="00B86817">
        <w:rPr>
          <w:rFonts w:ascii="Helvetica" w:hAnsi="Helvetica"/>
          <w:lang w:val="es-ES"/>
        </w:rPr>
        <w:t>. Entras, y toda la habitación se llena de calor y hormonas. Y no soportan que no les prestes atención, porque siempre estás cerca de mí.</w:t>
      </w:r>
      <w:r w:rsidRPr="00623806">
        <w:rPr>
          <w:rFonts w:ascii="Helvetica" w:hAnsi="Helvetica"/>
          <w:lang w:val="es-ES"/>
        </w:rPr>
        <w:t>”</w:t>
      </w:r>
    </w:p>
    <w:p w14:paraId="730459CF" w14:textId="77777777" w:rsidR="00B86817" w:rsidRPr="00623806" w:rsidRDefault="00B86817" w:rsidP="00B86817">
      <w:pPr>
        <w:pStyle w:val="Scene"/>
        <w:spacing w:line="276" w:lineRule="auto"/>
        <w:jc w:val="lowKashida"/>
        <w:rPr>
          <w:rFonts w:ascii="Helvetica" w:hAnsi="Helvetica"/>
          <w:lang w:val="es-ES"/>
        </w:rPr>
      </w:pPr>
      <w:r w:rsidRPr="00B86817">
        <w:rPr>
          <w:rFonts w:ascii="Helvetica" w:hAnsi="Helvetica"/>
          <w:lang w:val="es-ES"/>
        </w:rPr>
        <w:t>Las comisuras de mis labios se curvaron en una sonrisa irónica. "¿Es eso un problema?"</w:t>
      </w:r>
    </w:p>
    <w:p w14:paraId="555F40C2" w14:textId="77777777" w:rsidR="00B86817" w:rsidRPr="00623806" w:rsidRDefault="00B86817" w:rsidP="00B86817">
      <w:pPr>
        <w:pStyle w:val="Scene"/>
        <w:spacing w:line="276" w:lineRule="auto"/>
        <w:jc w:val="lowKashida"/>
        <w:rPr>
          <w:rFonts w:ascii="Helvetica" w:hAnsi="Helvetica"/>
          <w:lang w:val="es-ES"/>
        </w:rPr>
      </w:pPr>
      <w:r w:rsidRPr="00B86817">
        <w:rPr>
          <w:rFonts w:ascii="Helvetica" w:hAnsi="Helvetica"/>
          <w:lang w:val="es-ES"/>
        </w:rPr>
        <w:t>"Así es", dijo, y la cruda honestidad de sus palabras golpeó como un puñetazo en el estómago.</w:t>
      </w:r>
    </w:p>
    <w:p w14:paraId="3FA435E6" w14:textId="77777777" w:rsidR="00B86817" w:rsidRPr="00623806" w:rsidRDefault="00B86817" w:rsidP="00B86817">
      <w:pPr>
        <w:pStyle w:val="Scene"/>
        <w:spacing w:line="276" w:lineRule="auto"/>
        <w:jc w:val="lowKashida"/>
        <w:rPr>
          <w:rFonts w:ascii="Helvetica" w:hAnsi="Helvetica"/>
          <w:lang w:val="es-ES"/>
        </w:rPr>
      </w:pPr>
      <w:r w:rsidRPr="00B86817">
        <w:rPr>
          <w:rFonts w:ascii="Helvetica" w:hAnsi="Helvetica"/>
          <w:lang w:val="es-ES"/>
        </w:rPr>
        <w:t>Se me aceleró el pulso. "¿Por qué?"</w:t>
      </w:r>
    </w:p>
    <w:p w14:paraId="76B86CD1" w14:textId="4EBA363F" w:rsidR="00B86817" w:rsidRPr="00623806" w:rsidRDefault="00B86817" w:rsidP="00B86817">
      <w:pPr>
        <w:pStyle w:val="Scene"/>
        <w:spacing w:line="276" w:lineRule="auto"/>
        <w:jc w:val="lowKashida"/>
        <w:rPr>
          <w:rFonts w:ascii="Helvetica" w:hAnsi="Helvetica"/>
          <w:lang w:val="es-ES"/>
        </w:rPr>
      </w:pPr>
      <w:r w:rsidRPr="00B86817">
        <w:rPr>
          <w:rFonts w:ascii="Helvetica" w:hAnsi="Helvetica"/>
          <w:lang w:val="es-ES"/>
        </w:rPr>
        <w:t>“Porque tú no eres Owen.” Se le quebró la voz. Su voz se quebró lo suficiente como para destrozar algo dentro de mí.</w:t>
      </w:r>
      <w:r w:rsidRPr="00B86817">
        <w:rPr>
          <w:rFonts w:ascii="Helvetica" w:hAnsi="Helvetica"/>
          <w:lang w:val="es-ES"/>
        </w:rPr>
        <w:br/>
        <w:t xml:space="preserve">No hablé. </w:t>
      </w:r>
      <w:r w:rsidR="00D05C6D" w:rsidRPr="00623806">
        <w:rPr>
          <w:rFonts w:ascii="Helvetica" w:hAnsi="Helvetica"/>
          <w:lang w:val="es-ES"/>
        </w:rPr>
        <w:t>Solo</w:t>
      </w:r>
      <w:r w:rsidRPr="00B86817">
        <w:rPr>
          <w:rFonts w:ascii="Helvetica" w:hAnsi="Helvetica"/>
          <w:lang w:val="es-ES"/>
        </w:rPr>
        <w:t xml:space="preserve"> escuchar</w:t>
      </w:r>
      <w:r w:rsidR="00D05C6D" w:rsidRPr="00623806">
        <w:rPr>
          <w:rFonts w:ascii="Helvetica" w:hAnsi="Helvetica"/>
          <w:lang w:val="es-ES"/>
        </w:rPr>
        <w:t>la</w:t>
      </w:r>
      <w:r w:rsidRPr="00B86817">
        <w:rPr>
          <w:rFonts w:ascii="Helvetica" w:hAnsi="Helvetica"/>
          <w:lang w:val="es-ES"/>
        </w:rPr>
        <w:t>. Déjala desahogarse.</w:t>
      </w:r>
      <w:r w:rsidRPr="00B86817">
        <w:rPr>
          <w:rFonts w:ascii="Helvetica" w:hAnsi="Helvetica"/>
          <w:lang w:val="es-ES"/>
        </w:rPr>
        <w:br/>
        <w:t>Exhaló. “Ha estado distante durante meses. Pensé que era estrés. O yo. Que quizás había dejado de ser suficiente. Pero cuanto más tiempo paso contigo... Más empiezo a cuestionarme todo.</w:t>
      </w:r>
      <w:r w:rsidR="00D05C6D" w:rsidRPr="00623806">
        <w:rPr>
          <w:rFonts w:ascii="Helvetica" w:hAnsi="Helvetica"/>
          <w:lang w:val="es-ES"/>
        </w:rPr>
        <w:t>”</w:t>
      </w:r>
    </w:p>
    <w:p w14:paraId="72B0210A" w14:textId="504D7B9F" w:rsidR="00B86817" w:rsidRPr="00623806" w:rsidRDefault="00B86817" w:rsidP="00B86817">
      <w:pPr>
        <w:pStyle w:val="Scene"/>
        <w:spacing w:line="276" w:lineRule="auto"/>
        <w:jc w:val="lowKashida"/>
        <w:rPr>
          <w:rFonts w:ascii="Helvetica" w:hAnsi="Helvetica"/>
          <w:lang w:val="es-ES"/>
        </w:rPr>
      </w:pPr>
      <w:r w:rsidRPr="00B86817">
        <w:rPr>
          <w:rFonts w:ascii="Helvetica" w:hAnsi="Helvetica"/>
          <w:lang w:val="es-ES"/>
        </w:rPr>
        <w:t>Me incliné hacia adelante lentamente, mi voz baja pero firme. “No es tu culpa, Liliam. Si te hace dudar de tu valía, el problema es suyo. Tú no.</w:t>
      </w:r>
      <w:r w:rsidR="00D05C6D" w:rsidRPr="00623806">
        <w:rPr>
          <w:rFonts w:ascii="Helvetica" w:hAnsi="Helvetica"/>
          <w:lang w:val="es-ES"/>
        </w:rPr>
        <w:t>”</w:t>
      </w:r>
    </w:p>
    <w:p w14:paraId="147D2C22" w14:textId="77777777" w:rsidR="00D05C6D" w:rsidRPr="00623806" w:rsidRDefault="00B86817" w:rsidP="00B86817">
      <w:pPr>
        <w:pStyle w:val="Scene"/>
        <w:spacing w:line="276" w:lineRule="auto"/>
        <w:jc w:val="lowKashida"/>
        <w:rPr>
          <w:rFonts w:ascii="Helvetica" w:hAnsi="Helvetica"/>
          <w:lang w:val="es-ES"/>
        </w:rPr>
      </w:pPr>
      <w:r w:rsidRPr="00B86817">
        <w:rPr>
          <w:rFonts w:ascii="Helvetica" w:hAnsi="Helvetica"/>
          <w:lang w:val="es-ES"/>
        </w:rPr>
        <w:t>Sus ojos brillaban, parpadeando rápidamente. “Lo haces parecer tan fácil. Pero no lo es. Es difícil volver a confiar cuando te entregas por completo... y te decepcionan.</w:t>
      </w:r>
      <w:r w:rsidR="00D05C6D" w:rsidRPr="00623806">
        <w:rPr>
          <w:rFonts w:ascii="Helvetica" w:hAnsi="Helvetica"/>
          <w:lang w:val="es-ES"/>
        </w:rPr>
        <w:t>”</w:t>
      </w:r>
    </w:p>
    <w:p w14:paraId="1D4DC195" w14:textId="42BDF708" w:rsidR="00B86817" w:rsidRPr="00623806" w:rsidRDefault="00B86817" w:rsidP="00B86817">
      <w:pPr>
        <w:pStyle w:val="Scene"/>
        <w:spacing w:line="276" w:lineRule="auto"/>
        <w:jc w:val="lowKashida"/>
        <w:rPr>
          <w:rFonts w:ascii="Helvetica" w:hAnsi="Helvetica"/>
          <w:lang w:val="es-ES"/>
        </w:rPr>
      </w:pPr>
      <w:r w:rsidRPr="00B86817">
        <w:rPr>
          <w:rFonts w:ascii="Helvetica" w:hAnsi="Helvetica"/>
          <w:lang w:val="es-ES"/>
        </w:rPr>
        <w:t>Diosa. Mis dedos se curvaron bajo la mesa. Me sentí obligado a expresar mis pensamientos, anhelando declarar que ella merecía mucho más que unas simples manos frías y un afecto insincero. Alguien como Owen no podría comprender la profundidad de lo que significaba tenerla.</w:t>
      </w:r>
    </w:p>
    <w:p w14:paraId="4B7F8D26" w14:textId="4A434AF4" w:rsidR="00B86817" w:rsidRPr="00623806" w:rsidRDefault="00B86817" w:rsidP="00B86817">
      <w:pPr>
        <w:pStyle w:val="Scene"/>
        <w:spacing w:line="276" w:lineRule="auto"/>
        <w:jc w:val="lowKashida"/>
        <w:rPr>
          <w:rFonts w:ascii="Helvetica" w:hAnsi="Helvetica"/>
          <w:lang w:val="es-ES"/>
        </w:rPr>
      </w:pPr>
      <w:r w:rsidRPr="00B86817">
        <w:rPr>
          <w:rFonts w:ascii="Helvetica" w:hAnsi="Helvetica"/>
          <w:lang w:val="es-ES"/>
        </w:rPr>
        <w:t>Pero ella negó con la cabeza, interrumpiendo su dolor. "Estoy cansado... de tener que cargar con todo yo sol</w:t>
      </w:r>
      <w:r w:rsidR="00D05C6D" w:rsidRPr="00623806">
        <w:rPr>
          <w:rFonts w:ascii="Helvetica" w:hAnsi="Helvetica"/>
          <w:lang w:val="es-ES"/>
        </w:rPr>
        <w:t>a</w:t>
      </w:r>
      <w:r w:rsidRPr="00B86817">
        <w:rPr>
          <w:rFonts w:ascii="Helvetica" w:hAnsi="Helvetica"/>
          <w:lang w:val="es-ES"/>
        </w:rPr>
        <w:t>."</w:t>
      </w:r>
      <w:r w:rsidRPr="00B86817">
        <w:rPr>
          <w:rFonts w:ascii="Helvetica" w:hAnsi="Helvetica"/>
          <w:lang w:val="es-ES"/>
        </w:rPr>
        <w:br/>
      </w:r>
      <w:r w:rsidRPr="00B86817">
        <w:rPr>
          <w:rFonts w:ascii="Helvetica" w:hAnsi="Helvetica"/>
          <w:lang w:val="es-ES"/>
        </w:rPr>
        <w:lastRenderedPageBreak/>
        <w:t>No dudé. Me moví a su lado, me acerqué y le rodeé los hombros con suavidad. No se resistió. Se inclinó hacia adelante.</w:t>
      </w:r>
    </w:p>
    <w:p w14:paraId="4C8AE8E5" w14:textId="77777777" w:rsidR="00B86817" w:rsidRPr="00623806" w:rsidRDefault="00B86817" w:rsidP="00B86817">
      <w:pPr>
        <w:pStyle w:val="Scene"/>
        <w:spacing w:line="276" w:lineRule="auto"/>
        <w:jc w:val="lowKashida"/>
        <w:rPr>
          <w:rFonts w:ascii="Helvetica" w:hAnsi="Helvetica"/>
          <w:lang w:val="es-ES"/>
        </w:rPr>
      </w:pPr>
      <w:r w:rsidRPr="00B86817">
        <w:rPr>
          <w:rFonts w:ascii="Helvetica" w:hAnsi="Helvetica"/>
          <w:lang w:val="es-ES"/>
        </w:rPr>
        <w:t>Pero en el segundo en que su cuerpo se fundió con el mío, todo cambió.</w:t>
      </w:r>
    </w:p>
    <w:p w14:paraId="213E72B9" w14:textId="77777777" w:rsidR="00B86817" w:rsidRPr="00623806" w:rsidRDefault="00B86817" w:rsidP="00B86817">
      <w:pPr>
        <w:pStyle w:val="Scene"/>
        <w:spacing w:line="276" w:lineRule="auto"/>
        <w:jc w:val="lowKashida"/>
        <w:rPr>
          <w:rFonts w:ascii="Helvetica" w:hAnsi="Helvetica"/>
          <w:lang w:val="es-ES"/>
        </w:rPr>
      </w:pPr>
      <w:r w:rsidRPr="00B86817">
        <w:rPr>
          <w:rFonts w:ascii="Helvetica" w:hAnsi="Helvetica"/>
          <w:lang w:val="es-ES"/>
        </w:rPr>
        <w:t>Su aroma me golpeó como una droga.</w:t>
      </w:r>
    </w:p>
    <w:p w14:paraId="61E6088B" w14:textId="256EA862" w:rsidR="00B86817" w:rsidRPr="00623806" w:rsidRDefault="00B86817" w:rsidP="00B86817">
      <w:pPr>
        <w:pStyle w:val="Scene"/>
        <w:spacing w:line="276" w:lineRule="auto"/>
        <w:jc w:val="lowKashida"/>
        <w:rPr>
          <w:rFonts w:ascii="Helvetica" w:hAnsi="Helvetica"/>
          <w:lang w:val="es-ES"/>
        </w:rPr>
      </w:pPr>
      <w:r w:rsidRPr="00B86817">
        <w:rPr>
          <w:rFonts w:ascii="Helvetica" w:hAnsi="Helvetica"/>
          <w:lang w:val="es-ES"/>
        </w:rPr>
        <w:t>Se me cortó la respiración. Agudo. Caliente. La sutil dulzura de su calor, combinada con el aroma a moras de su piel, me envolvió, se filtró en mi torrente sanguíneo y encendió cada célula de mi ser. Gayo se removió. Gruñó. Siento un vacío y un hambre profundos en mi pecho.</w:t>
      </w:r>
    </w:p>
    <w:p w14:paraId="0DF4F18E" w14:textId="77777777" w:rsidR="00B86817" w:rsidRPr="00623806" w:rsidRDefault="00B86817" w:rsidP="00B86817">
      <w:pPr>
        <w:pStyle w:val="Scene"/>
        <w:spacing w:line="276" w:lineRule="auto"/>
        <w:jc w:val="lowKashida"/>
        <w:rPr>
          <w:rFonts w:ascii="Helvetica" w:hAnsi="Helvetica"/>
          <w:i/>
          <w:iCs/>
          <w:lang w:val="es-ES"/>
        </w:rPr>
      </w:pPr>
      <w:r w:rsidRPr="00B86817">
        <w:rPr>
          <w:rFonts w:ascii="Helvetica" w:hAnsi="Helvetica"/>
          <w:i/>
          <w:iCs/>
          <w:lang w:val="es-ES"/>
        </w:rPr>
        <w:t>Mío.</w:t>
      </w:r>
    </w:p>
    <w:p w14:paraId="1327C0B1" w14:textId="77777777" w:rsidR="00B86817" w:rsidRPr="00623806" w:rsidRDefault="00B86817" w:rsidP="00B86817">
      <w:pPr>
        <w:pStyle w:val="Scene"/>
        <w:spacing w:line="276" w:lineRule="auto"/>
        <w:jc w:val="lowKashida"/>
        <w:rPr>
          <w:rFonts w:ascii="Helvetica" w:hAnsi="Helvetica"/>
          <w:lang w:val="es-ES"/>
        </w:rPr>
      </w:pPr>
      <w:r w:rsidRPr="00B86817">
        <w:rPr>
          <w:rFonts w:ascii="Helvetica" w:hAnsi="Helvetica"/>
          <w:lang w:val="es-ES"/>
        </w:rPr>
        <w:t>Mi nariz rozó su cuello antes incluso de darme cuenta de lo cerca que estaba. Su piel irradiaba calor y palpitaba con él. Mis dedos se flexionaron contra su costado, desesperados por más contacto, por algo más.</w:t>
      </w:r>
    </w:p>
    <w:p w14:paraId="24831530" w14:textId="77777777" w:rsidR="00B86817" w:rsidRPr="00623806" w:rsidRDefault="00B86817" w:rsidP="00B86817">
      <w:pPr>
        <w:pStyle w:val="Scene"/>
        <w:spacing w:line="276" w:lineRule="auto"/>
        <w:jc w:val="lowKashida"/>
        <w:rPr>
          <w:rFonts w:ascii="Helvetica" w:hAnsi="Helvetica"/>
          <w:i/>
          <w:iCs/>
          <w:lang w:val="es-ES"/>
        </w:rPr>
      </w:pPr>
      <w:r w:rsidRPr="00B86817">
        <w:rPr>
          <w:rFonts w:ascii="Helvetica" w:hAnsi="Helvetica"/>
          <w:i/>
          <w:iCs/>
          <w:lang w:val="es-ES"/>
        </w:rPr>
        <w:t>Mierda.</w:t>
      </w:r>
    </w:p>
    <w:p w14:paraId="18F9ACC1" w14:textId="77777777" w:rsidR="00B86817" w:rsidRPr="00623806" w:rsidRDefault="00B86817" w:rsidP="00B86817">
      <w:pPr>
        <w:pStyle w:val="Scene"/>
        <w:spacing w:line="276" w:lineRule="auto"/>
        <w:jc w:val="lowKashida"/>
        <w:rPr>
          <w:rFonts w:ascii="Helvetica" w:hAnsi="Helvetica"/>
          <w:lang w:val="es-ES"/>
        </w:rPr>
      </w:pPr>
      <w:r w:rsidRPr="00B86817">
        <w:rPr>
          <w:rFonts w:ascii="Helvetica" w:hAnsi="Helvetica"/>
          <w:lang w:val="es-ES"/>
        </w:rPr>
        <w:t>Se quedó sin aliento.</w:t>
      </w:r>
    </w:p>
    <w:p w14:paraId="604ACCDC" w14:textId="77777777" w:rsidR="00B86817" w:rsidRPr="00623806" w:rsidRDefault="00B86817" w:rsidP="00B86817">
      <w:pPr>
        <w:pStyle w:val="Scene"/>
        <w:spacing w:line="276" w:lineRule="auto"/>
        <w:jc w:val="lowKashida"/>
        <w:rPr>
          <w:rFonts w:ascii="Helvetica" w:hAnsi="Helvetica"/>
          <w:lang w:val="es-ES"/>
        </w:rPr>
      </w:pPr>
      <w:r w:rsidRPr="00B86817">
        <w:rPr>
          <w:rFonts w:ascii="Helvetica" w:hAnsi="Helvetica"/>
          <w:lang w:val="es-ES"/>
        </w:rPr>
        <w:t>Lo sentí todo.</w:t>
      </w:r>
    </w:p>
    <w:p w14:paraId="33AE177E" w14:textId="77777777" w:rsidR="00B86817" w:rsidRPr="00623806" w:rsidRDefault="00B86817" w:rsidP="00B86817">
      <w:pPr>
        <w:pStyle w:val="Scene"/>
        <w:spacing w:line="276" w:lineRule="auto"/>
        <w:jc w:val="lowKashida"/>
        <w:rPr>
          <w:rFonts w:ascii="Helvetica" w:hAnsi="Helvetica"/>
          <w:lang w:val="es-ES"/>
        </w:rPr>
      </w:pPr>
      <w:r w:rsidRPr="00B86817">
        <w:rPr>
          <w:rFonts w:ascii="Helvetica" w:hAnsi="Helvetica"/>
          <w:lang w:val="es-ES"/>
        </w:rPr>
        <w:t>Podía sentir el sutil aleteo de su pulso bajo mi palma. Un escalofrío le recorrió la espalda. La lenta y abrasadora ola de calor que emanaba de ella no era miedo. Sin molestias.</w:t>
      </w:r>
      <w:r w:rsidRPr="00B86817">
        <w:rPr>
          <w:rFonts w:ascii="Helvetica" w:hAnsi="Helvetica"/>
          <w:lang w:val="es-ES"/>
        </w:rPr>
        <w:br/>
        <w:t>Deseo.</w:t>
      </w:r>
    </w:p>
    <w:p w14:paraId="629963E3" w14:textId="77777777" w:rsidR="00B86817" w:rsidRPr="00623806" w:rsidRDefault="00B86817" w:rsidP="00B86817">
      <w:pPr>
        <w:pStyle w:val="Scene"/>
        <w:spacing w:line="276" w:lineRule="auto"/>
        <w:jc w:val="lowKashida"/>
        <w:rPr>
          <w:rFonts w:ascii="Helvetica" w:hAnsi="Helvetica"/>
          <w:lang w:val="es-ES"/>
        </w:rPr>
      </w:pPr>
      <w:r w:rsidRPr="00B86817">
        <w:rPr>
          <w:rFonts w:ascii="Helvetica" w:hAnsi="Helvetica"/>
          <w:lang w:val="es-ES"/>
        </w:rPr>
        <w:t>Me dejó sin aliento.</w:t>
      </w:r>
    </w:p>
    <w:p w14:paraId="1442D0CF" w14:textId="77777777" w:rsidR="00B86817" w:rsidRPr="00623806" w:rsidRDefault="00B86817" w:rsidP="00B86817">
      <w:pPr>
        <w:pStyle w:val="Scene"/>
        <w:spacing w:line="276" w:lineRule="auto"/>
        <w:jc w:val="lowKashida"/>
        <w:rPr>
          <w:rFonts w:ascii="Helvetica" w:hAnsi="Helvetica"/>
          <w:lang w:val="es-ES"/>
        </w:rPr>
      </w:pPr>
      <w:r w:rsidRPr="00B86817">
        <w:rPr>
          <w:rFonts w:ascii="Helvetica" w:hAnsi="Helvetica"/>
          <w:lang w:val="es-ES"/>
        </w:rPr>
        <w:t>Ella quería esto.</w:t>
      </w:r>
    </w:p>
    <w:p w14:paraId="4C1DEB03" w14:textId="77777777" w:rsidR="00B86817" w:rsidRPr="00623806" w:rsidRDefault="00B86817" w:rsidP="00B86817">
      <w:pPr>
        <w:pStyle w:val="Scene"/>
        <w:spacing w:line="276" w:lineRule="auto"/>
        <w:jc w:val="lowKashida"/>
        <w:rPr>
          <w:rFonts w:ascii="Helvetica" w:hAnsi="Helvetica"/>
          <w:lang w:val="es-ES"/>
        </w:rPr>
      </w:pPr>
      <w:r w:rsidRPr="00B86817">
        <w:rPr>
          <w:rFonts w:ascii="Helvetica" w:hAnsi="Helvetica"/>
          <w:lang w:val="es-ES"/>
        </w:rPr>
        <w:t>Su cuerpo me deseaba.</w:t>
      </w:r>
    </w:p>
    <w:p w14:paraId="517209EA" w14:textId="7BF41C7F" w:rsidR="00B86817" w:rsidRPr="00623806" w:rsidRDefault="00B86817" w:rsidP="00B86817">
      <w:pPr>
        <w:pStyle w:val="Scene"/>
        <w:spacing w:line="276" w:lineRule="auto"/>
        <w:jc w:val="lowKashida"/>
        <w:rPr>
          <w:rFonts w:ascii="Helvetica" w:hAnsi="Helvetica"/>
          <w:lang w:val="es-ES"/>
        </w:rPr>
      </w:pPr>
      <w:r w:rsidRPr="00B86817">
        <w:rPr>
          <w:rFonts w:ascii="Helvetica" w:hAnsi="Helvetica"/>
          <w:lang w:val="es-ES"/>
        </w:rPr>
        <w:t xml:space="preserve">Y eso hizo que fuera mucho más difícil dar marcha </w:t>
      </w:r>
      <w:r w:rsidR="00D05C6D" w:rsidRPr="00623806">
        <w:rPr>
          <w:rFonts w:ascii="Helvetica" w:hAnsi="Helvetica"/>
          <w:lang w:val="es-ES"/>
        </w:rPr>
        <w:t>atrás. Podía</w:t>
      </w:r>
      <w:r w:rsidRPr="00B86817">
        <w:rPr>
          <w:rFonts w:ascii="Helvetica" w:hAnsi="Helvetica"/>
          <w:lang w:val="es-ES"/>
        </w:rPr>
        <w:t xml:space="preserve"> saborear la contención en mi boca como si fuera sangre. Mi mano temblaba sobre su espalda. Apreté la mandíbula para evitar rozarle la garganta con los dientes. Ella estaba justo ahí, tan condenadamente cerca, y yo me estaba desmoronando.</w:t>
      </w:r>
    </w:p>
    <w:p w14:paraId="126A0B54" w14:textId="77777777" w:rsidR="00B86817" w:rsidRPr="00623806" w:rsidRDefault="00B86817" w:rsidP="00B86817">
      <w:pPr>
        <w:pStyle w:val="Scene"/>
        <w:spacing w:line="276" w:lineRule="auto"/>
        <w:jc w:val="lowKashida"/>
        <w:rPr>
          <w:rFonts w:ascii="Helvetica" w:hAnsi="Helvetica"/>
          <w:lang w:val="es-ES"/>
        </w:rPr>
      </w:pPr>
      <w:r w:rsidRPr="00B86817">
        <w:rPr>
          <w:rFonts w:ascii="Helvetica" w:hAnsi="Helvetica"/>
          <w:lang w:val="es-ES"/>
        </w:rPr>
        <w:lastRenderedPageBreak/>
        <w:t>Pero no me moví.</w:t>
      </w:r>
    </w:p>
    <w:p w14:paraId="49D71F69" w14:textId="77777777" w:rsidR="00B86817" w:rsidRPr="00623806" w:rsidRDefault="00B86817" w:rsidP="00B86817">
      <w:pPr>
        <w:pStyle w:val="Scene"/>
        <w:spacing w:line="276" w:lineRule="auto"/>
        <w:jc w:val="lowKashida"/>
        <w:rPr>
          <w:rFonts w:ascii="Helvetica" w:hAnsi="Helvetica"/>
          <w:lang w:val="es-ES"/>
        </w:rPr>
      </w:pPr>
      <w:r w:rsidRPr="00B86817">
        <w:rPr>
          <w:rFonts w:ascii="Helvetica" w:hAnsi="Helvetica"/>
          <w:lang w:val="es-ES"/>
        </w:rPr>
        <w:t>Si alguna vez la tocara más allá de este punto, sería porque ella me hubiera buscado.</w:t>
      </w:r>
    </w:p>
    <w:p w14:paraId="63706FDC" w14:textId="283B6C75" w:rsidR="00B86817" w:rsidRPr="00623806" w:rsidRDefault="00B86817" w:rsidP="00B86817">
      <w:pPr>
        <w:pStyle w:val="Scene"/>
        <w:spacing w:line="276" w:lineRule="auto"/>
        <w:jc w:val="lowKashida"/>
        <w:rPr>
          <w:rFonts w:ascii="Helvetica" w:hAnsi="Helvetica"/>
          <w:lang w:val="es-ES"/>
        </w:rPr>
      </w:pPr>
      <w:r w:rsidRPr="00B86817">
        <w:rPr>
          <w:rFonts w:ascii="Helvetica" w:hAnsi="Helvetica"/>
          <w:lang w:val="es-ES"/>
        </w:rPr>
        <w:t xml:space="preserve">Incluso si se quemara. Aunque mis huesos la anhelaran. </w:t>
      </w:r>
      <w:proofErr w:type="spellStart"/>
      <w:r w:rsidR="00D05C6D" w:rsidRPr="00623806">
        <w:rPr>
          <w:rFonts w:ascii="Helvetica" w:hAnsi="Helvetica"/>
          <w:lang w:val="es-ES"/>
        </w:rPr>
        <w:t>Gaius</w:t>
      </w:r>
      <w:proofErr w:type="spellEnd"/>
      <w:r w:rsidRPr="00B86817">
        <w:rPr>
          <w:rFonts w:ascii="Helvetica" w:hAnsi="Helvetica"/>
          <w:lang w:val="es-ES"/>
        </w:rPr>
        <w:t xml:space="preserve"> caminaba de un lado a otro, gruñendo, dispuesto a destruir el mundo por ella.</w:t>
      </w:r>
    </w:p>
    <w:p w14:paraId="7927E754" w14:textId="77777777" w:rsidR="00B86817" w:rsidRPr="00623806" w:rsidRDefault="00B86817" w:rsidP="00B86817">
      <w:pPr>
        <w:pStyle w:val="Scene"/>
        <w:spacing w:line="276" w:lineRule="auto"/>
        <w:jc w:val="lowKashida"/>
        <w:rPr>
          <w:rFonts w:ascii="Helvetica" w:hAnsi="Helvetica"/>
          <w:lang w:val="es-ES"/>
        </w:rPr>
      </w:pPr>
      <w:r w:rsidRPr="00B86817">
        <w:rPr>
          <w:rFonts w:ascii="Helvetica" w:hAnsi="Helvetica"/>
          <w:lang w:val="es-ES"/>
        </w:rPr>
        <w:t>Me alejé lentamente, el calor de ella aún abrasaba mi piel. Mi voz era baja, ronca e insegura. “Entonces déjame llevar algo.” Aunque sea solo este momento.</w:t>
      </w:r>
    </w:p>
    <w:p w14:paraId="56F0E005" w14:textId="77777777" w:rsidR="00B86817" w:rsidRPr="00623806" w:rsidRDefault="00B86817" w:rsidP="00B86817">
      <w:pPr>
        <w:pStyle w:val="Scene"/>
        <w:spacing w:line="276" w:lineRule="auto"/>
        <w:jc w:val="lowKashida"/>
        <w:rPr>
          <w:rFonts w:ascii="Helvetica" w:hAnsi="Helvetica"/>
          <w:lang w:val="es-ES"/>
        </w:rPr>
      </w:pPr>
      <w:r w:rsidRPr="00B86817">
        <w:rPr>
          <w:rFonts w:ascii="Helvetica" w:hAnsi="Helvetica"/>
          <w:lang w:val="es-ES"/>
        </w:rPr>
        <w:t>Se giró hacia mí, con los ojos aún húmedos pero firmes.</w:t>
      </w:r>
      <w:r w:rsidRPr="00B86817">
        <w:rPr>
          <w:rFonts w:ascii="Helvetica" w:hAnsi="Helvetica"/>
          <w:lang w:val="es-ES"/>
        </w:rPr>
        <w:br/>
        <w:t>Y por primera vez, no se estremeció al verme.</w:t>
      </w:r>
    </w:p>
    <w:p w14:paraId="4D74A54A" w14:textId="78F48074" w:rsidR="00B86817" w:rsidRPr="00B86817" w:rsidRDefault="00B86817" w:rsidP="00B86817">
      <w:pPr>
        <w:pStyle w:val="Scene"/>
        <w:spacing w:line="276" w:lineRule="auto"/>
        <w:jc w:val="lowKashida"/>
        <w:rPr>
          <w:rFonts w:ascii="Helvetica" w:hAnsi="Helvetica"/>
          <w:lang w:val="es-ES"/>
        </w:rPr>
      </w:pPr>
      <w:r w:rsidRPr="00B86817">
        <w:rPr>
          <w:rFonts w:ascii="Helvetica" w:hAnsi="Helvetica"/>
          <w:lang w:val="es-ES"/>
        </w:rPr>
        <w:t>Su aliento rozó mi mejilla mientras susurraba: "De acuerdo, solo por ahora".</w:t>
      </w:r>
    </w:p>
    <w:p w14:paraId="18B38A1F" w14:textId="77777777" w:rsidR="00514812" w:rsidRPr="00623806" w:rsidRDefault="00514812" w:rsidP="00514812">
      <w:pPr>
        <w:pStyle w:val="Scene"/>
        <w:spacing w:line="276" w:lineRule="auto"/>
        <w:jc w:val="both"/>
        <w:rPr>
          <w:rFonts w:ascii="Helvetica" w:hAnsi="Helvetica"/>
          <w:lang w:val="es-ES"/>
        </w:rPr>
      </w:pPr>
    </w:p>
    <w:p w14:paraId="165877FD" w14:textId="03566F1E" w:rsidR="00721441" w:rsidRPr="00623806" w:rsidRDefault="00721441" w:rsidP="00721441">
      <w:pPr>
        <w:pStyle w:val="SceneBreak"/>
        <w:spacing w:line="276" w:lineRule="auto"/>
        <w:rPr>
          <w:rFonts w:ascii="Helvetica" w:hAnsi="Helvetica"/>
          <w:lang w:val="es-ES"/>
        </w:rPr>
      </w:pPr>
      <w:r w:rsidRPr="00623806">
        <w:rPr>
          <w:rFonts w:ascii="Helvetica" w:hAnsi="Helvetica"/>
          <w:lang w:val="es-ES"/>
        </w:rPr>
        <w:t>****</w:t>
      </w:r>
    </w:p>
    <w:p w14:paraId="3DAAA4A4" w14:textId="77777777" w:rsidR="00721441" w:rsidRPr="00623806" w:rsidRDefault="00721441" w:rsidP="00721441">
      <w:pPr>
        <w:pStyle w:val="Scene"/>
        <w:rPr>
          <w:lang w:val="es-ES"/>
        </w:rPr>
      </w:pPr>
    </w:p>
    <w:p w14:paraId="0D8D4E60" w14:textId="77777777" w:rsidR="008944FD" w:rsidRPr="00623806" w:rsidRDefault="008944FD" w:rsidP="00721441">
      <w:pPr>
        <w:pStyle w:val="NovelQuoteAlternate"/>
        <w:spacing w:line="276" w:lineRule="auto"/>
        <w:rPr>
          <w:rFonts w:ascii="Helvetica" w:hAnsi="Helvetica"/>
          <w:b/>
          <w:bCs/>
          <w:lang w:val="es-ES"/>
        </w:rPr>
      </w:pPr>
    </w:p>
    <w:p w14:paraId="21504F49" w14:textId="77777777" w:rsidR="008944FD" w:rsidRPr="00623806" w:rsidRDefault="008944FD" w:rsidP="00721441">
      <w:pPr>
        <w:pStyle w:val="NovelQuoteAlternate"/>
        <w:spacing w:line="276" w:lineRule="auto"/>
        <w:rPr>
          <w:rFonts w:ascii="Helvetica" w:hAnsi="Helvetica"/>
          <w:b/>
          <w:bCs/>
          <w:lang w:val="es-ES"/>
        </w:rPr>
      </w:pPr>
    </w:p>
    <w:p w14:paraId="5AFFF4DB" w14:textId="01046982" w:rsidR="00721441" w:rsidRPr="00623806" w:rsidRDefault="00721441" w:rsidP="00721441">
      <w:pPr>
        <w:pStyle w:val="NovelQuoteAlternate"/>
        <w:spacing w:line="276" w:lineRule="auto"/>
        <w:rPr>
          <w:rFonts w:ascii="Helvetica" w:hAnsi="Helvetica"/>
          <w:b/>
          <w:bCs/>
          <w:lang w:val="es-ES"/>
        </w:rPr>
      </w:pPr>
      <w:r w:rsidRPr="00623806">
        <w:rPr>
          <w:rFonts w:ascii="Helvetica" w:hAnsi="Helvetica"/>
          <w:b/>
          <w:bCs/>
          <w:lang w:val="es-ES"/>
        </w:rPr>
        <w:t>Liliam</w:t>
      </w:r>
    </w:p>
    <w:p w14:paraId="28616E7F" w14:textId="77777777" w:rsidR="00721441" w:rsidRPr="00623806" w:rsidRDefault="00721441" w:rsidP="00721441">
      <w:pPr>
        <w:pStyle w:val="Scene"/>
        <w:rPr>
          <w:lang w:val="es-ES"/>
        </w:rPr>
      </w:pPr>
    </w:p>
    <w:p w14:paraId="12C47105" w14:textId="77777777" w:rsidR="00D05C6D" w:rsidRPr="00623806" w:rsidRDefault="00D05C6D" w:rsidP="00D05C6D">
      <w:pPr>
        <w:pStyle w:val="Scene"/>
        <w:spacing w:line="276" w:lineRule="auto"/>
        <w:jc w:val="both"/>
        <w:rPr>
          <w:rFonts w:ascii="Helvetica" w:hAnsi="Helvetica"/>
          <w:lang w:val="es-ES"/>
        </w:rPr>
      </w:pPr>
      <w:r w:rsidRPr="00D05C6D">
        <w:rPr>
          <w:rFonts w:ascii="Helvetica" w:hAnsi="Helvetica"/>
          <w:lang w:val="es-ES"/>
        </w:rPr>
        <w:t>Me quedé de pie junto a la encimera de la cocina, con una taza de té en la mano, intentando calmar la ansiedad que se había instalado en mi pecho. Esperaba una noche tranquila, pero los pasos de Owen fueron ruidosos y pesados desde el momento en que cruzó la puerta.</w:t>
      </w:r>
    </w:p>
    <w:p w14:paraId="061F31DB" w14:textId="77A868AB" w:rsidR="00D05C6D" w:rsidRPr="00623806" w:rsidRDefault="00D05C6D" w:rsidP="00D05C6D">
      <w:pPr>
        <w:pStyle w:val="Scene"/>
        <w:spacing w:line="276" w:lineRule="auto"/>
        <w:jc w:val="both"/>
        <w:rPr>
          <w:rFonts w:ascii="Helvetica" w:hAnsi="Helvetica"/>
          <w:lang w:val="es-ES"/>
        </w:rPr>
      </w:pPr>
      <w:r w:rsidRPr="00D05C6D">
        <w:rPr>
          <w:rFonts w:ascii="Helvetica" w:hAnsi="Helvetica"/>
          <w:lang w:val="es-ES"/>
        </w:rPr>
        <w:t>Me preparé al oírlo caminar de un lado a otro por la sala. Ya había sentido frío antes, pero esta noche parecía diferente, más intenso.</w:t>
      </w:r>
    </w:p>
    <w:p w14:paraId="066F9E5F" w14:textId="41596874" w:rsidR="00D05C6D" w:rsidRPr="00623806" w:rsidRDefault="00D05C6D" w:rsidP="00D05C6D">
      <w:pPr>
        <w:pStyle w:val="Scene"/>
        <w:spacing w:line="276" w:lineRule="auto"/>
        <w:jc w:val="both"/>
        <w:rPr>
          <w:rFonts w:ascii="Helvetica" w:hAnsi="Helvetica"/>
          <w:lang w:val="es-ES"/>
        </w:rPr>
      </w:pPr>
      <w:r w:rsidRPr="00623806">
        <w:rPr>
          <w:rFonts w:ascii="Helvetica" w:hAnsi="Helvetica"/>
          <w:lang w:val="es-ES"/>
        </w:rPr>
        <w:t>“</w:t>
      </w:r>
      <w:r w:rsidRPr="00D05C6D">
        <w:rPr>
          <w:rFonts w:ascii="Helvetica" w:hAnsi="Helvetica"/>
          <w:lang w:val="es-ES"/>
        </w:rPr>
        <w:t>Liliam</w:t>
      </w:r>
      <w:r w:rsidRPr="00623806">
        <w:rPr>
          <w:rFonts w:ascii="Helvetica" w:hAnsi="Helvetica"/>
          <w:lang w:val="es-ES"/>
        </w:rPr>
        <w:t xml:space="preserve">,” </w:t>
      </w:r>
      <w:r w:rsidRPr="00D05C6D">
        <w:rPr>
          <w:rFonts w:ascii="Helvetica" w:hAnsi="Helvetica"/>
          <w:lang w:val="es-ES"/>
        </w:rPr>
        <w:t xml:space="preserve">dijo con voz tajante, rompiendo la tensión en el aire—, </w:t>
      </w:r>
      <w:r w:rsidRPr="00623806">
        <w:rPr>
          <w:rFonts w:ascii="Helvetica" w:hAnsi="Helvetica"/>
          <w:lang w:val="es-ES"/>
        </w:rPr>
        <w:t>“</w:t>
      </w:r>
      <w:r w:rsidRPr="00D05C6D">
        <w:rPr>
          <w:rFonts w:ascii="Helvetica" w:hAnsi="Helvetica"/>
          <w:lang w:val="es-ES"/>
        </w:rPr>
        <w:t>tenemos que hablar.</w:t>
      </w:r>
      <w:r w:rsidRPr="00623806">
        <w:rPr>
          <w:rFonts w:ascii="Helvetica" w:hAnsi="Helvetica"/>
          <w:lang w:val="es-ES"/>
        </w:rPr>
        <w:t>”</w:t>
      </w:r>
    </w:p>
    <w:p w14:paraId="5EACCCC1" w14:textId="6DFC6305" w:rsidR="00D05C6D" w:rsidRPr="00623806" w:rsidRDefault="00D05C6D" w:rsidP="00D05C6D">
      <w:pPr>
        <w:pStyle w:val="Scene"/>
        <w:spacing w:line="276" w:lineRule="auto"/>
        <w:jc w:val="both"/>
        <w:rPr>
          <w:rFonts w:ascii="Helvetica" w:hAnsi="Helvetica"/>
          <w:lang w:val="es-ES"/>
        </w:rPr>
      </w:pPr>
      <w:r w:rsidRPr="00D05C6D">
        <w:rPr>
          <w:rFonts w:ascii="Helvetica" w:hAnsi="Helvetica"/>
          <w:lang w:val="es-ES"/>
        </w:rPr>
        <w:lastRenderedPageBreak/>
        <w:t>No me giré para mirarlo inmediatamente; respiré hondo para tranquilizarme. Sabía a dónde iba la conversación. Los murmullos de la oficina y la suspicacia en su tono habían ido creando tensión hasta este momento.</w:t>
      </w:r>
    </w:p>
    <w:p w14:paraId="29EC15E6" w14:textId="2E53C4AC" w:rsidR="00D05C6D" w:rsidRPr="00623806" w:rsidRDefault="00D05C6D" w:rsidP="00D05C6D">
      <w:pPr>
        <w:pStyle w:val="Scene"/>
        <w:spacing w:line="276" w:lineRule="auto"/>
        <w:jc w:val="both"/>
        <w:rPr>
          <w:rFonts w:ascii="Helvetica" w:hAnsi="Helvetica"/>
          <w:lang w:val="es-ES"/>
        </w:rPr>
      </w:pPr>
      <w:r w:rsidRPr="00D05C6D">
        <w:rPr>
          <w:rFonts w:ascii="Helvetica" w:hAnsi="Helvetica"/>
          <w:lang w:val="es-ES"/>
        </w:rPr>
        <w:t xml:space="preserve">"¿Has estado pasando mucho tiempo con ese nuevo becario, </w:t>
      </w:r>
      <w:proofErr w:type="gramStart"/>
      <w:r w:rsidRPr="00D05C6D">
        <w:rPr>
          <w:rFonts w:ascii="Helvetica" w:hAnsi="Helvetica"/>
          <w:lang w:val="es-ES"/>
        </w:rPr>
        <w:t>verdad?</w:t>
      </w:r>
      <w:proofErr w:type="gramEnd"/>
      <w:r w:rsidRPr="00D05C6D">
        <w:rPr>
          <w:rFonts w:ascii="Helvetica" w:hAnsi="Helvetica"/>
          <w:lang w:val="es-ES"/>
        </w:rPr>
        <w:t>" Su voz era baja, pero la ira en ella era inconfundible.</w:t>
      </w:r>
      <w:r w:rsidRPr="00D05C6D">
        <w:rPr>
          <w:rFonts w:ascii="Helvetica" w:hAnsi="Helvetica"/>
          <w:lang w:val="es-ES"/>
        </w:rPr>
        <w:br/>
        <w:t>Mi cuerpo se tensó y dejé la taza, mis dedos permaneciendo sobre el borde. "¿Qué quieres decir?"</w:t>
      </w:r>
    </w:p>
    <w:p w14:paraId="24B8EFBA" w14:textId="07676FA2" w:rsidR="00D05C6D" w:rsidRPr="00623806" w:rsidRDefault="00D05C6D" w:rsidP="00D05C6D">
      <w:pPr>
        <w:pStyle w:val="Scene"/>
        <w:spacing w:line="276" w:lineRule="auto"/>
        <w:jc w:val="both"/>
        <w:rPr>
          <w:rFonts w:ascii="Helvetica" w:hAnsi="Helvetica"/>
          <w:lang w:val="es-ES"/>
        </w:rPr>
      </w:pPr>
      <w:r w:rsidRPr="00D05C6D">
        <w:rPr>
          <w:rFonts w:ascii="Helvetica" w:hAnsi="Helvetica"/>
          <w:lang w:val="es-ES"/>
        </w:rPr>
        <w:t>“He visto; he oído cosas… gente hablando en la oficina. Dicen que siempre estás con él. ¿Eso es lo que has estado haciendo? ¿Pasar el rato con él en lugar de... prestar atención a tu propia vida?</w:t>
      </w:r>
      <w:r w:rsidRPr="00623806">
        <w:rPr>
          <w:rFonts w:ascii="Helvetica" w:hAnsi="Helvetica"/>
          <w:lang w:val="es-ES"/>
        </w:rPr>
        <w:t>”</w:t>
      </w:r>
    </w:p>
    <w:p w14:paraId="4DFC46B5" w14:textId="77777777" w:rsidR="00D05C6D" w:rsidRPr="00623806" w:rsidRDefault="00D05C6D" w:rsidP="00D05C6D">
      <w:pPr>
        <w:pStyle w:val="Scene"/>
        <w:spacing w:line="276" w:lineRule="auto"/>
        <w:jc w:val="both"/>
        <w:rPr>
          <w:rFonts w:ascii="Helvetica" w:hAnsi="Helvetica"/>
          <w:lang w:val="es-ES"/>
        </w:rPr>
      </w:pPr>
      <w:r w:rsidRPr="00D05C6D">
        <w:rPr>
          <w:rFonts w:ascii="Helvetica" w:hAnsi="Helvetica"/>
          <w:lang w:val="es-ES"/>
        </w:rPr>
        <w:t xml:space="preserve">Me di la vuelta, y vi el dolor reflejado en su rostro. “Solo estoy haciendo mi trabajo, Owen. </w:t>
      </w:r>
      <w:proofErr w:type="spellStart"/>
      <w:r w:rsidRPr="00D05C6D">
        <w:rPr>
          <w:rFonts w:ascii="Helvetica" w:hAnsi="Helvetica"/>
          <w:lang w:val="es-ES"/>
        </w:rPr>
        <w:t>Zeff</w:t>
      </w:r>
      <w:proofErr w:type="spellEnd"/>
      <w:r w:rsidRPr="00D05C6D">
        <w:rPr>
          <w:rFonts w:ascii="Helvetica" w:hAnsi="Helvetica"/>
          <w:lang w:val="es-ES"/>
        </w:rPr>
        <w:t xml:space="preserve"> y yo hemos estado trabajando juntos en algunas cosas. No es nada.</w:t>
      </w:r>
      <w:r w:rsidRPr="00623806">
        <w:rPr>
          <w:rFonts w:ascii="Helvetica" w:hAnsi="Helvetica"/>
          <w:lang w:val="es-ES"/>
        </w:rPr>
        <w:t>”</w:t>
      </w:r>
    </w:p>
    <w:p w14:paraId="6892908B" w14:textId="1E427CDB" w:rsidR="00D05C6D" w:rsidRPr="00623806" w:rsidRDefault="00D05C6D" w:rsidP="00D05C6D">
      <w:pPr>
        <w:pStyle w:val="Scene"/>
        <w:spacing w:line="276" w:lineRule="auto"/>
        <w:jc w:val="both"/>
        <w:rPr>
          <w:rFonts w:ascii="Helvetica" w:hAnsi="Helvetica"/>
          <w:lang w:val="es-ES"/>
        </w:rPr>
      </w:pPr>
      <w:r w:rsidRPr="00D05C6D">
        <w:rPr>
          <w:rFonts w:ascii="Helvetica" w:hAnsi="Helvetica"/>
          <w:lang w:val="es-ES"/>
        </w:rPr>
        <w:t>"Es algo", replicó Owen. “Y no soy idiota, Liliam. ¿Crees que no me di cuenta de cómo lo mirabas en el café?</w:t>
      </w:r>
      <w:r w:rsidRPr="00623806">
        <w:rPr>
          <w:rFonts w:ascii="Helvetica" w:hAnsi="Helvetica"/>
          <w:lang w:val="es-ES"/>
        </w:rPr>
        <w:t xml:space="preserve">” </w:t>
      </w:r>
      <w:r w:rsidRPr="00D05C6D">
        <w:rPr>
          <w:rFonts w:ascii="Helvetica" w:hAnsi="Helvetica"/>
          <w:lang w:val="es-ES"/>
        </w:rPr>
        <w:t xml:space="preserve"> Sus ojos brillaban con una sospecha salvaje, sus manos apretadas en puños a los lados. "¿Crees que no me di cuenta de cómo te miraba?"</w:t>
      </w:r>
    </w:p>
    <w:p w14:paraId="19B267F8" w14:textId="77777777" w:rsidR="00D05C6D" w:rsidRPr="00623806" w:rsidRDefault="00D05C6D" w:rsidP="00D05C6D">
      <w:pPr>
        <w:pStyle w:val="Scene"/>
        <w:spacing w:line="276" w:lineRule="auto"/>
        <w:jc w:val="both"/>
        <w:rPr>
          <w:rFonts w:ascii="Helvetica" w:hAnsi="Helvetica"/>
          <w:lang w:val="es-ES"/>
        </w:rPr>
      </w:pPr>
      <w:r w:rsidRPr="00D05C6D">
        <w:rPr>
          <w:rFonts w:ascii="Helvetica" w:hAnsi="Helvetica"/>
          <w:lang w:val="es-ES"/>
        </w:rPr>
        <w:t xml:space="preserve">Se me apretó el pecho. Sabía que los celos estaban latentes, pero oírlos abiertamente me hirió de una manera inesperada. La situación ya no se trataba solo de </w:t>
      </w:r>
      <w:proofErr w:type="spellStart"/>
      <w:r w:rsidRPr="00D05C6D">
        <w:rPr>
          <w:rFonts w:ascii="Helvetica" w:hAnsi="Helvetica"/>
          <w:lang w:val="es-ES"/>
        </w:rPr>
        <w:t>Zeff</w:t>
      </w:r>
      <w:proofErr w:type="spellEnd"/>
      <w:r w:rsidRPr="00D05C6D">
        <w:rPr>
          <w:rFonts w:ascii="Helvetica" w:hAnsi="Helvetica"/>
          <w:lang w:val="es-ES"/>
        </w:rPr>
        <w:t>, sino del miedo de Owen, de su creciente inseguridad y de su necesidad de acusarme antes de que yo pudiera acusarlo a él.</w:t>
      </w:r>
    </w:p>
    <w:p w14:paraId="183F788E" w14:textId="0BCB84CD" w:rsidR="00D05C6D" w:rsidRPr="00623806" w:rsidRDefault="00D05C6D" w:rsidP="00D05C6D">
      <w:pPr>
        <w:pStyle w:val="Scene"/>
        <w:spacing w:line="276" w:lineRule="auto"/>
        <w:jc w:val="both"/>
        <w:rPr>
          <w:rFonts w:ascii="Helvetica" w:hAnsi="Helvetica"/>
          <w:lang w:val="es-ES"/>
        </w:rPr>
      </w:pPr>
      <w:r w:rsidRPr="00D05C6D">
        <w:rPr>
          <w:rFonts w:ascii="Helvetica" w:hAnsi="Helvetica"/>
          <w:lang w:val="es-ES"/>
        </w:rPr>
        <w:t xml:space="preserve">"¿Y qué es lo que te preocupa tanto?" Pregunté, con voz tensa y a la defensiva. </w:t>
      </w:r>
    </w:p>
    <w:p w14:paraId="60C7307C" w14:textId="2E8B19E2" w:rsidR="00D05C6D" w:rsidRPr="00623806" w:rsidRDefault="00D05C6D" w:rsidP="00D05C6D">
      <w:pPr>
        <w:pStyle w:val="Scene"/>
        <w:spacing w:line="276" w:lineRule="auto"/>
        <w:jc w:val="both"/>
        <w:rPr>
          <w:rFonts w:ascii="Helvetica" w:hAnsi="Helvetica"/>
          <w:lang w:val="es-ES"/>
        </w:rPr>
      </w:pPr>
      <w:r w:rsidRPr="00D05C6D">
        <w:rPr>
          <w:rFonts w:ascii="Helvetica" w:hAnsi="Helvetica"/>
          <w:lang w:val="es-ES"/>
        </w:rPr>
        <w:t xml:space="preserve">Los ojos de Owen se iluminaron, pero había algo más allí también: un atisbo de culpa. </w:t>
      </w:r>
      <w:r w:rsidRPr="00623806">
        <w:rPr>
          <w:rFonts w:ascii="Helvetica" w:hAnsi="Helvetica"/>
          <w:lang w:val="es-ES"/>
        </w:rPr>
        <w:t>“</w:t>
      </w:r>
      <w:r w:rsidRPr="00D05C6D">
        <w:rPr>
          <w:rFonts w:ascii="Helvetica" w:hAnsi="Helvetica"/>
          <w:lang w:val="es-ES"/>
        </w:rPr>
        <w:t>¿Crees que no sé lo que ha estado pasando? ¿Qué ha estado pasando entre tú y él?</w:t>
      </w:r>
      <w:r w:rsidRPr="00623806">
        <w:rPr>
          <w:rFonts w:ascii="Helvetica" w:hAnsi="Helvetica"/>
          <w:lang w:val="es-ES"/>
        </w:rPr>
        <w:t>”</w:t>
      </w:r>
      <w:r w:rsidRPr="00D05C6D">
        <w:rPr>
          <w:rFonts w:ascii="Helvetica" w:hAnsi="Helvetica"/>
          <w:lang w:val="es-ES"/>
        </w:rPr>
        <w:br/>
        <w:t xml:space="preserve">Se me cayó el alma a los pies. Estaba proyectando su culpa </w:t>
      </w:r>
      <w:r w:rsidRPr="00D05C6D">
        <w:rPr>
          <w:rFonts w:ascii="Helvetica" w:hAnsi="Helvetica"/>
          <w:lang w:val="es-ES"/>
        </w:rPr>
        <w:lastRenderedPageBreak/>
        <w:t>sobre mí. La culpa que cometió años atrás —esa mentira— fue una traición tan profunda que destrozó hasta la última pizca de confianza entre nosotros. El dolor de aquel momento aún me acompañaba, y ahora, en lugar de reconocer su error del pasado, me acusaba de hacer lo mismo que él había hecho.</w:t>
      </w:r>
    </w:p>
    <w:p w14:paraId="58960D39" w14:textId="08142D49" w:rsidR="00D05C6D" w:rsidRPr="00623806" w:rsidRDefault="00D05C6D" w:rsidP="00D05C6D">
      <w:pPr>
        <w:pStyle w:val="Scene"/>
        <w:spacing w:line="276" w:lineRule="auto"/>
        <w:jc w:val="both"/>
        <w:rPr>
          <w:rFonts w:ascii="Helvetica" w:hAnsi="Helvetica"/>
          <w:lang w:val="es-ES"/>
        </w:rPr>
      </w:pPr>
      <w:r w:rsidRPr="00D05C6D">
        <w:rPr>
          <w:rFonts w:ascii="Helvetica" w:hAnsi="Helvetica"/>
          <w:lang w:val="es-ES"/>
        </w:rPr>
        <w:t>“Ya casi ni me miras. ¿Cuándo me convertí en un personaje secundario en tu vida?</w:t>
      </w:r>
      <w:r w:rsidRPr="00623806">
        <w:rPr>
          <w:rFonts w:ascii="Helvetica" w:hAnsi="Helvetica"/>
          <w:lang w:val="es-ES"/>
        </w:rPr>
        <w:t>”</w:t>
      </w:r>
      <w:r w:rsidRPr="00D05C6D">
        <w:rPr>
          <w:rFonts w:ascii="Helvetica" w:hAnsi="Helvetica"/>
          <w:lang w:val="es-ES"/>
        </w:rPr>
        <w:t xml:space="preserve"> Mi voz tembló.</w:t>
      </w:r>
    </w:p>
    <w:p w14:paraId="50F89B2D" w14:textId="7017B560" w:rsidR="00D05C6D" w:rsidRPr="00623806" w:rsidRDefault="00D05C6D" w:rsidP="00D05C6D">
      <w:pPr>
        <w:pStyle w:val="Scene"/>
        <w:spacing w:line="276" w:lineRule="auto"/>
        <w:jc w:val="both"/>
        <w:rPr>
          <w:rFonts w:ascii="Helvetica" w:hAnsi="Helvetica"/>
          <w:lang w:val="es-ES"/>
        </w:rPr>
      </w:pPr>
      <w:r w:rsidRPr="00D05C6D">
        <w:rPr>
          <w:rFonts w:ascii="Helvetica" w:hAnsi="Helvetica"/>
          <w:lang w:val="es-ES"/>
        </w:rPr>
        <w:t xml:space="preserve">"Entro por la puerta y te encuentro emocional, distante </w:t>
      </w:r>
      <w:proofErr w:type="gramStart"/>
      <w:r w:rsidRPr="00D05C6D">
        <w:rPr>
          <w:rFonts w:ascii="Helvetica" w:hAnsi="Helvetica"/>
          <w:lang w:val="es-ES"/>
        </w:rPr>
        <w:t>o...</w:t>
      </w:r>
      <w:proofErr w:type="gramEnd"/>
      <w:r w:rsidRPr="00D05C6D">
        <w:rPr>
          <w:rFonts w:ascii="Helvetica" w:hAnsi="Helvetica"/>
          <w:lang w:val="es-ES"/>
        </w:rPr>
        <w:t>"</w:t>
      </w:r>
    </w:p>
    <w:p w14:paraId="339DC66D" w14:textId="52675346" w:rsidR="00D05C6D" w:rsidRPr="00623806" w:rsidRDefault="00D05C6D" w:rsidP="00D05C6D">
      <w:pPr>
        <w:pStyle w:val="Scene"/>
        <w:spacing w:line="276" w:lineRule="auto"/>
        <w:jc w:val="both"/>
        <w:rPr>
          <w:rFonts w:ascii="Helvetica" w:hAnsi="Helvetica"/>
          <w:lang w:val="es-ES"/>
        </w:rPr>
      </w:pPr>
      <w:r w:rsidRPr="00D05C6D">
        <w:rPr>
          <w:rFonts w:ascii="Helvetica" w:hAnsi="Helvetica"/>
          <w:lang w:val="es-ES"/>
        </w:rPr>
        <w:t>“Estoy retraíd</w:t>
      </w:r>
      <w:r w:rsidRPr="00623806">
        <w:rPr>
          <w:rFonts w:ascii="Helvetica" w:hAnsi="Helvetica"/>
          <w:lang w:val="es-ES"/>
        </w:rPr>
        <w:t>a</w:t>
      </w:r>
      <w:r w:rsidRPr="00D05C6D">
        <w:rPr>
          <w:rFonts w:ascii="Helvetica" w:hAnsi="Helvetica"/>
          <w:lang w:val="es-ES"/>
        </w:rPr>
        <w:t xml:space="preserve"> porque me siento invisible.” Se me quebró la voz.</w:t>
      </w:r>
    </w:p>
    <w:p w14:paraId="377C3477" w14:textId="527D7FD4" w:rsidR="00D05C6D" w:rsidRPr="00623806" w:rsidRDefault="00D05C6D" w:rsidP="00D05C6D">
      <w:pPr>
        <w:pStyle w:val="Scene"/>
        <w:spacing w:line="276" w:lineRule="auto"/>
        <w:jc w:val="both"/>
        <w:rPr>
          <w:rFonts w:ascii="Helvetica" w:hAnsi="Helvetica"/>
          <w:lang w:val="es-ES"/>
        </w:rPr>
      </w:pPr>
      <w:r w:rsidRPr="00D05C6D">
        <w:rPr>
          <w:rFonts w:ascii="Helvetica" w:hAnsi="Helvetica"/>
          <w:lang w:val="es-ES"/>
        </w:rPr>
        <w:t>Un silencio tenso se extendió entre nosotros. Me miró como si fuera un extraño. Como si no supiera cómo habían llegado hasta aquí.</w:t>
      </w:r>
    </w:p>
    <w:p w14:paraId="60BA5957" w14:textId="3FCC6D4E" w:rsidR="00D05C6D" w:rsidRPr="00623806" w:rsidRDefault="00D05C6D" w:rsidP="00D05C6D">
      <w:pPr>
        <w:pStyle w:val="Scene"/>
        <w:spacing w:line="276" w:lineRule="auto"/>
        <w:jc w:val="both"/>
        <w:rPr>
          <w:rFonts w:ascii="Helvetica" w:hAnsi="Helvetica"/>
          <w:lang w:val="es-ES"/>
        </w:rPr>
      </w:pPr>
      <w:r w:rsidRPr="00D05C6D">
        <w:rPr>
          <w:rFonts w:ascii="Helvetica" w:hAnsi="Helvetica"/>
          <w:lang w:val="es-ES"/>
        </w:rPr>
        <w:t>“Creo que has estado tens</w:t>
      </w:r>
      <w:r w:rsidRPr="00623806">
        <w:rPr>
          <w:rFonts w:ascii="Helvetica" w:hAnsi="Helvetica"/>
          <w:lang w:val="es-ES"/>
        </w:rPr>
        <w:t>a</w:t>
      </w:r>
      <w:r w:rsidRPr="00D05C6D">
        <w:rPr>
          <w:rFonts w:ascii="Helvetica" w:hAnsi="Helvetica"/>
          <w:lang w:val="es-ES"/>
        </w:rPr>
        <w:t xml:space="preserve"> durante semanas. Y ahora, cada vez que intento hablar contigo, me adentras en un campo minado.</w:t>
      </w:r>
      <w:r w:rsidRPr="00623806">
        <w:rPr>
          <w:rFonts w:ascii="Helvetica" w:hAnsi="Helvetica"/>
          <w:lang w:val="es-ES"/>
        </w:rPr>
        <w:t>”</w:t>
      </w:r>
    </w:p>
    <w:p w14:paraId="3BD40B00" w14:textId="0823CE9F" w:rsidR="00D05C6D" w:rsidRPr="00623806" w:rsidRDefault="00D05C6D" w:rsidP="00D05C6D">
      <w:pPr>
        <w:pStyle w:val="Scene"/>
        <w:spacing w:line="276" w:lineRule="auto"/>
        <w:jc w:val="both"/>
        <w:rPr>
          <w:rFonts w:ascii="Helvetica" w:hAnsi="Helvetica"/>
          <w:lang w:val="es-ES"/>
        </w:rPr>
      </w:pPr>
      <w:r w:rsidRPr="00D05C6D">
        <w:rPr>
          <w:rFonts w:ascii="Helvetica" w:hAnsi="Helvetica"/>
          <w:lang w:val="es-ES"/>
        </w:rPr>
        <w:t>“No lo has intentado, Owen.” Apenas me ves.</w:t>
      </w:r>
    </w:p>
    <w:p w14:paraId="0C6BDEE5" w14:textId="1D6B637A" w:rsidR="00D05C6D" w:rsidRPr="00623806" w:rsidRDefault="00D05C6D" w:rsidP="00D05C6D">
      <w:pPr>
        <w:pStyle w:val="Scene"/>
        <w:spacing w:line="276" w:lineRule="auto"/>
        <w:jc w:val="both"/>
        <w:rPr>
          <w:rFonts w:ascii="Helvetica" w:hAnsi="Helvetica"/>
          <w:lang w:val="es-ES"/>
        </w:rPr>
      </w:pPr>
      <w:r w:rsidRPr="00D05C6D">
        <w:rPr>
          <w:rFonts w:ascii="Helvetica" w:hAnsi="Helvetica"/>
          <w:lang w:val="es-ES"/>
        </w:rPr>
        <w:t>No respondió.</w:t>
      </w:r>
    </w:p>
    <w:p w14:paraId="33A1F8E4" w14:textId="782EF738" w:rsidR="00D05C6D" w:rsidRPr="00623806" w:rsidRDefault="00D05C6D" w:rsidP="00D05C6D">
      <w:pPr>
        <w:pStyle w:val="Scene"/>
        <w:spacing w:line="276" w:lineRule="auto"/>
        <w:jc w:val="both"/>
        <w:rPr>
          <w:rFonts w:ascii="Helvetica" w:hAnsi="Helvetica"/>
          <w:lang w:val="es-ES"/>
        </w:rPr>
      </w:pPr>
      <w:r w:rsidRPr="00D05C6D">
        <w:rPr>
          <w:rFonts w:ascii="Helvetica" w:hAnsi="Helvetica"/>
          <w:lang w:val="es-ES"/>
        </w:rPr>
        <w:t>Parpadeé, con los ojos escociendo. "Ni siquiera te diste cuenta de que me quedé dormida llorando la semana pasada."</w:t>
      </w:r>
      <w:r w:rsidRPr="00D05C6D">
        <w:rPr>
          <w:rFonts w:ascii="Helvetica" w:hAnsi="Helvetica"/>
          <w:lang w:val="es-ES"/>
        </w:rPr>
        <w:br/>
        <w:t>Sus labios se entreabrieron ligeramente, como si quisiera defenderse, pero no dijo nada.</w:t>
      </w:r>
      <w:r w:rsidRPr="00623806">
        <w:rPr>
          <w:rFonts w:ascii="Helvetica" w:hAnsi="Helvetica"/>
          <w:lang w:val="es-ES"/>
        </w:rPr>
        <w:t xml:space="preserve"> </w:t>
      </w:r>
      <w:r w:rsidRPr="00D05C6D">
        <w:rPr>
          <w:rFonts w:ascii="Helvetica" w:hAnsi="Helvetica"/>
          <w:lang w:val="es-ES"/>
        </w:rPr>
        <w:t>Finalmente, exhaló y caminó hacia el pasillo.</w:t>
      </w:r>
    </w:p>
    <w:p w14:paraId="01BC13AD" w14:textId="3734EE5F" w:rsidR="00D05C6D" w:rsidRPr="00623806" w:rsidRDefault="00D05C6D" w:rsidP="00D05C6D">
      <w:pPr>
        <w:pStyle w:val="Scene"/>
        <w:spacing w:line="276" w:lineRule="auto"/>
        <w:jc w:val="both"/>
        <w:rPr>
          <w:rFonts w:ascii="Helvetica" w:hAnsi="Helvetica"/>
          <w:lang w:val="es-ES"/>
        </w:rPr>
      </w:pPr>
      <w:r w:rsidRPr="00623806">
        <w:rPr>
          <w:rFonts w:ascii="Helvetica" w:hAnsi="Helvetica"/>
          <w:lang w:val="es-ES"/>
        </w:rPr>
        <w:t>“</w:t>
      </w:r>
      <w:r w:rsidRPr="00D05C6D">
        <w:rPr>
          <w:rFonts w:ascii="Helvetica" w:hAnsi="Helvetica"/>
          <w:lang w:val="es-ES"/>
        </w:rPr>
        <w:t>¿Adónde vas?</w:t>
      </w:r>
      <w:r w:rsidRPr="00623806">
        <w:rPr>
          <w:rFonts w:ascii="Helvetica" w:hAnsi="Helvetica"/>
          <w:lang w:val="es-ES"/>
        </w:rPr>
        <w:t>”</w:t>
      </w:r>
      <w:r w:rsidRPr="00D05C6D">
        <w:rPr>
          <w:rFonts w:ascii="Helvetica" w:hAnsi="Helvetica"/>
          <w:lang w:val="es-ES"/>
        </w:rPr>
        <w:t xml:space="preserve"> Pregunté.</w:t>
      </w:r>
    </w:p>
    <w:p w14:paraId="358D54F4" w14:textId="788959FD" w:rsidR="00D05C6D" w:rsidRPr="00623806" w:rsidRDefault="00D05C6D" w:rsidP="00D05C6D">
      <w:pPr>
        <w:pStyle w:val="Scene"/>
        <w:spacing w:line="276" w:lineRule="auto"/>
        <w:jc w:val="both"/>
        <w:rPr>
          <w:rFonts w:ascii="Helvetica" w:hAnsi="Helvetica"/>
          <w:lang w:val="es-ES"/>
        </w:rPr>
      </w:pPr>
      <w:r w:rsidRPr="00D05C6D">
        <w:rPr>
          <w:rFonts w:ascii="Helvetica" w:hAnsi="Helvetica"/>
          <w:lang w:val="es-ES"/>
        </w:rPr>
        <w:t>“Para hacer la maleta para mi entrenamiento. Mi vuelo sale a las 6 de la mañana. Me iré por una semana.</w:t>
      </w:r>
      <w:r w:rsidRPr="00623806">
        <w:rPr>
          <w:rFonts w:ascii="Helvetica" w:hAnsi="Helvetica"/>
          <w:lang w:val="es-ES"/>
        </w:rPr>
        <w:t>”</w:t>
      </w:r>
    </w:p>
    <w:p w14:paraId="7A8156E0" w14:textId="3B6890F2" w:rsidR="00D05C6D" w:rsidRPr="00623806" w:rsidRDefault="00D05C6D" w:rsidP="00D05C6D">
      <w:pPr>
        <w:pStyle w:val="Scene"/>
        <w:spacing w:line="276" w:lineRule="auto"/>
        <w:jc w:val="both"/>
        <w:rPr>
          <w:rFonts w:ascii="Helvetica" w:hAnsi="Helvetica"/>
          <w:lang w:val="es-ES"/>
        </w:rPr>
      </w:pPr>
      <w:r w:rsidRPr="00D05C6D">
        <w:rPr>
          <w:rFonts w:ascii="Helvetica" w:hAnsi="Helvetica"/>
          <w:lang w:val="es-ES"/>
        </w:rPr>
        <w:t>Eso fue todo.</w:t>
      </w:r>
    </w:p>
    <w:p w14:paraId="3A66293D" w14:textId="21EC1F81" w:rsidR="00D05C6D" w:rsidRPr="00623806" w:rsidRDefault="00D05C6D" w:rsidP="00D05C6D">
      <w:pPr>
        <w:pStyle w:val="Scene"/>
        <w:spacing w:line="276" w:lineRule="auto"/>
        <w:jc w:val="both"/>
        <w:rPr>
          <w:rFonts w:ascii="Helvetica" w:hAnsi="Helvetica"/>
          <w:lang w:val="es-ES"/>
        </w:rPr>
      </w:pPr>
      <w:r w:rsidRPr="00D05C6D">
        <w:rPr>
          <w:rFonts w:ascii="Helvetica" w:hAnsi="Helvetica"/>
          <w:lang w:val="es-ES"/>
        </w:rPr>
        <w:t>Sin disculpas. No luchó por nada. Owen huye cada vez que las emociones se interponen.</w:t>
      </w:r>
    </w:p>
    <w:p w14:paraId="410D3697" w14:textId="68749212" w:rsidR="00D05C6D" w:rsidRPr="00D05C6D" w:rsidRDefault="00D05C6D" w:rsidP="00D05C6D">
      <w:pPr>
        <w:pStyle w:val="Scene"/>
        <w:spacing w:line="276" w:lineRule="auto"/>
        <w:jc w:val="both"/>
        <w:rPr>
          <w:rFonts w:ascii="Helvetica" w:hAnsi="Helvetica"/>
          <w:lang w:val="es-ES"/>
        </w:rPr>
      </w:pPr>
      <w:r w:rsidRPr="00D05C6D">
        <w:rPr>
          <w:rFonts w:ascii="Helvetica" w:hAnsi="Helvetica"/>
          <w:lang w:val="es-ES"/>
        </w:rPr>
        <w:lastRenderedPageBreak/>
        <w:t>Permanecí inmóvil, con el corazón latiendo con fuerza, no por rabia, sino por la opresiva sensación de haber pasado meses sol</w:t>
      </w:r>
      <w:r w:rsidRPr="00623806">
        <w:rPr>
          <w:rFonts w:ascii="Helvetica" w:hAnsi="Helvetica"/>
          <w:lang w:val="es-ES"/>
        </w:rPr>
        <w:t>a</w:t>
      </w:r>
      <w:r w:rsidRPr="00D05C6D">
        <w:rPr>
          <w:rFonts w:ascii="Helvetica" w:hAnsi="Helvetica"/>
          <w:lang w:val="es-ES"/>
        </w:rPr>
        <w:t>. Lo estaba recitando en voz alta en mi mente por primera vez.</w:t>
      </w:r>
    </w:p>
    <w:p w14:paraId="0C778789" w14:textId="77777777" w:rsidR="00AE213F" w:rsidRPr="00623806" w:rsidRDefault="00AE213F" w:rsidP="007B0F8B">
      <w:pPr>
        <w:pStyle w:val="Scene"/>
        <w:spacing w:line="276" w:lineRule="auto"/>
        <w:jc w:val="both"/>
        <w:rPr>
          <w:rFonts w:ascii="Helvetica" w:hAnsi="Helvetica"/>
          <w:lang w:val="es-ES"/>
        </w:rPr>
      </w:pPr>
    </w:p>
    <w:p w14:paraId="14F61E7A" w14:textId="60973F80" w:rsidR="00675F01" w:rsidRPr="00623806" w:rsidRDefault="00721441" w:rsidP="00AE213F">
      <w:pPr>
        <w:pStyle w:val="SceneBreak"/>
        <w:spacing w:line="276" w:lineRule="auto"/>
        <w:rPr>
          <w:rFonts w:ascii="Helvetica" w:hAnsi="Helvetica"/>
          <w:lang w:val="es-ES"/>
        </w:rPr>
      </w:pPr>
      <w:r w:rsidRPr="00623806">
        <w:rPr>
          <w:rFonts w:ascii="Helvetica" w:hAnsi="Helvetica"/>
          <w:lang w:val="es-ES"/>
        </w:rPr>
        <w:t>****</w:t>
      </w:r>
    </w:p>
    <w:p w14:paraId="3AB6FD2E" w14:textId="77777777" w:rsidR="00AE213F" w:rsidRPr="00623806" w:rsidRDefault="00AE213F" w:rsidP="00AE213F">
      <w:pPr>
        <w:pStyle w:val="Scene"/>
        <w:rPr>
          <w:lang w:val="es-ES"/>
        </w:rPr>
      </w:pPr>
    </w:p>
    <w:p w14:paraId="697078BC" w14:textId="3F0441B8" w:rsidR="00721441" w:rsidRPr="00623806" w:rsidRDefault="00721441" w:rsidP="00675F01">
      <w:pPr>
        <w:pStyle w:val="NovelQuoteAlternate"/>
        <w:spacing w:line="276" w:lineRule="auto"/>
        <w:rPr>
          <w:rFonts w:ascii="Helvetica" w:hAnsi="Helvetica"/>
          <w:lang w:val="es-ES"/>
        </w:rPr>
      </w:pPr>
      <w:proofErr w:type="spellStart"/>
      <w:r w:rsidRPr="00623806">
        <w:rPr>
          <w:rFonts w:ascii="Helvetica" w:hAnsi="Helvetica"/>
          <w:b/>
          <w:bCs/>
          <w:lang w:val="es-ES"/>
        </w:rPr>
        <w:t>Zeff</w:t>
      </w:r>
      <w:proofErr w:type="spellEnd"/>
    </w:p>
    <w:p w14:paraId="18F2ADB7" w14:textId="77777777" w:rsidR="00675F01" w:rsidRPr="00623806" w:rsidRDefault="00675F01" w:rsidP="00675F01">
      <w:pPr>
        <w:pStyle w:val="Scene"/>
        <w:spacing w:line="276" w:lineRule="auto"/>
        <w:jc w:val="both"/>
        <w:rPr>
          <w:rFonts w:ascii="Helvetica" w:hAnsi="Helvetica"/>
          <w:lang w:val="es-ES"/>
        </w:rPr>
      </w:pPr>
    </w:p>
    <w:p w14:paraId="207EC6B8" w14:textId="77777777" w:rsidR="0028118E" w:rsidRPr="00623806" w:rsidRDefault="00317394" w:rsidP="00317394">
      <w:pPr>
        <w:pStyle w:val="Scene"/>
        <w:spacing w:line="276" w:lineRule="auto"/>
        <w:jc w:val="thaiDistribute"/>
        <w:rPr>
          <w:rFonts w:ascii="Helvetica" w:hAnsi="Helvetica"/>
          <w:lang w:val="es-ES"/>
        </w:rPr>
      </w:pPr>
      <w:r w:rsidRPr="00317394">
        <w:rPr>
          <w:rFonts w:ascii="Helvetica" w:hAnsi="Helvetica"/>
          <w:lang w:val="es-ES"/>
        </w:rPr>
        <w:t>Sabía que algo andaba mal.</w:t>
      </w:r>
    </w:p>
    <w:p w14:paraId="1647E6E3" w14:textId="565BF2CF" w:rsidR="0028118E" w:rsidRPr="00623806" w:rsidRDefault="00317394" w:rsidP="00317394">
      <w:pPr>
        <w:pStyle w:val="Scene"/>
        <w:spacing w:line="276" w:lineRule="auto"/>
        <w:jc w:val="thaiDistribute"/>
        <w:rPr>
          <w:rFonts w:ascii="Helvetica" w:hAnsi="Helvetica"/>
          <w:lang w:val="es-ES"/>
        </w:rPr>
      </w:pPr>
      <w:r w:rsidRPr="00317394">
        <w:rPr>
          <w:rFonts w:ascii="Helvetica" w:hAnsi="Helvetica"/>
          <w:lang w:val="es-ES"/>
        </w:rPr>
        <w:t>Se me clavó en el pecho como un tornillo de banco: apretado, frío, sofocante. Una sensación peculiar e inquietante tironeaba de los límites de mi consciencia. Se sintió como un duelo. Sentí como si estuviera llorando por dentro. Pero no hubo lágrimas. Y eso es lo que más me inquietó.</w:t>
      </w:r>
    </w:p>
    <w:p w14:paraId="0A449736" w14:textId="26C608AF" w:rsidR="0028118E" w:rsidRPr="00623806" w:rsidRDefault="00317394" w:rsidP="00317394">
      <w:pPr>
        <w:pStyle w:val="Scene"/>
        <w:spacing w:line="276" w:lineRule="auto"/>
        <w:jc w:val="thaiDistribute"/>
        <w:rPr>
          <w:rFonts w:ascii="Helvetica" w:hAnsi="Helvetica"/>
          <w:lang w:val="es-ES"/>
        </w:rPr>
      </w:pPr>
      <w:r w:rsidRPr="00317394">
        <w:rPr>
          <w:rFonts w:ascii="Helvetica" w:hAnsi="Helvetica"/>
          <w:lang w:val="es-ES"/>
        </w:rPr>
        <w:t>Tal comportamiento implicaba que el dolor no era mío.</w:t>
      </w:r>
    </w:p>
    <w:p w14:paraId="2480E363" w14:textId="6D0C41C8" w:rsidR="0028118E" w:rsidRPr="00623806" w:rsidRDefault="00317394" w:rsidP="00317394">
      <w:pPr>
        <w:pStyle w:val="Scene"/>
        <w:spacing w:line="276" w:lineRule="auto"/>
        <w:jc w:val="thaiDistribute"/>
        <w:rPr>
          <w:rFonts w:ascii="Helvetica" w:hAnsi="Helvetica"/>
          <w:lang w:val="es-ES"/>
        </w:rPr>
      </w:pPr>
      <w:r w:rsidRPr="00317394">
        <w:rPr>
          <w:rFonts w:ascii="Helvetica" w:hAnsi="Helvetica"/>
          <w:lang w:val="es-ES"/>
        </w:rPr>
        <w:t>Era suyo.</w:t>
      </w:r>
    </w:p>
    <w:p w14:paraId="7D503ED1" w14:textId="77777777" w:rsidR="0028118E" w:rsidRPr="00623806" w:rsidRDefault="00317394" w:rsidP="00317394">
      <w:pPr>
        <w:pStyle w:val="Scene"/>
        <w:spacing w:line="276" w:lineRule="auto"/>
        <w:jc w:val="thaiDistribute"/>
        <w:rPr>
          <w:rFonts w:ascii="Helvetica" w:hAnsi="Helvetica"/>
          <w:lang w:val="es-ES"/>
        </w:rPr>
      </w:pPr>
      <w:r w:rsidRPr="00317394">
        <w:rPr>
          <w:rFonts w:ascii="Helvetica" w:hAnsi="Helvetica"/>
          <w:lang w:val="es-ES"/>
        </w:rPr>
        <w:t>El vínculo se estaba fortaleciendo. El vínculo nos mantenía unidos de maneras que aún no había comprendido del todo. Y si pudiera sentir la pena de Liliam traspasándome… si hubiera estado llorando, llorando de verdad, entonces algo estaría profundamente, peligrosamente mal.</w:t>
      </w:r>
    </w:p>
    <w:p w14:paraId="7E034EBF" w14:textId="113D7222" w:rsidR="0028118E" w:rsidRPr="00623806" w:rsidRDefault="00317394" w:rsidP="00317394">
      <w:pPr>
        <w:pStyle w:val="Scene"/>
        <w:spacing w:line="276" w:lineRule="auto"/>
        <w:jc w:val="thaiDistribute"/>
        <w:rPr>
          <w:rFonts w:ascii="Helvetica" w:hAnsi="Helvetica"/>
          <w:lang w:val="es-ES"/>
        </w:rPr>
      </w:pPr>
      <w:r w:rsidRPr="00317394">
        <w:rPr>
          <w:rFonts w:ascii="Helvetica" w:hAnsi="Helvetica"/>
          <w:lang w:val="es-ES"/>
        </w:rPr>
        <w:t>Y no podía quedarme quieto sabiendo que la mujer que amaba estaba sufriendo.</w:t>
      </w:r>
    </w:p>
    <w:p w14:paraId="25D4B07A" w14:textId="7E40261E" w:rsidR="0028118E" w:rsidRPr="00623806" w:rsidRDefault="00317394" w:rsidP="00317394">
      <w:pPr>
        <w:pStyle w:val="Scene"/>
        <w:spacing w:line="276" w:lineRule="auto"/>
        <w:jc w:val="thaiDistribute"/>
        <w:rPr>
          <w:rFonts w:ascii="Helvetica" w:hAnsi="Helvetica"/>
          <w:lang w:val="es-ES"/>
        </w:rPr>
      </w:pPr>
      <w:r w:rsidRPr="00317394">
        <w:rPr>
          <w:rFonts w:ascii="Helvetica" w:hAnsi="Helvetica"/>
          <w:lang w:val="es-ES"/>
        </w:rPr>
        <w:t>Me dirigí a la oficina, con el corazón latiendo a mil y las manos apretadas. Aflojé los puños de mi larga camisa azul y me remangué las mangas hasta los antebrazos al entrar en el edificio, apenas asintiendo con la cabeza a la recepcionista. El aire fresco del interior apenas tuvo efecto para aliviar la tormenta que se avecinaba en mi pecho.</w:t>
      </w:r>
    </w:p>
    <w:p w14:paraId="7A3E6E5C" w14:textId="77777777" w:rsidR="0028118E" w:rsidRPr="00623806" w:rsidRDefault="00317394" w:rsidP="00317394">
      <w:pPr>
        <w:pStyle w:val="Scene"/>
        <w:spacing w:line="276" w:lineRule="auto"/>
        <w:jc w:val="thaiDistribute"/>
        <w:rPr>
          <w:rFonts w:ascii="Helvetica" w:hAnsi="Helvetica"/>
          <w:lang w:val="es-ES"/>
        </w:rPr>
      </w:pPr>
      <w:r w:rsidRPr="00317394">
        <w:rPr>
          <w:rFonts w:ascii="Helvetica" w:hAnsi="Helvetica"/>
          <w:lang w:val="es-ES"/>
        </w:rPr>
        <w:lastRenderedPageBreak/>
        <w:t>Noté el cambio de ambiente nada más caminar hacia mi escritorio.</w:t>
      </w:r>
    </w:p>
    <w:p w14:paraId="61458C27" w14:textId="2F8E1EC0" w:rsidR="0028118E" w:rsidRPr="00623806" w:rsidRDefault="00317394" w:rsidP="00317394">
      <w:pPr>
        <w:pStyle w:val="Scene"/>
        <w:spacing w:line="276" w:lineRule="auto"/>
        <w:jc w:val="thaiDistribute"/>
        <w:rPr>
          <w:rFonts w:ascii="Helvetica" w:hAnsi="Helvetica"/>
          <w:lang w:val="es-ES"/>
        </w:rPr>
      </w:pPr>
      <w:r w:rsidRPr="00317394">
        <w:rPr>
          <w:rFonts w:ascii="Helvetica" w:hAnsi="Helvetica"/>
          <w:lang w:val="es-ES"/>
        </w:rPr>
        <w:t>Los colegas intercambiaron miradas, sus susurros como cuchillos invisibles, afilados y punzantes. Sus ojos transmitían un mensaje claro, incluso cuando sus voces apagadas se desvanecían como el vapor mientras yo pasaba.</w:t>
      </w:r>
      <w:r w:rsidRPr="00317394">
        <w:rPr>
          <w:rFonts w:ascii="Helvetica" w:hAnsi="Helvetica"/>
          <w:lang w:val="es-ES"/>
        </w:rPr>
        <w:br/>
        <w:t>Más tarde también la vi a ella.</w:t>
      </w:r>
    </w:p>
    <w:p w14:paraId="4CCF5435" w14:textId="77777777" w:rsidR="0028118E" w:rsidRPr="00623806" w:rsidRDefault="00317394" w:rsidP="00317394">
      <w:pPr>
        <w:pStyle w:val="Scene"/>
        <w:spacing w:line="276" w:lineRule="auto"/>
        <w:jc w:val="thaiDistribute"/>
        <w:rPr>
          <w:rFonts w:ascii="Helvetica" w:hAnsi="Helvetica"/>
          <w:lang w:val="es-ES"/>
        </w:rPr>
      </w:pPr>
      <w:r w:rsidRPr="00317394">
        <w:rPr>
          <w:rFonts w:ascii="Helvetica" w:hAnsi="Helvetica"/>
          <w:lang w:val="es-ES"/>
        </w:rPr>
        <w:t>Liliam llegó un poco más tarde. Tenía los ojos rojos e hinchados, y los hombros rígidos. Tenía una apariencia vacía. cansado/a Parecía como si algo dentro de ella se hubiera apoderado de ella. Su silenciosa fortaleza, como una armadura, se desvaneció, reemplazada por la dolorosa sensibilidad de alguien que había estado cargando con demasiado durante demasiado tiempo.</w:t>
      </w:r>
    </w:p>
    <w:p w14:paraId="73B9F88B" w14:textId="1E12A84D" w:rsidR="0028118E" w:rsidRPr="00623806" w:rsidRDefault="00317394" w:rsidP="00317394">
      <w:pPr>
        <w:pStyle w:val="Scene"/>
        <w:spacing w:line="276" w:lineRule="auto"/>
        <w:jc w:val="thaiDistribute"/>
        <w:rPr>
          <w:rFonts w:ascii="Helvetica" w:hAnsi="Helvetica"/>
          <w:lang w:val="es-ES"/>
        </w:rPr>
      </w:pPr>
      <w:r w:rsidRPr="00317394">
        <w:rPr>
          <w:rFonts w:ascii="Helvetica" w:hAnsi="Helvetica"/>
          <w:lang w:val="es-ES"/>
        </w:rPr>
        <w:t>No miró a nadie. Mantuvo la cabeza baja, sus pasos eran apresurados e inseguros. Llegó a su escritorio, dejó caer su bolso al suelo con un suave golpe y se hundió en su silla como si la gravedad se hubiera duplicado sobre ella.</w:t>
      </w:r>
      <w:r w:rsidRPr="00317394">
        <w:rPr>
          <w:rFonts w:ascii="Helvetica" w:hAnsi="Helvetica"/>
          <w:lang w:val="es-ES"/>
        </w:rPr>
        <w:br/>
        <w:t>Mi mano se quedó paralizada sobre el reposacabezas de mi asiento, observando cada uno de sus movimientos con una atención milimétrica.</w:t>
      </w:r>
    </w:p>
    <w:p w14:paraId="2EF05504" w14:textId="77777777" w:rsidR="0028118E" w:rsidRPr="00623806" w:rsidRDefault="0028118E" w:rsidP="00317394">
      <w:pPr>
        <w:pStyle w:val="Scene"/>
        <w:spacing w:line="276" w:lineRule="auto"/>
        <w:jc w:val="thaiDistribute"/>
        <w:rPr>
          <w:rFonts w:ascii="Helvetica" w:hAnsi="Helvetica"/>
          <w:lang w:val="es-ES"/>
        </w:rPr>
      </w:pPr>
      <w:r w:rsidRPr="00623806">
        <w:rPr>
          <w:rFonts w:ascii="Helvetica" w:hAnsi="Helvetica"/>
          <w:lang w:val="es-ES"/>
        </w:rPr>
        <w:t>“</w:t>
      </w:r>
      <w:r w:rsidR="00317394" w:rsidRPr="00317394">
        <w:rPr>
          <w:rFonts w:ascii="Helvetica" w:hAnsi="Helvetica"/>
          <w:lang w:val="es-ES"/>
        </w:rPr>
        <w:t>Liliam</w:t>
      </w:r>
      <w:r w:rsidRPr="00623806">
        <w:rPr>
          <w:rFonts w:ascii="Helvetica" w:hAnsi="Helvetica"/>
          <w:lang w:val="es-ES"/>
        </w:rPr>
        <w:t xml:space="preserve">,” </w:t>
      </w:r>
      <w:r w:rsidR="00317394" w:rsidRPr="00317394">
        <w:rPr>
          <w:rFonts w:ascii="Helvetica" w:hAnsi="Helvetica"/>
          <w:lang w:val="es-ES"/>
        </w:rPr>
        <w:t>dije, con voz baja, procurando no asustarla. "¿Qué pasó?"</w:t>
      </w:r>
    </w:p>
    <w:p w14:paraId="3396D00C" w14:textId="77777777" w:rsidR="0028118E" w:rsidRPr="00623806" w:rsidRDefault="00317394" w:rsidP="00317394">
      <w:pPr>
        <w:pStyle w:val="Scene"/>
        <w:spacing w:line="276" w:lineRule="auto"/>
        <w:jc w:val="thaiDistribute"/>
        <w:rPr>
          <w:rFonts w:ascii="Helvetica" w:hAnsi="Helvetica"/>
          <w:lang w:val="es-ES"/>
        </w:rPr>
      </w:pPr>
      <w:r w:rsidRPr="00317394">
        <w:rPr>
          <w:rFonts w:ascii="Helvetica" w:hAnsi="Helvetica"/>
          <w:lang w:val="es-ES"/>
        </w:rPr>
        <w:t>Ella levantó la vista —solo brevemente— y por un segundo pensé que podría rechazarme. Pero sus ojos la delataron. Brillaban, frágiles y vulnerables, y así como así, su compostura comenzó a resquebrajarse.</w:t>
      </w:r>
    </w:p>
    <w:p w14:paraId="222538C9" w14:textId="77777777" w:rsidR="0028118E" w:rsidRPr="00623806" w:rsidRDefault="00317394" w:rsidP="00317394">
      <w:pPr>
        <w:pStyle w:val="Scene"/>
        <w:spacing w:line="276" w:lineRule="auto"/>
        <w:jc w:val="thaiDistribute"/>
        <w:rPr>
          <w:rFonts w:ascii="Helvetica" w:hAnsi="Helvetica"/>
          <w:lang w:val="es-ES"/>
        </w:rPr>
      </w:pPr>
      <w:r w:rsidRPr="00317394">
        <w:rPr>
          <w:rFonts w:ascii="Helvetica" w:hAnsi="Helvetica"/>
          <w:lang w:val="es-ES"/>
        </w:rPr>
        <w:t xml:space="preserve">Se dio la vuelta, meneando la cabeza, intentando respirar en medio de la tormenta. Pude ver la tensión en su mandíbula, la forma en que sus dedos temblaban levemente mientras se </w:t>
      </w:r>
      <w:proofErr w:type="gramStart"/>
      <w:r w:rsidRPr="00317394">
        <w:rPr>
          <w:rFonts w:ascii="Helvetica" w:hAnsi="Helvetica"/>
          <w:lang w:val="es-ES"/>
        </w:rPr>
        <w:t>cernían</w:t>
      </w:r>
      <w:proofErr w:type="gramEnd"/>
      <w:r w:rsidRPr="00317394">
        <w:rPr>
          <w:rFonts w:ascii="Helvetica" w:hAnsi="Helvetica"/>
          <w:lang w:val="es-ES"/>
        </w:rPr>
        <w:t xml:space="preserve"> sobre el teclado. Podía oler la sal en su </w:t>
      </w:r>
      <w:r w:rsidRPr="00317394">
        <w:rPr>
          <w:rFonts w:ascii="Helvetica" w:hAnsi="Helvetica"/>
          <w:lang w:val="es-ES"/>
        </w:rPr>
        <w:lastRenderedPageBreak/>
        <w:t xml:space="preserve">piel, el rastro punzante de sus </w:t>
      </w:r>
      <w:proofErr w:type="gramStart"/>
      <w:r w:rsidRPr="00317394">
        <w:rPr>
          <w:rFonts w:ascii="Helvetica" w:hAnsi="Helvetica"/>
          <w:lang w:val="es-ES"/>
        </w:rPr>
        <w:t>lágrimas</w:t>
      </w:r>
      <w:proofErr w:type="gramEnd"/>
      <w:r w:rsidRPr="00317394">
        <w:rPr>
          <w:rFonts w:ascii="Helvetica" w:hAnsi="Helvetica"/>
          <w:lang w:val="es-ES"/>
        </w:rPr>
        <w:t xml:space="preserve"> aunque aún no habían caído.</w:t>
      </w:r>
    </w:p>
    <w:p w14:paraId="446FE111" w14:textId="03AD15AD" w:rsidR="0028118E" w:rsidRPr="00623806" w:rsidRDefault="00317394" w:rsidP="00317394">
      <w:pPr>
        <w:pStyle w:val="Scene"/>
        <w:spacing w:line="276" w:lineRule="auto"/>
        <w:jc w:val="thaiDistribute"/>
        <w:rPr>
          <w:rFonts w:ascii="Helvetica" w:hAnsi="Helvetica"/>
          <w:lang w:val="es-ES"/>
        </w:rPr>
      </w:pPr>
      <w:r w:rsidRPr="00317394">
        <w:rPr>
          <w:rFonts w:ascii="Helvetica" w:hAnsi="Helvetica"/>
          <w:lang w:val="es-ES"/>
        </w:rPr>
        <w:t>Me golpeó como un puñetazo en el pecho.</w:t>
      </w:r>
    </w:p>
    <w:p w14:paraId="49CD780B" w14:textId="77777777" w:rsidR="0028118E" w:rsidRPr="00623806" w:rsidRDefault="00317394" w:rsidP="00317394">
      <w:pPr>
        <w:pStyle w:val="Scene"/>
        <w:spacing w:line="276" w:lineRule="auto"/>
        <w:jc w:val="thaiDistribute"/>
        <w:rPr>
          <w:rFonts w:ascii="Helvetica" w:hAnsi="Helvetica"/>
          <w:lang w:val="es-ES"/>
        </w:rPr>
      </w:pPr>
      <w:r w:rsidRPr="00317394">
        <w:rPr>
          <w:rFonts w:ascii="Helvetica" w:hAnsi="Helvetica"/>
          <w:lang w:val="es-ES"/>
        </w:rPr>
        <w:t>Me moví sin pensarlo.</w:t>
      </w:r>
    </w:p>
    <w:p w14:paraId="68714DC5" w14:textId="77777777" w:rsidR="0028118E" w:rsidRPr="00623806" w:rsidRDefault="00317394" w:rsidP="00317394">
      <w:pPr>
        <w:pStyle w:val="Scene"/>
        <w:spacing w:line="276" w:lineRule="auto"/>
        <w:jc w:val="thaiDistribute"/>
        <w:rPr>
          <w:rFonts w:ascii="Helvetica" w:hAnsi="Helvetica"/>
          <w:lang w:val="es-ES"/>
        </w:rPr>
      </w:pPr>
      <w:r w:rsidRPr="00317394">
        <w:rPr>
          <w:rFonts w:ascii="Helvetica" w:hAnsi="Helvetica"/>
          <w:lang w:val="es-ES"/>
        </w:rPr>
        <w:t xml:space="preserve">Alcanzando su muñeca, </w:t>
      </w:r>
      <w:proofErr w:type="spellStart"/>
      <w:r w:rsidRPr="00317394">
        <w:rPr>
          <w:rFonts w:ascii="Helvetica" w:hAnsi="Helvetica"/>
          <w:lang w:val="es-ES"/>
        </w:rPr>
        <w:t>enroscé</w:t>
      </w:r>
      <w:proofErr w:type="spellEnd"/>
      <w:r w:rsidRPr="00317394">
        <w:rPr>
          <w:rFonts w:ascii="Helvetica" w:hAnsi="Helvetica"/>
          <w:lang w:val="es-ES"/>
        </w:rPr>
        <w:t xml:space="preserve"> mis dedos suavemente alrededor de ella. Su piel estaba caliente, demasiado caliente, y sentí el golpe de su pulso bajo las yemas de mis dedos.</w:t>
      </w:r>
    </w:p>
    <w:p w14:paraId="0D414E5F" w14:textId="36AB65E8" w:rsidR="0028118E" w:rsidRPr="00623806" w:rsidRDefault="00317394" w:rsidP="00317394">
      <w:pPr>
        <w:pStyle w:val="Scene"/>
        <w:spacing w:line="276" w:lineRule="auto"/>
        <w:jc w:val="thaiDistribute"/>
        <w:rPr>
          <w:rFonts w:ascii="Helvetica" w:hAnsi="Helvetica"/>
          <w:lang w:val="es-ES"/>
        </w:rPr>
      </w:pPr>
      <w:r w:rsidRPr="00317394">
        <w:rPr>
          <w:rFonts w:ascii="Helvetica" w:hAnsi="Helvetica"/>
          <w:lang w:val="es-ES"/>
        </w:rPr>
        <w:t>"Ven conmigo", murmuré.</w:t>
      </w:r>
    </w:p>
    <w:p w14:paraId="4E6CA298" w14:textId="77777777" w:rsidR="0028118E" w:rsidRPr="00623806" w:rsidRDefault="00317394" w:rsidP="00317394">
      <w:pPr>
        <w:pStyle w:val="Scene"/>
        <w:spacing w:line="276" w:lineRule="auto"/>
        <w:jc w:val="thaiDistribute"/>
        <w:rPr>
          <w:rFonts w:ascii="Helvetica" w:hAnsi="Helvetica"/>
          <w:lang w:val="es-ES"/>
        </w:rPr>
      </w:pPr>
      <w:r w:rsidRPr="00317394">
        <w:rPr>
          <w:rFonts w:ascii="Helvetica" w:hAnsi="Helvetica"/>
          <w:lang w:val="es-ES"/>
        </w:rPr>
        <w:t>No protestó. No habló. Simplemente me dejó guiarla; su cuerpo se movía en piloto automático mientras la conducía a través del laberinto de cubículos y por un pasillo silencioso. Abrí la puerta de una sala de conferencias más pequeña y olvidada, la jalé hacia adentro y cerré la puerta detrás de nosotros con un suave clic que pareció aislarnos del mundo.</w:t>
      </w:r>
    </w:p>
    <w:p w14:paraId="7A062B42" w14:textId="77777777" w:rsidR="0028118E" w:rsidRPr="00623806" w:rsidRDefault="00317394" w:rsidP="00317394">
      <w:pPr>
        <w:pStyle w:val="Scene"/>
        <w:spacing w:line="276" w:lineRule="auto"/>
        <w:jc w:val="thaiDistribute"/>
        <w:rPr>
          <w:rFonts w:ascii="Helvetica" w:hAnsi="Helvetica"/>
          <w:lang w:val="es-ES"/>
        </w:rPr>
      </w:pPr>
      <w:r w:rsidRPr="00317394">
        <w:rPr>
          <w:rFonts w:ascii="Helvetica" w:hAnsi="Helvetica"/>
          <w:lang w:val="es-ES"/>
        </w:rPr>
        <w:t>En el silencio, se quedó paralizada.</w:t>
      </w:r>
    </w:p>
    <w:p w14:paraId="3A8E9F8B" w14:textId="2CDB7437" w:rsidR="0028118E" w:rsidRPr="00623806" w:rsidRDefault="00317394" w:rsidP="00317394">
      <w:pPr>
        <w:pStyle w:val="Scene"/>
        <w:spacing w:line="276" w:lineRule="auto"/>
        <w:jc w:val="thaiDistribute"/>
        <w:rPr>
          <w:rFonts w:ascii="Helvetica" w:hAnsi="Helvetica"/>
          <w:lang w:val="es-ES"/>
        </w:rPr>
      </w:pPr>
      <w:r w:rsidRPr="00317394">
        <w:rPr>
          <w:rFonts w:ascii="Helvetica" w:hAnsi="Helvetica"/>
          <w:lang w:val="es-ES"/>
        </w:rPr>
        <w:t>Sus manos se cerraron en puños a los lados, las uñas clavándose en las palmas. Sus hombros temblaban bajo el peso de todo lo que no había dicho. Su respiración era entrecortada y superficial, como si intentara no romperse.</w:t>
      </w:r>
      <w:r w:rsidRPr="00317394">
        <w:rPr>
          <w:rFonts w:ascii="Helvetica" w:hAnsi="Helvetica"/>
          <w:lang w:val="es-ES"/>
        </w:rPr>
        <w:br/>
        <w:t>Me quedé allí, impotente, con el corazón latiendo a mil por hora en la garganta.</w:t>
      </w:r>
    </w:p>
    <w:p w14:paraId="7660F067" w14:textId="77777777" w:rsidR="0028118E" w:rsidRPr="00623806" w:rsidRDefault="00317394" w:rsidP="00317394">
      <w:pPr>
        <w:pStyle w:val="Scene"/>
        <w:spacing w:line="276" w:lineRule="auto"/>
        <w:jc w:val="thaiDistribute"/>
        <w:rPr>
          <w:rFonts w:ascii="Helvetica" w:hAnsi="Helvetica"/>
          <w:lang w:val="es-ES"/>
        </w:rPr>
      </w:pPr>
      <w:r w:rsidRPr="00317394">
        <w:rPr>
          <w:rFonts w:ascii="Helvetica" w:hAnsi="Helvetica"/>
          <w:lang w:val="es-ES"/>
        </w:rPr>
        <w:t>Observé a la mujer que una vez me había cautivado, ahora al borde de un momento que evidentemente era incapaz de contener.</w:t>
      </w:r>
    </w:p>
    <w:p w14:paraId="203B044A" w14:textId="77777777" w:rsidR="0028118E" w:rsidRPr="00623806" w:rsidRDefault="00317394" w:rsidP="00317394">
      <w:pPr>
        <w:pStyle w:val="Scene"/>
        <w:spacing w:line="276" w:lineRule="auto"/>
        <w:jc w:val="thaiDistribute"/>
        <w:rPr>
          <w:rFonts w:ascii="Helvetica" w:hAnsi="Helvetica"/>
          <w:lang w:val="es-ES"/>
        </w:rPr>
      </w:pPr>
      <w:r w:rsidRPr="00317394">
        <w:rPr>
          <w:rFonts w:ascii="Helvetica" w:hAnsi="Helvetica"/>
          <w:lang w:val="es-ES"/>
        </w:rPr>
        <w:t>Sin pensarlo dos veces, acorté la distancia entre nosotros en dos zancadas y la envolví en un abrazo firme e inflexible. Al principio, se tensó, sobresaltada; pero luego se quebró. Su cuerpo se desplomó sobre el mío como una ola que rompe en la orilla, y finalmente se dejó ir. Con el rostro pegado a mi pecho, sus sollozos la desgarraban, crudos e incontrolados, sacudiéndonos a ambos.</w:t>
      </w:r>
    </w:p>
    <w:p w14:paraId="4123BBE6" w14:textId="77777777" w:rsidR="0028118E" w:rsidRPr="00623806" w:rsidRDefault="00317394" w:rsidP="00317394">
      <w:pPr>
        <w:pStyle w:val="Scene"/>
        <w:spacing w:line="276" w:lineRule="auto"/>
        <w:jc w:val="thaiDistribute"/>
        <w:rPr>
          <w:rFonts w:ascii="Helvetica" w:hAnsi="Helvetica"/>
          <w:lang w:val="es-ES"/>
        </w:rPr>
      </w:pPr>
      <w:r w:rsidRPr="00317394">
        <w:rPr>
          <w:rFonts w:ascii="Helvetica" w:hAnsi="Helvetica"/>
          <w:lang w:val="es-ES"/>
        </w:rPr>
        <w:lastRenderedPageBreak/>
        <w:t>La abracé con más fuerza, su calor traspasando mi camisa, encendiendo un dolor peligroso en la parte baja de mi estómago. Sus curvas y sus suaves respiraciones encajaban perfectamente con mi cuerpo, como si fueran piezas de un rompecabezas que encajaban a la perfección. Sus manos se aferraron a mi camisa con desesperación, como si yo fuera lo único que la anclara a la tierra.</w:t>
      </w:r>
    </w:p>
    <w:p w14:paraId="0BBFEADF" w14:textId="77777777" w:rsidR="0028118E" w:rsidRPr="00623806" w:rsidRDefault="00317394" w:rsidP="00317394">
      <w:pPr>
        <w:pStyle w:val="Scene"/>
        <w:spacing w:line="276" w:lineRule="auto"/>
        <w:jc w:val="thaiDistribute"/>
        <w:rPr>
          <w:rFonts w:ascii="Helvetica" w:hAnsi="Helvetica"/>
          <w:lang w:val="es-ES"/>
        </w:rPr>
      </w:pPr>
      <w:r w:rsidRPr="00317394">
        <w:rPr>
          <w:rFonts w:ascii="Helvetica" w:hAnsi="Helvetica"/>
          <w:lang w:val="es-ES"/>
        </w:rPr>
        <w:t>"Lo siento", susurró, destrozada y sin aliento, con la voz amortiguada por mi pecho.</w:t>
      </w:r>
    </w:p>
    <w:p w14:paraId="69E12807" w14:textId="77777777" w:rsidR="0028118E" w:rsidRPr="00623806" w:rsidRDefault="00317394" w:rsidP="00317394">
      <w:pPr>
        <w:pStyle w:val="Scene"/>
        <w:spacing w:line="276" w:lineRule="auto"/>
        <w:jc w:val="thaiDistribute"/>
        <w:rPr>
          <w:rFonts w:ascii="Helvetica" w:hAnsi="Helvetica"/>
          <w:lang w:val="es-ES"/>
        </w:rPr>
      </w:pPr>
      <w:r w:rsidRPr="00317394">
        <w:rPr>
          <w:rFonts w:ascii="Helvetica" w:hAnsi="Helvetica"/>
          <w:lang w:val="es-ES"/>
        </w:rPr>
        <w:t>“No hace falta”, murmuré contra la coronilla de su cabeza, mis dedos deslizándose por su cabello en un ritmo destinado a calmarla —y a mí. "Te tengo."</w:t>
      </w:r>
    </w:p>
    <w:p w14:paraId="7482C49D" w14:textId="77777777" w:rsidR="0028118E" w:rsidRPr="00623806" w:rsidRDefault="00317394" w:rsidP="00317394">
      <w:pPr>
        <w:pStyle w:val="Scene"/>
        <w:spacing w:line="276" w:lineRule="auto"/>
        <w:jc w:val="thaiDistribute"/>
        <w:rPr>
          <w:rFonts w:ascii="Helvetica" w:hAnsi="Helvetica"/>
          <w:lang w:val="es-ES"/>
        </w:rPr>
      </w:pPr>
      <w:r w:rsidRPr="00317394">
        <w:rPr>
          <w:rFonts w:ascii="Helvetica" w:hAnsi="Helvetica"/>
          <w:lang w:val="es-ES"/>
        </w:rPr>
        <w:t>Sus lágrimas empaparon mi camisa, cada una quemándome, dejándome una marca. Su dolor resonaba en nuestro vínculo como un eco en mis huesos. Nunca me había sentido tan jodidamente impotente, y nunca tan decidido a ser yo quien lo mejorara.</w:t>
      </w:r>
    </w:p>
    <w:p w14:paraId="09554880" w14:textId="77777777" w:rsidR="0028118E" w:rsidRPr="00623806" w:rsidRDefault="00317394" w:rsidP="00317394">
      <w:pPr>
        <w:pStyle w:val="Scene"/>
        <w:spacing w:line="276" w:lineRule="auto"/>
        <w:jc w:val="thaiDistribute"/>
        <w:rPr>
          <w:rFonts w:ascii="Helvetica" w:hAnsi="Helvetica"/>
          <w:lang w:val="es-ES"/>
        </w:rPr>
      </w:pPr>
      <w:r w:rsidRPr="00317394">
        <w:rPr>
          <w:rFonts w:ascii="Helvetica" w:hAnsi="Helvetica"/>
          <w:lang w:val="es-ES"/>
        </w:rPr>
        <w:t>Una pequeña risa se le escapó, entrecortada y húmeda, cuando le pregunté: "¿Necesitas que le dé un puñetazo?".</w:t>
      </w:r>
    </w:p>
    <w:p w14:paraId="0B496E42" w14:textId="39E10A4F" w:rsidR="0028118E" w:rsidRPr="00623806" w:rsidRDefault="00317394" w:rsidP="00317394">
      <w:pPr>
        <w:pStyle w:val="Scene"/>
        <w:spacing w:line="276" w:lineRule="auto"/>
        <w:jc w:val="thaiDistribute"/>
        <w:rPr>
          <w:rFonts w:ascii="Helvetica" w:hAnsi="Helvetica"/>
          <w:lang w:val="es-ES"/>
        </w:rPr>
      </w:pPr>
      <w:r w:rsidRPr="00317394">
        <w:rPr>
          <w:rFonts w:ascii="Helvetica" w:hAnsi="Helvetica"/>
          <w:lang w:val="es-ES"/>
        </w:rPr>
        <w:t>Ella negó con la cabeza, y su cabello rozó mi mandíbula. Pero entonces su aroma cambió; se volvió más intenso, más profundo. Su aroma ya no emanaba únicamente de la tristeza. Algo más. Una sensación embriagadora y estimulante me recorrió la espina dorsal.</w:t>
      </w:r>
    </w:p>
    <w:p w14:paraId="2C56709D" w14:textId="511AC6CC" w:rsidR="0028118E" w:rsidRPr="00623806" w:rsidRDefault="00317394" w:rsidP="00317394">
      <w:pPr>
        <w:pStyle w:val="Scene"/>
        <w:spacing w:line="276" w:lineRule="auto"/>
        <w:jc w:val="thaiDistribute"/>
        <w:rPr>
          <w:rFonts w:ascii="Helvetica" w:hAnsi="Helvetica"/>
          <w:lang w:val="es-ES"/>
        </w:rPr>
      </w:pPr>
      <w:r w:rsidRPr="00317394">
        <w:rPr>
          <w:rFonts w:ascii="Helvetica" w:hAnsi="Helvetica"/>
          <w:lang w:val="es-ES"/>
        </w:rPr>
        <w:t>Su cuerpo temblaba, no solo de dolor… sino de algo más intenso. Sus dedos se deslizaron por mi torso, lentos, inseguros, curiosos. Y entonces lo sentí: su deseo. La sensación era cálida y silenciosa, pero palpitaba bajo su piel como electricidad.</w:t>
      </w:r>
    </w:p>
    <w:p w14:paraId="4C653997" w14:textId="2188C7B9" w:rsidR="0028118E" w:rsidRPr="00623806" w:rsidRDefault="00317394" w:rsidP="00317394">
      <w:pPr>
        <w:pStyle w:val="Scene"/>
        <w:spacing w:line="276" w:lineRule="auto"/>
        <w:jc w:val="thaiDistribute"/>
        <w:rPr>
          <w:rFonts w:ascii="Helvetica" w:hAnsi="Helvetica"/>
          <w:lang w:val="es-ES"/>
        </w:rPr>
      </w:pPr>
      <w:r w:rsidRPr="00317394">
        <w:rPr>
          <w:rFonts w:ascii="Helvetica" w:hAnsi="Helvetica"/>
          <w:lang w:val="es-ES"/>
        </w:rPr>
        <w:t xml:space="preserve">Mi lobo se agitó. </w:t>
      </w:r>
      <w:proofErr w:type="spellStart"/>
      <w:r w:rsidR="0028118E" w:rsidRPr="00623806">
        <w:rPr>
          <w:rFonts w:ascii="Helvetica" w:hAnsi="Helvetica"/>
          <w:lang w:val="es-ES"/>
        </w:rPr>
        <w:t>Gaius</w:t>
      </w:r>
      <w:proofErr w:type="spellEnd"/>
      <w:r w:rsidRPr="00317394">
        <w:rPr>
          <w:rFonts w:ascii="Helvetica" w:hAnsi="Helvetica"/>
          <w:lang w:val="es-ES"/>
        </w:rPr>
        <w:t xml:space="preserve"> dejó escapar un gruñido que resonó en mi pecho. </w:t>
      </w:r>
      <w:r w:rsidRPr="00317394">
        <w:rPr>
          <w:rFonts w:ascii="Helvetica" w:hAnsi="Helvetica"/>
          <w:b/>
          <w:bCs/>
          <w:lang w:val="es-ES"/>
        </w:rPr>
        <w:t>Mío</w:t>
      </w:r>
      <w:r w:rsidRPr="00317394">
        <w:rPr>
          <w:rFonts w:ascii="Helvetica" w:hAnsi="Helvetica"/>
          <w:lang w:val="es-ES"/>
        </w:rPr>
        <w:t>.</w:t>
      </w:r>
    </w:p>
    <w:p w14:paraId="61B3BB2B" w14:textId="14A9AD2C" w:rsidR="0028118E" w:rsidRPr="00623806" w:rsidRDefault="00317394" w:rsidP="00317394">
      <w:pPr>
        <w:pStyle w:val="Scene"/>
        <w:spacing w:line="276" w:lineRule="auto"/>
        <w:jc w:val="thaiDistribute"/>
        <w:rPr>
          <w:rFonts w:ascii="Helvetica" w:hAnsi="Helvetica"/>
          <w:lang w:val="es-ES"/>
        </w:rPr>
      </w:pPr>
      <w:r w:rsidRPr="00317394">
        <w:rPr>
          <w:rFonts w:ascii="Helvetica" w:hAnsi="Helvetica"/>
          <w:lang w:val="es-ES"/>
        </w:rPr>
        <w:lastRenderedPageBreak/>
        <w:t>Mi nariz rozó la coronilla de su cabeza, atraída por el instinto, y la inhalé: moras y el calor de una piel marcada por la tensión. Mi mano se deslizó hacia abajo, descansando en la parte baja de su espalda, mis dedos se curvaron ligeramente sobre ella, y ella se estremeció al contacto.</w:t>
      </w:r>
    </w:p>
    <w:p w14:paraId="7504CA0E" w14:textId="0B00D6CF" w:rsidR="0028118E" w:rsidRPr="00623806" w:rsidRDefault="0028118E" w:rsidP="00317394">
      <w:pPr>
        <w:pStyle w:val="Scene"/>
        <w:spacing w:line="276" w:lineRule="auto"/>
        <w:jc w:val="thaiDistribute"/>
        <w:rPr>
          <w:rFonts w:ascii="Helvetica" w:hAnsi="Helvetica"/>
          <w:lang w:val="es-ES"/>
        </w:rPr>
      </w:pPr>
      <w:r w:rsidRPr="00623806">
        <w:rPr>
          <w:rFonts w:ascii="Helvetica" w:hAnsi="Helvetica"/>
          <w:lang w:val="es-ES"/>
        </w:rPr>
        <w:t>“</w:t>
      </w:r>
      <w:r w:rsidR="00317394" w:rsidRPr="00317394">
        <w:rPr>
          <w:rFonts w:ascii="Helvetica" w:hAnsi="Helvetica"/>
          <w:lang w:val="es-ES"/>
        </w:rPr>
        <w:t>¿Por qué te sientes tan bien?</w:t>
      </w:r>
      <w:r w:rsidRPr="00623806">
        <w:rPr>
          <w:rFonts w:ascii="Helvetica" w:hAnsi="Helvetica"/>
          <w:lang w:val="es-ES"/>
        </w:rPr>
        <w:t>”</w:t>
      </w:r>
      <w:r w:rsidR="00317394" w:rsidRPr="00317394">
        <w:rPr>
          <w:rFonts w:ascii="Helvetica" w:hAnsi="Helvetica"/>
          <w:lang w:val="es-ES"/>
        </w:rPr>
        <w:t xml:space="preserve"> Susurró, y diosa —su voz— gruesa, entrecortada, llena de anhelo. Apreté la mandíbula, conteniéndome apenas de responder con mi boca sobre la suya.</w:t>
      </w:r>
    </w:p>
    <w:p w14:paraId="0AAFEC58" w14:textId="0E552F50" w:rsidR="0028118E" w:rsidRPr="00623806" w:rsidRDefault="00317394" w:rsidP="00317394">
      <w:pPr>
        <w:pStyle w:val="Scene"/>
        <w:spacing w:line="276" w:lineRule="auto"/>
        <w:jc w:val="thaiDistribute"/>
        <w:rPr>
          <w:rFonts w:ascii="Helvetica" w:hAnsi="Helvetica"/>
          <w:lang w:val="es-ES"/>
        </w:rPr>
      </w:pPr>
      <w:r w:rsidRPr="00317394">
        <w:rPr>
          <w:rFonts w:ascii="Helvetica" w:hAnsi="Helvetica"/>
          <w:lang w:val="es-ES"/>
        </w:rPr>
        <w:t>"Quizás porque necesitas esto", murmuré, rozando con mis labios el contorno de su oreja.</w:t>
      </w:r>
    </w:p>
    <w:p w14:paraId="04EDAC6B" w14:textId="646B7D39" w:rsidR="0028118E" w:rsidRPr="00623806" w:rsidRDefault="00317394" w:rsidP="00317394">
      <w:pPr>
        <w:pStyle w:val="Scene"/>
        <w:spacing w:line="276" w:lineRule="auto"/>
        <w:jc w:val="thaiDistribute"/>
        <w:rPr>
          <w:rFonts w:ascii="Helvetica" w:hAnsi="Helvetica"/>
          <w:lang w:val="es-ES"/>
        </w:rPr>
      </w:pPr>
      <w:r w:rsidRPr="00317394">
        <w:rPr>
          <w:rFonts w:ascii="Helvetica" w:hAnsi="Helvetica"/>
          <w:lang w:val="es-ES"/>
        </w:rPr>
        <w:t>Entonces levantó la vista, con los labios entreabiertos y la mirada buscando la mía, como si ya supiera que habíamos llegado al final de nuestro viaje.</w:t>
      </w:r>
    </w:p>
    <w:p w14:paraId="55485634" w14:textId="63F9E5B1" w:rsidR="0028118E" w:rsidRPr="00623806" w:rsidRDefault="00317394" w:rsidP="00317394">
      <w:pPr>
        <w:pStyle w:val="Scene"/>
        <w:spacing w:line="276" w:lineRule="auto"/>
        <w:jc w:val="thaiDistribute"/>
        <w:rPr>
          <w:rFonts w:ascii="Helvetica" w:hAnsi="Helvetica"/>
          <w:lang w:val="es-ES"/>
        </w:rPr>
      </w:pPr>
      <w:r w:rsidRPr="00317394">
        <w:rPr>
          <w:rFonts w:ascii="Helvetica" w:hAnsi="Helvetica"/>
          <w:lang w:val="es-ES"/>
        </w:rPr>
        <w:t>Su beso fue vacilante, suave como un suspiro, pero me destrozó. Una descarga eléctrica recorrió mi piel cuando sus labios se unieron a los míos. Gemí contra sus labios, una mano aferrada a su cintura, la otra deslizándose entre su cabello. Volvió a fundirse conmigo, esta vez no por pena, sino por necesidad.</w:t>
      </w:r>
    </w:p>
    <w:p w14:paraId="08B60C4F" w14:textId="55C72E4E" w:rsidR="0028118E" w:rsidRPr="00623806" w:rsidRDefault="00317394" w:rsidP="00317394">
      <w:pPr>
        <w:pStyle w:val="Scene"/>
        <w:spacing w:line="276" w:lineRule="auto"/>
        <w:jc w:val="thaiDistribute"/>
        <w:rPr>
          <w:rFonts w:ascii="Helvetica" w:hAnsi="Helvetica"/>
          <w:lang w:val="es-ES"/>
        </w:rPr>
      </w:pPr>
      <w:r w:rsidRPr="00317394">
        <w:rPr>
          <w:rFonts w:ascii="Helvetica" w:hAnsi="Helvetica"/>
          <w:lang w:val="es-ES"/>
        </w:rPr>
        <w:t>Profundicé el beso, saboreándola y deseándola. Su cuerpo se presionó contra el mío, sus caderas rozando las mías, y cuando su lengua tocó la mía, perdí toda pretensión de control. Mi mano encontró su mandíbula, inclinándola justo lo necesario mientras la devoraba, desesperado por memorizar la forma de su boca.</w:t>
      </w:r>
    </w:p>
    <w:p w14:paraId="1A55877D" w14:textId="0C648E5C" w:rsidR="0028118E" w:rsidRPr="00623806" w:rsidRDefault="00317394" w:rsidP="00317394">
      <w:pPr>
        <w:pStyle w:val="Scene"/>
        <w:spacing w:line="276" w:lineRule="auto"/>
        <w:jc w:val="thaiDistribute"/>
        <w:rPr>
          <w:rFonts w:ascii="Helvetica" w:hAnsi="Helvetica"/>
          <w:lang w:val="es-ES"/>
        </w:rPr>
      </w:pPr>
      <w:r w:rsidRPr="00317394">
        <w:rPr>
          <w:rFonts w:ascii="Helvetica" w:hAnsi="Helvetica"/>
          <w:lang w:val="es-ES"/>
        </w:rPr>
        <w:t xml:space="preserve">Cuando la empujé contra la puerta, se le entrecortó la respiración. Jadeó contra mis labios, sus dedos se enredaron en mi cabello y me atrajeron más profundamente hacia su calor. Mis manos recorrieron sus costillas, sus caderas, hasta la suave curva justo encima de su muslo. Ella gimió de nuevo, </w:t>
      </w:r>
      <w:r w:rsidRPr="00317394">
        <w:rPr>
          <w:rFonts w:ascii="Helvetica" w:hAnsi="Helvetica"/>
          <w:lang w:val="es-ES"/>
        </w:rPr>
        <w:lastRenderedPageBreak/>
        <w:t>y yo lo sentí en mi pene, que ya dolía por el peso de esta necesidad.</w:t>
      </w:r>
    </w:p>
    <w:p w14:paraId="367018F2" w14:textId="48DB2634" w:rsidR="0028118E" w:rsidRPr="00623806" w:rsidRDefault="00317394" w:rsidP="00317394">
      <w:pPr>
        <w:pStyle w:val="Scene"/>
        <w:spacing w:line="276" w:lineRule="auto"/>
        <w:jc w:val="thaiDistribute"/>
        <w:rPr>
          <w:rFonts w:ascii="Helvetica" w:hAnsi="Helvetica"/>
          <w:lang w:val="es-ES"/>
        </w:rPr>
      </w:pPr>
      <w:r w:rsidRPr="00317394">
        <w:rPr>
          <w:rFonts w:ascii="Helvetica" w:hAnsi="Helvetica"/>
          <w:lang w:val="es-ES"/>
        </w:rPr>
        <w:t>Escuché cada sonido que ella emitió. Cada uno de sus pequeños suspiros tuvo un efecto duradero en mí. Cada gemido. Se grabó en mí.</w:t>
      </w:r>
    </w:p>
    <w:p w14:paraId="402A04FC" w14:textId="3CD0EF10" w:rsidR="0028118E" w:rsidRPr="00623806" w:rsidRDefault="00317394" w:rsidP="00317394">
      <w:pPr>
        <w:pStyle w:val="Scene"/>
        <w:spacing w:line="276" w:lineRule="auto"/>
        <w:jc w:val="thaiDistribute"/>
        <w:rPr>
          <w:rFonts w:ascii="Helvetica" w:hAnsi="Helvetica"/>
          <w:lang w:val="es-ES"/>
        </w:rPr>
      </w:pPr>
      <w:r w:rsidRPr="00317394">
        <w:rPr>
          <w:rFonts w:ascii="Helvetica" w:hAnsi="Helvetica"/>
          <w:lang w:val="es-ES"/>
        </w:rPr>
        <w:t>Besé su mandíbula hasta llegar a su cuello, mordiendo suavemente y marcándola con mi boca, mientras ella inclinaba la cabeza y me concedía acceso con un aliento entrecortado.</w:t>
      </w:r>
      <w:r w:rsidRPr="00317394">
        <w:rPr>
          <w:rFonts w:ascii="Helvetica" w:hAnsi="Helvetica"/>
          <w:lang w:val="es-ES"/>
        </w:rPr>
        <w:br/>
        <w:t>"</w:t>
      </w:r>
      <w:proofErr w:type="spellStart"/>
      <w:r w:rsidRPr="00317394">
        <w:rPr>
          <w:rFonts w:ascii="Helvetica" w:hAnsi="Helvetica"/>
          <w:lang w:val="es-ES"/>
        </w:rPr>
        <w:t>Zeff</w:t>
      </w:r>
      <w:proofErr w:type="spellEnd"/>
      <w:r w:rsidRPr="00317394">
        <w:rPr>
          <w:rFonts w:ascii="Helvetica" w:hAnsi="Helvetica"/>
          <w:lang w:val="es-ES"/>
        </w:rPr>
        <w:t>...", murmuró, como una súplica y una plegaria a la vez.</w:t>
      </w:r>
      <w:r w:rsidRPr="00317394">
        <w:rPr>
          <w:rFonts w:ascii="Helvetica" w:hAnsi="Helvetica"/>
          <w:lang w:val="es-ES"/>
        </w:rPr>
        <w:br/>
        <w:t>Quería responder. Quería decirle todo lo que necesitaba oír.</w:t>
      </w:r>
      <w:r w:rsidRPr="00317394">
        <w:rPr>
          <w:rFonts w:ascii="Helvetica" w:hAnsi="Helvetica"/>
          <w:lang w:val="es-ES"/>
        </w:rPr>
        <w:br/>
        <w:t>Pero el momento se esfumó demasiado rápido.</w:t>
      </w:r>
    </w:p>
    <w:p w14:paraId="26CBCBBC" w14:textId="77777777" w:rsidR="0028118E" w:rsidRPr="00623806" w:rsidRDefault="00317394" w:rsidP="00317394">
      <w:pPr>
        <w:pStyle w:val="Scene"/>
        <w:spacing w:line="276" w:lineRule="auto"/>
        <w:jc w:val="thaiDistribute"/>
        <w:rPr>
          <w:rFonts w:ascii="Helvetica" w:hAnsi="Helvetica"/>
          <w:lang w:val="es-ES"/>
        </w:rPr>
      </w:pPr>
      <w:r w:rsidRPr="00317394">
        <w:rPr>
          <w:rFonts w:ascii="Helvetica" w:hAnsi="Helvetica"/>
          <w:lang w:val="es-ES"/>
        </w:rPr>
        <w:t>La realidad volvió a golpearnos. Liliam me empujó a un lado. Retrocedí, con la respiración entrecortada y el corazón latiendo con fuerza en el pecho. Los ojos de Liliam estaban muy abiertos, sus labios hinchados por nuestro beso, y su pecho se agitaba con cada respiración. Pude ver el conflicto arremolinándose en sus ojos: deseo, miedo y confusión, todo a la vez.</w:t>
      </w:r>
    </w:p>
    <w:p w14:paraId="154EB978" w14:textId="11453340" w:rsidR="0028118E" w:rsidRPr="00623806" w:rsidRDefault="00317394" w:rsidP="00317394">
      <w:pPr>
        <w:pStyle w:val="Scene"/>
        <w:spacing w:line="276" w:lineRule="auto"/>
        <w:jc w:val="thaiDistribute"/>
        <w:rPr>
          <w:rFonts w:ascii="Helvetica" w:hAnsi="Helvetica"/>
          <w:lang w:val="es-ES"/>
        </w:rPr>
      </w:pPr>
      <w:r w:rsidRPr="00317394">
        <w:rPr>
          <w:rFonts w:ascii="Helvetica" w:hAnsi="Helvetica"/>
          <w:lang w:val="es-ES"/>
        </w:rPr>
        <w:t>“Yo… yo no puedo”, susurró, rompiendo el silencio. "Tengo un novio."</w:t>
      </w:r>
    </w:p>
    <w:p w14:paraId="3BC023E1" w14:textId="70695E2C" w:rsidR="0028118E" w:rsidRPr="00623806" w:rsidRDefault="00317394" w:rsidP="00317394">
      <w:pPr>
        <w:pStyle w:val="Scene"/>
        <w:spacing w:line="276" w:lineRule="auto"/>
        <w:jc w:val="thaiDistribute"/>
        <w:rPr>
          <w:rFonts w:ascii="Helvetica" w:hAnsi="Helvetica"/>
          <w:lang w:val="es-ES"/>
        </w:rPr>
      </w:pPr>
      <w:r w:rsidRPr="00317394">
        <w:rPr>
          <w:rFonts w:ascii="Helvetica" w:hAnsi="Helvetica"/>
          <w:lang w:val="es-ES"/>
        </w:rPr>
        <w:t>Me quedé paralizado, con todos los músculos tensos, y la respiración aún entrecortada. Se llevó la mano a la boca como si intentara reprimir de nuevo sus emociones. Escóndelo. Entiérralo.</w:t>
      </w:r>
    </w:p>
    <w:p w14:paraId="3EC859BA" w14:textId="7610813D" w:rsidR="0028118E" w:rsidRPr="00623806" w:rsidRDefault="00317394" w:rsidP="00317394">
      <w:pPr>
        <w:pStyle w:val="Scene"/>
        <w:spacing w:line="276" w:lineRule="auto"/>
        <w:jc w:val="thaiDistribute"/>
        <w:rPr>
          <w:rFonts w:ascii="Helvetica" w:hAnsi="Helvetica"/>
          <w:lang w:val="es-ES"/>
        </w:rPr>
      </w:pPr>
      <w:r w:rsidRPr="00317394">
        <w:rPr>
          <w:rFonts w:ascii="Helvetica" w:hAnsi="Helvetica"/>
          <w:lang w:val="es-ES"/>
        </w:rPr>
        <w:t>“No es justo… para él. Para ti. Para mí.</w:t>
      </w:r>
      <w:r w:rsidR="0028118E" w:rsidRPr="00623806">
        <w:rPr>
          <w:rFonts w:ascii="Helvetica" w:hAnsi="Helvetica"/>
          <w:lang w:val="es-ES"/>
        </w:rPr>
        <w:t>”</w:t>
      </w:r>
      <w:r w:rsidRPr="00317394">
        <w:rPr>
          <w:rFonts w:ascii="Helvetica" w:hAnsi="Helvetica"/>
          <w:lang w:val="es-ES"/>
        </w:rPr>
        <w:br/>
        <w:t>Instintivamente, extendí la mano hacia ella, pero ella retrocedió un paso. Debería haber parado antes, debería haber sido más fuerte, pero no pude resistir su atracción, la forma en que su cuerpo reaccionaba al mío, la sensación de sus labios contra los míos.</w:t>
      </w:r>
    </w:p>
    <w:p w14:paraId="69E68483" w14:textId="5CEB0269" w:rsidR="0028118E" w:rsidRPr="00623806" w:rsidRDefault="00317394" w:rsidP="00317394">
      <w:pPr>
        <w:pStyle w:val="Scene"/>
        <w:spacing w:line="276" w:lineRule="auto"/>
        <w:jc w:val="thaiDistribute"/>
        <w:rPr>
          <w:rFonts w:ascii="Helvetica" w:hAnsi="Helvetica"/>
          <w:lang w:val="es-ES"/>
        </w:rPr>
      </w:pPr>
      <w:r w:rsidRPr="00317394">
        <w:rPr>
          <w:rFonts w:ascii="Helvetica" w:hAnsi="Helvetica"/>
          <w:lang w:val="es-ES"/>
        </w:rPr>
        <w:t>“Lo… lo siento”, susurré, mi voz apenas un suspiro. "No era mi intención..."</w:t>
      </w:r>
    </w:p>
    <w:p w14:paraId="62B0E2C7" w14:textId="506265C1" w:rsidR="0028118E" w:rsidRPr="00623806" w:rsidRDefault="00317394" w:rsidP="00317394">
      <w:pPr>
        <w:pStyle w:val="Scene"/>
        <w:spacing w:line="276" w:lineRule="auto"/>
        <w:jc w:val="thaiDistribute"/>
        <w:rPr>
          <w:rFonts w:ascii="Helvetica" w:hAnsi="Helvetica"/>
          <w:lang w:val="es-ES"/>
        </w:rPr>
      </w:pPr>
      <w:r w:rsidRPr="00317394">
        <w:rPr>
          <w:rFonts w:ascii="Helvetica" w:hAnsi="Helvetica"/>
          <w:lang w:val="es-ES"/>
        </w:rPr>
        <w:lastRenderedPageBreak/>
        <w:t>Dio otro paso vacilante hacia atrás, distanciándose de mí, con la mano cubriéndose la boca como si intentara reprimir sus emociones.</w:t>
      </w:r>
    </w:p>
    <w:p w14:paraId="760FA4BE" w14:textId="08E5606D" w:rsidR="0028118E" w:rsidRPr="00623806" w:rsidRDefault="00317394" w:rsidP="00317394">
      <w:pPr>
        <w:pStyle w:val="Scene"/>
        <w:spacing w:line="276" w:lineRule="auto"/>
        <w:jc w:val="thaiDistribute"/>
        <w:rPr>
          <w:rFonts w:ascii="Helvetica" w:hAnsi="Helvetica"/>
          <w:lang w:val="es-ES"/>
        </w:rPr>
      </w:pPr>
      <w:r w:rsidRPr="00317394">
        <w:rPr>
          <w:rFonts w:ascii="Helvetica" w:hAnsi="Helvetica"/>
          <w:lang w:val="es-ES"/>
        </w:rPr>
        <w:t>"Solo necesito tiempo", dijo, con voz temblorosa.</w:t>
      </w:r>
      <w:r w:rsidRPr="00317394">
        <w:rPr>
          <w:rFonts w:ascii="Helvetica" w:hAnsi="Helvetica"/>
          <w:lang w:val="es-ES"/>
        </w:rPr>
        <w:br/>
        <w:t>Se dio la vuelta, con la mano aún presionada contra la boca, y la vi alejarse, sintiendo un dolor en el pecho. Quería acercarme, retenerla, decirle que todo iba a estar bien, pero sabía que tenía que dejarla ir. Necesitaba ordenar sus sentimientos, y yo no podía obligarla a hacer nada para lo que no estuviera preparada.</w:t>
      </w:r>
    </w:p>
    <w:p w14:paraId="51433012" w14:textId="55B75A4A" w:rsidR="00317394" w:rsidRPr="00623806" w:rsidRDefault="00317394" w:rsidP="00317394">
      <w:pPr>
        <w:pStyle w:val="Scene"/>
        <w:spacing w:line="276" w:lineRule="auto"/>
        <w:jc w:val="thaiDistribute"/>
        <w:rPr>
          <w:rFonts w:ascii="Helvetica" w:hAnsi="Helvetica"/>
          <w:lang w:val="es-ES"/>
        </w:rPr>
      </w:pPr>
      <w:r w:rsidRPr="00317394">
        <w:rPr>
          <w:rFonts w:ascii="Helvetica" w:hAnsi="Helvetica"/>
          <w:lang w:val="es-ES"/>
        </w:rPr>
        <w:t xml:space="preserve">Cuando salió por esa puerta, dejándome allí plantado, la </w:t>
      </w:r>
      <w:r w:rsidR="0028118E" w:rsidRPr="00623806">
        <w:rPr>
          <w:rFonts w:ascii="Helvetica" w:hAnsi="Helvetica"/>
          <w:lang w:val="es-ES"/>
        </w:rPr>
        <w:t>conciencia</w:t>
      </w:r>
      <w:r w:rsidRPr="00317394">
        <w:rPr>
          <w:rFonts w:ascii="Helvetica" w:hAnsi="Helvetica"/>
          <w:lang w:val="es-ES"/>
        </w:rPr>
        <w:t xml:space="preserve"> me golpeó con más fuerza y me sentí más solo que en mucho tiempo.</w:t>
      </w:r>
    </w:p>
    <w:p w14:paraId="0FD8DF74" w14:textId="29FFB157" w:rsidR="00317394" w:rsidRPr="00623806" w:rsidRDefault="00317394" w:rsidP="00317394">
      <w:pPr>
        <w:pStyle w:val="Scene"/>
        <w:spacing w:line="276" w:lineRule="auto"/>
        <w:jc w:val="thaiDistribute"/>
        <w:rPr>
          <w:rFonts w:ascii="Helvetica" w:hAnsi="Helvetica"/>
          <w:lang w:val="es-ES"/>
        </w:rPr>
      </w:pPr>
      <w:r w:rsidRPr="00317394">
        <w:rPr>
          <w:rFonts w:ascii="Helvetica" w:hAnsi="Helvetica"/>
          <w:lang w:val="es-ES"/>
        </w:rPr>
        <w:t>La puerta se cerró tras ella, y yo me pasé una mano por el pelo, apoyándome contra la pared. Mi cuerpo seguía hormigueando por el contacto con ella, y mi corazón aún latía con fuerza. Cerré los ojos y respiré hondo para tranquilizarme.</w:t>
      </w:r>
    </w:p>
    <w:p w14:paraId="2A86F157" w14:textId="68C2AFA3" w:rsidR="00317394" w:rsidRPr="00623806" w:rsidRDefault="00317394" w:rsidP="00317394">
      <w:pPr>
        <w:pStyle w:val="Scene"/>
        <w:spacing w:line="276" w:lineRule="auto"/>
        <w:jc w:val="thaiDistribute"/>
        <w:rPr>
          <w:rFonts w:ascii="Helvetica" w:hAnsi="Helvetica"/>
          <w:lang w:val="es-ES"/>
        </w:rPr>
      </w:pPr>
      <w:r w:rsidRPr="00317394">
        <w:rPr>
          <w:rFonts w:ascii="Helvetica" w:hAnsi="Helvetica"/>
          <w:lang w:val="es-ES"/>
        </w:rPr>
        <w:t xml:space="preserve">¿Qué había hecho yo? </w:t>
      </w:r>
    </w:p>
    <w:p w14:paraId="3A9AE977" w14:textId="2128851A" w:rsidR="00317394" w:rsidRPr="00623806" w:rsidRDefault="00317394" w:rsidP="00317394">
      <w:pPr>
        <w:pStyle w:val="Scene"/>
        <w:spacing w:line="276" w:lineRule="auto"/>
        <w:jc w:val="thaiDistribute"/>
        <w:rPr>
          <w:rFonts w:ascii="Helvetica" w:hAnsi="Helvetica"/>
          <w:lang w:val="es-ES"/>
        </w:rPr>
      </w:pPr>
      <w:r w:rsidRPr="00317394">
        <w:rPr>
          <w:rFonts w:ascii="Helvetica" w:hAnsi="Helvetica"/>
          <w:lang w:val="es-ES"/>
        </w:rPr>
        <w:t xml:space="preserve">No pude evitar sentir una mezcla de emociones: arrepentimiento, anhelo y frustración. La deseaba más que a nada, pero sabía que no podía presionarla, no podía obligarla a elegir. Ella tenía su propia vida, sus propias decisiones que tomar, y yo tenía que respetarlo. </w:t>
      </w:r>
    </w:p>
    <w:p w14:paraId="53F73ED6" w14:textId="3559B792" w:rsidR="00317394" w:rsidRPr="00317394" w:rsidRDefault="00317394" w:rsidP="00317394">
      <w:pPr>
        <w:pStyle w:val="Scene"/>
        <w:spacing w:line="276" w:lineRule="auto"/>
        <w:jc w:val="thaiDistribute"/>
        <w:rPr>
          <w:rFonts w:ascii="Helvetica" w:hAnsi="Helvetica"/>
          <w:lang w:val="es-ES"/>
        </w:rPr>
      </w:pPr>
      <w:proofErr w:type="gramStart"/>
      <w:r w:rsidRPr="00317394">
        <w:rPr>
          <w:rFonts w:ascii="Helvetica" w:hAnsi="Helvetica"/>
          <w:lang w:val="es-ES"/>
        </w:rPr>
        <w:t>Pero,</w:t>
      </w:r>
      <w:proofErr w:type="gramEnd"/>
      <w:r w:rsidRPr="00317394">
        <w:rPr>
          <w:rFonts w:ascii="Helvetica" w:hAnsi="Helvetica"/>
          <w:lang w:val="es-ES"/>
        </w:rPr>
        <w:t xml:space="preserve"> ¡vaya, qué difícil </w:t>
      </w:r>
      <w:r w:rsidRPr="00623806">
        <w:rPr>
          <w:rFonts w:ascii="Helvetica" w:hAnsi="Helvetica"/>
          <w:lang w:val="es-ES"/>
        </w:rPr>
        <w:t>es</w:t>
      </w:r>
      <w:r w:rsidRPr="00317394">
        <w:rPr>
          <w:rFonts w:ascii="Helvetica" w:hAnsi="Helvetica"/>
          <w:lang w:val="es-ES"/>
        </w:rPr>
        <w:t xml:space="preserve">! </w:t>
      </w:r>
      <w:r w:rsidRPr="00623806">
        <w:rPr>
          <w:rFonts w:ascii="Helvetica" w:hAnsi="Helvetica"/>
          <w:lang w:val="es-ES"/>
        </w:rPr>
        <w:t>Muy</w:t>
      </w:r>
      <w:r w:rsidRPr="00317394">
        <w:rPr>
          <w:rFonts w:ascii="Helvetica" w:hAnsi="Helvetica"/>
          <w:lang w:val="es-ES"/>
        </w:rPr>
        <w:t xml:space="preserve"> </w:t>
      </w:r>
      <w:proofErr w:type="spellStart"/>
      <w:r w:rsidR="0028118E" w:rsidRPr="00623806">
        <w:rPr>
          <w:rFonts w:ascii="Helvetica" w:hAnsi="Helvetica"/>
          <w:lang w:val="es-ES"/>
        </w:rPr>
        <w:t>cabronamente</w:t>
      </w:r>
      <w:proofErr w:type="spellEnd"/>
      <w:r w:rsidRPr="00317394">
        <w:rPr>
          <w:rFonts w:ascii="Helvetica" w:hAnsi="Helvetica"/>
          <w:lang w:val="es-ES"/>
        </w:rPr>
        <w:t xml:space="preserve"> difícil.</w:t>
      </w:r>
    </w:p>
    <w:p w14:paraId="6537B430" w14:textId="49AEDA3D" w:rsidR="00B20C56" w:rsidRPr="00623806" w:rsidRDefault="00B20C56" w:rsidP="00317394">
      <w:pPr>
        <w:pStyle w:val="Scene"/>
        <w:spacing w:line="276" w:lineRule="auto"/>
        <w:jc w:val="thaiDistribute"/>
        <w:rPr>
          <w:rFonts w:ascii="Helvetica" w:hAnsi="Helvetica"/>
          <w:lang w:val="es-ES"/>
        </w:rPr>
      </w:pPr>
      <w:r w:rsidRPr="00623806">
        <w:rPr>
          <w:rFonts w:ascii="Helvetica" w:hAnsi="Helvetica"/>
          <w:lang w:val="es-ES"/>
        </w:rPr>
        <w:br w:type="page"/>
      </w:r>
    </w:p>
    <w:p w14:paraId="1CE97F82" w14:textId="77777777" w:rsidR="00B20C56" w:rsidRPr="00623806" w:rsidRDefault="00B20C56" w:rsidP="00A12E06">
      <w:pPr>
        <w:pStyle w:val="Scene"/>
        <w:spacing w:line="276" w:lineRule="auto"/>
        <w:jc w:val="both"/>
        <w:rPr>
          <w:rFonts w:ascii="Helvetica" w:hAnsi="Helvetica"/>
          <w:lang w:val="es-ES"/>
        </w:rPr>
      </w:pPr>
    </w:p>
    <w:p w14:paraId="17B99801" w14:textId="77777777" w:rsidR="00B20C56" w:rsidRPr="00623806" w:rsidRDefault="00B20C56" w:rsidP="00B20C56">
      <w:pPr>
        <w:pStyle w:val="Scene"/>
        <w:spacing w:line="276" w:lineRule="auto"/>
        <w:ind w:firstLine="0"/>
        <w:jc w:val="both"/>
        <w:rPr>
          <w:rFonts w:ascii="Helvetica" w:hAnsi="Helvetica"/>
          <w:lang w:val="es-ES"/>
        </w:rPr>
      </w:pPr>
    </w:p>
    <w:p w14:paraId="7AA573D6" w14:textId="77777777" w:rsidR="00721441" w:rsidRPr="00623806" w:rsidRDefault="00721441" w:rsidP="00721441">
      <w:pPr>
        <w:pStyle w:val="Heading1"/>
        <w:jc w:val="center"/>
        <w:rPr>
          <w:rFonts w:ascii="Libre Baskerville" w:hAnsi="Libre Baskerville"/>
          <w:b w:val="0"/>
          <w:bCs/>
          <w:lang w:val="es-ES"/>
        </w:rPr>
      </w:pPr>
    </w:p>
    <w:p w14:paraId="6BAAB93A" w14:textId="77777777" w:rsidR="00721441" w:rsidRPr="00623806" w:rsidRDefault="00721441" w:rsidP="00721441">
      <w:pPr>
        <w:pStyle w:val="Heading1"/>
        <w:jc w:val="center"/>
        <w:rPr>
          <w:rFonts w:ascii="Libre Baskerville" w:hAnsi="Libre Baskerville"/>
          <w:b w:val="0"/>
          <w:bCs/>
          <w:lang w:val="es-ES"/>
        </w:rPr>
      </w:pPr>
    </w:p>
    <w:p w14:paraId="40417241" w14:textId="77777777" w:rsidR="00721441" w:rsidRPr="00623806" w:rsidRDefault="00721441" w:rsidP="00721441">
      <w:pPr>
        <w:pStyle w:val="Heading1"/>
        <w:jc w:val="center"/>
        <w:rPr>
          <w:rFonts w:ascii="Libre Baskerville" w:hAnsi="Libre Baskerville"/>
          <w:b w:val="0"/>
          <w:bCs/>
          <w:lang w:val="es-ES"/>
        </w:rPr>
      </w:pPr>
    </w:p>
    <w:p w14:paraId="2015A7A2" w14:textId="77777777" w:rsidR="00721441" w:rsidRPr="00623806" w:rsidRDefault="00721441" w:rsidP="00721441">
      <w:pPr>
        <w:pStyle w:val="Heading1"/>
        <w:jc w:val="center"/>
        <w:rPr>
          <w:rFonts w:ascii="Libre Baskerville" w:hAnsi="Libre Baskerville"/>
          <w:b w:val="0"/>
          <w:bCs/>
          <w:lang w:val="es-ES"/>
        </w:rPr>
      </w:pPr>
    </w:p>
    <w:p w14:paraId="24FB1692" w14:textId="77777777" w:rsidR="00C00DC0" w:rsidRPr="00623806" w:rsidRDefault="00C00DC0" w:rsidP="00C00DC0">
      <w:pPr>
        <w:pStyle w:val="BodyText"/>
        <w:rPr>
          <w:lang w:val="es-ES"/>
        </w:rPr>
      </w:pPr>
    </w:p>
    <w:p w14:paraId="5092899D" w14:textId="29C906C6" w:rsidR="00721441" w:rsidRPr="00623806" w:rsidRDefault="00721441" w:rsidP="00721441">
      <w:pPr>
        <w:jc w:val="center"/>
        <w:rPr>
          <w:rFonts w:ascii="Libre Baskerville" w:hAnsi="Libre Baskerville"/>
          <w:sz w:val="44"/>
          <w:szCs w:val="44"/>
          <w:lang w:val="es-ES"/>
        </w:rPr>
      </w:pPr>
      <w:r w:rsidRPr="00623806">
        <w:rPr>
          <w:rFonts w:ascii="Libre Baskerville" w:hAnsi="Libre Baskerville"/>
          <w:sz w:val="44"/>
          <w:szCs w:val="44"/>
          <w:lang w:val="es-ES"/>
        </w:rPr>
        <w:t>7</w:t>
      </w:r>
    </w:p>
    <w:p w14:paraId="20B6238E" w14:textId="77777777" w:rsidR="00721441" w:rsidRPr="00623806" w:rsidRDefault="00721441" w:rsidP="00721441">
      <w:pPr>
        <w:jc w:val="center"/>
        <w:rPr>
          <w:rFonts w:ascii="Libre Baskerville" w:hAnsi="Libre Baskerville"/>
          <w:sz w:val="44"/>
          <w:szCs w:val="44"/>
          <w:lang w:val="es-ES"/>
        </w:rPr>
      </w:pPr>
      <w:r w:rsidRPr="00623806">
        <w:rPr>
          <w:rFonts w:ascii="Libre Baskerville" w:hAnsi="Libre Baskerville"/>
          <w:sz w:val="44"/>
          <w:szCs w:val="44"/>
          <w:lang w:val="es-ES"/>
        </w:rPr>
        <w:t>HIKING</w:t>
      </w:r>
    </w:p>
    <w:p w14:paraId="067EB80F" w14:textId="77777777" w:rsidR="00721441" w:rsidRPr="00623806" w:rsidRDefault="00721441" w:rsidP="00721441">
      <w:pPr>
        <w:pStyle w:val="Scene"/>
        <w:rPr>
          <w:lang w:val="es-ES"/>
        </w:rPr>
      </w:pPr>
    </w:p>
    <w:p w14:paraId="4667D723" w14:textId="77777777" w:rsidR="00721441" w:rsidRPr="00623806" w:rsidRDefault="00721441" w:rsidP="00721441">
      <w:pPr>
        <w:pStyle w:val="NovelQuoteAlternate"/>
        <w:spacing w:line="276" w:lineRule="auto"/>
        <w:rPr>
          <w:rFonts w:ascii="Helvetica" w:hAnsi="Helvetica"/>
          <w:b/>
          <w:bCs/>
          <w:lang w:val="es-ES"/>
        </w:rPr>
      </w:pPr>
      <w:r w:rsidRPr="00623806">
        <w:rPr>
          <w:rFonts w:ascii="Helvetica" w:hAnsi="Helvetica"/>
          <w:b/>
          <w:bCs/>
          <w:lang w:val="es-ES"/>
        </w:rPr>
        <w:t>Liliam</w:t>
      </w:r>
    </w:p>
    <w:p w14:paraId="18B542B1" w14:textId="77777777" w:rsidR="00721441" w:rsidRPr="00623806" w:rsidRDefault="00721441" w:rsidP="00721441">
      <w:pPr>
        <w:pStyle w:val="Scene"/>
        <w:rPr>
          <w:lang w:val="es-ES"/>
        </w:rPr>
      </w:pPr>
    </w:p>
    <w:p w14:paraId="6997C23F" w14:textId="77777777" w:rsidR="00A67F0E" w:rsidRPr="00623806" w:rsidRDefault="00A67F0E" w:rsidP="00A67F0E">
      <w:pPr>
        <w:pStyle w:val="Scene"/>
        <w:spacing w:line="276" w:lineRule="auto"/>
        <w:jc w:val="both"/>
        <w:rPr>
          <w:rFonts w:ascii="Helvetica" w:hAnsi="Helvetica"/>
          <w:lang w:val="es-ES"/>
        </w:rPr>
      </w:pPr>
      <w:r w:rsidRPr="00A67F0E">
        <w:rPr>
          <w:rFonts w:ascii="Helvetica" w:hAnsi="Helvetica"/>
          <w:lang w:val="es-ES"/>
        </w:rPr>
        <w:t xml:space="preserve">Me quedé de pie en la entrada del sendero del bosque, con los brazos cruzados, y mi respiración se entrecortó en el fresco aire matutino. Era domingo, y después de otra noche en vela, hice lo único que pensé que no haría: seguí el consejo de </w:t>
      </w:r>
      <w:proofErr w:type="spellStart"/>
      <w:r w:rsidRPr="00A67F0E">
        <w:rPr>
          <w:rFonts w:ascii="Helvetica" w:hAnsi="Helvetica"/>
          <w:lang w:val="es-ES"/>
        </w:rPr>
        <w:t>Zeff</w:t>
      </w:r>
      <w:proofErr w:type="spellEnd"/>
      <w:r w:rsidRPr="00A67F0E">
        <w:rPr>
          <w:rFonts w:ascii="Helvetica" w:hAnsi="Helvetica"/>
          <w:lang w:val="es-ES"/>
        </w:rPr>
        <w:t>.</w:t>
      </w:r>
    </w:p>
    <w:p w14:paraId="599B5603" w14:textId="77777777" w:rsidR="00A67F0E" w:rsidRPr="00623806" w:rsidRDefault="00A67F0E" w:rsidP="00A67F0E">
      <w:pPr>
        <w:pStyle w:val="Scene"/>
        <w:spacing w:line="276" w:lineRule="auto"/>
        <w:jc w:val="both"/>
        <w:rPr>
          <w:rFonts w:ascii="Helvetica" w:hAnsi="Helvetica"/>
          <w:lang w:val="es-ES"/>
        </w:rPr>
      </w:pPr>
      <w:r w:rsidRPr="00A67F0E">
        <w:rPr>
          <w:rFonts w:ascii="Helvetica" w:hAnsi="Helvetica"/>
          <w:lang w:val="es-ES"/>
        </w:rPr>
        <w:t>Quizás una caminata me ayude a despejarme. Quizás el silencio podría desenredar el lío que tengo dentro.</w:t>
      </w:r>
      <w:r w:rsidRPr="00A67F0E">
        <w:rPr>
          <w:rFonts w:ascii="Helvetica" w:hAnsi="Helvetica"/>
          <w:lang w:val="es-ES"/>
        </w:rPr>
        <w:br/>
        <w:t>Quizás podría respirar sin ver su cara cada vez que cerrara los ojos.</w:t>
      </w:r>
    </w:p>
    <w:p w14:paraId="0CB94CBE" w14:textId="77777777" w:rsidR="00A67F0E" w:rsidRPr="00623806" w:rsidRDefault="00A67F0E" w:rsidP="00A67F0E">
      <w:pPr>
        <w:pStyle w:val="Scene"/>
        <w:spacing w:line="276" w:lineRule="auto"/>
        <w:jc w:val="both"/>
        <w:rPr>
          <w:rFonts w:ascii="Helvetica" w:hAnsi="Helvetica"/>
          <w:lang w:val="es-ES"/>
        </w:rPr>
      </w:pPr>
      <w:r w:rsidRPr="00A67F0E">
        <w:rPr>
          <w:rFonts w:ascii="Helvetica" w:hAnsi="Helvetica"/>
          <w:lang w:val="es-ES"/>
        </w:rPr>
        <w:t xml:space="preserve">No era una persona aficionada a las actividades al aire libre, y no iba vestida para ello, pero la promesa de soledad y aire fresco me había sacado de casa. Necesitaba espacio, no </w:t>
      </w:r>
      <w:r w:rsidRPr="00A67F0E">
        <w:rPr>
          <w:rFonts w:ascii="Helvetica" w:hAnsi="Helvetica"/>
          <w:lang w:val="es-ES"/>
        </w:rPr>
        <w:lastRenderedPageBreak/>
        <w:t xml:space="preserve">necesariamente de </w:t>
      </w:r>
      <w:proofErr w:type="spellStart"/>
      <w:r w:rsidRPr="00A67F0E">
        <w:rPr>
          <w:rFonts w:ascii="Helvetica" w:hAnsi="Helvetica"/>
          <w:lang w:val="es-ES"/>
        </w:rPr>
        <w:t>Zeff</w:t>
      </w:r>
      <w:proofErr w:type="spellEnd"/>
      <w:r w:rsidRPr="00A67F0E">
        <w:rPr>
          <w:rFonts w:ascii="Helvetica" w:hAnsi="Helvetica"/>
          <w:lang w:val="es-ES"/>
        </w:rPr>
        <w:t>, sino de la vergüenza, la culpa y el anhelo doloroso que no podía expresar.</w:t>
      </w:r>
    </w:p>
    <w:p w14:paraId="6F5CE756" w14:textId="77777777" w:rsidR="00A67F0E" w:rsidRPr="00623806" w:rsidRDefault="00A67F0E" w:rsidP="00A67F0E">
      <w:pPr>
        <w:pStyle w:val="Scene"/>
        <w:spacing w:line="276" w:lineRule="auto"/>
        <w:jc w:val="both"/>
        <w:rPr>
          <w:rFonts w:ascii="Helvetica" w:hAnsi="Helvetica"/>
          <w:lang w:val="es-ES"/>
        </w:rPr>
      </w:pPr>
      <w:r w:rsidRPr="00A67F0E">
        <w:rPr>
          <w:rFonts w:ascii="Helvetica" w:hAnsi="Helvetica"/>
          <w:lang w:val="es-ES"/>
        </w:rPr>
        <w:t xml:space="preserve">El sendero comenzaba suavemente; los árboles de arriba formaban una frondosa bóveda que filtraba la luz en suaves tonos dorados y verdes. Intenté concentrarme en el ritmo de mis pasos, en el crujido constante de la grava y las ramitas bajo mis pies. Pero mis pensamientos seguían volviendo a ese día. Mis pensamientos volvían una y otra vez a los brazos de </w:t>
      </w:r>
      <w:proofErr w:type="spellStart"/>
      <w:r w:rsidRPr="00A67F0E">
        <w:rPr>
          <w:rFonts w:ascii="Helvetica" w:hAnsi="Helvetica"/>
          <w:lang w:val="es-ES"/>
        </w:rPr>
        <w:t>Zeff</w:t>
      </w:r>
      <w:proofErr w:type="spellEnd"/>
      <w:r w:rsidRPr="00A67F0E">
        <w:rPr>
          <w:rFonts w:ascii="Helvetica" w:hAnsi="Helvetica"/>
          <w:lang w:val="es-ES"/>
        </w:rPr>
        <w:t>. Su boca. Su voz, áspera por la necesidad, resonó.</w:t>
      </w:r>
    </w:p>
    <w:p w14:paraId="02815AC1" w14:textId="77777777" w:rsidR="00A67F0E" w:rsidRPr="00623806" w:rsidRDefault="00A67F0E" w:rsidP="00A67F0E">
      <w:pPr>
        <w:pStyle w:val="Scene"/>
        <w:spacing w:line="276" w:lineRule="auto"/>
        <w:jc w:val="both"/>
        <w:rPr>
          <w:rFonts w:ascii="Helvetica" w:hAnsi="Helvetica"/>
          <w:lang w:val="es-ES"/>
        </w:rPr>
      </w:pPr>
      <w:r w:rsidRPr="00A67F0E">
        <w:rPr>
          <w:rFonts w:ascii="Helvetica" w:hAnsi="Helvetica"/>
          <w:lang w:val="es-ES"/>
        </w:rPr>
        <w:t>Dios mío, ¿qué he hecho?</w:t>
      </w:r>
    </w:p>
    <w:p w14:paraId="75580E3B" w14:textId="77777777" w:rsidR="00A67F0E" w:rsidRPr="00623806" w:rsidRDefault="00A67F0E" w:rsidP="00A67F0E">
      <w:pPr>
        <w:pStyle w:val="Scene"/>
        <w:spacing w:line="276" w:lineRule="auto"/>
        <w:jc w:val="both"/>
        <w:rPr>
          <w:rFonts w:ascii="Helvetica" w:hAnsi="Helvetica"/>
          <w:lang w:val="es-ES"/>
        </w:rPr>
      </w:pPr>
      <w:r w:rsidRPr="00A67F0E">
        <w:rPr>
          <w:rFonts w:ascii="Helvetica" w:hAnsi="Helvetica"/>
          <w:lang w:val="es-ES"/>
        </w:rPr>
        <w:t>A mitad del sendero, el camino comenzó a inclinarse de forma irregular. Las raíces de los árboles se enroscaban sobre la tierra como serpientes dormidas, y yo, también perdido en mis pensamientos laberínticos, no vi una hasta que mi pie tropezó con ella.</w:t>
      </w:r>
    </w:p>
    <w:p w14:paraId="398B0A19" w14:textId="77777777" w:rsidR="00A67F0E" w:rsidRPr="00623806" w:rsidRDefault="00A67F0E" w:rsidP="00A67F0E">
      <w:pPr>
        <w:pStyle w:val="Scene"/>
        <w:spacing w:line="276" w:lineRule="auto"/>
        <w:jc w:val="both"/>
        <w:rPr>
          <w:rFonts w:ascii="Helvetica" w:hAnsi="Helvetica"/>
          <w:lang w:val="es-ES"/>
        </w:rPr>
      </w:pPr>
      <w:r w:rsidRPr="00A67F0E">
        <w:rPr>
          <w:rFonts w:ascii="Helvetica" w:hAnsi="Helvetica"/>
          <w:lang w:val="es-ES"/>
        </w:rPr>
        <w:t>Caí de bruces.</w:t>
      </w:r>
    </w:p>
    <w:p w14:paraId="4BDA5766" w14:textId="7CC9F52E" w:rsidR="00A67F0E" w:rsidRPr="00623806" w:rsidRDefault="00A67F0E" w:rsidP="00A67F0E">
      <w:pPr>
        <w:pStyle w:val="Scene"/>
        <w:spacing w:line="276" w:lineRule="auto"/>
        <w:jc w:val="both"/>
        <w:rPr>
          <w:rFonts w:ascii="Helvetica" w:hAnsi="Helvetica"/>
          <w:lang w:val="es-ES"/>
        </w:rPr>
      </w:pPr>
      <w:r w:rsidRPr="00A67F0E">
        <w:rPr>
          <w:rFonts w:ascii="Helvetica" w:hAnsi="Helvetica"/>
          <w:lang w:val="es-ES"/>
        </w:rPr>
        <w:t>El suelo se acercó rápidamente, mordiendo mis palmas y rodillas con tierra y grava afilada. Un dolor intenso surgió en mi espinilla mientras me levantaba con un resoplido.</w:t>
      </w:r>
      <w:r w:rsidRPr="00A67F0E">
        <w:rPr>
          <w:rFonts w:ascii="Helvetica" w:hAnsi="Helvetica"/>
          <w:lang w:val="es-ES"/>
        </w:rPr>
        <w:br/>
      </w:r>
      <w:r w:rsidRPr="00623806">
        <w:rPr>
          <w:rFonts w:ascii="Helvetica" w:hAnsi="Helvetica"/>
          <w:lang w:val="es-ES"/>
        </w:rPr>
        <w:t>“</w:t>
      </w:r>
      <w:r w:rsidRPr="00A67F0E">
        <w:rPr>
          <w:rFonts w:ascii="Helvetica" w:hAnsi="Helvetica"/>
          <w:lang w:val="es-ES"/>
        </w:rPr>
        <w:t>Estupendo</w:t>
      </w:r>
      <w:r w:rsidRPr="00623806">
        <w:rPr>
          <w:rFonts w:ascii="Helvetica" w:hAnsi="Helvetica"/>
          <w:lang w:val="es-ES"/>
        </w:rPr>
        <w:t xml:space="preserve">,” </w:t>
      </w:r>
      <w:r w:rsidRPr="00A67F0E">
        <w:rPr>
          <w:rFonts w:ascii="Helvetica" w:hAnsi="Helvetica"/>
          <w:lang w:val="es-ES"/>
        </w:rPr>
        <w:t>murmuré, incorporándome con dificultad.</w:t>
      </w:r>
    </w:p>
    <w:p w14:paraId="706CB253" w14:textId="0451491F" w:rsidR="00A67F0E" w:rsidRPr="00623806" w:rsidRDefault="00A67F0E" w:rsidP="00A67F0E">
      <w:pPr>
        <w:pStyle w:val="Scene"/>
        <w:spacing w:line="276" w:lineRule="auto"/>
        <w:jc w:val="both"/>
        <w:rPr>
          <w:rFonts w:ascii="Helvetica" w:hAnsi="Helvetica"/>
          <w:lang w:val="es-ES"/>
        </w:rPr>
      </w:pPr>
      <w:r w:rsidRPr="00A67F0E">
        <w:rPr>
          <w:rFonts w:ascii="Helvetica" w:hAnsi="Helvetica"/>
          <w:lang w:val="es-ES"/>
        </w:rPr>
        <w:t>"Fantástica idea, Liliam. Muy elegante."</w:t>
      </w:r>
      <w:r w:rsidR="007A5E15" w:rsidRPr="00623806">
        <w:rPr>
          <w:rFonts w:ascii="Helvetica" w:hAnsi="Helvetica"/>
          <w:lang w:val="es-ES"/>
        </w:rPr>
        <w:t xml:space="preserve"> </w:t>
      </w:r>
      <w:r w:rsidRPr="00A67F0E">
        <w:rPr>
          <w:rFonts w:ascii="Helvetica" w:hAnsi="Helvetica"/>
          <w:lang w:val="es-ES"/>
        </w:rPr>
        <w:t>Di un paso vacilante, pero mi tobillo dolorido se dobló ligeramente sobre las hojas húmedas, haciéndome caer de nuevo.</w:t>
      </w:r>
    </w:p>
    <w:p w14:paraId="334300C3" w14:textId="77777777" w:rsidR="00A67F0E" w:rsidRPr="00623806" w:rsidRDefault="00A67F0E" w:rsidP="00A67F0E">
      <w:pPr>
        <w:pStyle w:val="Scene"/>
        <w:spacing w:line="276" w:lineRule="auto"/>
        <w:jc w:val="both"/>
        <w:rPr>
          <w:rFonts w:ascii="Helvetica" w:hAnsi="Helvetica"/>
          <w:lang w:val="es-ES"/>
        </w:rPr>
      </w:pPr>
      <w:r w:rsidRPr="00623806">
        <w:rPr>
          <w:rFonts w:ascii="Helvetica" w:hAnsi="Helvetica"/>
          <w:lang w:val="es-ES"/>
        </w:rPr>
        <w:t>“</w:t>
      </w:r>
      <w:r w:rsidRPr="00A67F0E">
        <w:rPr>
          <w:rFonts w:ascii="Helvetica" w:hAnsi="Helvetica"/>
          <w:lang w:val="es-ES"/>
        </w:rPr>
        <w:t>¡Maldita sea!</w:t>
      </w:r>
      <w:r w:rsidRPr="00623806">
        <w:rPr>
          <w:rFonts w:ascii="Helvetica" w:hAnsi="Helvetica"/>
          <w:lang w:val="es-ES"/>
        </w:rPr>
        <w:t>”</w:t>
      </w:r>
      <w:r w:rsidRPr="00A67F0E">
        <w:rPr>
          <w:rFonts w:ascii="Helvetica" w:hAnsi="Helvetica"/>
          <w:lang w:val="es-ES"/>
        </w:rPr>
        <w:t xml:space="preserve"> Grité, golpeando el suelo, furioso conmigo mismo. En todo. "¿Por qué pensé que esta era una buena idea?"</w:t>
      </w:r>
    </w:p>
    <w:p w14:paraId="41D8B613" w14:textId="77777777" w:rsidR="00A67F0E" w:rsidRPr="00623806" w:rsidRDefault="00A67F0E" w:rsidP="00A67F0E">
      <w:pPr>
        <w:pStyle w:val="Scene"/>
        <w:spacing w:line="276" w:lineRule="auto"/>
        <w:jc w:val="both"/>
        <w:rPr>
          <w:rFonts w:ascii="Helvetica" w:hAnsi="Helvetica"/>
          <w:lang w:val="es-ES"/>
        </w:rPr>
      </w:pPr>
      <w:r w:rsidRPr="00623806">
        <w:rPr>
          <w:rFonts w:ascii="Helvetica" w:hAnsi="Helvetica"/>
          <w:lang w:val="es-ES"/>
        </w:rPr>
        <w:t>“</w:t>
      </w:r>
      <w:r w:rsidRPr="00A67F0E">
        <w:rPr>
          <w:rFonts w:ascii="Helvetica" w:hAnsi="Helvetica"/>
          <w:lang w:val="es-ES"/>
        </w:rPr>
        <w:t>¿Necesitas ayuda?</w:t>
      </w:r>
      <w:r w:rsidRPr="00623806">
        <w:rPr>
          <w:rFonts w:ascii="Helvetica" w:hAnsi="Helvetica"/>
          <w:lang w:val="es-ES"/>
        </w:rPr>
        <w:t>”</w:t>
      </w:r>
    </w:p>
    <w:p w14:paraId="198D8699" w14:textId="77777777" w:rsidR="007A5E15" w:rsidRPr="00623806" w:rsidRDefault="00A67F0E" w:rsidP="00A67F0E">
      <w:pPr>
        <w:pStyle w:val="Scene"/>
        <w:spacing w:line="276" w:lineRule="auto"/>
        <w:jc w:val="both"/>
        <w:rPr>
          <w:rFonts w:ascii="Helvetica" w:hAnsi="Helvetica"/>
          <w:lang w:val="es-ES"/>
        </w:rPr>
      </w:pPr>
      <w:r w:rsidRPr="00A67F0E">
        <w:rPr>
          <w:rFonts w:ascii="Helvetica" w:hAnsi="Helvetica"/>
          <w:lang w:val="es-ES"/>
        </w:rPr>
        <w:t>Esa voz casi me para el corazón.</w:t>
      </w:r>
      <w:r w:rsidR="007A5E15" w:rsidRPr="00623806">
        <w:rPr>
          <w:rFonts w:ascii="Helvetica" w:hAnsi="Helvetica"/>
          <w:lang w:val="es-ES"/>
        </w:rPr>
        <w:t xml:space="preserve"> </w:t>
      </w:r>
      <w:r w:rsidRPr="00A67F0E">
        <w:rPr>
          <w:rFonts w:ascii="Helvetica" w:hAnsi="Helvetica"/>
          <w:lang w:val="es-ES"/>
        </w:rPr>
        <w:t>Levanté la vista, sobresaltada, con la respiración entrecortada —y allí estaba él.</w:t>
      </w:r>
    </w:p>
    <w:p w14:paraId="4C139CD1" w14:textId="27DB0CF9" w:rsidR="00A67F0E" w:rsidRPr="00623806" w:rsidRDefault="00A67F0E" w:rsidP="00A67F0E">
      <w:pPr>
        <w:pStyle w:val="Scene"/>
        <w:spacing w:line="276" w:lineRule="auto"/>
        <w:jc w:val="both"/>
        <w:rPr>
          <w:rFonts w:ascii="Helvetica" w:hAnsi="Helvetica"/>
          <w:lang w:val="es-ES"/>
        </w:rPr>
      </w:pPr>
      <w:r w:rsidRPr="00A67F0E">
        <w:rPr>
          <w:rFonts w:ascii="Helvetica" w:hAnsi="Helvetica"/>
          <w:lang w:val="es-ES"/>
        </w:rPr>
        <w:t xml:space="preserve"> </w:t>
      </w:r>
      <w:proofErr w:type="spellStart"/>
      <w:r w:rsidRPr="00A67F0E">
        <w:rPr>
          <w:rFonts w:ascii="Helvetica" w:hAnsi="Helvetica"/>
          <w:lang w:val="es-ES"/>
        </w:rPr>
        <w:t>Zeff</w:t>
      </w:r>
      <w:proofErr w:type="spellEnd"/>
    </w:p>
    <w:p w14:paraId="098B2335" w14:textId="77777777" w:rsidR="00A67F0E" w:rsidRPr="00623806" w:rsidRDefault="00A67F0E" w:rsidP="00A67F0E">
      <w:pPr>
        <w:pStyle w:val="Scene"/>
        <w:spacing w:line="276" w:lineRule="auto"/>
        <w:jc w:val="both"/>
        <w:rPr>
          <w:rFonts w:ascii="Helvetica" w:hAnsi="Helvetica"/>
          <w:lang w:val="es-ES"/>
        </w:rPr>
      </w:pPr>
      <w:r w:rsidRPr="00A67F0E">
        <w:rPr>
          <w:rFonts w:ascii="Helvetica" w:hAnsi="Helvetica"/>
          <w:lang w:val="es-ES"/>
        </w:rPr>
        <w:lastRenderedPageBreak/>
        <w:t xml:space="preserve">Estaba a pocos metros de distancia, enmarcado por la luz solar filtrada que se colaba entre los árboles, con las cejas ligeramente fruncidas por la confusión y algo más suave. Algo se retorció en mi pecho. Tenía un aspecto robusto y se le veía perfectamente a gusto en el bosque: una sudadera verde </w:t>
      </w:r>
      <w:proofErr w:type="gramStart"/>
      <w:r w:rsidRPr="00A67F0E">
        <w:rPr>
          <w:rFonts w:ascii="Helvetica" w:hAnsi="Helvetica"/>
          <w:lang w:val="es-ES"/>
        </w:rPr>
        <w:t>oscuro ceñida</w:t>
      </w:r>
      <w:proofErr w:type="gramEnd"/>
      <w:r w:rsidRPr="00A67F0E">
        <w:rPr>
          <w:rFonts w:ascii="Helvetica" w:hAnsi="Helvetica"/>
          <w:lang w:val="es-ES"/>
        </w:rPr>
        <w:t xml:space="preserve"> a su cuerpo, botas de senderismo desgastadas, su postura relajada pero alerta, como si el propio bosque respondiera a su presencia.</w:t>
      </w:r>
    </w:p>
    <w:p w14:paraId="2D888065" w14:textId="77777777" w:rsidR="00A67F0E" w:rsidRPr="00623806" w:rsidRDefault="00A67F0E" w:rsidP="00A67F0E">
      <w:pPr>
        <w:pStyle w:val="Scene"/>
        <w:spacing w:line="276" w:lineRule="auto"/>
        <w:jc w:val="both"/>
        <w:rPr>
          <w:rFonts w:ascii="Helvetica" w:hAnsi="Helvetica"/>
          <w:lang w:val="es-ES"/>
        </w:rPr>
      </w:pPr>
      <w:r w:rsidRPr="00A67F0E">
        <w:rPr>
          <w:rFonts w:ascii="Helvetica" w:hAnsi="Helvetica"/>
          <w:lang w:val="es-ES"/>
        </w:rPr>
        <w:t>Pero fueron sus ojos los que me perdieron.</w:t>
      </w:r>
      <w:r w:rsidRPr="00A67F0E">
        <w:rPr>
          <w:rFonts w:ascii="Helvetica" w:hAnsi="Helvetica"/>
          <w:lang w:val="es-ES"/>
        </w:rPr>
        <w:br/>
        <w:t>Su silenciosa intensidad sugería que aún estaba pensando en mí. Como si no se hubiera olvidado.</w:t>
      </w:r>
    </w:p>
    <w:p w14:paraId="139F91F2" w14:textId="77777777" w:rsidR="00A67F0E" w:rsidRPr="00623806" w:rsidRDefault="00A67F0E" w:rsidP="00A67F0E">
      <w:pPr>
        <w:pStyle w:val="Scene"/>
        <w:spacing w:line="276" w:lineRule="auto"/>
        <w:jc w:val="both"/>
        <w:rPr>
          <w:rFonts w:ascii="Helvetica" w:hAnsi="Helvetica"/>
          <w:lang w:val="es-ES"/>
        </w:rPr>
      </w:pPr>
      <w:r w:rsidRPr="00623806">
        <w:rPr>
          <w:rFonts w:ascii="Helvetica" w:hAnsi="Helvetica"/>
          <w:lang w:val="es-ES"/>
        </w:rPr>
        <w:t>“</w:t>
      </w:r>
      <w:r w:rsidRPr="00A67F0E">
        <w:rPr>
          <w:rFonts w:ascii="Helvetica" w:hAnsi="Helvetica"/>
          <w:lang w:val="es-ES"/>
        </w:rPr>
        <w:t>¿</w:t>
      </w:r>
      <w:proofErr w:type="spellStart"/>
      <w:r w:rsidRPr="00A67F0E">
        <w:rPr>
          <w:rFonts w:ascii="Helvetica" w:hAnsi="Helvetica"/>
          <w:lang w:val="es-ES"/>
        </w:rPr>
        <w:t>Zeff</w:t>
      </w:r>
      <w:proofErr w:type="spellEnd"/>
      <w:r w:rsidRPr="00A67F0E">
        <w:rPr>
          <w:rFonts w:ascii="Helvetica" w:hAnsi="Helvetica"/>
          <w:lang w:val="es-ES"/>
        </w:rPr>
        <w:t>?</w:t>
      </w:r>
      <w:r w:rsidRPr="00623806">
        <w:rPr>
          <w:rFonts w:ascii="Helvetica" w:hAnsi="Helvetica"/>
          <w:lang w:val="es-ES"/>
        </w:rPr>
        <w:t>”</w:t>
      </w:r>
      <w:r w:rsidRPr="00A67F0E">
        <w:rPr>
          <w:rFonts w:ascii="Helvetica" w:hAnsi="Helvetica"/>
          <w:lang w:val="es-ES"/>
        </w:rPr>
        <w:t xml:space="preserve"> Mi voz apenas era audible. Mi corazón latía con fuerza contra mis costillas. Nunca esperé encontrarme con ninguna de estas personas hoy. "No pensé que te vería aquí."</w:t>
      </w:r>
    </w:p>
    <w:p w14:paraId="2B2EB7DB" w14:textId="5F09F792" w:rsidR="00A67F0E" w:rsidRPr="00623806" w:rsidRDefault="00A67F0E" w:rsidP="00A67F0E">
      <w:pPr>
        <w:pStyle w:val="Scene"/>
        <w:spacing w:line="276" w:lineRule="auto"/>
        <w:jc w:val="both"/>
        <w:rPr>
          <w:rFonts w:ascii="Helvetica" w:hAnsi="Helvetica"/>
          <w:lang w:val="es-ES"/>
        </w:rPr>
      </w:pPr>
      <w:r w:rsidRPr="00A67F0E">
        <w:rPr>
          <w:rFonts w:ascii="Helvetica" w:hAnsi="Helvetica"/>
          <w:lang w:val="es-ES"/>
        </w:rPr>
        <w:t xml:space="preserve">No le había hablado desde aquel beso, desde el momento en que las cosas cambiaron y giraron demasiado rápido, demasiado profundo. Me había entrado el pánico. </w:t>
      </w:r>
      <w:proofErr w:type="spellStart"/>
      <w:r w:rsidRPr="00A67F0E">
        <w:rPr>
          <w:rFonts w:ascii="Helvetica" w:hAnsi="Helvetica"/>
          <w:lang w:val="es-ES"/>
        </w:rPr>
        <w:t>Desapareci</w:t>
      </w:r>
      <w:proofErr w:type="spellEnd"/>
      <w:r w:rsidRPr="00A67F0E">
        <w:rPr>
          <w:rFonts w:ascii="Helvetica" w:hAnsi="Helvetica"/>
          <w:lang w:val="es-ES"/>
        </w:rPr>
        <w:t>. A decir verdad, lo había ignorado. Parece que podría reprimir la energía latente que llevo dentro.</w:t>
      </w:r>
      <w:r w:rsidRPr="00A67F0E">
        <w:rPr>
          <w:rFonts w:ascii="Helvetica" w:hAnsi="Helvetica"/>
          <w:lang w:val="es-ES"/>
        </w:rPr>
        <w:br/>
        <w:t>Me di cuenta de que había pedido el viernes y el sábado libres, y aunque no</w:t>
      </w:r>
      <w:r w:rsidR="0069012F" w:rsidRPr="00623806">
        <w:rPr>
          <w:rFonts w:ascii="Helvetica" w:hAnsi="Helvetica"/>
          <w:lang w:val="es-ES"/>
        </w:rPr>
        <w:t xml:space="preserve"> se</w:t>
      </w:r>
      <w:r w:rsidRPr="00A67F0E">
        <w:rPr>
          <w:rFonts w:ascii="Helvetica" w:hAnsi="Helvetica"/>
          <w:lang w:val="es-ES"/>
        </w:rPr>
        <w:t xml:space="preserve"> había</w:t>
      </w:r>
      <w:r w:rsidR="0069012F" w:rsidRPr="00623806">
        <w:rPr>
          <w:rFonts w:ascii="Helvetica" w:hAnsi="Helvetica"/>
          <w:lang w:val="es-ES"/>
        </w:rPr>
        <w:t>n</w:t>
      </w:r>
      <w:r w:rsidRPr="00A67F0E">
        <w:rPr>
          <w:rFonts w:ascii="Helvetica" w:hAnsi="Helvetica"/>
          <w:lang w:val="es-ES"/>
        </w:rPr>
        <w:t xml:space="preserve"> atrevido a preguntar por qué, una parte de mí entendía que </w:t>
      </w:r>
      <w:proofErr w:type="spellStart"/>
      <w:r w:rsidRPr="00623806">
        <w:rPr>
          <w:rFonts w:ascii="Helvetica" w:hAnsi="Helvetica"/>
          <w:lang w:val="es-ES"/>
        </w:rPr>
        <w:t>el</w:t>
      </w:r>
      <w:proofErr w:type="spellEnd"/>
      <w:r w:rsidRPr="00A67F0E">
        <w:rPr>
          <w:rFonts w:ascii="Helvetica" w:hAnsi="Helvetica"/>
          <w:lang w:val="es-ES"/>
        </w:rPr>
        <w:t xml:space="preserve"> era la razón.</w:t>
      </w:r>
    </w:p>
    <w:p w14:paraId="5D50D040" w14:textId="1C91DE07" w:rsidR="0069012F" w:rsidRPr="00623806" w:rsidRDefault="00A67F0E" w:rsidP="00A67F0E">
      <w:pPr>
        <w:pStyle w:val="Scene"/>
        <w:spacing w:line="276" w:lineRule="auto"/>
        <w:jc w:val="both"/>
        <w:rPr>
          <w:rFonts w:ascii="Helvetica" w:hAnsi="Helvetica"/>
          <w:lang w:val="es-ES"/>
        </w:rPr>
      </w:pPr>
      <w:r w:rsidRPr="00A67F0E">
        <w:rPr>
          <w:rFonts w:ascii="Helvetica" w:hAnsi="Helvetica"/>
          <w:lang w:val="es-ES"/>
        </w:rPr>
        <w:t>“Lo mismo podría decir yo”, dijo, con voz baja y firme mientras se acercaba. “Dijiste que pensarías en una excursión. No esperaba que te tropezaras con un</w:t>
      </w:r>
      <w:r w:rsidR="0069012F" w:rsidRPr="00623806">
        <w:rPr>
          <w:rFonts w:ascii="Helvetica" w:hAnsi="Helvetica"/>
          <w:lang w:val="es-ES"/>
        </w:rPr>
        <w:t>a</w:t>
      </w:r>
      <w:r w:rsidRPr="00A67F0E">
        <w:rPr>
          <w:rFonts w:ascii="Helvetica" w:hAnsi="Helvetica"/>
          <w:lang w:val="es-ES"/>
        </w:rPr>
        <w:t xml:space="preserve"> así de repente.</w:t>
      </w:r>
      <w:r w:rsidR="0069012F" w:rsidRPr="00623806">
        <w:rPr>
          <w:rFonts w:ascii="Helvetica" w:hAnsi="Helvetica"/>
          <w:lang w:val="es-ES"/>
        </w:rPr>
        <w:t>”</w:t>
      </w:r>
    </w:p>
    <w:p w14:paraId="07619DF5" w14:textId="77777777" w:rsidR="0069012F" w:rsidRPr="00623806" w:rsidRDefault="00A67F0E" w:rsidP="00A67F0E">
      <w:pPr>
        <w:pStyle w:val="Scene"/>
        <w:spacing w:line="276" w:lineRule="auto"/>
        <w:jc w:val="both"/>
        <w:rPr>
          <w:rFonts w:ascii="Helvetica" w:hAnsi="Helvetica"/>
          <w:lang w:val="es-ES"/>
        </w:rPr>
      </w:pPr>
      <w:r w:rsidRPr="00A67F0E">
        <w:rPr>
          <w:rFonts w:ascii="Helvetica" w:hAnsi="Helvetica"/>
          <w:lang w:val="es-ES"/>
        </w:rPr>
        <w:t>Extendió la mano, con la palma abierta entre nosotros.</w:t>
      </w:r>
      <w:r w:rsidRPr="00A67F0E">
        <w:rPr>
          <w:rFonts w:ascii="Helvetica" w:hAnsi="Helvetica"/>
          <w:lang w:val="es-ES"/>
        </w:rPr>
        <w:br/>
        <w:t>Lo miré fijamente un instante más de lo debido, y luego entrelacé mis dedos con los suyos. En el momento en que nuestras pieles se tocaron, una descarga eléctrica me recorrió. Podía sentir la calidez de su tacto. Como el recuerdo de lo que se sentía al estar en sus brazos.</w:t>
      </w:r>
    </w:p>
    <w:p w14:paraId="0D6BC753" w14:textId="77777777" w:rsidR="0069012F" w:rsidRPr="00623806" w:rsidRDefault="00A67F0E" w:rsidP="00A67F0E">
      <w:pPr>
        <w:pStyle w:val="Scene"/>
        <w:spacing w:line="276" w:lineRule="auto"/>
        <w:jc w:val="both"/>
        <w:rPr>
          <w:rFonts w:ascii="Helvetica" w:hAnsi="Helvetica"/>
          <w:lang w:val="es-ES"/>
        </w:rPr>
      </w:pPr>
      <w:r w:rsidRPr="00A67F0E">
        <w:rPr>
          <w:rFonts w:ascii="Helvetica" w:hAnsi="Helvetica"/>
          <w:lang w:val="es-ES"/>
        </w:rPr>
        <w:lastRenderedPageBreak/>
        <w:t>Su agarre se apretó suavemente, levantándome con una fuerza sin esfuerzo. Mi cuerpo se levantó antes de que mis pensamientos pudieran alcanzarlo.</w:t>
      </w:r>
    </w:p>
    <w:p w14:paraId="340D390A" w14:textId="77777777" w:rsidR="0069012F" w:rsidRPr="00623806" w:rsidRDefault="00A67F0E" w:rsidP="00A67F0E">
      <w:pPr>
        <w:pStyle w:val="Scene"/>
        <w:spacing w:line="276" w:lineRule="auto"/>
        <w:jc w:val="both"/>
        <w:rPr>
          <w:rFonts w:ascii="Helvetica" w:hAnsi="Helvetica"/>
          <w:lang w:val="es-ES"/>
        </w:rPr>
      </w:pPr>
      <w:r w:rsidRPr="00A67F0E">
        <w:rPr>
          <w:rFonts w:ascii="Helvetica" w:hAnsi="Helvetica"/>
          <w:lang w:val="es-ES"/>
        </w:rPr>
        <w:t>De pie, lo suficientemente cerca como para sentir el calor que irradiaba de él, olvidé por un momento por qué había venido aquí.</w:t>
      </w:r>
    </w:p>
    <w:p w14:paraId="643D599B" w14:textId="77777777" w:rsidR="007A5E15" w:rsidRPr="00623806" w:rsidRDefault="00A67F0E" w:rsidP="00A67F0E">
      <w:pPr>
        <w:pStyle w:val="Scene"/>
        <w:spacing w:line="276" w:lineRule="auto"/>
        <w:jc w:val="both"/>
        <w:rPr>
          <w:rFonts w:ascii="Helvetica" w:hAnsi="Helvetica"/>
          <w:lang w:val="es-ES"/>
        </w:rPr>
      </w:pPr>
      <w:r w:rsidRPr="00A67F0E">
        <w:rPr>
          <w:rFonts w:ascii="Helvetica" w:hAnsi="Helvetica"/>
          <w:lang w:val="es-ES"/>
        </w:rPr>
        <w:t xml:space="preserve">"No estaba precisamente planeando caerme de bruces", murmuré, sacudiéndome la tierra de los </w:t>
      </w:r>
      <w:proofErr w:type="spellStart"/>
      <w:r w:rsidRPr="00A67F0E">
        <w:rPr>
          <w:rFonts w:ascii="Helvetica" w:hAnsi="Helvetica"/>
          <w:lang w:val="es-ES"/>
        </w:rPr>
        <w:t>leggings</w:t>
      </w:r>
      <w:proofErr w:type="spellEnd"/>
      <w:r w:rsidRPr="00A67F0E">
        <w:rPr>
          <w:rFonts w:ascii="Helvetica" w:hAnsi="Helvetica"/>
          <w:lang w:val="es-ES"/>
        </w:rPr>
        <w:t>.</w:t>
      </w:r>
      <w:r w:rsidRPr="00A67F0E">
        <w:rPr>
          <w:rFonts w:ascii="Helvetica" w:hAnsi="Helvetica"/>
          <w:lang w:val="es-ES"/>
        </w:rPr>
        <w:br/>
        <w:t>"Lo estás haciendo bien. Simplemente distraíd</w:t>
      </w:r>
      <w:r w:rsidR="0069012F" w:rsidRPr="00623806">
        <w:rPr>
          <w:rFonts w:ascii="Helvetica" w:hAnsi="Helvetica"/>
          <w:lang w:val="es-ES"/>
        </w:rPr>
        <w:t>a</w:t>
      </w:r>
      <w:r w:rsidRPr="00A67F0E">
        <w:rPr>
          <w:rFonts w:ascii="Helvetica" w:hAnsi="Helvetica"/>
          <w:lang w:val="es-ES"/>
        </w:rPr>
        <w:t>.</w:t>
      </w:r>
      <w:r w:rsidR="0069012F" w:rsidRPr="00623806">
        <w:rPr>
          <w:rFonts w:ascii="Helvetica" w:hAnsi="Helvetica"/>
          <w:lang w:val="es-ES"/>
        </w:rPr>
        <w:t>”</w:t>
      </w:r>
      <w:r w:rsidRPr="00A67F0E">
        <w:rPr>
          <w:rFonts w:ascii="Helvetica" w:hAnsi="Helvetica"/>
          <w:lang w:val="es-ES"/>
        </w:rPr>
        <w:t xml:space="preserve"> Me regaló una pequeña sonrisa comprensiva. </w:t>
      </w:r>
      <w:r w:rsidR="007A5E15" w:rsidRPr="00623806">
        <w:rPr>
          <w:rFonts w:ascii="Helvetica" w:hAnsi="Helvetica"/>
          <w:lang w:val="es-ES"/>
        </w:rPr>
        <w:t>“</w:t>
      </w:r>
      <w:r w:rsidRPr="00A67F0E">
        <w:rPr>
          <w:rFonts w:ascii="Helvetica" w:hAnsi="Helvetica"/>
          <w:lang w:val="es-ES"/>
        </w:rPr>
        <w:t>¿Te importa si camino contigo? Conozco bien este sendero.</w:t>
      </w:r>
      <w:r w:rsidR="007A5E15" w:rsidRPr="00623806">
        <w:rPr>
          <w:rFonts w:ascii="Helvetica" w:hAnsi="Helvetica"/>
          <w:lang w:val="es-ES"/>
        </w:rPr>
        <w:t>”</w:t>
      </w:r>
    </w:p>
    <w:p w14:paraId="3908E319" w14:textId="77777777" w:rsidR="007A5E15" w:rsidRPr="00623806" w:rsidRDefault="00A67F0E" w:rsidP="00A67F0E">
      <w:pPr>
        <w:pStyle w:val="Scene"/>
        <w:spacing w:line="276" w:lineRule="auto"/>
        <w:jc w:val="both"/>
        <w:rPr>
          <w:rFonts w:ascii="Helvetica" w:hAnsi="Helvetica"/>
          <w:lang w:val="es-ES"/>
        </w:rPr>
      </w:pPr>
      <w:r w:rsidRPr="00A67F0E">
        <w:rPr>
          <w:rFonts w:ascii="Helvetica" w:hAnsi="Helvetica"/>
          <w:lang w:val="es-ES"/>
        </w:rPr>
        <w:t>Casi digo que no. Casi me d</w:t>
      </w:r>
      <w:r w:rsidR="007A5E15" w:rsidRPr="00623806">
        <w:rPr>
          <w:rFonts w:ascii="Helvetica" w:hAnsi="Helvetica"/>
          <w:lang w:val="es-ES"/>
        </w:rPr>
        <w:t>oy</w:t>
      </w:r>
      <w:r w:rsidRPr="00A67F0E">
        <w:rPr>
          <w:rFonts w:ascii="Helvetica" w:hAnsi="Helvetica"/>
          <w:lang w:val="es-ES"/>
        </w:rPr>
        <w:t xml:space="preserve"> la vuelta y </w:t>
      </w:r>
      <w:r w:rsidR="007A5E15" w:rsidRPr="00623806">
        <w:rPr>
          <w:rFonts w:ascii="Helvetica" w:hAnsi="Helvetica"/>
          <w:lang w:val="es-ES"/>
        </w:rPr>
        <w:t>me iba</w:t>
      </w:r>
      <w:r w:rsidRPr="00A67F0E">
        <w:rPr>
          <w:rFonts w:ascii="Helvetica" w:hAnsi="Helvetica"/>
          <w:lang w:val="es-ES"/>
        </w:rPr>
        <w:t xml:space="preserve"> corriendo. Pero algo en su voz —suave, sin presión— logró acallar el ruido en mi cabeza.</w:t>
      </w:r>
    </w:p>
    <w:p w14:paraId="045C0650" w14:textId="77777777" w:rsidR="007A5E15" w:rsidRPr="00623806" w:rsidRDefault="00A67F0E" w:rsidP="00A67F0E">
      <w:pPr>
        <w:pStyle w:val="Scene"/>
        <w:spacing w:line="276" w:lineRule="auto"/>
        <w:jc w:val="both"/>
        <w:rPr>
          <w:rFonts w:ascii="Helvetica" w:hAnsi="Helvetica"/>
          <w:lang w:val="es-ES"/>
        </w:rPr>
      </w:pPr>
      <w:r w:rsidRPr="00A67F0E">
        <w:rPr>
          <w:rFonts w:ascii="Helvetica" w:hAnsi="Helvetica"/>
          <w:lang w:val="es-ES"/>
        </w:rPr>
        <w:t>Asentí. "Sí... Claro."</w:t>
      </w:r>
    </w:p>
    <w:p w14:paraId="1F03D93C" w14:textId="77777777" w:rsidR="007A5E15" w:rsidRPr="00623806" w:rsidRDefault="00A67F0E" w:rsidP="00A67F0E">
      <w:pPr>
        <w:pStyle w:val="Scene"/>
        <w:spacing w:line="276" w:lineRule="auto"/>
        <w:jc w:val="both"/>
        <w:rPr>
          <w:rFonts w:ascii="Helvetica" w:hAnsi="Helvetica"/>
          <w:lang w:val="es-ES"/>
        </w:rPr>
      </w:pPr>
      <w:r w:rsidRPr="00A67F0E">
        <w:rPr>
          <w:rFonts w:ascii="Helvetica" w:hAnsi="Helvetica"/>
          <w:lang w:val="es-ES"/>
        </w:rPr>
        <w:t>Al principio caminamos en silencio. El silencio no era incómodo, sino más bien tenso, cargado de todo lo que quedaba por decir.</w:t>
      </w:r>
    </w:p>
    <w:p w14:paraId="0B9F5F70" w14:textId="77777777" w:rsidR="007A5E15" w:rsidRPr="00623806" w:rsidRDefault="00A67F0E" w:rsidP="00A67F0E">
      <w:pPr>
        <w:pStyle w:val="Scene"/>
        <w:spacing w:line="276" w:lineRule="auto"/>
        <w:jc w:val="both"/>
        <w:rPr>
          <w:rFonts w:ascii="Helvetica" w:hAnsi="Helvetica"/>
          <w:lang w:val="es-ES"/>
        </w:rPr>
      </w:pPr>
      <w:r w:rsidRPr="00A67F0E">
        <w:rPr>
          <w:rFonts w:ascii="Helvetica" w:hAnsi="Helvetica"/>
          <w:lang w:val="es-ES"/>
        </w:rPr>
        <w:t>Durante días, ensayé lo que diría si lo volviera a ver.</w:t>
      </w:r>
    </w:p>
    <w:p w14:paraId="75AB37A1" w14:textId="77777777" w:rsidR="007A5E15" w:rsidRPr="00623806" w:rsidRDefault="00A67F0E" w:rsidP="00A67F0E">
      <w:pPr>
        <w:pStyle w:val="Scene"/>
        <w:spacing w:line="276" w:lineRule="auto"/>
        <w:jc w:val="both"/>
        <w:rPr>
          <w:rFonts w:ascii="Helvetica" w:hAnsi="Helvetica"/>
          <w:lang w:val="es-ES"/>
        </w:rPr>
      </w:pPr>
      <w:r w:rsidRPr="00A67F0E">
        <w:rPr>
          <w:rFonts w:ascii="Helvetica" w:hAnsi="Helvetica"/>
          <w:lang w:val="es-ES"/>
        </w:rPr>
        <w:t>"Lo siento."</w:t>
      </w:r>
    </w:p>
    <w:p w14:paraId="2AFEC84E" w14:textId="77777777" w:rsidR="007A5E15" w:rsidRPr="00623806" w:rsidRDefault="00A67F0E" w:rsidP="00A67F0E">
      <w:pPr>
        <w:pStyle w:val="Scene"/>
        <w:spacing w:line="276" w:lineRule="auto"/>
        <w:jc w:val="both"/>
        <w:rPr>
          <w:rFonts w:ascii="Helvetica" w:hAnsi="Helvetica"/>
          <w:lang w:val="es-ES"/>
        </w:rPr>
      </w:pPr>
      <w:r w:rsidRPr="00A67F0E">
        <w:rPr>
          <w:rFonts w:ascii="Helvetica" w:hAnsi="Helvetica"/>
          <w:lang w:val="es-ES"/>
        </w:rPr>
        <w:t>"Fue un error."</w:t>
      </w:r>
    </w:p>
    <w:p w14:paraId="4C6E6304" w14:textId="77777777" w:rsidR="007A5E15" w:rsidRPr="00623806" w:rsidRDefault="00A67F0E" w:rsidP="00A67F0E">
      <w:pPr>
        <w:pStyle w:val="Scene"/>
        <w:spacing w:line="276" w:lineRule="auto"/>
        <w:jc w:val="both"/>
        <w:rPr>
          <w:rFonts w:ascii="Helvetica" w:hAnsi="Helvetica"/>
          <w:lang w:val="es-ES"/>
        </w:rPr>
      </w:pPr>
      <w:r w:rsidRPr="00A67F0E">
        <w:rPr>
          <w:rFonts w:ascii="Helvetica" w:hAnsi="Helvetica"/>
          <w:lang w:val="es-ES"/>
        </w:rPr>
        <w:t>"No puede volver a pasar."</w:t>
      </w:r>
    </w:p>
    <w:p w14:paraId="21268571" w14:textId="77777777" w:rsidR="007A5E15" w:rsidRPr="00623806" w:rsidRDefault="00A67F0E" w:rsidP="007A5E15">
      <w:pPr>
        <w:pStyle w:val="Scene"/>
        <w:spacing w:line="276" w:lineRule="auto"/>
        <w:jc w:val="both"/>
        <w:rPr>
          <w:rFonts w:ascii="Helvetica" w:hAnsi="Helvetica"/>
          <w:lang w:val="es-ES"/>
        </w:rPr>
      </w:pPr>
      <w:r w:rsidRPr="00A67F0E">
        <w:rPr>
          <w:rFonts w:ascii="Helvetica" w:hAnsi="Helvetica"/>
          <w:lang w:val="es-ES"/>
        </w:rPr>
        <w:t>Pero la verdad era que solo podía pensar en lo increíblemente deliciosos que habían sido sus labios sobre los míos. Su mano, fuerte y segura, encajaba contra mi piel como si perteneciera allí. Parecía que pertenecía a ese lugar.</w:t>
      </w:r>
    </w:p>
    <w:p w14:paraId="67433B8A" w14:textId="77777777" w:rsidR="007A5E15" w:rsidRPr="00623806" w:rsidRDefault="00A67F0E" w:rsidP="007A5E15">
      <w:pPr>
        <w:pStyle w:val="Scene"/>
        <w:spacing w:line="276" w:lineRule="auto"/>
        <w:jc w:val="both"/>
        <w:rPr>
          <w:rFonts w:ascii="Helvetica" w:hAnsi="Helvetica"/>
          <w:lang w:val="es-ES"/>
        </w:rPr>
      </w:pPr>
      <w:r w:rsidRPr="00A67F0E">
        <w:rPr>
          <w:rFonts w:ascii="Helvetica" w:hAnsi="Helvetica"/>
          <w:i/>
          <w:iCs/>
          <w:lang w:val="es-ES"/>
        </w:rPr>
        <w:t>Dios mío, Liliam</w:t>
      </w:r>
      <w:r w:rsidRPr="00A67F0E">
        <w:rPr>
          <w:rFonts w:ascii="Helvetica" w:hAnsi="Helvetica"/>
          <w:lang w:val="es-ES"/>
        </w:rPr>
        <w:t xml:space="preserve">, </w:t>
      </w:r>
      <w:r w:rsidRPr="00A67F0E">
        <w:rPr>
          <w:rFonts w:ascii="Helvetica" w:hAnsi="Helvetica"/>
          <w:i/>
          <w:iCs/>
          <w:lang w:val="es-ES"/>
        </w:rPr>
        <w:t>el objetivo es disculparse, no fantasear.</w:t>
      </w:r>
      <w:r w:rsidR="007A5E15" w:rsidRPr="00623806">
        <w:rPr>
          <w:rFonts w:ascii="Helvetica" w:hAnsi="Helvetica"/>
          <w:lang w:val="es-ES"/>
        </w:rPr>
        <w:t xml:space="preserve"> </w:t>
      </w:r>
      <w:proofErr w:type="gramStart"/>
      <w:r w:rsidRPr="00A67F0E">
        <w:rPr>
          <w:rFonts w:ascii="Helvetica" w:hAnsi="Helvetica"/>
          <w:lang w:val="es-ES"/>
        </w:rPr>
        <w:t>Y</w:t>
      </w:r>
      <w:proofErr w:type="gramEnd"/>
      <w:r w:rsidRPr="00A67F0E">
        <w:rPr>
          <w:rFonts w:ascii="Helvetica" w:hAnsi="Helvetica"/>
          <w:lang w:val="es-ES"/>
        </w:rPr>
        <w:t xml:space="preserve"> sin embargo, con los árboles erguidos como silenciosos testigos a nuestro alrededor, el suave crujir del sendero bajo nuestros pies, y la silenciosa presencia de </w:t>
      </w:r>
      <w:proofErr w:type="spellStart"/>
      <w:r w:rsidRPr="00A67F0E">
        <w:rPr>
          <w:rFonts w:ascii="Helvetica" w:hAnsi="Helvetica"/>
          <w:lang w:val="es-ES"/>
        </w:rPr>
        <w:t>Zeff</w:t>
      </w:r>
      <w:proofErr w:type="spellEnd"/>
      <w:r w:rsidRPr="00A67F0E">
        <w:rPr>
          <w:rFonts w:ascii="Helvetica" w:hAnsi="Helvetica"/>
          <w:lang w:val="es-ES"/>
        </w:rPr>
        <w:t xml:space="preserve"> rozando la mía con cada paso… Las palabras nunca llegaron.</w:t>
      </w:r>
    </w:p>
    <w:p w14:paraId="5713AC53" w14:textId="77777777" w:rsidR="007A5E15" w:rsidRPr="00623806" w:rsidRDefault="00A67F0E" w:rsidP="007A5E15">
      <w:pPr>
        <w:pStyle w:val="Scene"/>
        <w:spacing w:line="276" w:lineRule="auto"/>
        <w:jc w:val="both"/>
        <w:rPr>
          <w:rFonts w:ascii="Helvetica" w:hAnsi="Helvetica"/>
          <w:lang w:val="es-ES"/>
        </w:rPr>
      </w:pPr>
      <w:r w:rsidRPr="00A67F0E">
        <w:rPr>
          <w:rFonts w:ascii="Helvetica" w:hAnsi="Helvetica"/>
          <w:lang w:val="es-ES"/>
        </w:rPr>
        <w:lastRenderedPageBreak/>
        <w:t>Porque a su lado, no se sentía como un error.</w:t>
      </w:r>
      <w:r w:rsidRPr="00A67F0E">
        <w:rPr>
          <w:rFonts w:ascii="Helvetica" w:hAnsi="Helvetica"/>
          <w:lang w:val="es-ES"/>
        </w:rPr>
        <w:br/>
        <w:t>El bosque se sentía diferente con él allí; más cálido, más cercano. Se sintió como si el mundo hubiera liberado la energía justa para permitirnos compartir este momento juntos.</w:t>
      </w:r>
      <w:r w:rsidRPr="00A67F0E">
        <w:rPr>
          <w:rFonts w:ascii="Helvetica" w:hAnsi="Helvetica"/>
          <w:lang w:val="es-ES"/>
        </w:rPr>
        <w:br/>
        <w:t>Le eché una mirada furtiva. Tenía la mandíbula apretada, impasible. Pero había una ternura en la forma en que su mano rozaba ocasionalmente la mía, sin intención, o tal vez no.</w:t>
      </w:r>
      <w:r w:rsidRPr="00A67F0E">
        <w:rPr>
          <w:rFonts w:ascii="Helvetica" w:hAnsi="Helvetica"/>
          <w:lang w:val="es-ES"/>
        </w:rPr>
        <w:br/>
        <w:t xml:space="preserve">El bosque parecía menos intimidante con </w:t>
      </w:r>
      <w:proofErr w:type="spellStart"/>
      <w:r w:rsidRPr="00A67F0E">
        <w:rPr>
          <w:rFonts w:ascii="Helvetica" w:hAnsi="Helvetica"/>
          <w:lang w:val="es-ES"/>
        </w:rPr>
        <w:t>Zeff</w:t>
      </w:r>
      <w:proofErr w:type="spellEnd"/>
      <w:r w:rsidRPr="00A67F0E">
        <w:rPr>
          <w:rFonts w:ascii="Helvetica" w:hAnsi="Helvetica"/>
          <w:lang w:val="es-ES"/>
        </w:rPr>
        <w:t xml:space="preserve"> a mi lado; su presencia era reconfortante y tranquilizadora. Caminamos en silencio durante un rato, los sonidos de la naturaleza a nuestro alrededor —el susurro de las hojas, el canto de los pájaros— creaban un ambiente tranquilo.</w:t>
      </w:r>
    </w:p>
    <w:p w14:paraId="20420B17" w14:textId="717397D0" w:rsidR="007A5E15" w:rsidRPr="00623806" w:rsidRDefault="00A67F0E" w:rsidP="007A5E15">
      <w:pPr>
        <w:pStyle w:val="Scene"/>
        <w:spacing w:line="276" w:lineRule="auto"/>
        <w:jc w:val="both"/>
        <w:rPr>
          <w:rFonts w:ascii="Helvetica" w:hAnsi="Helvetica"/>
          <w:lang w:val="es-ES"/>
        </w:rPr>
      </w:pPr>
      <w:r w:rsidRPr="00A67F0E">
        <w:rPr>
          <w:rFonts w:ascii="Helvetica" w:hAnsi="Helvetica"/>
          <w:lang w:val="es-ES"/>
        </w:rPr>
        <w:t>Intenté encontrar las palabras para decir algo, pero en lugar de eso dije: "Owen está fuera de la ciudad. Formación en la división de Washington.</w:t>
      </w:r>
      <w:r w:rsidR="007A5E15" w:rsidRPr="00623806">
        <w:rPr>
          <w:rFonts w:ascii="Helvetica" w:hAnsi="Helvetica"/>
          <w:lang w:val="es-ES"/>
        </w:rPr>
        <w:t>”</w:t>
      </w:r>
    </w:p>
    <w:p w14:paraId="6CE8ABB6" w14:textId="77777777" w:rsidR="007A5E15" w:rsidRPr="00623806" w:rsidRDefault="00A67F0E" w:rsidP="007A5E15">
      <w:pPr>
        <w:pStyle w:val="Scene"/>
        <w:spacing w:line="276" w:lineRule="auto"/>
        <w:jc w:val="both"/>
        <w:rPr>
          <w:rFonts w:ascii="Helvetica" w:hAnsi="Helvetica"/>
          <w:lang w:val="es-ES"/>
        </w:rPr>
      </w:pPr>
      <w:proofErr w:type="spellStart"/>
      <w:r w:rsidRPr="00A67F0E">
        <w:rPr>
          <w:rFonts w:ascii="Helvetica" w:hAnsi="Helvetica"/>
          <w:lang w:val="es-ES"/>
        </w:rPr>
        <w:t>Zeff</w:t>
      </w:r>
      <w:proofErr w:type="spellEnd"/>
      <w:r w:rsidRPr="00A67F0E">
        <w:rPr>
          <w:rFonts w:ascii="Helvetica" w:hAnsi="Helvetica"/>
          <w:lang w:val="es-ES"/>
        </w:rPr>
        <w:t xml:space="preserve"> solo asintió. Sí, Liliam. Parecía pertinente al tema en cuestión.</w:t>
      </w:r>
    </w:p>
    <w:p w14:paraId="58DA9620" w14:textId="77777777" w:rsidR="007A5E15" w:rsidRPr="00623806" w:rsidRDefault="00A67F0E" w:rsidP="007A5E15">
      <w:pPr>
        <w:pStyle w:val="Scene"/>
        <w:spacing w:line="276" w:lineRule="auto"/>
        <w:jc w:val="both"/>
        <w:rPr>
          <w:rFonts w:ascii="Helvetica" w:hAnsi="Helvetica"/>
          <w:lang w:val="es-ES"/>
        </w:rPr>
      </w:pPr>
      <w:r w:rsidRPr="00A67F0E">
        <w:rPr>
          <w:rFonts w:ascii="Helvetica" w:hAnsi="Helvetica"/>
          <w:lang w:val="es-ES"/>
        </w:rPr>
        <w:t>El sendero serpenteaba cuesta arriba, y ascendimos lentamente, la espesura del bosque se fue aclarando hasta que llegamos a un claro. Ante nosotros se abrió un tramo de valle: colinas onduladas y ríos serpenteantes cubiertos de luz solar. Me detuve, sobrecogido.</w:t>
      </w:r>
    </w:p>
    <w:p w14:paraId="09D44A2B" w14:textId="77777777" w:rsidR="007A5E15" w:rsidRPr="00623806" w:rsidRDefault="00A67F0E" w:rsidP="007A5E15">
      <w:pPr>
        <w:pStyle w:val="Scene"/>
        <w:spacing w:line="276" w:lineRule="auto"/>
        <w:jc w:val="both"/>
        <w:rPr>
          <w:rFonts w:ascii="Helvetica" w:hAnsi="Helvetica"/>
          <w:lang w:val="es-ES"/>
        </w:rPr>
      </w:pPr>
      <w:r w:rsidRPr="00A67F0E">
        <w:rPr>
          <w:rFonts w:ascii="Helvetica" w:hAnsi="Helvetica"/>
          <w:lang w:val="es-ES"/>
        </w:rPr>
        <w:t xml:space="preserve">“Este es uno de mis lugares favoritos”, dijo </w:t>
      </w:r>
      <w:proofErr w:type="spellStart"/>
      <w:r w:rsidRPr="00A67F0E">
        <w:rPr>
          <w:rFonts w:ascii="Helvetica" w:hAnsi="Helvetica"/>
          <w:lang w:val="es-ES"/>
        </w:rPr>
        <w:t>Zeff</w:t>
      </w:r>
      <w:proofErr w:type="spellEnd"/>
      <w:r w:rsidRPr="00A67F0E">
        <w:rPr>
          <w:rFonts w:ascii="Helvetica" w:hAnsi="Helvetica"/>
          <w:lang w:val="es-ES"/>
        </w:rPr>
        <w:t xml:space="preserve"> en voz baja. "Es bueno para pensar."</w:t>
      </w:r>
    </w:p>
    <w:p w14:paraId="686BB81D" w14:textId="77777777" w:rsidR="007A5E15" w:rsidRPr="00623806" w:rsidRDefault="00A67F0E" w:rsidP="007A5E15">
      <w:pPr>
        <w:pStyle w:val="Scene"/>
        <w:spacing w:line="276" w:lineRule="auto"/>
        <w:jc w:val="both"/>
        <w:rPr>
          <w:rFonts w:ascii="Helvetica" w:hAnsi="Helvetica"/>
          <w:lang w:val="es-ES"/>
        </w:rPr>
      </w:pPr>
      <w:r w:rsidRPr="00A67F0E">
        <w:rPr>
          <w:rFonts w:ascii="Helvetica" w:hAnsi="Helvetica"/>
          <w:lang w:val="es-ES"/>
        </w:rPr>
        <w:t>Dejé que el silencio se prolongara, la quietud nos envolvía como una suave manta.</w:t>
      </w:r>
    </w:p>
    <w:p w14:paraId="02629750" w14:textId="77777777" w:rsidR="007A5E15" w:rsidRPr="00623806" w:rsidRDefault="00A67F0E" w:rsidP="007A5E15">
      <w:pPr>
        <w:pStyle w:val="Scene"/>
        <w:spacing w:line="276" w:lineRule="auto"/>
        <w:jc w:val="both"/>
        <w:rPr>
          <w:rFonts w:ascii="Helvetica" w:hAnsi="Helvetica"/>
          <w:lang w:val="es-ES"/>
        </w:rPr>
      </w:pPr>
      <w:r w:rsidRPr="00A67F0E">
        <w:rPr>
          <w:rFonts w:ascii="Helvetica" w:hAnsi="Helvetica"/>
          <w:lang w:val="es-ES"/>
        </w:rPr>
        <w:t>"Por lo que valga..." Empecé a hablar, pero dudé y dije: "No vine hasta aquí para encontrarte".</w:t>
      </w:r>
    </w:p>
    <w:p w14:paraId="3E3B2079" w14:textId="3ED2F26F" w:rsidR="007A5E15" w:rsidRPr="00623806" w:rsidRDefault="00A67F0E" w:rsidP="007A5E15">
      <w:pPr>
        <w:pStyle w:val="Scene"/>
        <w:spacing w:line="276" w:lineRule="auto"/>
        <w:jc w:val="both"/>
        <w:rPr>
          <w:rFonts w:ascii="Helvetica" w:hAnsi="Helvetica"/>
          <w:i/>
          <w:iCs/>
          <w:lang w:val="es-ES"/>
        </w:rPr>
      </w:pPr>
      <w:r w:rsidRPr="00A67F0E">
        <w:rPr>
          <w:rFonts w:ascii="Helvetica" w:hAnsi="Helvetica"/>
          <w:i/>
          <w:iCs/>
          <w:lang w:val="es-ES"/>
        </w:rPr>
        <w:t>Qué estúpid</w:t>
      </w:r>
      <w:r w:rsidR="007A5E15" w:rsidRPr="00623806">
        <w:rPr>
          <w:rFonts w:ascii="Helvetica" w:hAnsi="Helvetica"/>
          <w:i/>
          <w:iCs/>
          <w:lang w:val="es-ES"/>
        </w:rPr>
        <w:t>a</w:t>
      </w:r>
      <w:r w:rsidRPr="00A67F0E">
        <w:rPr>
          <w:rFonts w:ascii="Helvetica" w:hAnsi="Helvetica"/>
          <w:i/>
          <w:iCs/>
          <w:lang w:val="es-ES"/>
        </w:rPr>
        <w:t>, Liliam.</w:t>
      </w:r>
    </w:p>
    <w:p w14:paraId="6A2CDC59" w14:textId="77777777" w:rsidR="007A5E15" w:rsidRPr="00623806" w:rsidRDefault="00A67F0E" w:rsidP="007A5E15">
      <w:pPr>
        <w:pStyle w:val="Scene"/>
        <w:spacing w:line="276" w:lineRule="auto"/>
        <w:jc w:val="both"/>
        <w:rPr>
          <w:rFonts w:ascii="Helvetica" w:hAnsi="Helvetica"/>
          <w:lang w:val="es-ES"/>
        </w:rPr>
      </w:pPr>
      <w:r w:rsidRPr="00A67F0E">
        <w:rPr>
          <w:rFonts w:ascii="Helvetica" w:hAnsi="Helvetica"/>
          <w:lang w:val="es-ES"/>
        </w:rPr>
        <w:t>"Lo sé", dijo. "Pero me alegro de haberte encontrado."</w:t>
      </w:r>
      <w:r w:rsidRPr="00A67F0E">
        <w:rPr>
          <w:rFonts w:ascii="Helvetica" w:hAnsi="Helvetica"/>
          <w:lang w:val="es-ES"/>
        </w:rPr>
        <w:br/>
        <w:t>Se giró para mirarme, con una expresión seria pero tierna. “Ven.” Me ofreció su mano para guiarme por el sendero.</w:t>
      </w:r>
      <w:r w:rsidRPr="00A67F0E">
        <w:rPr>
          <w:rFonts w:ascii="Helvetica" w:hAnsi="Helvetica"/>
          <w:lang w:val="es-ES"/>
        </w:rPr>
        <w:br/>
      </w:r>
      <w:r w:rsidRPr="00A67F0E">
        <w:rPr>
          <w:rFonts w:ascii="Helvetica" w:hAnsi="Helvetica"/>
          <w:lang w:val="es-ES"/>
        </w:rPr>
        <w:lastRenderedPageBreak/>
        <w:t xml:space="preserve">Tomé la mano de </w:t>
      </w:r>
      <w:proofErr w:type="spellStart"/>
      <w:r w:rsidRPr="00A67F0E">
        <w:rPr>
          <w:rFonts w:ascii="Helvetica" w:hAnsi="Helvetica"/>
          <w:lang w:val="es-ES"/>
        </w:rPr>
        <w:t>Zeff</w:t>
      </w:r>
      <w:proofErr w:type="spellEnd"/>
      <w:r w:rsidRPr="00A67F0E">
        <w:rPr>
          <w:rFonts w:ascii="Helvetica" w:hAnsi="Helvetica"/>
          <w:lang w:val="es-ES"/>
        </w:rPr>
        <w:t>, siguiendo cuidadosamente sus pasos mientras descendíamos por el estrecho y sinuoso sendero. Su firme agarre era una constante fuente de tranquilidad, me mantenía en equilibrio mientras sorteábamos el terreno irregular. El silencio entre nosotros era agradable, interrumpido solo por los sonidos de la naturaleza: el susurro de las hojas en lo alto, el canto de los pájaros escondidos entre las ramas y el lejano murmullo de un arroyo que prometía algo hermoso más adelante.</w:t>
      </w:r>
    </w:p>
    <w:p w14:paraId="4B732330" w14:textId="77777777" w:rsidR="007A5E15" w:rsidRPr="00623806" w:rsidRDefault="00A67F0E" w:rsidP="007A5E15">
      <w:pPr>
        <w:pStyle w:val="Scene"/>
        <w:spacing w:line="276" w:lineRule="auto"/>
        <w:jc w:val="both"/>
        <w:rPr>
          <w:rFonts w:ascii="Helvetica" w:hAnsi="Helvetica"/>
          <w:lang w:val="es-ES"/>
        </w:rPr>
      </w:pPr>
      <w:r w:rsidRPr="00A67F0E">
        <w:rPr>
          <w:rFonts w:ascii="Helvetica" w:hAnsi="Helvetica"/>
          <w:lang w:val="es-ES"/>
        </w:rPr>
        <w:t xml:space="preserve">A medida que nos adentrábamos en el bosque, el sonido del agua se hacía más fuerte, el leve murmullo se convertía en un rugido impetuoso. Mi curiosidad se despertó, así que miré a </w:t>
      </w:r>
      <w:proofErr w:type="spellStart"/>
      <w:r w:rsidRPr="00A67F0E">
        <w:rPr>
          <w:rFonts w:ascii="Helvetica" w:hAnsi="Helvetica"/>
          <w:lang w:val="es-ES"/>
        </w:rPr>
        <w:t>Zeff</w:t>
      </w:r>
      <w:proofErr w:type="spellEnd"/>
      <w:r w:rsidRPr="00A67F0E">
        <w:rPr>
          <w:rFonts w:ascii="Helvetica" w:hAnsi="Helvetica"/>
          <w:lang w:val="es-ES"/>
        </w:rPr>
        <w:t>, quien sonrió con complicidad. "Ya verás", dijo, con una voz apenas audible por el creciente volumen del agua corriendo.</w:t>
      </w:r>
    </w:p>
    <w:p w14:paraId="3070A570" w14:textId="77777777" w:rsidR="007A5E15" w:rsidRPr="00623806" w:rsidRDefault="00A67F0E" w:rsidP="007A5E15">
      <w:pPr>
        <w:pStyle w:val="Scene"/>
        <w:spacing w:line="276" w:lineRule="auto"/>
        <w:jc w:val="both"/>
        <w:rPr>
          <w:rFonts w:ascii="Helvetica" w:hAnsi="Helvetica"/>
          <w:lang w:val="es-ES"/>
        </w:rPr>
      </w:pPr>
      <w:r w:rsidRPr="00A67F0E">
        <w:rPr>
          <w:rFonts w:ascii="Helvetica" w:hAnsi="Helvetica"/>
          <w:lang w:val="es-ES"/>
        </w:rPr>
        <w:t>Unos momentos después, aparecimos en un claro, y me quedé boquiabierto ante la vista que se nos presentó. Una magnífica cascada se precipitaba desde un acantilado, sus aguas cayendo en un estanque muy abajo. La luz del sol que se filtraba entre los árboles, al chocar con el rocío, creó una neblina brillante que danzaba en el aire. Más allá de la piscina, un río serpenteaba a través del bosque, sus aguas brillando a la luz.</w:t>
      </w:r>
    </w:p>
    <w:p w14:paraId="20BD2BF4" w14:textId="77777777" w:rsidR="007A5E15" w:rsidRPr="00623806" w:rsidRDefault="00A67F0E" w:rsidP="007A5E15">
      <w:pPr>
        <w:pStyle w:val="Scene"/>
        <w:spacing w:line="276" w:lineRule="auto"/>
        <w:jc w:val="both"/>
        <w:rPr>
          <w:rFonts w:ascii="Helvetica" w:hAnsi="Helvetica"/>
          <w:lang w:val="es-ES"/>
        </w:rPr>
      </w:pPr>
      <w:r w:rsidRPr="00A67F0E">
        <w:rPr>
          <w:rFonts w:ascii="Helvetica" w:hAnsi="Helvetica"/>
          <w:lang w:val="es-ES"/>
        </w:rPr>
        <w:t>"Es precioso", susurré, con los ojos muy abiertos por el asombro.</w:t>
      </w:r>
      <w:r w:rsidRPr="00A67F0E">
        <w:rPr>
          <w:rFonts w:ascii="Helvetica" w:hAnsi="Helvetica"/>
          <w:lang w:val="es-ES"/>
        </w:rPr>
        <w:br/>
      </w:r>
      <w:proofErr w:type="spellStart"/>
      <w:r w:rsidRPr="00A67F0E">
        <w:rPr>
          <w:rFonts w:ascii="Helvetica" w:hAnsi="Helvetica"/>
          <w:lang w:val="es-ES"/>
        </w:rPr>
        <w:t>Zeff</w:t>
      </w:r>
      <w:proofErr w:type="spellEnd"/>
      <w:r w:rsidRPr="00A67F0E">
        <w:rPr>
          <w:rFonts w:ascii="Helvetica" w:hAnsi="Helvetica"/>
          <w:lang w:val="es-ES"/>
        </w:rPr>
        <w:t xml:space="preserve"> sonrió, complacido por mi reacción. “Pensé que te gustaría.” Poca gente conoce este lugar.</w:t>
      </w:r>
    </w:p>
    <w:p w14:paraId="6A9A00B6" w14:textId="77777777" w:rsidR="007A5E15" w:rsidRPr="00623806" w:rsidRDefault="00A67F0E" w:rsidP="007A5E15">
      <w:pPr>
        <w:pStyle w:val="Scene"/>
        <w:spacing w:line="276" w:lineRule="auto"/>
        <w:jc w:val="both"/>
        <w:rPr>
          <w:rFonts w:ascii="Helvetica" w:hAnsi="Helvetica"/>
          <w:lang w:val="es-ES"/>
        </w:rPr>
      </w:pPr>
      <w:r w:rsidRPr="00A67F0E">
        <w:rPr>
          <w:rFonts w:ascii="Helvetica" w:hAnsi="Helvetica"/>
          <w:lang w:val="es-ES"/>
        </w:rPr>
        <w:t xml:space="preserve">Me acerqué al borde, hipnotizado por la visión del agua que caía en cascada. Me incliné hacia adelante para observar mejor el río que corría abajo; el rugido de la cascada me llenaba los oídos. Sentí una sensación de euforia, una </w:t>
      </w:r>
      <w:r w:rsidRPr="00A67F0E">
        <w:rPr>
          <w:rFonts w:ascii="Helvetica" w:hAnsi="Helvetica"/>
          <w:lang w:val="es-ES"/>
        </w:rPr>
        <w:lastRenderedPageBreak/>
        <w:t>descarga de adrenalina al estar tan cerca del borde, de algo tan salvaje e indómito.</w:t>
      </w:r>
    </w:p>
    <w:p w14:paraId="20D876EC" w14:textId="77777777" w:rsidR="007A5E15" w:rsidRPr="00623806" w:rsidRDefault="007A5E15" w:rsidP="007A5E15">
      <w:pPr>
        <w:pStyle w:val="Scene"/>
        <w:spacing w:line="276" w:lineRule="auto"/>
        <w:jc w:val="both"/>
        <w:rPr>
          <w:rFonts w:ascii="Helvetica" w:hAnsi="Helvetica"/>
          <w:lang w:val="es-ES"/>
        </w:rPr>
      </w:pPr>
      <w:r w:rsidRPr="00623806">
        <w:rPr>
          <w:rFonts w:ascii="Helvetica" w:hAnsi="Helvetica"/>
          <w:lang w:val="es-ES"/>
        </w:rPr>
        <w:t>“</w:t>
      </w:r>
      <w:r w:rsidR="00A67F0E" w:rsidRPr="00A67F0E">
        <w:rPr>
          <w:rFonts w:ascii="Helvetica" w:hAnsi="Helvetica"/>
          <w:lang w:val="es-ES"/>
        </w:rPr>
        <w:t>Ten cuidado</w:t>
      </w:r>
      <w:r w:rsidRPr="00623806">
        <w:rPr>
          <w:rFonts w:ascii="Helvetica" w:hAnsi="Helvetica"/>
          <w:lang w:val="es-ES"/>
        </w:rPr>
        <w:t xml:space="preserve">,” </w:t>
      </w:r>
      <w:r w:rsidR="00A67F0E" w:rsidRPr="00A67F0E">
        <w:rPr>
          <w:rFonts w:ascii="Helvetica" w:hAnsi="Helvetica"/>
          <w:lang w:val="es-ES"/>
        </w:rPr>
        <w:t xml:space="preserve">advirtió </w:t>
      </w:r>
      <w:proofErr w:type="spellStart"/>
      <w:r w:rsidR="00A67F0E" w:rsidRPr="00A67F0E">
        <w:rPr>
          <w:rFonts w:ascii="Helvetica" w:hAnsi="Helvetica"/>
          <w:lang w:val="es-ES"/>
        </w:rPr>
        <w:t>Zeff</w:t>
      </w:r>
      <w:proofErr w:type="spellEnd"/>
      <w:r w:rsidR="00A67F0E" w:rsidRPr="00A67F0E">
        <w:rPr>
          <w:rFonts w:ascii="Helvetica" w:hAnsi="Helvetica"/>
          <w:lang w:val="es-ES"/>
        </w:rPr>
        <w:t>, acercándose por detrás. "Las piedras pueden estar resbaladizas aquí."</w:t>
      </w:r>
      <w:r w:rsidR="00A67F0E" w:rsidRPr="00A67F0E">
        <w:rPr>
          <w:rFonts w:ascii="Helvetica" w:hAnsi="Helvetica"/>
          <w:lang w:val="es-ES"/>
        </w:rPr>
        <w:br/>
        <w:t xml:space="preserve">"Estoy bien", respondí, intentando sonar </w:t>
      </w:r>
      <w:r w:rsidRPr="00623806">
        <w:rPr>
          <w:rFonts w:ascii="Helvetica" w:hAnsi="Helvetica"/>
          <w:lang w:val="es-ES"/>
        </w:rPr>
        <w:t>segura,</w:t>
      </w:r>
      <w:r w:rsidR="00A67F0E" w:rsidRPr="00A67F0E">
        <w:rPr>
          <w:rFonts w:ascii="Helvetica" w:hAnsi="Helvetica"/>
          <w:lang w:val="es-ES"/>
        </w:rPr>
        <w:t xml:space="preserve"> aunque mi corazón latía con fuerza. Las vistas desde el borde eran impresionantes, pero yo estaba más concentrado en no perder el equilibrio. Cambié mi peso para poder observar mejor la cascada que había debajo, pero en mi prisa, mi tobillo adolorido me traicionó.</w:t>
      </w:r>
    </w:p>
    <w:p w14:paraId="712F034C" w14:textId="77777777" w:rsidR="007E108E" w:rsidRPr="00623806" w:rsidRDefault="00A67F0E" w:rsidP="007A5E15">
      <w:pPr>
        <w:pStyle w:val="Scene"/>
        <w:spacing w:line="276" w:lineRule="auto"/>
        <w:jc w:val="both"/>
        <w:rPr>
          <w:rFonts w:ascii="Helvetica" w:hAnsi="Helvetica"/>
          <w:lang w:val="es-ES"/>
        </w:rPr>
      </w:pPr>
      <w:r w:rsidRPr="00A67F0E">
        <w:rPr>
          <w:rFonts w:ascii="Helvetica" w:hAnsi="Helvetica"/>
          <w:lang w:val="es-ES"/>
        </w:rPr>
        <w:t xml:space="preserve">Solté un grito al resbalar mi pie, e instintivamente, extendí la mano intentando agarrar el brazo de </w:t>
      </w:r>
      <w:proofErr w:type="spellStart"/>
      <w:r w:rsidRPr="00A67F0E">
        <w:rPr>
          <w:rFonts w:ascii="Helvetica" w:hAnsi="Helvetica"/>
          <w:lang w:val="es-ES"/>
        </w:rPr>
        <w:t>Zeff</w:t>
      </w:r>
      <w:proofErr w:type="spellEnd"/>
      <w:r w:rsidRPr="00A67F0E">
        <w:rPr>
          <w:rFonts w:ascii="Helvetica" w:hAnsi="Helvetica"/>
          <w:lang w:val="es-ES"/>
        </w:rPr>
        <w:t>. Pero mis dedos apenas lo rozaron cuando tropecé y caí hacia adelante, el suelo bajo mis pies desapareció en un instante.</w:t>
      </w:r>
      <w:r w:rsidRPr="00A67F0E">
        <w:rPr>
          <w:rFonts w:ascii="Helvetica" w:hAnsi="Helvetica"/>
          <w:lang w:val="es-ES"/>
        </w:rPr>
        <w:br/>
        <w:t xml:space="preserve">El pánico me invadió cuando la sensación de ingravidez se apoderó de mí; mi estómago se revolvió al sentirme caer. Mi mente se aceleró; esto era todo. El rugido de la cascada se hizo más fuerte, la fría niebla del rocío golpeaba mi cara mientras caía por el aire. Todo se movía demasiado rápido, </w:t>
      </w:r>
      <w:proofErr w:type="gramStart"/>
      <w:r w:rsidRPr="00A67F0E">
        <w:rPr>
          <w:rFonts w:ascii="Helvetica" w:hAnsi="Helvetica"/>
          <w:lang w:val="es-ES"/>
        </w:rPr>
        <w:t>y</w:t>
      </w:r>
      <w:proofErr w:type="gramEnd"/>
      <w:r w:rsidRPr="00A67F0E">
        <w:rPr>
          <w:rFonts w:ascii="Helvetica" w:hAnsi="Helvetica"/>
          <w:lang w:val="es-ES"/>
        </w:rPr>
        <w:t xml:space="preserve"> sin embargo, en ese momento, el tiempo pareció ralentizarse. Vi a </w:t>
      </w:r>
      <w:proofErr w:type="spellStart"/>
      <w:r w:rsidRPr="00A67F0E">
        <w:rPr>
          <w:rFonts w:ascii="Helvetica" w:hAnsi="Helvetica"/>
          <w:lang w:val="es-ES"/>
        </w:rPr>
        <w:t>Zeff</w:t>
      </w:r>
      <w:proofErr w:type="spellEnd"/>
      <w:r w:rsidRPr="00A67F0E">
        <w:rPr>
          <w:rFonts w:ascii="Helvetica" w:hAnsi="Helvetica"/>
          <w:lang w:val="es-ES"/>
        </w:rPr>
        <w:t xml:space="preserve"> saltar hacia mí, con los ojos entrecerrados por la determinación.</w:t>
      </w:r>
    </w:p>
    <w:p w14:paraId="6DBAF387" w14:textId="77777777" w:rsidR="007E108E" w:rsidRPr="00623806" w:rsidRDefault="00A67F0E" w:rsidP="007A5E15">
      <w:pPr>
        <w:pStyle w:val="Scene"/>
        <w:spacing w:line="276" w:lineRule="auto"/>
        <w:jc w:val="both"/>
        <w:rPr>
          <w:rFonts w:ascii="Helvetica" w:hAnsi="Helvetica"/>
          <w:lang w:val="es-ES"/>
        </w:rPr>
      </w:pPr>
      <w:r w:rsidRPr="00A67F0E">
        <w:rPr>
          <w:rFonts w:ascii="Helvetica" w:hAnsi="Helvetica"/>
          <w:lang w:val="es-ES"/>
        </w:rPr>
        <w:t>El impacto contra el agua me dejó sin aliento. El gélido impacto me robó todo pensamiento al sumergirme bajo la superficie. El mundo a mi alrededor se convirtió en una borrosa mezcla de burbujas y corrientes arremolinadas. Mis extremidades se agitaban en el agua fría y oscura, desorientado y desesperado por encontrar la superficie.</w:t>
      </w:r>
      <w:r w:rsidRPr="00A67F0E">
        <w:rPr>
          <w:rFonts w:ascii="Helvetica" w:hAnsi="Helvetica"/>
          <w:lang w:val="es-ES"/>
        </w:rPr>
        <w:br/>
        <w:t>Por un breve e instante aterrador, no supe con seguridad en qué dirección ir.</w:t>
      </w:r>
    </w:p>
    <w:p w14:paraId="76CFEA8C" w14:textId="77777777" w:rsidR="007E108E" w:rsidRPr="00623806" w:rsidRDefault="00A67F0E" w:rsidP="007A5E15">
      <w:pPr>
        <w:pStyle w:val="Scene"/>
        <w:spacing w:line="276" w:lineRule="auto"/>
        <w:jc w:val="both"/>
        <w:rPr>
          <w:rFonts w:ascii="Helvetica" w:hAnsi="Helvetica"/>
          <w:lang w:val="es-ES"/>
        </w:rPr>
      </w:pPr>
      <w:r w:rsidRPr="00A67F0E">
        <w:rPr>
          <w:rFonts w:ascii="Helvetica" w:hAnsi="Helvetica"/>
          <w:lang w:val="es-ES"/>
        </w:rPr>
        <w:t xml:space="preserve">Entonces lo sentí: una mano fuerte cerrándose sobre la mía, tirándome hacia arriba con una fuerza innegable. Me </w:t>
      </w:r>
      <w:r w:rsidRPr="00A67F0E">
        <w:rPr>
          <w:rFonts w:ascii="Helvetica" w:hAnsi="Helvetica"/>
          <w:lang w:val="es-ES"/>
        </w:rPr>
        <w:lastRenderedPageBreak/>
        <w:t>ardía el pecho mientras luchaba por alcanzar la superficie, y cuando finalmente emergí, jadeé en busca de aire, con los pulmones en llamas.</w:t>
      </w:r>
    </w:p>
    <w:p w14:paraId="384DFD74" w14:textId="77777777" w:rsidR="007E108E" w:rsidRPr="00623806" w:rsidRDefault="00A67F0E" w:rsidP="007A5E15">
      <w:pPr>
        <w:pStyle w:val="Scene"/>
        <w:spacing w:line="276" w:lineRule="auto"/>
        <w:jc w:val="both"/>
        <w:rPr>
          <w:rFonts w:ascii="Helvetica" w:hAnsi="Helvetica"/>
          <w:lang w:val="es-ES"/>
        </w:rPr>
      </w:pPr>
      <w:proofErr w:type="spellStart"/>
      <w:r w:rsidRPr="00A67F0E">
        <w:rPr>
          <w:rFonts w:ascii="Helvetica" w:hAnsi="Helvetica"/>
          <w:lang w:val="es-ES"/>
        </w:rPr>
        <w:t>Zeff</w:t>
      </w:r>
      <w:proofErr w:type="spellEnd"/>
      <w:r w:rsidRPr="00A67F0E">
        <w:rPr>
          <w:rFonts w:ascii="Helvetica" w:hAnsi="Helvetica"/>
          <w:lang w:val="es-ES"/>
        </w:rPr>
        <w:t xml:space="preserve"> estaba a mi lado, con un agarre firme, su presencia un ancla en las aguas caóticas. "Te tengo", dijo, con voz tranquila pero tensa. Tenía el pelo engominado y pegado a la frente, y la intensidad de su mirada me decía que estaba tan afectado como yo, aunque lo disimulaba bien.</w:t>
      </w:r>
    </w:p>
    <w:p w14:paraId="4AAC4D6A" w14:textId="77777777" w:rsidR="007E108E" w:rsidRPr="00623806" w:rsidRDefault="00A67F0E" w:rsidP="007A5E15">
      <w:pPr>
        <w:pStyle w:val="Scene"/>
        <w:spacing w:line="276" w:lineRule="auto"/>
        <w:jc w:val="both"/>
        <w:rPr>
          <w:rFonts w:ascii="Helvetica" w:hAnsi="Helvetica"/>
          <w:lang w:val="es-ES"/>
        </w:rPr>
      </w:pPr>
      <w:r w:rsidRPr="00A67F0E">
        <w:rPr>
          <w:rFonts w:ascii="Helvetica" w:hAnsi="Helvetica"/>
          <w:lang w:val="es-ES"/>
        </w:rPr>
        <w:t>"¿Estás bien?", gritó por encima del rugido de la cascada.</w:t>
      </w:r>
    </w:p>
    <w:p w14:paraId="256CD28A" w14:textId="77777777" w:rsidR="007E108E" w:rsidRPr="00623806" w:rsidRDefault="00A67F0E" w:rsidP="007A5E15">
      <w:pPr>
        <w:pStyle w:val="Scene"/>
        <w:spacing w:line="276" w:lineRule="auto"/>
        <w:jc w:val="both"/>
        <w:rPr>
          <w:rFonts w:ascii="Helvetica" w:hAnsi="Helvetica"/>
          <w:lang w:val="es-ES"/>
        </w:rPr>
      </w:pPr>
      <w:r w:rsidRPr="00A67F0E">
        <w:rPr>
          <w:rFonts w:ascii="Helvetica" w:hAnsi="Helvetica"/>
          <w:lang w:val="es-ES"/>
        </w:rPr>
        <w:t xml:space="preserve">Asentí con la cabeza, </w:t>
      </w:r>
      <w:proofErr w:type="spellStart"/>
      <w:r w:rsidRPr="00A67F0E">
        <w:rPr>
          <w:rFonts w:ascii="Helvetica" w:hAnsi="Helvetica"/>
          <w:lang w:val="es-ES"/>
        </w:rPr>
        <w:t>aún</w:t>
      </w:r>
      <w:proofErr w:type="spellEnd"/>
      <w:r w:rsidRPr="00A67F0E">
        <w:rPr>
          <w:rFonts w:ascii="Helvetica" w:hAnsi="Helvetica"/>
          <w:lang w:val="es-ES"/>
        </w:rPr>
        <w:t xml:space="preserve"> recuperando el aliento, con la adrenalina corriendo por mis venas. "Sí... creo que sí."</w:t>
      </w:r>
      <w:r w:rsidRPr="00A67F0E">
        <w:rPr>
          <w:rFonts w:ascii="Helvetica" w:hAnsi="Helvetica"/>
          <w:lang w:val="es-ES"/>
        </w:rPr>
        <w:br/>
        <w:t xml:space="preserve">La expresión de </w:t>
      </w:r>
      <w:proofErr w:type="spellStart"/>
      <w:r w:rsidRPr="00A67F0E">
        <w:rPr>
          <w:rFonts w:ascii="Helvetica" w:hAnsi="Helvetica"/>
          <w:lang w:val="es-ES"/>
        </w:rPr>
        <w:t>Zeff</w:t>
      </w:r>
      <w:proofErr w:type="spellEnd"/>
      <w:r w:rsidRPr="00A67F0E">
        <w:rPr>
          <w:rFonts w:ascii="Helvetica" w:hAnsi="Helvetica"/>
          <w:lang w:val="es-ES"/>
        </w:rPr>
        <w:t xml:space="preserve"> se suavizó con alivio, y me regaló una pequeña sonrisa tranquilizadora. “Agárrate a mí”, dijo, envolviéndome la cintura con un brazo para mantenerme cerca. Juntos, nadamos alejándonos de la base de la cascada, mientras la corriente nos empujaba río abajo.</w:t>
      </w:r>
    </w:p>
    <w:p w14:paraId="76CC2F92" w14:textId="77777777" w:rsidR="007E108E" w:rsidRPr="00623806" w:rsidRDefault="00A67F0E" w:rsidP="007A5E15">
      <w:pPr>
        <w:pStyle w:val="Scene"/>
        <w:spacing w:line="276" w:lineRule="auto"/>
        <w:jc w:val="both"/>
        <w:rPr>
          <w:rFonts w:ascii="Helvetica" w:hAnsi="Helvetica"/>
          <w:lang w:val="es-ES"/>
        </w:rPr>
      </w:pPr>
      <w:r w:rsidRPr="00A67F0E">
        <w:rPr>
          <w:rFonts w:ascii="Helvetica" w:hAnsi="Helvetica"/>
          <w:lang w:val="es-ES"/>
        </w:rPr>
        <w:t xml:space="preserve">El agua fría pasaba velozmente a nuestro lado, pero el fuerte brazo de </w:t>
      </w:r>
      <w:proofErr w:type="spellStart"/>
      <w:r w:rsidRPr="00A67F0E">
        <w:rPr>
          <w:rFonts w:ascii="Helvetica" w:hAnsi="Helvetica"/>
          <w:lang w:val="es-ES"/>
        </w:rPr>
        <w:t>Zeff</w:t>
      </w:r>
      <w:proofErr w:type="spellEnd"/>
      <w:r w:rsidRPr="00A67F0E">
        <w:rPr>
          <w:rFonts w:ascii="Helvetica" w:hAnsi="Helvetica"/>
          <w:lang w:val="es-ES"/>
        </w:rPr>
        <w:t xml:space="preserve"> alrededor mío era un ancla firme. Nos guio hacia una parte más tranquila del río, donde la corriente era más suave y podíamos encontrar apoyo para los pies. Podía sentir la fuerza de su cuerpo junto al mío, la calidez de su piel incluso en el agua fría.</w:t>
      </w:r>
    </w:p>
    <w:p w14:paraId="55E3C5DA" w14:textId="77777777" w:rsidR="007E108E" w:rsidRPr="00623806" w:rsidRDefault="00A67F0E" w:rsidP="007A5E15">
      <w:pPr>
        <w:pStyle w:val="Scene"/>
        <w:spacing w:line="276" w:lineRule="auto"/>
        <w:jc w:val="both"/>
        <w:rPr>
          <w:rFonts w:ascii="Helvetica" w:hAnsi="Helvetica"/>
          <w:lang w:val="es-ES"/>
        </w:rPr>
      </w:pPr>
      <w:r w:rsidRPr="00A67F0E">
        <w:rPr>
          <w:rFonts w:ascii="Helvetica" w:hAnsi="Helvetica"/>
          <w:lang w:val="es-ES"/>
        </w:rPr>
        <w:t xml:space="preserve">Cuando finalmente llegamos a la orilla del río, </w:t>
      </w:r>
      <w:proofErr w:type="spellStart"/>
      <w:r w:rsidRPr="00A67F0E">
        <w:rPr>
          <w:rFonts w:ascii="Helvetica" w:hAnsi="Helvetica"/>
          <w:lang w:val="es-ES"/>
        </w:rPr>
        <w:t>Zeff</w:t>
      </w:r>
      <w:proofErr w:type="spellEnd"/>
      <w:r w:rsidRPr="00A67F0E">
        <w:rPr>
          <w:rFonts w:ascii="Helvetica" w:hAnsi="Helvetica"/>
          <w:lang w:val="es-ES"/>
        </w:rPr>
        <w:t xml:space="preserve"> me ayudó a subir a la orilla rocosa. Me senté, </w:t>
      </w:r>
      <w:proofErr w:type="spellStart"/>
      <w:r w:rsidRPr="00A67F0E">
        <w:rPr>
          <w:rFonts w:ascii="Helvetica" w:hAnsi="Helvetica"/>
          <w:lang w:val="es-ES"/>
        </w:rPr>
        <w:t>aún</w:t>
      </w:r>
      <w:proofErr w:type="spellEnd"/>
      <w:r w:rsidRPr="00A67F0E">
        <w:rPr>
          <w:rFonts w:ascii="Helvetica" w:hAnsi="Helvetica"/>
          <w:lang w:val="es-ES"/>
        </w:rPr>
        <w:t xml:space="preserve"> recuperando el aliento, con el corazón latiendo con fuerza en el pecho. La precipitación de la caída, el impacto del agua fría y la emoción de estar tan cerca de </w:t>
      </w:r>
      <w:proofErr w:type="spellStart"/>
      <w:r w:rsidRPr="00A67F0E">
        <w:rPr>
          <w:rFonts w:ascii="Helvetica" w:hAnsi="Helvetica"/>
          <w:lang w:val="es-ES"/>
        </w:rPr>
        <w:t>Zeff</w:t>
      </w:r>
      <w:proofErr w:type="spellEnd"/>
      <w:r w:rsidRPr="00A67F0E">
        <w:rPr>
          <w:rFonts w:ascii="Helvetica" w:hAnsi="Helvetica"/>
          <w:lang w:val="es-ES"/>
        </w:rPr>
        <w:t xml:space="preserve"> me abrumaron.</w:t>
      </w:r>
      <w:r w:rsidRPr="00A67F0E">
        <w:rPr>
          <w:rFonts w:ascii="Helvetica" w:hAnsi="Helvetica"/>
          <w:lang w:val="es-ES"/>
        </w:rPr>
        <w:br/>
      </w:r>
      <w:proofErr w:type="spellStart"/>
      <w:r w:rsidRPr="00A67F0E">
        <w:rPr>
          <w:rFonts w:ascii="Helvetica" w:hAnsi="Helvetica"/>
          <w:lang w:val="es-ES"/>
        </w:rPr>
        <w:t>Zeff</w:t>
      </w:r>
      <w:proofErr w:type="spellEnd"/>
      <w:r w:rsidRPr="00A67F0E">
        <w:rPr>
          <w:rFonts w:ascii="Helvetica" w:hAnsi="Helvetica"/>
          <w:lang w:val="es-ES"/>
        </w:rPr>
        <w:t xml:space="preserve"> se arrodilló a mi lado, con los ojos llenos de preocupación.</w:t>
      </w:r>
    </w:p>
    <w:p w14:paraId="5B48A54F" w14:textId="77777777" w:rsidR="007E108E" w:rsidRPr="00623806" w:rsidRDefault="00A67F0E" w:rsidP="007A5E15">
      <w:pPr>
        <w:pStyle w:val="Scene"/>
        <w:spacing w:line="276" w:lineRule="auto"/>
        <w:jc w:val="both"/>
        <w:rPr>
          <w:rFonts w:ascii="Helvetica" w:hAnsi="Helvetica"/>
          <w:lang w:val="es-ES"/>
        </w:rPr>
      </w:pPr>
      <w:r w:rsidRPr="00A67F0E">
        <w:rPr>
          <w:rFonts w:ascii="Helvetica" w:hAnsi="Helvetica"/>
          <w:lang w:val="es-ES"/>
        </w:rPr>
        <w:t>"¿Estás segur</w:t>
      </w:r>
      <w:r w:rsidR="007E108E" w:rsidRPr="00623806">
        <w:rPr>
          <w:rFonts w:ascii="Helvetica" w:hAnsi="Helvetica"/>
          <w:lang w:val="es-ES"/>
        </w:rPr>
        <w:t>a</w:t>
      </w:r>
      <w:r w:rsidRPr="00A67F0E">
        <w:rPr>
          <w:rFonts w:ascii="Helvetica" w:hAnsi="Helvetica"/>
          <w:lang w:val="es-ES"/>
        </w:rPr>
        <w:t xml:space="preserve"> de que estás bien?"</w:t>
      </w:r>
    </w:p>
    <w:p w14:paraId="195CCEB0" w14:textId="77777777" w:rsidR="007E108E" w:rsidRPr="00623806" w:rsidRDefault="00A67F0E" w:rsidP="007A5E15">
      <w:pPr>
        <w:pStyle w:val="Scene"/>
        <w:spacing w:line="276" w:lineRule="auto"/>
        <w:jc w:val="both"/>
        <w:rPr>
          <w:rFonts w:ascii="Helvetica" w:hAnsi="Helvetica"/>
          <w:lang w:val="es-ES"/>
        </w:rPr>
      </w:pPr>
      <w:r w:rsidRPr="00A67F0E">
        <w:rPr>
          <w:rFonts w:ascii="Helvetica" w:hAnsi="Helvetica"/>
          <w:lang w:val="es-ES"/>
        </w:rPr>
        <w:t>Asentí con la cabeza, una risa temblorosa escapó de mis labios. “Sí, yo… Estoy bien. Eso fue... inesperado.</w:t>
      </w:r>
      <w:r w:rsidR="007E108E" w:rsidRPr="00623806">
        <w:rPr>
          <w:rFonts w:ascii="Helvetica" w:hAnsi="Helvetica"/>
          <w:lang w:val="es-ES"/>
        </w:rPr>
        <w:t>”</w:t>
      </w:r>
      <w:r w:rsidRPr="00A67F0E">
        <w:rPr>
          <w:rFonts w:ascii="Helvetica" w:hAnsi="Helvetica"/>
          <w:lang w:val="es-ES"/>
        </w:rPr>
        <w:br/>
      </w:r>
      <w:r w:rsidRPr="00A67F0E">
        <w:rPr>
          <w:rFonts w:ascii="Helvetica" w:hAnsi="Helvetica"/>
          <w:lang w:val="es-ES"/>
        </w:rPr>
        <w:lastRenderedPageBreak/>
        <w:t xml:space="preserve">Se </w:t>
      </w:r>
      <w:proofErr w:type="spellStart"/>
      <w:r w:rsidRPr="00A67F0E">
        <w:rPr>
          <w:rFonts w:ascii="Helvetica" w:hAnsi="Helvetica"/>
          <w:lang w:val="es-ES"/>
        </w:rPr>
        <w:t>rió</w:t>
      </w:r>
      <w:proofErr w:type="spellEnd"/>
      <w:r w:rsidRPr="00A67F0E">
        <w:rPr>
          <w:rFonts w:ascii="Helvetica" w:hAnsi="Helvetica"/>
          <w:lang w:val="es-ES"/>
        </w:rPr>
        <w:t xml:space="preserve"> entre dientes, con un dejo de alivio en los ojos. "Desde luego, sabes cómo hacer que una excursión sea interesante."</w:t>
      </w:r>
      <w:r w:rsidRPr="00A67F0E">
        <w:rPr>
          <w:rFonts w:ascii="Helvetica" w:hAnsi="Helvetica"/>
          <w:lang w:val="es-ES"/>
        </w:rPr>
        <w:br/>
        <w:t>Volví a reír, la tensión se disipó de mi cuerpo. "Supongo que sí."</w:t>
      </w:r>
    </w:p>
    <w:p w14:paraId="60EEEF38" w14:textId="77777777" w:rsidR="007E108E" w:rsidRPr="00623806" w:rsidRDefault="00A67F0E" w:rsidP="007A5E15">
      <w:pPr>
        <w:pStyle w:val="Scene"/>
        <w:spacing w:line="276" w:lineRule="auto"/>
        <w:jc w:val="both"/>
        <w:rPr>
          <w:rFonts w:ascii="Helvetica" w:hAnsi="Helvetica"/>
          <w:lang w:val="es-ES"/>
        </w:rPr>
      </w:pPr>
      <w:r w:rsidRPr="00A67F0E">
        <w:rPr>
          <w:rFonts w:ascii="Helvetica" w:hAnsi="Helvetica"/>
          <w:lang w:val="es-ES"/>
        </w:rPr>
        <w:t>Había pasado los últimos días huyendo de él, del beso, de los sentimientos que prefería no nombrar. Pero ahora, empapado y temblando, con su brazo firmemente envuelto alrededor mío y su aroma enredado en el aire entre nosotros, ya no podía mentirme a mí misma.</w:t>
      </w:r>
    </w:p>
    <w:p w14:paraId="231BA59F" w14:textId="77777777" w:rsidR="007E108E" w:rsidRPr="00623806" w:rsidRDefault="00A67F0E" w:rsidP="007A5E15">
      <w:pPr>
        <w:pStyle w:val="Scene"/>
        <w:spacing w:line="276" w:lineRule="auto"/>
        <w:jc w:val="both"/>
        <w:rPr>
          <w:rFonts w:ascii="Helvetica" w:hAnsi="Helvetica"/>
          <w:lang w:val="es-ES"/>
        </w:rPr>
      </w:pPr>
      <w:r w:rsidRPr="00A67F0E">
        <w:rPr>
          <w:rFonts w:ascii="Helvetica" w:hAnsi="Helvetica"/>
          <w:lang w:val="es-ES"/>
        </w:rPr>
        <w:t>Una parte de mí lo necesitaba.</w:t>
      </w:r>
    </w:p>
    <w:p w14:paraId="4D09C68A" w14:textId="77777777" w:rsidR="007E108E" w:rsidRPr="00623806" w:rsidRDefault="00A67F0E" w:rsidP="007A5E15">
      <w:pPr>
        <w:pStyle w:val="Scene"/>
        <w:spacing w:line="276" w:lineRule="auto"/>
        <w:jc w:val="both"/>
        <w:rPr>
          <w:rFonts w:ascii="Helvetica" w:hAnsi="Helvetica"/>
          <w:lang w:val="es-ES"/>
        </w:rPr>
      </w:pPr>
      <w:r w:rsidRPr="00A67F0E">
        <w:rPr>
          <w:rFonts w:ascii="Helvetica" w:hAnsi="Helvetica"/>
          <w:lang w:val="es-ES"/>
        </w:rPr>
        <w:t>Esa parte de mí confiaba ciegamente en él. Esa parte de este hombre ha encendido algo tan profundo y oscuro en mí que ni siquiera sabía que existía. Cada vez que me toca, el calor envolvente del deseo no hace más que intensificarse.</w:t>
      </w:r>
      <w:r w:rsidRPr="00A67F0E">
        <w:rPr>
          <w:rFonts w:ascii="Helvetica" w:hAnsi="Helvetica"/>
          <w:lang w:val="es-ES"/>
        </w:rPr>
        <w:br/>
        <w:t>Me miró desde arriba, con el agua goteando por la línea marcada de su mandíbula, sus ojos verdes fijos en los míos con un calor que traspasaba el frío. Su pecho subía y bajaba con una tensión contenida, y su mano seguía aferrada a mi cintura como si temiera que desapareciera.</w:t>
      </w:r>
    </w:p>
    <w:p w14:paraId="3A9D8262" w14:textId="77777777" w:rsidR="007E108E" w:rsidRPr="00623806" w:rsidRDefault="00A67F0E" w:rsidP="007A5E15">
      <w:pPr>
        <w:pStyle w:val="Scene"/>
        <w:spacing w:line="276" w:lineRule="auto"/>
        <w:jc w:val="both"/>
        <w:rPr>
          <w:rFonts w:ascii="Helvetica" w:hAnsi="Helvetica"/>
          <w:lang w:val="es-ES"/>
        </w:rPr>
      </w:pPr>
      <w:r w:rsidRPr="00A67F0E">
        <w:rPr>
          <w:rFonts w:ascii="Helvetica" w:hAnsi="Helvetica"/>
          <w:lang w:val="es-ES"/>
        </w:rPr>
        <w:t>"¿Sigues pensando que venir aquí fue una mala idea?" Preguntó, con voz baja, entre burlona y seria.</w:t>
      </w:r>
    </w:p>
    <w:p w14:paraId="559263BA" w14:textId="77777777" w:rsidR="007E108E" w:rsidRPr="00623806" w:rsidRDefault="00A67F0E" w:rsidP="007A5E15">
      <w:pPr>
        <w:pStyle w:val="Scene"/>
        <w:spacing w:line="276" w:lineRule="auto"/>
        <w:jc w:val="both"/>
        <w:rPr>
          <w:rFonts w:ascii="Helvetica" w:hAnsi="Helvetica"/>
          <w:lang w:val="es-ES"/>
        </w:rPr>
      </w:pPr>
      <w:r w:rsidRPr="00A67F0E">
        <w:rPr>
          <w:rFonts w:ascii="Helvetica" w:hAnsi="Helvetica"/>
          <w:lang w:val="es-ES"/>
        </w:rPr>
        <w:t>No respondí de inmediato.</w:t>
      </w:r>
    </w:p>
    <w:p w14:paraId="1EE71278" w14:textId="77777777" w:rsidR="007E108E" w:rsidRPr="00623806" w:rsidRDefault="00A67F0E" w:rsidP="007A5E15">
      <w:pPr>
        <w:pStyle w:val="Scene"/>
        <w:spacing w:line="276" w:lineRule="auto"/>
        <w:jc w:val="both"/>
        <w:rPr>
          <w:rFonts w:ascii="Helvetica" w:hAnsi="Helvetica"/>
          <w:lang w:val="es-ES"/>
        </w:rPr>
      </w:pPr>
      <w:r w:rsidRPr="00A67F0E">
        <w:rPr>
          <w:rFonts w:ascii="Helvetica" w:hAnsi="Helvetica"/>
          <w:lang w:val="es-ES"/>
        </w:rPr>
        <w:t>En ese instante, nada de esto se sintió como un error.</w:t>
      </w:r>
      <w:r w:rsidRPr="00A67F0E">
        <w:rPr>
          <w:rFonts w:ascii="Helvetica" w:hAnsi="Helvetica"/>
          <w:lang w:val="es-ES"/>
        </w:rPr>
        <w:br/>
        <w:t>Mi mirada lo recorrió; su camisa empapada se adhería a sus músculos tensos, y las sombras de la tormenta lo hacían parecer esculpido en la misma noche. Y cuando volví a mirarlo a la cara, dejé que mi mirada dijera lo que aún no podía expresar en voz alta.</w:t>
      </w:r>
    </w:p>
    <w:p w14:paraId="19296B70" w14:textId="593C9082" w:rsidR="007E108E" w:rsidRPr="00623806" w:rsidRDefault="00A67F0E" w:rsidP="007E108E">
      <w:pPr>
        <w:pStyle w:val="Scene"/>
        <w:spacing w:line="276" w:lineRule="auto"/>
        <w:jc w:val="both"/>
        <w:rPr>
          <w:rFonts w:ascii="Helvetica" w:hAnsi="Helvetica"/>
          <w:lang w:val="es-ES"/>
        </w:rPr>
      </w:pPr>
      <w:r w:rsidRPr="00A67F0E">
        <w:rPr>
          <w:rFonts w:ascii="Helvetica" w:hAnsi="Helvetica"/>
          <w:lang w:val="es-ES"/>
        </w:rPr>
        <w:t>Esta nueva parte de mí gritaba: "Lo qu</w:t>
      </w:r>
      <w:r w:rsidR="007E108E" w:rsidRPr="00623806">
        <w:rPr>
          <w:rFonts w:ascii="Helvetica" w:hAnsi="Helvetica"/>
          <w:lang w:val="es-ES"/>
        </w:rPr>
        <w:t>iero</w:t>
      </w:r>
      <w:r w:rsidRPr="00A67F0E">
        <w:rPr>
          <w:rFonts w:ascii="Helvetica" w:hAnsi="Helvetica"/>
          <w:lang w:val="es-ES"/>
        </w:rPr>
        <w:t>".</w:t>
      </w:r>
      <w:r w:rsidRPr="00A67F0E">
        <w:rPr>
          <w:rFonts w:ascii="Helvetica" w:hAnsi="Helvetica"/>
          <w:lang w:val="es-ES"/>
        </w:rPr>
        <w:br/>
        <w:t>Completamente.</w:t>
      </w:r>
      <w:r w:rsidR="007E108E" w:rsidRPr="00623806">
        <w:rPr>
          <w:rFonts w:ascii="Helvetica" w:hAnsi="Helvetica"/>
          <w:lang w:val="es-ES"/>
        </w:rPr>
        <w:t xml:space="preserve"> Definitivamente</w:t>
      </w:r>
      <w:r w:rsidRPr="00A67F0E">
        <w:rPr>
          <w:rFonts w:ascii="Helvetica" w:hAnsi="Helvetica"/>
          <w:lang w:val="es-ES"/>
        </w:rPr>
        <w:t>.</w:t>
      </w:r>
    </w:p>
    <w:p w14:paraId="7568A55D" w14:textId="77777777" w:rsidR="007E108E" w:rsidRPr="00623806" w:rsidRDefault="00A67F0E" w:rsidP="007A5E15">
      <w:pPr>
        <w:pStyle w:val="Scene"/>
        <w:spacing w:line="276" w:lineRule="auto"/>
        <w:jc w:val="both"/>
        <w:rPr>
          <w:rFonts w:ascii="Helvetica" w:hAnsi="Helvetica"/>
          <w:lang w:val="es-ES"/>
        </w:rPr>
      </w:pPr>
      <w:r w:rsidRPr="00A67F0E">
        <w:rPr>
          <w:rFonts w:ascii="Helvetica" w:hAnsi="Helvetica"/>
          <w:lang w:val="es-ES"/>
        </w:rPr>
        <w:t>Se le tensó la mandíbula, como si lo sintiera: el cambio en mí. Su mirada bajó brevemente a mi boca, y yo no me moví.</w:t>
      </w:r>
    </w:p>
    <w:p w14:paraId="40E145ED" w14:textId="77777777" w:rsidR="007E108E" w:rsidRPr="00623806" w:rsidRDefault="00A67F0E" w:rsidP="007A5E15">
      <w:pPr>
        <w:pStyle w:val="Scene"/>
        <w:spacing w:line="276" w:lineRule="auto"/>
        <w:jc w:val="both"/>
        <w:rPr>
          <w:rFonts w:ascii="Helvetica" w:hAnsi="Helvetica"/>
          <w:lang w:val="es-ES"/>
        </w:rPr>
      </w:pPr>
      <w:r w:rsidRPr="00A67F0E">
        <w:rPr>
          <w:rFonts w:ascii="Helvetica" w:hAnsi="Helvetica"/>
          <w:lang w:val="es-ES"/>
        </w:rPr>
        <w:lastRenderedPageBreak/>
        <w:t>No se inmutó. Simplemente lo observé.</w:t>
      </w:r>
    </w:p>
    <w:p w14:paraId="4B205C08" w14:textId="77777777" w:rsidR="007E108E" w:rsidRPr="00623806" w:rsidRDefault="00A67F0E" w:rsidP="007A5E15">
      <w:pPr>
        <w:pStyle w:val="Scene"/>
        <w:spacing w:line="276" w:lineRule="auto"/>
        <w:jc w:val="both"/>
        <w:rPr>
          <w:rFonts w:ascii="Helvetica" w:hAnsi="Helvetica"/>
          <w:i/>
          <w:iCs/>
          <w:lang w:val="es-ES"/>
        </w:rPr>
      </w:pPr>
      <w:r w:rsidRPr="00A67F0E">
        <w:rPr>
          <w:rFonts w:ascii="Helvetica" w:hAnsi="Helvetica"/>
          <w:i/>
          <w:iCs/>
          <w:lang w:val="es-ES"/>
        </w:rPr>
        <w:t>Acércate.</w:t>
      </w:r>
    </w:p>
    <w:p w14:paraId="62188799" w14:textId="121502FD" w:rsidR="007E108E" w:rsidRPr="00623806" w:rsidRDefault="00A67F0E" w:rsidP="007A5E15">
      <w:pPr>
        <w:pStyle w:val="Scene"/>
        <w:spacing w:line="276" w:lineRule="auto"/>
        <w:jc w:val="both"/>
        <w:rPr>
          <w:rFonts w:ascii="Helvetica" w:hAnsi="Helvetica"/>
          <w:i/>
          <w:iCs/>
          <w:lang w:val="es-ES"/>
        </w:rPr>
      </w:pPr>
      <w:r w:rsidRPr="00A67F0E">
        <w:rPr>
          <w:rFonts w:ascii="Helvetica" w:hAnsi="Helvetica"/>
          <w:i/>
          <w:iCs/>
          <w:lang w:val="es-ES"/>
        </w:rPr>
        <w:t>Tócame otra vez.</w:t>
      </w:r>
    </w:p>
    <w:p w14:paraId="470D3344" w14:textId="77777777" w:rsidR="007E108E" w:rsidRPr="00623806" w:rsidRDefault="00A67F0E" w:rsidP="007A5E15">
      <w:pPr>
        <w:pStyle w:val="Scene"/>
        <w:spacing w:line="276" w:lineRule="auto"/>
        <w:jc w:val="both"/>
        <w:rPr>
          <w:rFonts w:ascii="Helvetica" w:hAnsi="Helvetica"/>
          <w:lang w:val="es-ES"/>
        </w:rPr>
      </w:pPr>
      <w:r w:rsidRPr="00A67F0E">
        <w:rPr>
          <w:rFonts w:ascii="Helvetica" w:hAnsi="Helvetica"/>
          <w:lang w:val="es-ES"/>
        </w:rPr>
        <w:t>Toma lo que ambos sabemos que es tuyo.</w:t>
      </w:r>
      <w:r w:rsidRPr="00A67F0E">
        <w:rPr>
          <w:rFonts w:ascii="Helvetica" w:hAnsi="Helvetica"/>
          <w:lang w:val="es-ES"/>
        </w:rPr>
        <w:br/>
        <w:t>Tragó saliva con dificultad. Capté el destello en sus ojos: la lucha entre el control y la fuerza que lo desgarraba por dentro. La misma fuerza destructiva está devastando la mía.</w:t>
      </w:r>
      <w:r w:rsidRPr="00A67F0E">
        <w:rPr>
          <w:rFonts w:ascii="Helvetica" w:hAnsi="Helvetica"/>
          <w:lang w:val="es-ES"/>
        </w:rPr>
        <w:br/>
        <w:t>Siempre me he refugiado en libros de fantasía cursi cuando la realidad se siente como una hoja desafilada raspando un hueso. Almas gemelas. Lazos mágicos. Experimenté encuentros predestinados y besos prohibidos. Esa fue mi escapatoria. Lo usé como mecanismo de defensa cuando la vida parecía sombría y el anhelo por algo más se volvía demasiado intenso para ignorarlo.</w:t>
      </w:r>
    </w:p>
    <w:p w14:paraId="24DE8C5A" w14:textId="77777777" w:rsidR="007E108E" w:rsidRPr="00623806" w:rsidRDefault="00A67F0E" w:rsidP="007A5E15">
      <w:pPr>
        <w:pStyle w:val="Scene"/>
        <w:spacing w:line="276" w:lineRule="auto"/>
        <w:jc w:val="both"/>
        <w:rPr>
          <w:rFonts w:ascii="Helvetica" w:hAnsi="Helvetica"/>
          <w:lang w:val="es-ES"/>
        </w:rPr>
      </w:pPr>
      <w:r w:rsidRPr="00A67F0E">
        <w:rPr>
          <w:rFonts w:ascii="Helvetica" w:hAnsi="Helvetica"/>
          <w:lang w:val="es-ES"/>
        </w:rPr>
        <w:t>Si no podía vivirlo, al menos podía leerlo. S</w:t>
      </w:r>
      <w:r w:rsidR="007E108E" w:rsidRPr="00623806">
        <w:rPr>
          <w:rFonts w:ascii="Helvetica" w:hAnsi="Helvetica"/>
          <w:lang w:val="es-ES"/>
        </w:rPr>
        <w:t>o</w:t>
      </w:r>
      <w:r w:rsidRPr="00A67F0E">
        <w:rPr>
          <w:rFonts w:ascii="Helvetica" w:hAnsi="Helvetica"/>
          <w:lang w:val="es-ES"/>
        </w:rPr>
        <w:t>ña</w:t>
      </w:r>
      <w:r w:rsidR="007E108E" w:rsidRPr="00623806">
        <w:rPr>
          <w:rFonts w:ascii="Helvetica" w:hAnsi="Helvetica"/>
          <w:lang w:val="es-ES"/>
        </w:rPr>
        <w:t>r</w:t>
      </w:r>
      <w:r w:rsidRPr="00A67F0E">
        <w:rPr>
          <w:rFonts w:ascii="Helvetica" w:hAnsi="Helvetica"/>
          <w:lang w:val="es-ES"/>
        </w:rPr>
        <w:t>lo.</w:t>
      </w:r>
    </w:p>
    <w:p w14:paraId="48019DF3" w14:textId="77777777" w:rsidR="007E108E" w:rsidRPr="00623806" w:rsidRDefault="00A67F0E" w:rsidP="007A5E15">
      <w:pPr>
        <w:pStyle w:val="Scene"/>
        <w:spacing w:line="276" w:lineRule="auto"/>
        <w:jc w:val="both"/>
        <w:rPr>
          <w:rFonts w:ascii="Helvetica" w:hAnsi="Helvetica"/>
          <w:lang w:val="es-ES"/>
        </w:rPr>
      </w:pPr>
      <w:r w:rsidRPr="00A67F0E">
        <w:rPr>
          <w:rFonts w:ascii="Helvetica" w:hAnsi="Helvetica"/>
          <w:lang w:val="es-ES"/>
        </w:rPr>
        <w:t>Fing</w:t>
      </w:r>
      <w:r w:rsidR="007E108E" w:rsidRPr="00623806">
        <w:rPr>
          <w:rFonts w:ascii="Helvetica" w:hAnsi="Helvetica"/>
          <w:lang w:val="es-ES"/>
        </w:rPr>
        <w:t>ir</w:t>
      </w:r>
      <w:r w:rsidRPr="00A67F0E">
        <w:rPr>
          <w:rFonts w:ascii="Helvetica" w:hAnsi="Helvetica"/>
          <w:lang w:val="es-ES"/>
        </w:rPr>
        <w:t>.</w:t>
      </w:r>
    </w:p>
    <w:p w14:paraId="60072881" w14:textId="02B558F4" w:rsidR="007E108E" w:rsidRPr="00623806" w:rsidRDefault="00A67F0E" w:rsidP="007A5E15">
      <w:pPr>
        <w:pStyle w:val="Scene"/>
        <w:spacing w:line="276" w:lineRule="auto"/>
        <w:jc w:val="both"/>
        <w:rPr>
          <w:rFonts w:ascii="Helvetica" w:hAnsi="Helvetica"/>
          <w:lang w:val="es-ES"/>
        </w:rPr>
      </w:pPr>
      <w:r w:rsidRPr="00A67F0E">
        <w:rPr>
          <w:rFonts w:ascii="Helvetica" w:hAnsi="Helvetica"/>
          <w:lang w:val="es-ES"/>
        </w:rPr>
        <w:t xml:space="preserve">Pero aquí, en este silencio iluminado por la tormenta, todo lo lógico en mi interior se iluminó como el panel de instrumentos de un avión que se estrella: luces de advertencia parpadeando en una angustia salvaje. Y no estaba </w:t>
      </w:r>
      <w:r w:rsidR="007E108E" w:rsidRPr="00623806">
        <w:rPr>
          <w:rFonts w:ascii="Helvetica" w:hAnsi="Helvetica"/>
          <w:lang w:val="es-ES"/>
        </w:rPr>
        <w:t>chocando con</w:t>
      </w:r>
      <w:r w:rsidRPr="00A67F0E">
        <w:rPr>
          <w:rFonts w:ascii="Helvetica" w:hAnsi="Helvetica"/>
          <w:lang w:val="es-ES"/>
        </w:rPr>
        <w:t xml:space="preserve"> la realidad.</w:t>
      </w:r>
    </w:p>
    <w:p w14:paraId="6B2591F9" w14:textId="77777777" w:rsidR="007E108E" w:rsidRPr="00623806" w:rsidRDefault="00A67F0E" w:rsidP="007A5E15">
      <w:pPr>
        <w:pStyle w:val="Scene"/>
        <w:spacing w:line="276" w:lineRule="auto"/>
        <w:jc w:val="both"/>
        <w:rPr>
          <w:rFonts w:ascii="Helvetica" w:hAnsi="Helvetica"/>
          <w:lang w:val="es-ES"/>
        </w:rPr>
      </w:pPr>
      <w:r w:rsidRPr="00A67F0E">
        <w:rPr>
          <w:rFonts w:ascii="Helvetica" w:hAnsi="Helvetica"/>
          <w:lang w:val="es-ES"/>
        </w:rPr>
        <w:t>Me estaba sumergiendo en la fantasía.</w:t>
      </w:r>
    </w:p>
    <w:p w14:paraId="31E0FBC5" w14:textId="28DE1703" w:rsidR="007E108E" w:rsidRPr="00623806" w:rsidRDefault="00A67F0E" w:rsidP="007A5E15">
      <w:pPr>
        <w:pStyle w:val="Scene"/>
        <w:spacing w:line="276" w:lineRule="auto"/>
        <w:jc w:val="both"/>
        <w:rPr>
          <w:rFonts w:ascii="Helvetica" w:hAnsi="Helvetica"/>
          <w:lang w:val="es-ES"/>
        </w:rPr>
      </w:pPr>
      <w:r w:rsidRPr="00A67F0E">
        <w:rPr>
          <w:rFonts w:ascii="Helvetica" w:hAnsi="Helvetica"/>
          <w:lang w:val="es-ES"/>
        </w:rPr>
        <w:t>Dentro de él.</w:t>
      </w:r>
    </w:p>
    <w:p w14:paraId="1F95E59E" w14:textId="5085A392" w:rsidR="00A67F0E" w:rsidRPr="00A67F0E" w:rsidRDefault="00A67F0E" w:rsidP="007A5E15">
      <w:pPr>
        <w:pStyle w:val="Scene"/>
        <w:spacing w:line="276" w:lineRule="auto"/>
        <w:jc w:val="both"/>
        <w:rPr>
          <w:rFonts w:ascii="Helvetica" w:hAnsi="Helvetica"/>
          <w:i/>
          <w:iCs/>
          <w:lang w:val="es-ES"/>
        </w:rPr>
      </w:pPr>
      <w:r w:rsidRPr="00A67F0E">
        <w:rPr>
          <w:rFonts w:ascii="Helvetica" w:hAnsi="Helvetica"/>
          <w:lang w:val="es-ES"/>
        </w:rPr>
        <w:t>Mi cuerpo hablaba un idioma que mi boca aún no se había atrevido a susurrar. El calor irradiaba de mi piel. El deseo se enroscó en mi espina dorsal y presionó con calor entre mis muslos.</w:t>
      </w:r>
    </w:p>
    <w:p w14:paraId="090EFDE3" w14:textId="77777777" w:rsidR="00C63D20" w:rsidRPr="00623806" w:rsidRDefault="00C63D20" w:rsidP="00C63D20">
      <w:pPr>
        <w:pStyle w:val="Scene"/>
        <w:spacing w:line="276" w:lineRule="auto"/>
        <w:jc w:val="both"/>
        <w:rPr>
          <w:rFonts w:ascii="Helvetica" w:hAnsi="Helvetica"/>
          <w:lang w:val="es-ES"/>
        </w:rPr>
      </w:pPr>
    </w:p>
    <w:p w14:paraId="49DE86C9" w14:textId="77777777" w:rsidR="00721441" w:rsidRPr="00623806" w:rsidRDefault="00721441" w:rsidP="00721441">
      <w:pPr>
        <w:pStyle w:val="SceneBreak"/>
        <w:spacing w:line="276" w:lineRule="auto"/>
        <w:rPr>
          <w:rFonts w:ascii="Helvetica" w:hAnsi="Helvetica"/>
          <w:lang w:val="es-ES"/>
        </w:rPr>
      </w:pPr>
      <w:r w:rsidRPr="00623806">
        <w:rPr>
          <w:rFonts w:ascii="Helvetica" w:hAnsi="Helvetica"/>
          <w:lang w:val="es-ES"/>
        </w:rPr>
        <w:t>****</w:t>
      </w:r>
    </w:p>
    <w:p w14:paraId="78E5B312" w14:textId="77777777" w:rsidR="00721441" w:rsidRPr="00623806" w:rsidRDefault="00721441" w:rsidP="00721441">
      <w:pPr>
        <w:pStyle w:val="NovelQuoteAlternate"/>
        <w:spacing w:line="276" w:lineRule="auto"/>
        <w:jc w:val="both"/>
        <w:rPr>
          <w:rFonts w:ascii="Helvetica" w:hAnsi="Helvetica"/>
          <w:lang w:val="es-ES"/>
        </w:rPr>
      </w:pPr>
    </w:p>
    <w:p w14:paraId="07F15BC2" w14:textId="77777777" w:rsidR="00D770D7" w:rsidRPr="00623806" w:rsidRDefault="00D770D7" w:rsidP="00721441">
      <w:pPr>
        <w:pStyle w:val="NovelQuoteAlternate"/>
        <w:spacing w:line="276" w:lineRule="auto"/>
        <w:rPr>
          <w:rFonts w:ascii="Helvetica" w:hAnsi="Helvetica"/>
          <w:b/>
          <w:bCs/>
          <w:lang w:val="es-ES"/>
        </w:rPr>
      </w:pPr>
    </w:p>
    <w:p w14:paraId="7062A7CB" w14:textId="77777777" w:rsidR="00D770D7" w:rsidRPr="00623806" w:rsidRDefault="00D770D7" w:rsidP="00721441">
      <w:pPr>
        <w:pStyle w:val="NovelQuoteAlternate"/>
        <w:spacing w:line="276" w:lineRule="auto"/>
        <w:rPr>
          <w:rFonts w:ascii="Helvetica" w:hAnsi="Helvetica"/>
          <w:b/>
          <w:bCs/>
          <w:lang w:val="es-ES"/>
        </w:rPr>
      </w:pPr>
    </w:p>
    <w:p w14:paraId="1F13A284" w14:textId="4A8F23F1" w:rsidR="00721441" w:rsidRPr="00623806" w:rsidRDefault="00721441" w:rsidP="00721441">
      <w:pPr>
        <w:pStyle w:val="NovelQuoteAlternate"/>
        <w:spacing w:line="276" w:lineRule="auto"/>
        <w:rPr>
          <w:rFonts w:ascii="Helvetica" w:hAnsi="Helvetica"/>
          <w:b/>
          <w:bCs/>
          <w:lang w:val="es-ES"/>
        </w:rPr>
      </w:pPr>
      <w:proofErr w:type="spellStart"/>
      <w:r w:rsidRPr="00623806">
        <w:rPr>
          <w:rFonts w:ascii="Helvetica" w:hAnsi="Helvetica"/>
          <w:b/>
          <w:bCs/>
          <w:lang w:val="es-ES"/>
        </w:rPr>
        <w:lastRenderedPageBreak/>
        <w:t>Zeff</w:t>
      </w:r>
      <w:proofErr w:type="spellEnd"/>
    </w:p>
    <w:p w14:paraId="4F4E67DC" w14:textId="77777777" w:rsidR="00721441" w:rsidRPr="00623806" w:rsidRDefault="00721441" w:rsidP="00721441">
      <w:pPr>
        <w:pStyle w:val="Scene"/>
        <w:rPr>
          <w:lang w:val="es-ES"/>
        </w:rPr>
      </w:pPr>
    </w:p>
    <w:p w14:paraId="7CF3C37B" w14:textId="77777777" w:rsidR="00D770D7" w:rsidRPr="00623806" w:rsidRDefault="00D770D7" w:rsidP="00D770D7">
      <w:pPr>
        <w:pStyle w:val="SceneBreak"/>
        <w:spacing w:line="276" w:lineRule="auto"/>
        <w:ind w:firstLine="720"/>
        <w:jc w:val="both"/>
        <w:rPr>
          <w:rFonts w:ascii="Helvetica" w:hAnsi="Helvetica"/>
          <w:lang w:val="es-ES"/>
        </w:rPr>
      </w:pPr>
      <w:r w:rsidRPr="00D770D7">
        <w:rPr>
          <w:rFonts w:ascii="Helvetica" w:hAnsi="Helvetica"/>
          <w:lang w:val="es-ES"/>
        </w:rPr>
        <w:t>Ella me miró.</w:t>
      </w:r>
    </w:p>
    <w:p w14:paraId="16B8A586" w14:textId="77777777" w:rsidR="00D770D7" w:rsidRPr="00623806" w:rsidRDefault="00D770D7" w:rsidP="00D770D7">
      <w:pPr>
        <w:pStyle w:val="SceneBreak"/>
        <w:spacing w:line="276" w:lineRule="auto"/>
        <w:ind w:firstLine="720"/>
        <w:jc w:val="both"/>
        <w:rPr>
          <w:rFonts w:ascii="Helvetica" w:hAnsi="Helvetica"/>
          <w:lang w:val="es-ES"/>
        </w:rPr>
      </w:pPr>
      <w:r w:rsidRPr="00D770D7">
        <w:rPr>
          <w:rFonts w:ascii="Helvetica" w:hAnsi="Helvetica"/>
          <w:lang w:val="es-ES"/>
        </w:rPr>
        <w:t xml:space="preserve">No, me estaba </w:t>
      </w:r>
      <w:r w:rsidRPr="00623806">
        <w:rPr>
          <w:rFonts w:ascii="Helvetica" w:hAnsi="Helvetica"/>
          <w:lang w:val="es-ES"/>
        </w:rPr>
        <w:t>ligando</w:t>
      </w:r>
      <w:r w:rsidRPr="00D770D7">
        <w:rPr>
          <w:rFonts w:ascii="Helvetica" w:hAnsi="Helvetica"/>
          <w:lang w:val="es-ES"/>
        </w:rPr>
        <w:t>.</w:t>
      </w:r>
    </w:p>
    <w:p w14:paraId="0A6B1E8E" w14:textId="77777777" w:rsidR="00D770D7" w:rsidRPr="00623806" w:rsidRDefault="00D770D7" w:rsidP="00D770D7">
      <w:pPr>
        <w:pStyle w:val="SceneBreak"/>
        <w:spacing w:line="276" w:lineRule="auto"/>
        <w:ind w:firstLine="720"/>
        <w:jc w:val="both"/>
        <w:rPr>
          <w:rFonts w:ascii="Helvetica" w:hAnsi="Helvetica"/>
          <w:lang w:val="es-ES"/>
        </w:rPr>
      </w:pPr>
      <w:r w:rsidRPr="00D770D7">
        <w:rPr>
          <w:rFonts w:ascii="Helvetica" w:hAnsi="Helvetica"/>
          <w:lang w:val="es-ES"/>
        </w:rPr>
        <w:t>No me miró de una manera educada y casual. No, Liliam me miró como si estuviera buscando algo en las líneas de mi rostro, algo escondido detrás de la piel empapada por la tormenta y la calma cautelosa que llevaba como armadura.</w:t>
      </w:r>
      <w:r w:rsidRPr="00D770D7">
        <w:rPr>
          <w:rFonts w:ascii="Helvetica" w:hAnsi="Helvetica"/>
          <w:lang w:val="es-ES"/>
        </w:rPr>
        <w:br/>
        <w:t>Su mirada se demoró en mí lentamente —deliberadamente— y la sentí como un roce. Su mirada bajó hasta mi pecho, donde mi camisa empapada se pegaba como una segunda piel, delineando cada respiración. La forma en que sus ojos se detuvieron en mi garganta, y luego en mis labios, era cautivadora. Parece que aún podía detectar mi sabor.</w:t>
      </w:r>
    </w:p>
    <w:p w14:paraId="57F0E886" w14:textId="77777777" w:rsidR="00D770D7" w:rsidRPr="00623806" w:rsidRDefault="00D770D7" w:rsidP="00D770D7">
      <w:pPr>
        <w:pStyle w:val="SceneBreak"/>
        <w:spacing w:line="276" w:lineRule="auto"/>
        <w:ind w:firstLine="720"/>
        <w:jc w:val="both"/>
        <w:rPr>
          <w:rFonts w:ascii="Helvetica" w:hAnsi="Helvetica"/>
          <w:lang w:val="es-ES"/>
        </w:rPr>
      </w:pPr>
      <w:r w:rsidRPr="00D770D7">
        <w:rPr>
          <w:rFonts w:ascii="Helvetica" w:hAnsi="Helvetica"/>
          <w:lang w:val="es-ES"/>
        </w:rPr>
        <w:t>No era tímido.</w:t>
      </w:r>
    </w:p>
    <w:p w14:paraId="79006081" w14:textId="77777777" w:rsidR="00D770D7" w:rsidRPr="00623806" w:rsidRDefault="00D770D7" w:rsidP="00D770D7">
      <w:pPr>
        <w:pStyle w:val="SceneBreak"/>
        <w:spacing w:line="276" w:lineRule="auto"/>
        <w:ind w:firstLine="720"/>
        <w:jc w:val="both"/>
        <w:rPr>
          <w:rFonts w:ascii="Helvetica" w:hAnsi="Helvetica"/>
          <w:lang w:val="es-ES"/>
        </w:rPr>
      </w:pPr>
      <w:r w:rsidRPr="00D770D7">
        <w:rPr>
          <w:rFonts w:ascii="Helvetica" w:hAnsi="Helvetica"/>
          <w:lang w:val="es-ES"/>
        </w:rPr>
        <w:t>Era calor, sepultado bajo la vacilación y el miedo, pero inconfundible. Una confesión silenciosa.</w:t>
      </w:r>
    </w:p>
    <w:p w14:paraId="233FEC63" w14:textId="77777777" w:rsidR="00D770D7" w:rsidRPr="00623806" w:rsidRDefault="00D770D7" w:rsidP="00D770D7">
      <w:pPr>
        <w:pStyle w:val="SceneBreak"/>
        <w:spacing w:line="276" w:lineRule="auto"/>
        <w:ind w:firstLine="720"/>
        <w:jc w:val="both"/>
        <w:rPr>
          <w:rFonts w:ascii="Helvetica" w:hAnsi="Helvetica"/>
          <w:lang w:val="es-ES"/>
        </w:rPr>
      </w:pPr>
      <w:r w:rsidRPr="00D770D7">
        <w:rPr>
          <w:rFonts w:ascii="Helvetica" w:hAnsi="Helvetica"/>
          <w:lang w:val="es-ES"/>
        </w:rPr>
        <w:t>Y Diosa, ayúdame, casi me destruye.</w:t>
      </w:r>
    </w:p>
    <w:p w14:paraId="7CFE68CF" w14:textId="77777777" w:rsidR="00D770D7" w:rsidRPr="00623806" w:rsidRDefault="00D770D7" w:rsidP="00D770D7">
      <w:pPr>
        <w:pStyle w:val="SceneBreak"/>
        <w:spacing w:line="276" w:lineRule="auto"/>
        <w:ind w:firstLine="720"/>
        <w:jc w:val="both"/>
        <w:rPr>
          <w:rFonts w:ascii="Helvetica" w:hAnsi="Helvetica"/>
          <w:lang w:val="es-ES"/>
        </w:rPr>
      </w:pPr>
      <w:r w:rsidRPr="00D770D7">
        <w:rPr>
          <w:rFonts w:ascii="Helvetica" w:hAnsi="Helvetica"/>
          <w:lang w:val="es-ES"/>
        </w:rPr>
        <w:t>Sentí mis músculos tensarse, rígidos por la contención. Me dolía la mandíbula de contener el gemido que amenazaba con escapárseme de la garganta. Gayo se agitó dentro de mí, sus garras arañando mis costillas, instándome a actuar: acortar la distancia, atraerla hacia mí y saborearla una vez más hasta que olvidara todas las razones por las que no deberíamos involucrarnos en esto.</w:t>
      </w:r>
    </w:p>
    <w:p w14:paraId="1AE71B55" w14:textId="35A88F8A" w:rsidR="00D770D7" w:rsidRPr="00623806" w:rsidRDefault="00D770D7" w:rsidP="00D770D7">
      <w:pPr>
        <w:pStyle w:val="SceneBreak"/>
        <w:spacing w:line="276" w:lineRule="auto"/>
        <w:ind w:firstLine="720"/>
        <w:jc w:val="both"/>
        <w:rPr>
          <w:rFonts w:ascii="Helvetica" w:hAnsi="Helvetica"/>
          <w:lang w:val="es-ES"/>
        </w:rPr>
      </w:pPr>
      <w:r w:rsidRPr="00D770D7">
        <w:rPr>
          <w:rFonts w:ascii="Helvetica" w:hAnsi="Helvetica"/>
          <w:lang w:val="es-ES"/>
        </w:rPr>
        <w:t xml:space="preserve">Pero me quedé </w:t>
      </w:r>
      <w:proofErr w:type="spellStart"/>
      <w:proofErr w:type="gramStart"/>
      <w:r w:rsidRPr="00D770D7">
        <w:rPr>
          <w:rFonts w:ascii="Helvetica" w:hAnsi="Helvetica"/>
          <w:lang w:val="es-ES"/>
        </w:rPr>
        <w:t>quieto.Apenas</w:t>
      </w:r>
      <w:proofErr w:type="spellEnd"/>
      <w:proofErr w:type="gramEnd"/>
      <w:r w:rsidRPr="00D770D7">
        <w:rPr>
          <w:rFonts w:ascii="Helvetica" w:hAnsi="Helvetica"/>
          <w:lang w:val="es-ES"/>
        </w:rPr>
        <w:t>.</w:t>
      </w:r>
    </w:p>
    <w:p w14:paraId="73625EB5" w14:textId="77777777" w:rsidR="00D770D7" w:rsidRPr="00623806" w:rsidRDefault="00D770D7" w:rsidP="00D770D7">
      <w:pPr>
        <w:pStyle w:val="SceneBreak"/>
        <w:spacing w:line="276" w:lineRule="auto"/>
        <w:ind w:firstLine="720"/>
        <w:jc w:val="both"/>
        <w:rPr>
          <w:rFonts w:ascii="Helvetica" w:hAnsi="Helvetica"/>
          <w:lang w:val="es-ES"/>
        </w:rPr>
      </w:pPr>
      <w:r w:rsidRPr="00D770D7">
        <w:rPr>
          <w:rFonts w:ascii="Helvetica" w:hAnsi="Helvetica"/>
          <w:lang w:val="es-ES"/>
        </w:rPr>
        <w:t>Sus ojos finalmente se encontraron con los míos, y lo vi. La tormenta ha pasado. Era más que miedo; era un deseo profundo e intenso. El deseo era puro, salvaje y estaba a punto de desmoronarse.</w:t>
      </w:r>
    </w:p>
    <w:p w14:paraId="2F61668B" w14:textId="77777777" w:rsidR="00D770D7" w:rsidRPr="00623806" w:rsidRDefault="00D770D7" w:rsidP="00D770D7">
      <w:pPr>
        <w:pStyle w:val="SceneBreak"/>
        <w:spacing w:line="276" w:lineRule="auto"/>
        <w:ind w:firstLine="720"/>
        <w:jc w:val="both"/>
        <w:rPr>
          <w:rFonts w:ascii="Helvetica" w:hAnsi="Helvetica"/>
          <w:lang w:val="es-ES"/>
        </w:rPr>
      </w:pPr>
      <w:r w:rsidRPr="00D770D7">
        <w:rPr>
          <w:rFonts w:ascii="Helvetica" w:hAnsi="Helvetica"/>
          <w:lang w:val="es-ES"/>
        </w:rPr>
        <w:t>Y de repente, el mundo que nos rodeaba desapareció. El bosque. La tormenta. Se sintió aislada de todo lo demás.</w:t>
      </w:r>
      <w:r w:rsidRPr="00D770D7">
        <w:rPr>
          <w:rFonts w:ascii="Helvetica" w:hAnsi="Helvetica"/>
          <w:lang w:val="es-ES"/>
        </w:rPr>
        <w:br/>
      </w:r>
      <w:r w:rsidRPr="00D770D7">
        <w:rPr>
          <w:rFonts w:ascii="Helvetica" w:hAnsi="Helvetica"/>
          <w:lang w:val="es-ES"/>
        </w:rPr>
        <w:lastRenderedPageBreak/>
        <w:t>Estaba temblando. Temblaba no solo por el frío, sino también por la adrenalina que aún le recorría el cuerpo. Lo percibí en el ritmo de su respiración, en el modo en que se entrecortaba. Lo vi en la forma en que sus dedos se aferraban al borde de sus mangas mojadas, con los nudillos blancos y los hombros tensos. Su ropa se le pegaba al cuerpo como una segunda piel, y sus labios, que ya se estaban poniendo azules, hicieron que algo en lo profundo de mi pecho se retorciera.</w:t>
      </w:r>
      <w:r w:rsidRPr="00D770D7">
        <w:rPr>
          <w:rFonts w:ascii="Helvetica" w:hAnsi="Helvetica"/>
          <w:lang w:val="es-ES"/>
        </w:rPr>
        <w:br/>
        <w:t>Sacudí el agua de mi cabello, lanzando gotitas al aire, e hice un gesto hacia el sendero.</w:t>
      </w:r>
    </w:p>
    <w:p w14:paraId="6B44D3CB" w14:textId="77777777" w:rsidR="00D770D7" w:rsidRPr="00623806" w:rsidRDefault="00D770D7" w:rsidP="00D770D7">
      <w:pPr>
        <w:pStyle w:val="SceneBreak"/>
        <w:spacing w:line="276" w:lineRule="auto"/>
        <w:ind w:firstLine="720"/>
        <w:jc w:val="both"/>
        <w:rPr>
          <w:rFonts w:ascii="Helvetica" w:hAnsi="Helvetica"/>
          <w:lang w:val="es-ES"/>
        </w:rPr>
      </w:pPr>
      <w:r w:rsidRPr="00623806">
        <w:rPr>
          <w:rFonts w:ascii="Helvetica" w:hAnsi="Helvetica"/>
          <w:lang w:val="es-ES"/>
        </w:rPr>
        <w:t>“</w:t>
      </w:r>
      <w:r w:rsidRPr="00D770D7">
        <w:rPr>
          <w:rFonts w:ascii="Helvetica" w:hAnsi="Helvetica"/>
          <w:lang w:val="es-ES"/>
        </w:rPr>
        <w:t>Vamos</w:t>
      </w:r>
      <w:r w:rsidRPr="00623806">
        <w:rPr>
          <w:rFonts w:ascii="Helvetica" w:hAnsi="Helvetica"/>
          <w:lang w:val="es-ES"/>
        </w:rPr>
        <w:t xml:space="preserve">,” </w:t>
      </w:r>
      <w:r w:rsidRPr="00D770D7">
        <w:rPr>
          <w:rFonts w:ascii="Helvetica" w:hAnsi="Helvetica"/>
          <w:lang w:val="es-ES"/>
        </w:rPr>
        <w:t>dije, con más suavidad de la que pretendía. “Estás temblando como una hoja.” Vamos a llevarte a un lugar cálido.</w:t>
      </w:r>
    </w:p>
    <w:p w14:paraId="5268605A" w14:textId="77777777" w:rsidR="00D770D7" w:rsidRPr="00623806" w:rsidRDefault="00D770D7" w:rsidP="00D770D7">
      <w:pPr>
        <w:pStyle w:val="SceneBreak"/>
        <w:spacing w:line="276" w:lineRule="auto"/>
        <w:ind w:firstLine="720"/>
        <w:jc w:val="both"/>
        <w:rPr>
          <w:rFonts w:ascii="Helvetica" w:hAnsi="Helvetica"/>
          <w:lang w:val="es-ES"/>
        </w:rPr>
      </w:pPr>
      <w:r w:rsidRPr="00D770D7">
        <w:rPr>
          <w:rFonts w:ascii="Helvetica" w:hAnsi="Helvetica"/>
          <w:lang w:val="es-ES"/>
        </w:rPr>
        <w:t>Ella no discutió.</w:t>
      </w:r>
    </w:p>
    <w:p w14:paraId="446B7ECF" w14:textId="77777777" w:rsidR="00D770D7" w:rsidRPr="00623806" w:rsidRDefault="00D770D7" w:rsidP="00D770D7">
      <w:pPr>
        <w:pStyle w:val="SceneBreak"/>
        <w:spacing w:line="276" w:lineRule="auto"/>
        <w:ind w:firstLine="720"/>
        <w:jc w:val="both"/>
        <w:rPr>
          <w:rFonts w:ascii="Helvetica" w:hAnsi="Helvetica"/>
          <w:lang w:val="es-ES"/>
        </w:rPr>
      </w:pPr>
      <w:r w:rsidRPr="00D770D7">
        <w:rPr>
          <w:rFonts w:ascii="Helvetica" w:hAnsi="Helvetica"/>
          <w:lang w:val="es-ES"/>
        </w:rPr>
        <w:t xml:space="preserve">El paseo fue silencioso; nuestras ropas empapadas crujían suavemente con cada paso. Las hojas se </w:t>
      </w:r>
      <w:proofErr w:type="gramStart"/>
      <w:r w:rsidRPr="00D770D7">
        <w:rPr>
          <w:rFonts w:ascii="Helvetica" w:hAnsi="Helvetica"/>
          <w:lang w:val="es-ES"/>
        </w:rPr>
        <w:t>le</w:t>
      </w:r>
      <w:proofErr w:type="gramEnd"/>
      <w:r w:rsidRPr="00D770D7">
        <w:rPr>
          <w:rFonts w:ascii="Helvetica" w:hAnsi="Helvetica"/>
          <w:lang w:val="es-ES"/>
        </w:rPr>
        <w:t xml:space="preserve"> pegaban a las piernas, y su respiración entrecortada empañaba levemente el aire fresco. Pero a cada paso, el sonido de las gotas de lluvia se intensificaba, y supe que teníamos que darnos prisa. </w:t>
      </w:r>
      <w:proofErr w:type="gramStart"/>
      <w:r w:rsidRPr="00D770D7">
        <w:rPr>
          <w:rFonts w:ascii="Helvetica" w:hAnsi="Helvetica"/>
          <w:lang w:val="es-ES"/>
        </w:rPr>
        <w:t>Cada pasos</w:t>
      </w:r>
      <w:proofErr w:type="gramEnd"/>
      <w:r w:rsidRPr="00D770D7">
        <w:rPr>
          <w:rFonts w:ascii="Helvetica" w:hAnsi="Helvetica"/>
          <w:lang w:val="es-ES"/>
        </w:rPr>
        <w:t xml:space="preserve">, me miraba de reojo, como si no estuviera segura de </w:t>
      </w:r>
      <w:proofErr w:type="spellStart"/>
      <w:r w:rsidRPr="00D770D7">
        <w:rPr>
          <w:rFonts w:ascii="Helvetica" w:hAnsi="Helvetica"/>
          <w:lang w:val="es-ES"/>
        </w:rPr>
        <w:t>si</w:t>
      </w:r>
      <w:proofErr w:type="spellEnd"/>
      <w:r w:rsidRPr="00D770D7">
        <w:rPr>
          <w:rFonts w:ascii="Helvetica" w:hAnsi="Helvetica"/>
          <w:lang w:val="es-ES"/>
        </w:rPr>
        <w:t xml:space="preserve"> </w:t>
      </w:r>
      <w:proofErr w:type="gramStart"/>
      <w:r w:rsidRPr="00D770D7">
        <w:rPr>
          <w:rFonts w:ascii="Helvetica" w:hAnsi="Helvetica"/>
          <w:lang w:val="es-ES"/>
        </w:rPr>
        <w:t>volvería</w:t>
      </w:r>
      <w:proofErr w:type="gramEnd"/>
      <w:r w:rsidRPr="00D770D7">
        <w:rPr>
          <w:rFonts w:ascii="Helvetica" w:hAnsi="Helvetica"/>
          <w:lang w:val="es-ES"/>
        </w:rPr>
        <w:t xml:space="preserve"> a desaparecer en el momento en que parpadeara.</w:t>
      </w:r>
    </w:p>
    <w:p w14:paraId="4A767E4D" w14:textId="77777777" w:rsidR="00D770D7" w:rsidRPr="00623806" w:rsidRDefault="00D770D7" w:rsidP="00D770D7">
      <w:pPr>
        <w:pStyle w:val="SceneBreak"/>
        <w:spacing w:line="276" w:lineRule="auto"/>
        <w:ind w:firstLine="720"/>
        <w:jc w:val="both"/>
        <w:rPr>
          <w:rFonts w:ascii="Helvetica" w:hAnsi="Helvetica"/>
          <w:lang w:val="es-ES"/>
        </w:rPr>
      </w:pPr>
      <w:r w:rsidRPr="00D770D7">
        <w:rPr>
          <w:rFonts w:ascii="Helvetica" w:hAnsi="Helvetica"/>
          <w:lang w:val="es-ES"/>
        </w:rPr>
        <w:t>Actuó como si no hubiéramos compartido un beso. Como si no hubiera corrido. Como si yo no se lo hubiera permitido.</w:t>
      </w:r>
    </w:p>
    <w:p w14:paraId="5F59869E" w14:textId="77777777" w:rsidR="00D770D7" w:rsidRPr="00623806" w:rsidRDefault="00D770D7" w:rsidP="00D770D7">
      <w:pPr>
        <w:pStyle w:val="SceneBreak"/>
        <w:spacing w:line="276" w:lineRule="auto"/>
        <w:ind w:firstLine="720"/>
        <w:jc w:val="both"/>
        <w:rPr>
          <w:rFonts w:ascii="Helvetica" w:hAnsi="Helvetica"/>
          <w:lang w:val="es-ES"/>
        </w:rPr>
      </w:pPr>
      <w:r w:rsidRPr="00D770D7">
        <w:rPr>
          <w:rFonts w:ascii="Helvetica" w:hAnsi="Helvetica"/>
          <w:lang w:val="es-ES"/>
        </w:rPr>
        <w:t>La tensión entre nosotros era palpable: húmeda, eléctrica, impregnada de todo lo que no habíamos dicho. Pero no insistí. Su aspecto me dejó sin palabras. Era frágil, atormentada y hermosa. Mi lobo caminaba de un lado a otro justo debajo de mi piel, enloquecido por el deseo de reclamarla.</w:t>
      </w:r>
      <w:r w:rsidRPr="00623806">
        <w:rPr>
          <w:rFonts w:ascii="Helvetica" w:hAnsi="Helvetica"/>
          <w:lang w:val="es-ES"/>
        </w:rPr>
        <w:t xml:space="preserve"> </w:t>
      </w:r>
    </w:p>
    <w:p w14:paraId="19E06D9D" w14:textId="77777777" w:rsidR="00D770D7" w:rsidRPr="00623806" w:rsidRDefault="00D770D7" w:rsidP="00D770D7">
      <w:pPr>
        <w:pStyle w:val="SceneBreak"/>
        <w:spacing w:line="276" w:lineRule="auto"/>
        <w:ind w:firstLine="720"/>
        <w:jc w:val="both"/>
        <w:rPr>
          <w:rFonts w:ascii="Helvetica" w:hAnsi="Helvetica"/>
          <w:lang w:val="es-ES"/>
        </w:rPr>
      </w:pPr>
      <w:r w:rsidRPr="00D770D7">
        <w:rPr>
          <w:rFonts w:ascii="Helvetica" w:hAnsi="Helvetica"/>
          <w:lang w:val="es-ES"/>
        </w:rPr>
        <w:lastRenderedPageBreak/>
        <w:t>Llegamos a la cabaña. La cabaña era una habitación solitaria, parcialmente enterrada en la colina y cubierta de musgo y piedra. Cuando el mundo se volvió demasiado ruidoso, encontré refugio en este lugar. Seco. Cálido. El nuestro.</w:t>
      </w:r>
    </w:p>
    <w:p w14:paraId="6B7996DE" w14:textId="77777777" w:rsidR="00D770D7" w:rsidRPr="00623806" w:rsidRDefault="00D770D7" w:rsidP="00D770D7">
      <w:pPr>
        <w:pStyle w:val="SceneBreak"/>
        <w:spacing w:line="276" w:lineRule="auto"/>
        <w:ind w:firstLine="720"/>
        <w:jc w:val="both"/>
        <w:rPr>
          <w:rFonts w:ascii="Helvetica" w:hAnsi="Helvetica"/>
          <w:lang w:val="es-ES"/>
        </w:rPr>
      </w:pPr>
      <w:r w:rsidRPr="00D770D7">
        <w:rPr>
          <w:rFonts w:ascii="Helvetica" w:hAnsi="Helvetica"/>
          <w:lang w:val="es-ES"/>
        </w:rPr>
        <w:t>“Aquí es donde solía venir cuando necesitaba espacio”, dije, abriendo la puerta. "Cuando las cosas se ponen... complicadas."</w:t>
      </w:r>
    </w:p>
    <w:p w14:paraId="4F66D130" w14:textId="77777777" w:rsidR="00D770D7" w:rsidRPr="00623806" w:rsidRDefault="00D770D7" w:rsidP="00D770D7">
      <w:pPr>
        <w:pStyle w:val="SceneBreak"/>
        <w:spacing w:line="276" w:lineRule="auto"/>
        <w:ind w:firstLine="720"/>
        <w:jc w:val="both"/>
        <w:rPr>
          <w:rFonts w:ascii="Helvetica" w:hAnsi="Helvetica"/>
          <w:lang w:val="es-ES"/>
        </w:rPr>
      </w:pPr>
      <w:r w:rsidRPr="00D770D7">
        <w:rPr>
          <w:rFonts w:ascii="Helvetica" w:hAnsi="Helvetica"/>
          <w:i/>
          <w:iCs/>
          <w:lang w:val="es-ES"/>
        </w:rPr>
        <w:t>Sí. Cuando siento que mi cuerpo está en llamas y quiero follarme a alguien hasta saciarme.</w:t>
      </w:r>
      <w:r w:rsidRPr="00623806">
        <w:rPr>
          <w:rFonts w:ascii="Helvetica" w:hAnsi="Helvetica"/>
          <w:lang w:val="es-ES"/>
        </w:rPr>
        <w:t xml:space="preserve"> </w:t>
      </w:r>
    </w:p>
    <w:p w14:paraId="48692106" w14:textId="77777777" w:rsidR="00D770D7" w:rsidRPr="00623806" w:rsidRDefault="00D770D7" w:rsidP="00D770D7">
      <w:pPr>
        <w:pStyle w:val="SceneBreak"/>
        <w:spacing w:line="276" w:lineRule="auto"/>
        <w:ind w:firstLine="720"/>
        <w:jc w:val="both"/>
        <w:rPr>
          <w:rFonts w:ascii="Helvetica" w:hAnsi="Helvetica"/>
          <w:lang w:val="es-ES"/>
        </w:rPr>
      </w:pPr>
      <w:r w:rsidRPr="00D770D7">
        <w:rPr>
          <w:rFonts w:ascii="Helvetica" w:hAnsi="Helvetica"/>
          <w:lang w:val="es-ES"/>
        </w:rPr>
        <w:t>Entró lentamente, recorriendo la cabaña con la mirada como si estuviera entrando en algo íntimo. El tenue aroma a pino y humo persistía, aferrándose a las paredes de madera como un recuerdo.</w:t>
      </w:r>
    </w:p>
    <w:p w14:paraId="245325DB" w14:textId="00196E95" w:rsidR="00D770D7" w:rsidRPr="00623806" w:rsidRDefault="00D770D7" w:rsidP="00D770D7">
      <w:pPr>
        <w:pStyle w:val="SceneBreak"/>
        <w:spacing w:line="276" w:lineRule="auto"/>
        <w:ind w:firstLine="720"/>
        <w:jc w:val="both"/>
        <w:rPr>
          <w:rFonts w:ascii="Helvetica" w:hAnsi="Helvetica"/>
          <w:lang w:val="es-ES"/>
        </w:rPr>
      </w:pPr>
      <w:r w:rsidRPr="00623806">
        <w:rPr>
          <w:rFonts w:ascii="Helvetica" w:hAnsi="Helvetica"/>
          <w:lang w:val="es-ES"/>
        </w:rPr>
        <w:t>“</w:t>
      </w:r>
      <w:r w:rsidRPr="00D770D7">
        <w:rPr>
          <w:rFonts w:ascii="Helvetica" w:hAnsi="Helvetica"/>
          <w:lang w:val="es-ES"/>
        </w:rPr>
        <w:t>¿Has pasado noches aquí?</w:t>
      </w:r>
      <w:r w:rsidRPr="00623806">
        <w:rPr>
          <w:rFonts w:ascii="Helvetica" w:hAnsi="Helvetica"/>
          <w:lang w:val="es-ES"/>
        </w:rPr>
        <w:t>”</w:t>
      </w:r>
      <w:r w:rsidRPr="00D770D7">
        <w:rPr>
          <w:rFonts w:ascii="Helvetica" w:hAnsi="Helvetica"/>
          <w:lang w:val="es-ES"/>
        </w:rPr>
        <w:t xml:space="preserve"> Preguntó ella, con voz suave y un poco entrecortada.</w:t>
      </w:r>
    </w:p>
    <w:p w14:paraId="39993162" w14:textId="77777777" w:rsidR="00D770D7" w:rsidRPr="00623806" w:rsidRDefault="00D770D7" w:rsidP="00D770D7">
      <w:pPr>
        <w:pStyle w:val="SceneBreak"/>
        <w:spacing w:line="276" w:lineRule="auto"/>
        <w:ind w:firstLine="720"/>
        <w:jc w:val="both"/>
        <w:rPr>
          <w:rFonts w:ascii="Helvetica" w:hAnsi="Helvetica"/>
          <w:lang w:val="es-ES"/>
        </w:rPr>
      </w:pPr>
      <w:r w:rsidRPr="00D770D7">
        <w:rPr>
          <w:rFonts w:ascii="Helvetica" w:hAnsi="Helvetica"/>
          <w:lang w:val="es-ES"/>
        </w:rPr>
        <w:t>"Días", dije, agachándome junto a la chimenea. “A veces semanas.” Aquí es más fácil respirar.</w:t>
      </w:r>
    </w:p>
    <w:p w14:paraId="54D60BE7" w14:textId="77777777" w:rsidR="00D770D7" w:rsidRPr="00623806" w:rsidRDefault="00D770D7" w:rsidP="00D770D7">
      <w:pPr>
        <w:pStyle w:val="SceneBreak"/>
        <w:spacing w:line="276" w:lineRule="auto"/>
        <w:ind w:firstLine="720"/>
        <w:jc w:val="both"/>
        <w:rPr>
          <w:rFonts w:ascii="Helvetica" w:hAnsi="Helvetica"/>
          <w:lang w:val="es-ES"/>
        </w:rPr>
      </w:pPr>
      <w:r w:rsidRPr="00D770D7">
        <w:rPr>
          <w:rFonts w:ascii="Helvetica" w:hAnsi="Helvetica"/>
          <w:lang w:val="es-ES"/>
        </w:rPr>
        <w:t>Asintió levemente, pero no se movió más. Tenía los brazos fuertemente cruzados sobre su cuerpo, y su silueta estaba rodeada por el halo de la luz del fuego que encendí.</w:t>
      </w:r>
      <w:r w:rsidRPr="00D770D7">
        <w:rPr>
          <w:rFonts w:ascii="Helvetica" w:hAnsi="Helvetica"/>
          <w:lang w:val="es-ES"/>
        </w:rPr>
        <w:br/>
        <w:t xml:space="preserve">Diosa, </w:t>
      </w:r>
      <w:r w:rsidRPr="00623806">
        <w:rPr>
          <w:rFonts w:ascii="Helvetica" w:hAnsi="Helvetica"/>
          <w:lang w:val="es-ES"/>
        </w:rPr>
        <w:t xml:space="preserve">La temporada del </w:t>
      </w:r>
      <w:proofErr w:type="spellStart"/>
      <w:r w:rsidRPr="00D770D7">
        <w:rPr>
          <w:rFonts w:ascii="Helvetica" w:hAnsi="Helvetica"/>
          <w:lang w:val="es-ES"/>
        </w:rPr>
        <w:t>Parr</w:t>
      </w:r>
      <w:proofErr w:type="spellEnd"/>
      <w:r w:rsidRPr="00D770D7">
        <w:rPr>
          <w:rFonts w:ascii="Helvetica" w:hAnsi="Helvetica"/>
          <w:lang w:val="es-ES"/>
        </w:rPr>
        <w:t xml:space="preserve"> va a ser torturada aquí con su olor persistente.</w:t>
      </w:r>
    </w:p>
    <w:p w14:paraId="0106E331" w14:textId="77777777" w:rsidR="00D770D7" w:rsidRPr="00623806" w:rsidRDefault="00D770D7" w:rsidP="00D770D7">
      <w:pPr>
        <w:pStyle w:val="SceneBreak"/>
        <w:spacing w:line="276" w:lineRule="auto"/>
        <w:ind w:firstLine="720"/>
        <w:jc w:val="both"/>
        <w:rPr>
          <w:rFonts w:ascii="Helvetica" w:hAnsi="Helvetica"/>
          <w:lang w:val="es-ES"/>
        </w:rPr>
      </w:pPr>
      <w:r w:rsidRPr="00D770D7">
        <w:rPr>
          <w:rFonts w:ascii="Helvetica" w:hAnsi="Helvetica"/>
          <w:lang w:val="es-ES"/>
        </w:rPr>
        <w:t>“Necesitas quitarte esa ropa mojada antes de que te congeles”, dije suavemente, mirando por encima del hombro.</w:t>
      </w:r>
    </w:p>
    <w:p w14:paraId="1024A3A1" w14:textId="77777777" w:rsidR="00D770D7" w:rsidRPr="00623806" w:rsidRDefault="00D770D7" w:rsidP="00D770D7">
      <w:pPr>
        <w:pStyle w:val="SceneBreak"/>
        <w:spacing w:line="276" w:lineRule="auto"/>
        <w:ind w:firstLine="720"/>
        <w:jc w:val="both"/>
        <w:rPr>
          <w:rFonts w:ascii="Helvetica" w:hAnsi="Helvetica"/>
          <w:lang w:val="es-ES"/>
        </w:rPr>
      </w:pPr>
      <w:r w:rsidRPr="00D770D7">
        <w:rPr>
          <w:rFonts w:ascii="Helvetica" w:hAnsi="Helvetica"/>
          <w:lang w:val="es-ES"/>
        </w:rPr>
        <w:t>"Te vas a contagiar de algo."</w:t>
      </w:r>
    </w:p>
    <w:p w14:paraId="41C7F6BB" w14:textId="77777777" w:rsidR="00D770D7" w:rsidRPr="00623806" w:rsidRDefault="00D770D7" w:rsidP="00D770D7">
      <w:pPr>
        <w:pStyle w:val="SceneBreak"/>
        <w:spacing w:line="276" w:lineRule="auto"/>
        <w:ind w:firstLine="720"/>
        <w:jc w:val="both"/>
        <w:rPr>
          <w:rFonts w:ascii="Helvetica" w:hAnsi="Helvetica"/>
          <w:lang w:val="es-ES"/>
        </w:rPr>
      </w:pPr>
      <w:r w:rsidRPr="00D770D7">
        <w:rPr>
          <w:rFonts w:ascii="Helvetica" w:hAnsi="Helvetica"/>
          <w:lang w:val="es-ES"/>
        </w:rPr>
        <w:t>"No tengo nada que ponerme."</w:t>
      </w:r>
    </w:p>
    <w:p w14:paraId="7733AE3A" w14:textId="278F92B9" w:rsidR="00D770D7" w:rsidRPr="00623806" w:rsidRDefault="00D770D7" w:rsidP="00D770D7">
      <w:pPr>
        <w:pStyle w:val="SceneBreak"/>
        <w:spacing w:line="276" w:lineRule="auto"/>
        <w:ind w:firstLine="720"/>
        <w:jc w:val="both"/>
        <w:rPr>
          <w:rFonts w:ascii="Helvetica" w:hAnsi="Helvetica"/>
          <w:lang w:val="es-ES"/>
        </w:rPr>
      </w:pPr>
      <w:r w:rsidRPr="00D770D7">
        <w:rPr>
          <w:rFonts w:ascii="Helvetica" w:hAnsi="Helvetica"/>
          <w:lang w:val="es-ES"/>
        </w:rPr>
        <w:t xml:space="preserve">Me giré con demasiada lentitud. Ya había empezado a sonrojarse. </w:t>
      </w:r>
      <w:r w:rsidRPr="00623806">
        <w:rPr>
          <w:rFonts w:ascii="Helvetica" w:hAnsi="Helvetica"/>
          <w:lang w:val="es-ES"/>
        </w:rPr>
        <w:t>¿</w:t>
      </w:r>
      <w:r w:rsidRPr="00D770D7">
        <w:rPr>
          <w:rFonts w:ascii="Helvetica" w:hAnsi="Helvetica"/>
          <w:lang w:val="es-ES"/>
        </w:rPr>
        <w:t>Del frío</w:t>
      </w:r>
      <w:r w:rsidRPr="00623806">
        <w:rPr>
          <w:rFonts w:ascii="Helvetica" w:hAnsi="Helvetica"/>
          <w:lang w:val="es-ES"/>
        </w:rPr>
        <w:t>?</w:t>
      </w:r>
      <w:r w:rsidRPr="00D770D7">
        <w:rPr>
          <w:rFonts w:ascii="Helvetica" w:hAnsi="Helvetica"/>
          <w:lang w:val="es-ES"/>
        </w:rPr>
        <w:t xml:space="preserve"> </w:t>
      </w:r>
      <w:r w:rsidRPr="00623806">
        <w:rPr>
          <w:rFonts w:ascii="Helvetica" w:hAnsi="Helvetica"/>
          <w:lang w:val="es-ES"/>
        </w:rPr>
        <w:t>¿</w:t>
      </w:r>
      <w:r w:rsidRPr="00D770D7">
        <w:rPr>
          <w:rFonts w:ascii="Helvetica" w:hAnsi="Helvetica"/>
          <w:lang w:val="es-ES"/>
        </w:rPr>
        <w:t>De los nervios</w:t>
      </w:r>
      <w:r w:rsidRPr="00623806">
        <w:rPr>
          <w:rFonts w:ascii="Helvetica" w:hAnsi="Helvetica"/>
          <w:lang w:val="es-ES"/>
        </w:rPr>
        <w:t>?</w:t>
      </w:r>
      <w:r w:rsidRPr="00D770D7">
        <w:rPr>
          <w:rFonts w:ascii="Helvetica" w:hAnsi="Helvetica"/>
          <w:lang w:val="es-ES"/>
        </w:rPr>
        <w:t xml:space="preserve"> ¿De mí?</w:t>
      </w:r>
    </w:p>
    <w:p w14:paraId="13ACF170" w14:textId="77777777" w:rsidR="00D770D7" w:rsidRPr="00623806" w:rsidRDefault="00D770D7" w:rsidP="00D770D7">
      <w:pPr>
        <w:pStyle w:val="SceneBreak"/>
        <w:spacing w:line="276" w:lineRule="auto"/>
        <w:ind w:firstLine="720"/>
        <w:jc w:val="both"/>
        <w:rPr>
          <w:rFonts w:ascii="Helvetica" w:hAnsi="Helvetica"/>
          <w:lang w:val="es-ES"/>
        </w:rPr>
      </w:pPr>
      <w:r w:rsidRPr="00D770D7">
        <w:rPr>
          <w:rFonts w:ascii="Helvetica" w:hAnsi="Helvetica"/>
          <w:lang w:val="es-ES"/>
        </w:rPr>
        <w:t xml:space="preserve">Mis dedos rozaron los pliegues familiares de la lana mientras rebuscaba en el antiguo cofre de cedro. Saqué mi </w:t>
      </w:r>
      <w:r w:rsidRPr="00D770D7">
        <w:rPr>
          <w:rFonts w:ascii="Helvetica" w:hAnsi="Helvetica"/>
          <w:lang w:val="es-ES"/>
        </w:rPr>
        <w:lastRenderedPageBreak/>
        <w:t>manta más gruesa, que olía a humo de pino y a noches frías,</w:t>
      </w:r>
      <w:r w:rsidRPr="00623806">
        <w:rPr>
          <w:rFonts w:ascii="Helvetica" w:hAnsi="Helvetica"/>
          <w:lang w:val="es-ES"/>
        </w:rPr>
        <w:t xml:space="preserve"> </w:t>
      </w:r>
      <w:r w:rsidRPr="00D770D7">
        <w:rPr>
          <w:rFonts w:ascii="Helvetica" w:hAnsi="Helvetica"/>
          <w:lang w:val="es-ES"/>
        </w:rPr>
        <w:t>y era áspera y terrosa.</w:t>
      </w:r>
    </w:p>
    <w:p w14:paraId="7402FD50" w14:textId="77777777" w:rsidR="00D770D7" w:rsidRPr="00623806" w:rsidRDefault="00D770D7" w:rsidP="00D770D7">
      <w:pPr>
        <w:pStyle w:val="SceneBreak"/>
        <w:spacing w:line="276" w:lineRule="auto"/>
        <w:ind w:firstLine="720"/>
        <w:jc w:val="both"/>
        <w:rPr>
          <w:rFonts w:ascii="Helvetica" w:hAnsi="Helvetica"/>
          <w:lang w:val="es-ES"/>
        </w:rPr>
      </w:pPr>
      <w:r w:rsidRPr="00D770D7">
        <w:rPr>
          <w:rFonts w:ascii="Helvetica" w:hAnsi="Helvetica"/>
          <w:lang w:val="es-ES"/>
        </w:rPr>
        <w:t>Olía a mí.</w:t>
      </w:r>
    </w:p>
    <w:p w14:paraId="7D076BAF" w14:textId="77777777" w:rsidR="00D770D7" w:rsidRPr="00623806" w:rsidRDefault="00D770D7" w:rsidP="00D770D7">
      <w:pPr>
        <w:pStyle w:val="SceneBreak"/>
        <w:spacing w:line="276" w:lineRule="auto"/>
        <w:ind w:firstLine="720"/>
        <w:jc w:val="both"/>
        <w:rPr>
          <w:rFonts w:ascii="Helvetica" w:hAnsi="Helvetica"/>
          <w:lang w:val="es-ES"/>
        </w:rPr>
      </w:pPr>
      <w:r w:rsidRPr="00D770D7">
        <w:rPr>
          <w:rFonts w:ascii="Helvetica" w:hAnsi="Helvetica"/>
          <w:lang w:val="es-ES"/>
        </w:rPr>
        <w:t>Pronto, olería como ella.</w:t>
      </w:r>
    </w:p>
    <w:p w14:paraId="3E2F74C1" w14:textId="610D3516" w:rsidR="00D770D7" w:rsidRPr="00623806" w:rsidRDefault="00D770D7" w:rsidP="00D770D7">
      <w:pPr>
        <w:pStyle w:val="SceneBreak"/>
        <w:spacing w:line="276" w:lineRule="auto"/>
        <w:ind w:firstLine="720"/>
        <w:jc w:val="both"/>
        <w:rPr>
          <w:rFonts w:ascii="Helvetica" w:hAnsi="Helvetica"/>
          <w:lang w:val="es-ES"/>
        </w:rPr>
      </w:pPr>
      <w:r w:rsidRPr="00D770D7">
        <w:rPr>
          <w:rFonts w:ascii="Helvetica" w:hAnsi="Helvetica"/>
          <w:lang w:val="es-ES"/>
        </w:rPr>
        <w:t xml:space="preserve">Lo extendí. </w:t>
      </w:r>
      <w:r w:rsidRPr="00623806">
        <w:rPr>
          <w:rFonts w:ascii="Helvetica" w:hAnsi="Helvetica"/>
          <w:lang w:val="es-ES"/>
        </w:rPr>
        <w:t>“</w:t>
      </w:r>
      <w:r w:rsidRPr="00D770D7">
        <w:rPr>
          <w:rFonts w:ascii="Helvetica" w:hAnsi="Helvetica"/>
          <w:lang w:val="es-ES"/>
        </w:rPr>
        <w:t>Aquí. Usa esto.</w:t>
      </w:r>
      <w:r w:rsidRPr="00623806">
        <w:rPr>
          <w:rFonts w:ascii="Helvetica" w:hAnsi="Helvetica"/>
          <w:lang w:val="es-ES"/>
        </w:rPr>
        <w:t>”</w:t>
      </w:r>
    </w:p>
    <w:p w14:paraId="2162B415" w14:textId="77777777" w:rsidR="00D770D7" w:rsidRPr="00623806" w:rsidRDefault="00D770D7" w:rsidP="00D770D7">
      <w:pPr>
        <w:pStyle w:val="SceneBreak"/>
        <w:spacing w:line="276" w:lineRule="auto"/>
        <w:ind w:firstLine="720"/>
        <w:jc w:val="both"/>
        <w:rPr>
          <w:rFonts w:ascii="Helvetica" w:hAnsi="Helvetica"/>
          <w:lang w:val="es-ES"/>
        </w:rPr>
      </w:pPr>
      <w:r w:rsidRPr="00623806">
        <w:rPr>
          <w:rFonts w:ascii="Helvetica" w:hAnsi="Helvetica"/>
          <w:lang w:val="es-ES"/>
        </w:rPr>
        <w:t>“</w:t>
      </w:r>
      <w:r w:rsidRPr="00D770D7">
        <w:rPr>
          <w:rFonts w:ascii="Helvetica" w:hAnsi="Helvetica"/>
          <w:lang w:val="es-ES"/>
        </w:rPr>
        <w:t>Gracias</w:t>
      </w:r>
      <w:r w:rsidRPr="00623806">
        <w:rPr>
          <w:rFonts w:ascii="Helvetica" w:hAnsi="Helvetica"/>
          <w:lang w:val="es-ES"/>
        </w:rPr>
        <w:t xml:space="preserve">,” </w:t>
      </w:r>
      <w:r w:rsidRPr="00D770D7">
        <w:rPr>
          <w:rFonts w:ascii="Helvetica" w:hAnsi="Helvetica"/>
          <w:lang w:val="es-ES"/>
        </w:rPr>
        <w:t>susurró, con voz suave e insegura. Sus dedos rozaron los míos al tomarlo, apenas un susurro de contacto, pero me impactó como una marca a fuego.</w:t>
      </w:r>
      <w:r w:rsidRPr="00D770D7">
        <w:rPr>
          <w:rFonts w:ascii="Helvetica" w:hAnsi="Helvetica"/>
          <w:lang w:val="es-ES"/>
        </w:rPr>
        <w:br/>
        <w:t>El calor subió por mi mano, recorrió mi brazo y llegó directamente a mi torso. Me volví hacia el fuego, apretando la mandíbula. Necesitaba algo en qué concentrarme, cualquier cosa que no fuera la imagen de ella sosteniendo esa manta contra su piel desnuda.</w:t>
      </w:r>
    </w:p>
    <w:p w14:paraId="74CCAFDC" w14:textId="77777777" w:rsidR="00D770D7" w:rsidRPr="00623806" w:rsidRDefault="00D770D7" w:rsidP="00D770D7">
      <w:pPr>
        <w:pStyle w:val="SceneBreak"/>
        <w:spacing w:line="276" w:lineRule="auto"/>
        <w:ind w:firstLine="720"/>
        <w:jc w:val="both"/>
        <w:rPr>
          <w:rFonts w:ascii="Helvetica" w:hAnsi="Helvetica"/>
          <w:lang w:val="es-ES"/>
        </w:rPr>
      </w:pPr>
      <w:r w:rsidRPr="00D770D7">
        <w:rPr>
          <w:rFonts w:ascii="Helvetica" w:hAnsi="Helvetica"/>
          <w:lang w:val="es-ES"/>
        </w:rPr>
        <w:t>Y entonces lo escuché.</w:t>
      </w:r>
    </w:p>
    <w:p w14:paraId="72451556" w14:textId="77777777" w:rsidR="001E223C" w:rsidRPr="00623806" w:rsidRDefault="00D770D7" w:rsidP="00D770D7">
      <w:pPr>
        <w:pStyle w:val="SceneBreak"/>
        <w:spacing w:line="276" w:lineRule="auto"/>
        <w:ind w:firstLine="720"/>
        <w:jc w:val="both"/>
        <w:rPr>
          <w:rFonts w:ascii="Helvetica" w:hAnsi="Helvetica"/>
          <w:lang w:val="es-ES"/>
        </w:rPr>
      </w:pPr>
      <w:r w:rsidRPr="00D770D7">
        <w:rPr>
          <w:rFonts w:ascii="Helvetica" w:hAnsi="Helvetica"/>
          <w:lang w:val="es-ES"/>
        </w:rPr>
        <w:t>Oí un suave susurro.</w:t>
      </w:r>
    </w:p>
    <w:p w14:paraId="0E41E68B" w14:textId="77777777" w:rsidR="001E223C" w:rsidRPr="00623806" w:rsidRDefault="00D770D7" w:rsidP="00D770D7">
      <w:pPr>
        <w:pStyle w:val="SceneBreak"/>
        <w:spacing w:line="276" w:lineRule="auto"/>
        <w:ind w:firstLine="720"/>
        <w:jc w:val="both"/>
        <w:rPr>
          <w:rFonts w:ascii="Helvetica" w:hAnsi="Helvetica"/>
          <w:lang w:val="es-ES"/>
        </w:rPr>
      </w:pPr>
      <w:r w:rsidRPr="00D770D7">
        <w:rPr>
          <w:rFonts w:ascii="Helvetica" w:hAnsi="Helvetica"/>
          <w:lang w:val="es-ES"/>
        </w:rPr>
        <w:t>Se podía oír el sonido húmedo de la tela despegándose de la piel.</w:t>
      </w:r>
    </w:p>
    <w:p w14:paraId="0DE15CBF" w14:textId="77777777" w:rsidR="001E223C" w:rsidRPr="00623806" w:rsidRDefault="00D770D7" w:rsidP="00D770D7">
      <w:pPr>
        <w:pStyle w:val="SceneBreak"/>
        <w:spacing w:line="276" w:lineRule="auto"/>
        <w:ind w:firstLine="720"/>
        <w:jc w:val="both"/>
        <w:rPr>
          <w:rFonts w:ascii="Helvetica" w:hAnsi="Helvetica"/>
          <w:lang w:val="es-ES"/>
        </w:rPr>
      </w:pPr>
      <w:r w:rsidRPr="00D770D7">
        <w:rPr>
          <w:rFonts w:ascii="Helvetica" w:hAnsi="Helvetica"/>
          <w:lang w:val="es-ES"/>
        </w:rPr>
        <w:t>El suelo de madera resonó con la pesada caída de la ropa.</w:t>
      </w:r>
    </w:p>
    <w:p w14:paraId="5957173B" w14:textId="77777777" w:rsidR="001E223C" w:rsidRPr="00623806" w:rsidRDefault="00D770D7" w:rsidP="00D770D7">
      <w:pPr>
        <w:pStyle w:val="SceneBreak"/>
        <w:spacing w:line="276" w:lineRule="auto"/>
        <w:ind w:firstLine="720"/>
        <w:jc w:val="both"/>
        <w:rPr>
          <w:rFonts w:ascii="Helvetica" w:hAnsi="Helvetica"/>
          <w:lang w:val="es-ES"/>
        </w:rPr>
      </w:pPr>
      <w:r w:rsidRPr="00D770D7">
        <w:rPr>
          <w:rFonts w:ascii="Helvetica" w:hAnsi="Helvetica"/>
          <w:lang w:val="es-ES"/>
        </w:rPr>
        <w:t>Se me erizó la espina dorsal.</w:t>
      </w:r>
    </w:p>
    <w:p w14:paraId="41EECEBE" w14:textId="77777777" w:rsidR="001E223C" w:rsidRPr="00623806" w:rsidRDefault="00D770D7" w:rsidP="00D770D7">
      <w:pPr>
        <w:pStyle w:val="SceneBreak"/>
        <w:spacing w:line="276" w:lineRule="auto"/>
        <w:ind w:firstLine="720"/>
        <w:jc w:val="both"/>
        <w:rPr>
          <w:rFonts w:ascii="Helvetica" w:hAnsi="Helvetica"/>
          <w:lang w:val="es-ES"/>
        </w:rPr>
      </w:pPr>
      <w:r w:rsidRPr="00D770D7">
        <w:rPr>
          <w:rFonts w:ascii="Helvetica" w:hAnsi="Helvetica"/>
          <w:lang w:val="es-ES"/>
        </w:rPr>
        <w:t>Se estaba desvistiendo. Ella estaba a pocos metros detrás de mí. Estaba completamente desnuda bajo la manta. Envuelto en mi aroma.</w:t>
      </w:r>
    </w:p>
    <w:p w14:paraId="05FAA363" w14:textId="38CBA132" w:rsidR="001E223C" w:rsidRPr="00623806" w:rsidRDefault="00D770D7" w:rsidP="00D770D7">
      <w:pPr>
        <w:pStyle w:val="SceneBreak"/>
        <w:spacing w:line="276" w:lineRule="auto"/>
        <w:ind w:firstLine="720"/>
        <w:jc w:val="both"/>
        <w:rPr>
          <w:rFonts w:ascii="Helvetica" w:hAnsi="Helvetica"/>
          <w:b/>
          <w:bCs/>
          <w:lang w:val="es-ES"/>
        </w:rPr>
      </w:pPr>
      <w:r w:rsidRPr="00D770D7">
        <w:rPr>
          <w:rFonts w:ascii="Helvetica" w:hAnsi="Helvetica"/>
          <w:lang w:val="es-ES"/>
        </w:rPr>
        <w:t>Apreté con más fuerza el atizador de hierro, que gimió bajo mis dedos. Mi respiración se ralentizó, volviéndose más profunda y pesada. Su aroma llegó hasta mí —cálido ahora, con un toque de piel y calor, y algo inconfundiblemente suyo. Llenaba mis pulmones como una droga, inundando mis venas con fuego.</w:t>
      </w:r>
      <w:r w:rsidR="001E223C" w:rsidRPr="00623806">
        <w:rPr>
          <w:rFonts w:ascii="Helvetica" w:hAnsi="Helvetica"/>
          <w:lang w:val="es-ES"/>
        </w:rPr>
        <w:t xml:space="preserve"> </w:t>
      </w:r>
      <w:proofErr w:type="spellStart"/>
      <w:r w:rsidR="001E223C" w:rsidRPr="00623806">
        <w:rPr>
          <w:rFonts w:ascii="Helvetica" w:hAnsi="Helvetica"/>
          <w:lang w:val="es-ES"/>
        </w:rPr>
        <w:t>Gaius</w:t>
      </w:r>
      <w:proofErr w:type="spellEnd"/>
      <w:r w:rsidRPr="00D770D7">
        <w:rPr>
          <w:rFonts w:ascii="Helvetica" w:hAnsi="Helvetica"/>
          <w:lang w:val="es-ES"/>
        </w:rPr>
        <w:t xml:space="preserve"> se agitó violentamente, sus gruñidos eran profundos y salvajes. </w:t>
      </w:r>
      <w:r w:rsidRPr="00D770D7">
        <w:rPr>
          <w:rFonts w:ascii="Helvetica" w:hAnsi="Helvetica"/>
          <w:b/>
          <w:bCs/>
          <w:lang w:val="es-ES"/>
        </w:rPr>
        <w:t xml:space="preserve">Está ahí mismo. </w:t>
      </w:r>
      <w:proofErr w:type="spellStart"/>
      <w:r w:rsidR="001E223C" w:rsidRPr="00623806">
        <w:rPr>
          <w:rFonts w:ascii="Helvetica" w:hAnsi="Helvetica"/>
          <w:b/>
          <w:bCs/>
          <w:lang w:val="es-ES"/>
        </w:rPr>
        <w:t>Cojela</w:t>
      </w:r>
      <w:proofErr w:type="spellEnd"/>
      <w:r w:rsidRPr="00D770D7">
        <w:rPr>
          <w:rFonts w:ascii="Helvetica" w:hAnsi="Helvetica"/>
          <w:b/>
          <w:bCs/>
          <w:lang w:val="es-ES"/>
        </w:rPr>
        <w:t>. Reclámala.</w:t>
      </w:r>
    </w:p>
    <w:p w14:paraId="2805B49E" w14:textId="77777777" w:rsidR="001E223C" w:rsidRPr="00623806" w:rsidRDefault="00D770D7" w:rsidP="00D770D7">
      <w:pPr>
        <w:pStyle w:val="SceneBreak"/>
        <w:spacing w:line="276" w:lineRule="auto"/>
        <w:ind w:firstLine="720"/>
        <w:jc w:val="both"/>
        <w:rPr>
          <w:rFonts w:ascii="Helvetica" w:hAnsi="Helvetica"/>
          <w:lang w:val="es-ES"/>
        </w:rPr>
      </w:pPr>
      <w:r w:rsidRPr="00D770D7">
        <w:rPr>
          <w:rFonts w:ascii="Helvetica" w:hAnsi="Helvetica"/>
          <w:i/>
          <w:iCs/>
          <w:lang w:val="es-ES"/>
        </w:rPr>
        <w:t>No. No, a menos que ella lo pida.</w:t>
      </w:r>
      <w:r w:rsidRPr="00D770D7">
        <w:rPr>
          <w:rFonts w:ascii="Helvetica" w:hAnsi="Helvetica"/>
          <w:lang w:val="es-ES"/>
        </w:rPr>
        <w:br/>
        <w:t>Pero, Dios</w:t>
      </w:r>
      <w:r w:rsidR="001E223C" w:rsidRPr="00623806">
        <w:rPr>
          <w:rFonts w:ascii="Helvetica" w:hAnsi="Helvetica"/>
          <w:lang w:val="es-ES"/>
        </w:rPr>
        <w:t>a</w:t>
      </w:r>
      <w:r w:rsidRPr="00D770D7">
        <w:rPr>
          <w:rFonts w:ascii="Helvetica" w:hAnsi="Helvetica"/>
          <w:lang w:val="es-ES"/>
        </w:rPr>
        <w:t xml:space="preserve"> mí</w:t>
      </w:r>
      <w:r w:rsidR="001E223C" w:rsidRPr="00623806">
        <w:rPr>
          <w:rFonts w:ascii="Helvetica" w:hAnsi="Helvetica"/>
          <w:lang w:val="es-ES"/>
        </w:rPr>
        <w:t>a</w:t>
      </w:r>
      <w:r w:rsidRPr="00D770D7">
        <w:rPr>
          <w:rFonts w:ascii="Helvetica" w:hAnsi="Helvetica"/>
          <w:lang w:val="es-ES"/>
        </w:rPr>
        <w:t xml:space="preserve">, mi mente ya me había traicionado; ya había </w:t>
      </w:r>
      <w:r w:rsidRPr="00D770D7">
        <w:rPr>
          <w:rFonts w:ascii="Helvetica" w:hAnsi="Helvetica"/>
          <w:lang w:val="es-ES"/>
        </w:rPr>
        <w:lastRenderedPageBreak/>
        <w:t xml:space="preserve">imaginado la suave curva de sus caderas, la forma en que se arqueaba su espalda al moverse bajo esa lana. Sentía una tensión que se acumulaba dentro de mis </w:t>
      </w:r>
      <w:r w:rsidR="001E223C" w:rsidRPr="00623806">
        <w:rPr>
          <w:rFonts w:ascii="Helvetica" w:hAnsi="Helvetica"/>
          <w:lang w:val="es-ES"/>
        </w:rPr>
        <w:t>mahones</w:t>
      </w:r>
      <w:r w:rsidRPr="00D770D7">
        <w:rPr>
          <w:rFonts w:ascii="Helvetica" w:hAnsi="Helvetica"/>
          <w:lang w:val="es-ES"/>
        </w:rPr>
        <w:t>, un dolor familiar que me recordaba a mis años de juventud, cuando lo único que quería era encontrar algún tipo de liberación.</w:t>
      </w:r>
      <w:r w:rsidRPr="00D770D7">
        <w:rPr>
          <w:rFonts w:ascii="Helvetica" w:hAnsi="Helvetica"/>
          <w:lang w:val="es-ES"/>
        </w:rPr>
        <w:br/>
        <w:t>Estaba tan cerca. Podía oír el movimiento de su cuerpo sobre la cama y sentir la ondulación de su respiración a través de la habitación. La luz del fuego pintaba las paredes con suaves tonos dorados y sombras, y en lo único que podía pensar era en cómo se vería su silueta bañada por esa luz: desnuda, sonrojada, extendida sobre esas mantas.</w:t>
      </w:r>
      <w:r w:rsidRPr="00D770D7">
        <w:rPr>
          <w:rFonts w:ascii="Helvetica" w:hAnsi="Helvetica"/>
          <w:lang w:val="es-ES"/>
        </w:rPr>
        <w:br/>
        <w:t>Me ardía la garganta mientras reprimía el gruñido que me subía por el pecho.</w:t>
      </w:r>
    </w:p>
    <w:p w14:paraId="05C7F164" w14:textId="77777777" w:rsidR="001E223C" w:rsidRPr="00623806" w:rsidRDefault="00D770D7" w:rsidP="00D770D7">
      <w:pPr>
        <w:pStyle w:val="SceneBreak"/>
        <w:spacing w:line="276" w:lineRule="auto"/>
        <w:ind w:firstLine="720"/>
        <w:jc w:val="both"/>
        <w:rPr>
          <w:rFonts w:ascii="Helvetica" w:hAnsi="Helvetica"/>
          <w:i/>
          <w:iCs/>
          <w:lang w:val="es-ES"/>
        </w:rPr>
      </w:pPr>
      <w:r w:rsidRPr="00D770D7">
        <w:rPr>
          <w:rFonts w:ascii="Helvetica" w:hAnsi="Helvetica"/>
          <w:i/>
          <w:iCs/>
          <w:lang w:val="es-ES"/>
        </w:rPr>
        <w:t>Concéntrate. Control.</w:t>
      </w:r>
    </w:p>
    <w:p w14:paraId="0F5D3001" w14:textId="77777777" w:rsidR="001E223C" w:rsidRPr="00623806" w:rsidRDefault="00D770D7" w:rsidP="00D770D7">
      <w:pPr>
        <w:pStyle w:val="SceneBreak"/>
        <w:spacing w:line="276" w:lineRule="auto"/>
        <w:ind w:firstLine="720"/>
        <w:jc w:val="both"/>
        <w:rPr>
          <w:rFonts w:ascii="Helvetica" w:hAnsi="Helvetica"/>
          <w:lang w:val="es-ES"/>
        </w:rPr>
      </w:pPr>
      <w:r w:rsidRPr="00D770D7">
        <w:rPr>
          <w:rFonts w:ascii="Helvetica" w:hAnsi="Helvetica"/>
          <w:lang w:val="es-ES"/>
        </w:rPr>
        <w:t>Sin embargo, el aire entre nosotros ahora estaba cargado de una tensión estática y latente. Incluso un susurro de mi nombre me haría tambalearme.</w:t>
      </w:r>
    </w:p>
    <w:p w14:paraId="38824901" w14:textId="77777777" w:rsidR="001E223C" w:rsidRPr="00623806" w:rsidRDefault="00D770D7" w:rsidP="00D770D7">
      <w:pPr>
        <w:pStyle w:val="SceneBreak"/>
        <w:spacing w:line="276" w:lineRule="auto"/>
        <w:ind w:firstLine="720"/>
        <w:jc w:val="both"/>
        <w:rPr>
          <w:rFonts w:ascii="Helvetica" w:hAnsi="Helvetica"/>
          <w:lang w:val="es-ES"/>
        </w:rPr>
      </w:pPr>
      <w:r w:rsidRPr="00D770D7">
        <w:rPr>
          <w:rFonts w:ascii="Helvetica" w:hAnsi="Helvetica"/>
          <w:lang w:val="es-ES"/>
        </w:rPr>
        <w:t>Cerré los ojos, deseando que mis manos se calmaran. Contener a la bestia que llevo dentro no era tan difícil como evitar que ella fuera testigo de mi intenso deseo de rendirme a ella.</w:t>
      </w:r>
    </w:p>
    <w:p w14:paraId="2E0AE328" w14:textId="77777777" w:rsidR="001E223C" w:rsidRPr="00623806" w:rsidRDefault="001E223C" w:rsidP="00D770D7">
      <w:pPr>
        <w:pStyle w:val="SceneBreak"/>
        <w:spacing w:line="276" w:lineRule="auto"/>
        <w:ind w:firstLine="720"/>
        <w:jc w:val="both"/>
        <w:rPr>
          <w:rFonts w:ascii="Helvetica" w:hAnsi="Helvetica"/>
          <w:lang w:val="es-ES"/>
        </w:rPr>
      </w:pPr>
      <w:r w:rsidRPr="00623806">
        <w:rPr>
          <w:rFonts w:ascii="Helvetica" w:hAnsi="Helvetica"/>
          <w:lang w:val="es-ES"/>
        </w:rPr>
        <w:t>“</w:t>
      </w:r>
      <w:r w:rsidR="00D770D7" w:rsidRPr="00D770D7">
        <w:rPr>
          <w:rFonts w:ascii="Helvetica" w:hAnsi="Helvetica"/>
          <w:lang w:val="es-ES"/>
        </w:rPr>
        <w:t>¿Y tú?</w:t>
      </w:r>
      <w:r w:rsidRPr="00623806">
        <w:rPr>
          <w:rFonts w:ascii="Helvetica" w:hAnsi="Helvetica"/>
          <w:lang w:val="es-ES"/>
        </w:rPr>
        <w:t>”</w:t>
      </w:r>
      <w:r w:rsidR="00D770D7" w:rsidRPr="00D770D7">
        <w:rPr>
          <w:rFonts w:ascii="Helvetica" w:hAnsi="Helvetica"/>
          <w:lang w:val="es-ES"/>
        </w:rPr>
        <w:t xml:space="preserve"> Preguntó desde detrás de mí, con una voz apenas audible, casi un susurro.</w:t>
      </w:r>
    </w:p>
    <w:p w14:paraId="7615DF88" w14:textId="14A32F42" w:rsidR="001E223C" w:rsidRPr="00623806" w:rsidRDefault="00D770D7" w:rsidP="00D770D7">
      <w:pPr>
        <w:pStyle w:val="SceneBreak"/>
        <w:spacing w:line="276" w:lineRule="auto"/>
        <w:ind w:firstLine="720"/>
        <w:jc w:val="both"/>
        <w:rPr>
          <w:rFonts w:ascii="Helvetica" w:hAnsi="Helvetica"/>
          <w:lang w:val="es-ES"/>
        </w:rPr>
      </w:pPr>
      <w:r w:rsidRPr="00D770D7">
        <w:rPr>
          <w:rFonts w:ascii="Helvetica" w:hAnsi="Helvetica"/>
          <w:lang w:val="es-ES"/>
        </w:rPr>
        <w:t>Me puse de pie y me quité la sudadera. La tela se arrastraba contra mi piel, goteando. Se quedó sin aliento.</w:t>
      </w:r>
      <w:r w:rsidRPr="00D770D7">
        <w:rPr>
          <w:rFonts w:ascii="Helvetica" w:hAnsi="Helvetica"/>
          <w:lang w:val="es-ES"/>
        </w:rPr>
        <w:br/>
        <w:t>No miré. Pero sentí su mirada. Sentí el calor de cómo se arrastraban por mi espalda como yemas de dedos.</w:t>
      </w:r>
      <w:r w:rsidRPr="00D770D7">
        <w:rPr>
          <w:rFonts w:ascii="Helvetica" w:hAnsi="Helvetica"/>
          <w:lang w:val="es-ES"/>
        </w:rPr>
        <w:br/>
        <w:t>“Sé cómo sobrevivir así”, dije, con la voz más áspera de lo que pretendía. “Fuego. Refugio. Normalmente, el vodka soluciona el problema.</w:t>
      </w:r>
      <w:r w:rsidR="001E223C" w:rsidRPr="00623806">
        <w:rPr>
          <w:rFonts w:ascii="Helvetica" w:hAnsi="Helvetica"/>
          <w:lang w:val="es-ES"/>
        </w:rPr>
        <w:t>”</w:t>
      </w:r>
    </w:p>
    <w:p w14:paraId="39E10CDF" w14:textId="77777777" w:rsidR="001E223C" w:rsidRPr="00623806" w:rsidRDefault="00D770D7" w:rsidP="00D770D7">
      <w:pPr>
        <w:pStyle w:val="SceneBreak"/>
        <w:spacing w:line="276" w:lineRule="auto"/>
        <w:ind w:firstLine="720"/>
        <w:jc w:val="both"/>
        <w:rPr>
          <w:rFonts w:ascii="Helvetica" w:hAnsi="Helvetica"/>
          <w:lang w:val="es-ES"/>
        </w:rPr>
      </w:pPr>
      <w:r w:rsidRPr="00D770D7">
        <w:rPr>
          <w:rFonts w:ascii="Helvetica" w:hAnsi="Helvetica"/>
          <w:lang w:val="es-ES"/>
        </w:rPr>
        <w:t xml:space="preserve">Mis </w:t>
      </w:r>
      <w:r w:rsidR="001E223C" w:rsidRPr="00623806">
        <w:rPr>
          <w:rFonts w:ascii="Helvetica" w:hAnsi="Helvetica"/>
          <w:lang w:val="es-ES"/>
        </w:rPr>
        <w:t>mahones</w:t>
      </w:r>
      <w:r w:rsidRPr="00D770D7">
        <w:rPr>
          <w:rFonts w:ascii="Helvetica" w:hAnsi="Helvetica"/>
          <w:lang w:val="es-ES"/>
        </w:rPr>
        <w:t xml:space="preserve"> se pegaban a mi piel: pesados, empapados y fríos. Cada cambio de turno, cada movimiento, </w:t>
      </w:r>
      <w:r w:rsidRPr="00D770D7">
        <w:rPr>
          <w:rFonts w:ascii="Helvetica" w:hAnsi="Helvetica"/>
          <w:lang w:val="es-ES"/>
        </w:rPr>
        <w:lastRenderedPageBreak/>
        <w:t>me recordaba lo estrechamente que me envolvían, lo dolorosamente consciente que era de su presencia. Eché una mirada furtiva por encima del hombro.</w:t>
      </w:r>
    </w:p>
    <w:p w14:paraId="102D50F8" w14:textId="77777777" w:rsidR="001E223C" w:rsidRPr="00623806" w:rsidRDefault="00D770D7" w:rsidP="00D770D7">
      <w:pPr>
        <w:pStyle w:val="SceneBreak"/>
        <w:spacing w:line="276" w:lineRule="auto"/>
        <w:ind w:firstLine="720"/>
        <w:jc w:val="both"/>
        <w:rPr>
          <w:rFonts w:ascii="Helvetica" w:hAnsi="Helvetica"/>
          <w:lang w:val="es-ES"/>
        </w:rPr>
      </w:pPr>
      <w:r w:rsidRPr="00D770D7">
        <w:rPr>
          <w:rFonts w:ascii="Helvetica" w:hAnsi="Helvetica"/>
          <w:lang w:val="es-ES"/>
        </w:rPr>
        <w:t>Estaba de pie junto a la cama, envuelta en mi manta, la gruesa lana le llegaba hasta las rodillas. Algunos mechones húmedos de su cabello oscuro se pegaban a su cuello y clavícula, y su piel, sonrojada por el frío, o tal vez por algo más, resplandecía a la luz del fuego.</w:t>
      </w:r>
    </w:p>
    <w:p w14:paraId="10233AF7" w14:textId="77777777" w:rsidR="001E223C" w:rsidRPr="00623806" w:rsidRDefault="00D770D7" w:rsidP="00D770D7">
      <w:pPr>
        <w:pStyle w:val="SceneBreak"/>
        <w:spacing w:line="276" w:lineRule="auto"/>
        <w:ind w:firstLine="720"/>
        <w:jc w:val="both"/>
        <w:rPr>
          <w:rFonts w:ascii="Helvetica" w:hAnsi="Helvetica"/>
          <w:lang w:val="es-ES"/>
        </w:rPr>
      </w:pPr>
      <w:r w:rsidRPr="00D770D7">
        <w:rPr>
          <w:rFonts w:ascii="Helvetica" w:hAnsi="Helvetica"/>
          <w:lang w:val="es-ES"/>
        </w:rPr>
        <w:t>Pero sus ojos…</w:t>
      </w:r>
    </w:p>
    <w:p w14:paraId="0C9BBE9F" w14:textId="1AA26916" w:rsidR="001E223C" w:rsidRPr="00623806" w:rsidRDefault="00D770D7" w:rsidP="00D770D7">
      <w:pPr>
        <w:pStyle w:val="SceneBreak"/>
        <w:spacing w:line="276" w:lineRule="auto"/>
        <w:ind w:firstLine="720"/>
        <w:jc w:val="both"/>
        <w:rPr>
          <w:rFonts w:ascii="Helvetica" w:hAnsi="Helvetica"/>
          <w:lang w:val="es-ES"/>
        </w:rPr>
      </w:pPr>
      <w:r w:rsidRPr="00D770D7">
        <w:rPr>
          <w:rFonts w:ascii="Helvetica" w:hAnsi="Helvetica"/>
          <w:lang w:val="es-ES"/>
        </w:rPr>
        <w:t>Su mirada se fijó en mi estómago.</w:t>
      </w:r>
      <w:r w:rsidRPr="00D770D7">
        <w:rPr>
          <w:rFonts w:ascii="Helvetica" w:hAnsi="Helvetica"/>
          <w:lang w:val="es-ES"/>
        </w:rPr>
        <w:br/>
        <w:t xml:space="preserve">Se centró específicamente en el área justo encima de mi ombligo, donde mis dedos habían comenzado a desabrochar el botón de mis </w:t>
      </w:r>
      <w:r w:rsidR="001E223C" w:rsidRPr="00623806">
        <w:rPr>
          <w:rFonts w:ascii="Helvetica" w:hAnsi="Helvetica"/>
          <w:lang w:val="es-ES"/>
        </w:rPr>
        <w:t>mahones</w:t>
      </w:r>
      <w:r w:rsidRPr="00D770D7">
        <w:rPr>
          <w:rFonts w:ascii="Helvetica" w:hAnsi="Helvetica"/>
          <w:lang w:val="es-ES"/>
        </w:rPr>
        <w:t>.</w:t>
      </w:r>
    </w:p>
    <w:p w14:paraId="29EB0AB6" w14:textId="77777777" w:rsidR="001E223C" w:rsidRPr="00623806" w:rsidRDefault="00D770D7" w:rsidP="00D770D7">
      <w:pPr>
        <w:pStyle w:val="SceneBreak"/>
        <w:spacing w:line="276" w:lineRule="auto"/>
        <w:ind w:firstLine="720"/>
        <w:jc w:val="both"/>
        <w:rPr>
          <w:rFonts w:ascii="Helvetica" w:hAnsi="Helvetica"/>
          <w:lang w:val="es-ES"/>
        </w:rPr>
      </w:pPr>
      <w:r w:rsidRPr="00D770D7">
        <w:rPr>
          <w:rFonts w:ascii="Helvetica" w:hAnsi="Helvetica"/>
          <w:lang w:val="es-ES"/>
        </w:rPr>
        <w:t>Su garganta se movió al tragar saliva por los nervios, y yo me quedé paralizado.</w:t>
      </w:r>
    </w:p>
    <w:p w14:paraId="7C12DCAA" w14:textId="77777777" w:rsidR="001E223C" w:rsidRPr="00623806" w:rsidRDefault="001E223C" w:rsidP="00D770D7">
      <w:pPr>
        <w:pStyle w:val="SceneBreak"/>
        <w:spacing w:line="276" w:lineRule="auto"/>
        <w:ind w:firstLine="720"/>
        <w:jc w:val="both"/>
        <w:rPr>
          <w:rFonts w:ascii="Helvetica" w:hAnsi="Helvetica"/>
          <w:lang w:val="es-ES"/>
        </w:rPr>
      </w:pPr>
      <w:r w:rsidRPr="00623806">
        <w:rPr>
          <w:rFonts w:ascii="Helvetica" w:hAnsi="Helvetica"/>
          <w:lang w:val="es-ES"/>
        </w:rPr>
        <w:t>“</w:t>
      </w:r>
      <w:r w:rsidR="00D770D7" w:rsidRPr="00D770D7">
        <w:rPr>
          <w:rFonts w:ascii="Helvetica" w:hAnsi="Helvetica"/>
          <w:lang w:val="es-ES"/>
        </w:rPr>
        <w:t>¿Puedo?</w:t>
      </w:r>
      <w:r w:rsidRPr="00623806">
        <w:rPr>
          <w:rFonts w:ascii="Helvetica" w:hAnsi="Helvetica"/>
          <w:lang w:val="es-ES"/>
        </w:rPr>
        <w:t>”</w:t>
      </w:r>
      <w:r w:rsidR="00D770D7" w:rsidRPr="00D770D7">
        <w:rPr>
          <w:rFonts w:ascii="Helvetica" w:hAnsi="Helvetica"/>
          <w:lang w:val="es-ES"/>
        </w:rPr>
        <w:t xml:space="preserve"> Pregunté, con la voz ahora en un tono bajo. Controlado. Pero era imposible ocultar la tensión que subyacía a todo ello, el calor que me recorría.</w:t>
      </w:r>
    </w:p>
    <w:p w14:paraId="52F746EF" w14:textId="77777777" w:rsidR="001E223C" w:rsidRPr="00623806" w:rsidRDefault="00D770D7" w:rsidP="00D770D7">
      <w:pPr>
        <w:pStyle w:val="SceneBreak"/>
        <w:spacing w:line="276" w:lineRule="auto"/>
        <w:ind w:firstLine="720"/>
        <w:jc w:val="both"/>
        <w:rPr>
          <w:rFonts w:ascii="Helvetica" w:hAnsi="Helvetica"/>
          <w:lang w:val="es-ES"/>
        </w:rPr>
      </w:pPr>
      <w:r w:rsidRPr="00D770D7">
        <w:rPr>
          <w:rFonts w:ascii="Helvetica" w:hAnsi="Helvetica"/>
          <w:lang w:val="es-ES"/>
        </w:rPr>
        <w:t>Se sobresaltó, un rubor le invadió las mejillas y rápidamente apartó la mirada, fijándola en la pared como si ésta guardara los secretos del universo.</w:t>
      </w:r>
    </w:p>
    <w:p w14:paraId="6771969D" w14:textId="77777777" w:rsidR="001E223C" w:rsidRPr="00623806" w:rsidRDefault="00D770D7" w:rsidP="00D770D7">
      <w:pPr>
        <w:pStyle w:val="SceneBreak"/>
        <w:spacing w:line="276" w:lineRule="auto"/>
        <w:ind w:firstLine="720"/>
        <w:jc w:val="both"/>
        <w:rPr>
          <w:rFonts w:ascii="Helvetica" w:hAnsi="Helvetica"/>
          <w:lang w:val="es-ES"/>
        </w:rPr>
      </w:pPr>
      <w:r w:rsidRPr="00D770D7">
        <w:rPr>
          <w:rFonts w:ascii="Helvetica" w:hAnsi="Helvetica"/>
          <w:lang w:val="es-ES"/>
        </w:rPr>
        <w:t>"Adelante", murmuró ella, casi en un susurro.</w:t>
      </w:r>
      <w:r w:rsidRPr="00D770D7">
        <w:rPr>
          <w:rFonts w:ascii="Helvetica" w:hAnsi="Helvetica"/>
          <w:lang w:val="es-ES"/>
        </w:rPr>
        <w:br/>
        <w:t>No me detuve a pensar más. Me volví hacia el fuego y bajé los pantalones vaqueros lentamente, con cuidado. La tela rozaba la piel, tensa sobre la rigidez de mis calzoncillos. Cada movimiento era deliberado, casi punitivo. Mi pene estaba duro, dolorido por la fricción y la contención, y ahora apenas contenido bajo el delgado algodón empapado.</w:t>
      </w:r>
      <w:r w:rsidRPr="00D770D7">
        <w:rPr>
          <w:rFonts w:ascii="Helvetica" w:hAnsi="Helvetica"/>
          <w:lang w:val="es-ES"/>
        </w:rPr>
        <w:br/>
        <w:t>Diosa.</w:t>
      </w:r>
    </w:p>
    <w:p w14:paraId="4590AF97" w14:textId="77777777" w:rsidR="001E223C" w:rsidRPr="00623806" w:rsidRDefault="00D770D7" w:rsidP="00D770D7">
      <w:pPr>
        <w:pStyle w:val="SceneBreak"/>
        <w:spacing w:line="276" w:lineRule="auto"/>
        <w:ind w:firstLine="720"/>
        <w:jc w:val="both"/>
        <w:rPr>
          <w:rFonts w:ascii="Helvetica" w:hAnsi="Helvetica"/>
          <w:lang w:val="es-ES"/>
        </w:rPr>
      </w:pPr>
      <w:r w:rsidRPr="00D770D7">
        <w:rPr>
          <w:rFonts w:ascii="Helvetica" w:hAnsi="Helvetica"/>
          <w:lang w:val="es-ES"/>
        </w:rPr>
        <w:t>Puse los pantalones vaqueros mojados cerca del fuego para que se secaran, teniendo cuidado de no volver a mirarla. Si lo hiciera, no estaría seguro de lo que pasaría.</w:t>
      </w:r>
      <w:r w:rsidRPr="00D770D7">
        <w:rPr>
          <w:rFonts w:ascii="Helvetica" w:hAnsi="Helvetica"/>
          <w:lang w:val="es-ES"/>
        </w:rPr>
        <w:br/>
      </w:r>
      <w:r w:rsidRPr="00D770D7">
        <w:rPr>
          <w:rFonts w:ascii="Helvetica" w:hAnsi="Helvetica"/>
          <w:lang w:val="es-ES"/>
        </w:rPr>
        <w:lastRenderedPageBreak/>
        <w:t>En lugar de eso, me senté, con la espalda apoyada en el borde de la cama, las piernas dobladas y los brazos cruzados sobre las rodillas. El fuego crepitaba y chisporroteaba suavemente frente a mí, y su calor acariciaba mi piel.</w:t>
      </w:r>
    </w:p>
    <w:p w14:paraId="5037597F" w14:textId="77777777" w:rsidR="001E223C" w:rsidRPr="00623806" w:rsidRDefault="00D770D7" w:rsidP="001E223C">
      <w:pPr>
        <w:pStyle w:val="SceneBreak"/>
        <w:spacing w:line="276" w:lineRule="auto"/>
        <w:ind w:firstLine="720"/>
        <w:jc w:val="both"/>
        <w:rPr>
          <w:rFonts w:ascii="Helvetica" w:hAnsi="Helvetica"/>
          <w:lang w:val="es-ES"/>
        </w:rPr>
      </w:pPr>
      <w:r w:rsidRPr="00D770D7">
        <w:rPr>
          <w:rFonts w:ascii="Helvetica" w:hAnsi="Helvetica"/>
          <w:lang w:val="es-ES"/>
        </w:rPr>
        <w:t>Estaba lo suficientemente cerca como para sentir el calor.</w:t>
      </w:r>
      <w:r w:rsidR="001E223C" w:rsidRPr="00623806">
        <w:rPr>
          <w:rFonts w:ascii="Helvetica" w:hAnsi="Helvetica"/>
          <w:lang w:val="es-ES"/>
        </w:rPr>
        <w:t xml:space="preserve"> </w:t>
      </w:r>
      <w:r w:rsidRPr="00D770D7">
        <w:rPr>
          <w:rFonts w:ascii="Helvetica" w:hAnsi="Helvetica"/>
          <w:lang w:val="es-ES"/>
        </w:rPr>
        <w:t>Me mantuve a una distancia segura para mantener el control.</w:t>
      </w:r>
      <w:r w:rsidR="001E223C" w:rsidRPr="00623806">
        <w:rPr>
          <w:rFonts w:ascii="Helvetica" w:hAnsi="Helvetica"/>
          <w:lang w:val="es-ES"/>
        </w:rPr>
        <w:t xml:space="preserve"> </w:t>
      </w:r>
      <w:r w:rsidRPr="00D770D7">
        <w:rPr>
          <w:rFonts w:ascii="Helvetica" w:hAnsi="Helvetica"/>
          <w:lang w:val="es-ES"/>
        </w:rPr>
        <w:t>Podía oírla acomodarse y acurrucarse más en la lana detrás de mí, así como el suave susurro de la manta. La distancia entre nosotros vibraba con tensión, necesidad y algo que ninguno de los dos se atrevía a definir todavía.</w:t>
      </w:r>
      <w:r w:rsidRPr="00D770D7">
        <w:rPr>
          <w:rFonts w:ascii="Helvetica" w:hAnsi="Helvetica"/>
          <w:lang w:val="es-ES"/>
        </w:rPr>
        <w:br/>
        <w:t>No me di la vuelta. Pero sentí su mirada sobre mí. Como un toque que aún no me había ganado.</w:t>
      </w:r>
    </w:p>
    <w:p w14:paraId="3F154DBE" w14:textId="11FB0893" w:rsidR="001E223C" w:rsidRPr="00623806" w:rsidRDefault="00D770D7" w:rsidP="001E223C">
      <w:pPr>
        <w:pStyle w:val="SceneBreak"/>
        <w:spacing w:line="276" w:lineRule="auto"/>
        <w:ind w:firstLine="720"/>
        <w:jc w:val="both"/>
        <w:rPr>
          <w:rFonts w:ascii="Helvetica" w:hAnsi="Helvetica"/>
          <w:lang w:val="es-ES"/>
        </w:rPr>
      </w:pPr>
      <w:r w:rsidRPr="00D770D7">
        <w:rPr>
          <w:rFonts w:ascii="Helvetica" w:hAnsi="Helvetica"/>
          <w:lang w:val="es-ES"/>
        </w:rPr>
        <w:t>¿Cuál es el aspecto más desafiante? Prefiero ganármelo con paciencia.</w:t>
      </w:r>
    </w:p>
    <w:p w14:paraId="31597E04" w14:textId="20D37035" w:rsidR="001E223C" w:rsidRPr="00623806" w:rsidRDefault="00D770D7" w:rsidP="001E223C">
      <w:pPr>
        <w:pStyle w:val="SceneBreak"/>
        <w:spacing w:line="276" w:lineRule="auto"/>
        <w:ind w:firstLine="720"/>
        <w:jc w:val="both"/>
        <w:rPr>
          <w:rFonts w:ascii="Helvetica" w:hAnsi="Helvetica"/>
          <w:lang w:val="es-ES"/>
        </w:rPr>
      </w:pPr>
      <w:r w:rsidRPr="00D770D7">
        <w:rPr>
          <w:rFonts w:ascii="Helvetica" w:hAnsi="Helvetica"/>
          <w:lang w:val="es-ES"/>
        </w:rPr>
        <w:t xml:space="preserve">Quería </w:t>
      </w:r>
      <w:proofErr w:type="spellStart"/>
      <w:r w:rsidR="001E223C" w:rsidRPr="00623806">
        <w:rPr>
          <w:rFonts w:ascii="Helvetica" w:hAnsi="Helvetica"/>
          <w:lang w:val="es-ES"/>
        </w:rPr>
        <w:t>cojerla</w:t>
      </w:r>
      <w:proofErr w:type="spellEnd"/>
      <w:r w:rsidRPr="00D770D7">
        <w:rPr>
          <w:rFonts w:ascii="Helvetica" w:hAnsi="Helvetica"/>
          <w:lang w:val="es-ES"/>
        </w:rPr>
        <w:t>. Cada centímetro de ella.</w:t>
      </w:r>
    </w:p>
    <w:p w14:paraId="29D751DB" w14:textId="77777777" w:rsidR="001E223C" w:rsidRPr="00623806" w:rsidRDefault="00D770D7" w:rsidP="001E223C">
      <w:pPr>
        <w:pStyle w:val="SceneBreak"/>
        <w:spacing w:line="276" w:lineRule="auto"/>
        <w:ind w:firstLine="720"/>
        <w:jc w:val="both"/>
        <w:rPr>
          <w:rFonts w:ascii="Helvetica" w:hAnsi="Helvetica"/>
          <w:lang w:val="es-ES"/>
        </w:rPr>
      </w:pPr>
      <w:r w:rsidRPr="00D770D7">
        <w:rPr>
          <w:rFonts w:ascii="Helvetica" w:hAnsi="Helvetica"/>
          <w:lang w:val="es-ES"/>
        </w:rPr>
        <w:t>Pero en lugar de eso, respiré lentamente. Mantuvimos la atención fija en el fuego.</w:t>
      </w:r>
      <w:r w:rsidR="001E223C" w:rsidRPr="00623806">
        <w:rPr>
          <w:rFonts w:ascii="Helvetica" w:hAnsi="Helvetica"/>
          <w:lang w:val="es-ES"/>
        </w:rPr>
        <w:t xml:space="preserve"> </w:t>
      </w:r>
      <w:r w:rsidRPr="00D770D7">
        <w:rPr>
          <w:rFonts w:ascii="Helvetica" w:hAnsi="Helvetica"/>
          <w:lang w:val="es-ES"/>
        </w:rPr>
        <w:t>Deja que el dolor se cueza a fuego lento.</w:t>
      </w:r>
      <w:r w:rsidR="001E223C" w:rsidRPr="00623806">
        <w:rPr>
          <w:rFonts w:ascii="Helvetica" w:hAnsi="Helvetica"/>
          <w:lang w:val="es-ES"/>
        </w:rPr>
        <w:t xml:space="preserve"> </w:t>
      </w:r>
      <w:r w:rsidRPr="00D770D7">
        <w:rPr>
          <w:rFonts w:ascii="Helvetica" w:hAnsi="Helvetica"/>
          <w:lang w:val="es-ES"/>
        </w:rPr>
        <w:t>Me aseguré a mí mismo que podría soportarlo. Incluso cuando mi cuerpo gritaba lo contrario.</w:t>
      </w:r>
    </w:p>
    <w:p w14:paraId="4D0C8858" w14:textId="77777777" w:rsidR="001E223C" w:rsidRPr="00623806" w:rsidRDefault="00D770D7" w:rsidP="001E223C">
      <w:pPr>
        <w:pStyle w:val="SceneBreak"/>
        <w:spacing w:line="276" w:lineRule="auto"/>
        <w:ind w:firstLine="720"/>
        <w:jc w:val="both"/>
        <w:rPr>
          <w:rFonts w:ascii="Helvetica" w:hAnsi="Helvetica"/>
          <w:lang w:val="es-ES"/>
        </w:rPr>
      </w:pPr>
      <w:r w:rsidRPr="00D770D7">
        <w:rPr>
          <w:rFonts w:ascii="Helvetica" w:hAnsi="Helvetica"/>
          <w:lang w:val="es-ES"/>
        </w:rPr>
        <w:t>Sus movimientos sobre la cama cambiaron; silenciosos, suaves e íntimos en su sencillez. No necesitaba mirar para saber que se estaba acomodando contra la manta, pero lo hice de todos modos.</w:t>
      </w:r>
    </w:p>
    <w:p w14:paraId="148B67C9" w14:textId="77777777" w:rsidR="001E223C" w:rsidRPr="00623806" w:rsidRDefault="00D770D7" w:rsidP="001E223C">
      <w:pPr>
        <w:pStyle w:val="SceneBreak"/>
        <w:spacing w:line="276" w:lineRule="auto"/>
        <w:ind w:firstLine="720"/>
        <w:jc w:val="both"/>
        <w:rPr>
          <w:rFonts w:ascii="Helvetica" w:hAnsi="Helvetica"/>
          <w:lang w:val="es-ES"/>
        </w:rPr>
      </w:pPr>
      <w:r w:rsidRPr="00D770D7">
        <w:rPr>
          <w:rFonts w:ascii="Helvetica" w:hAnsi="Helvetica"/>
          <w:lang w:val="es-ES"/>
        </w:rPr>
        <w:t>Despacio. A propósito.</w:t>
      </w:r>
    </w:p>
    <w:p w14:paraId="698EB483" w14:textId="77777777" w:rsidR="001E223C" w:rsidRPr="00623806" w:rsidRDefault="00D770D7" w:rsidP="001E223C">
      <w:pPr>
        <w:pStyle w:val="SceneBreak"/>
        <w:spacing w:line="276" w:lineRule="auto"/>
        <w:ind w:firstLine="720"/>
        <w:jc w:val="both"/>
        <w:rPr>
          <w:rFonts w:ascii="Helvetica" w:hAnsi="Helvetica"/>
          <w:lang w:val="es-ES"/>
        </w:rPr>
      </w:pPr>
      <w:r w:rsidRPr="00D770D7">
        <w:rPr>
          <w:rFonts w:ascii="Helvetica" w:hAnsi="Helvetica"/>
          <w:lang w:val="es-ES"/>
        </w:rPr>
        <w:t>Se le había deslizado el hombro, dejando al descubierto una piel sonrojada besada por la luz del fuego. La línea de su clavícula, la suave curva de su cuello… me golpeó como un puñetazo en el estómago. No podía apartar la mirada.</w:t>
      </w:r>
      <w:r w:rsidRPr="00D770D7">
        <w:rPr>
          <w:rFonts w:ascii="Helvetica" w:hAnsi="Helvetica"/>
          <w:lang w:val="es-ES"/>
        </w:rPr>
        <w:br/>
        <w:t>"Soy un desastre", murmuró, con la mirada baja. "No estarías empapado si no fuera por mí."</w:t>
      </w:r>
    </w:p>
    <w:p w14:paraId="4E29CBDB" w14:textId="77777777" w:rsidR="001E223C" w:rsidRPr="00623806" w:rsidRDefault="00D770D7" w:rsidP="001E223C">
      <w:pPr>
        <w:pStyle w:val="SceneBreak"/>
        <w:spacing w:line="276" w:lineRule="auto"/>
        <w:ind w:firstLine="720"/>
        <w:jc w:val="both"/>
        <w:rPr>
          <w:rFonts w:ascii="Helvetica" w:hAnsi="Helvetica"/>
          <w:lang w:val="es-ES"/>
        </w:rPr>
      </w:pPr>
      <w:r w:rsidRPr="00D770D7">
        <w:rPr>
          <w:rFonts w:ascii="Helvetica" w:hAnsi="Helvetica"/>
          <w:lang w:val="es-ES"/>
        </w:rPr>
        <w:lastRenderedPageBreak/>
        <w:t>"El mejor lío en el que me he metido en mucho tiempo", dije, con una voz ronca que transmitía más significado del que debería haber dejado entrever.</w:t>
      </w:r>
    </w:p>
    <w:p w14:paraId="537ED96B" w14:textId="77777777" w:rsidR="001E223C" w:rsidRPr="00623806" w:rsidRDefault="00D770D7" w:rsidP="001E223C">
      <w:pPr>
        <w:pStyle w:val="SceneBreak"/>
        <w:spacing w:line="276" w:lineRule="auto"/>
        <w:ind w:firstLine="720"/>
        <w:jc w:val="both"/>
        <w:rPr>
          <w:rFonts w:ascii="Helvetica" w:hAnsi="Helvetica"/>
          <w:lang w:val="es-ES"/>
        </w:rPr>
      </w:pPr>
      <w:r w:rsidRPr="00D770D7">
        <w:rPr>
          <w:rFonts w:ascii="Helvetica" w:hAnsi="Helvetica"/>
          <w:lang w:val="es-ES"/>
        </w:rPr>
        <w:t>Sus labios se curvaron, intentando reprimir la sonrisa, pero ésta afloró de todos modos; un suave destello de luz en medio de su tormenta. Algo vulnerable. Hermoso.</w:t>
      </w:r>
      <w:r w:rsidRPr="00D770D7">
        <w:rPr>
          <w:rFonts w:ascii="Helvetica" w:hAnsi="Helvetica"/>
          <w:lang w:val="es-ES"/>
        </w:rPr>
        <w:br/>
        <w:t>Me levanté, crucé la cabina y cogí el vodka del armario, ofreciéndoselo sin decir palabra. Sus dedos rozaron los míos de nuevo, esta vez intencionadamente. Su toque perduró más de lo necesario.</w:t>
      </w:r>
    </w:p>
    <w:p w14:paraId="3A4970F7" w14:textId="77777777" w:rsidR="001E223C" w:rsidRPr="00623806" w:rsidRDefault="00D770D7" w:rsidP="001E223C">
      <w:pPr>
        <w:pStyle w:val="SceneBreak"/>
        <w:spacing w:line="276" w:lineRule="auto"/>
        <w:ind w:firstLine="720"/>
        <w:jc w:val="both"/>
        <w:rPr>
          <w:rFonts w:ascii="Helvetica" w:hAnsi="Helvetica"/>
          <w:lang w:val="es-ES"/>
        </w:rPr>
      </w:pPr>
      <w:r w:rsidRPr="00D770D7">
        <w:rPr>
          <w:rFonts w:ascii="Helvetica" w:hAnsi="Helvetica"/>
          <w:lang w:val="es-ES"/>
        </w:rPr>
        <w:t>Tomó un sorbo y frunció el ceño, tosiendo suavemente. "Fuerte."</w:t>
      </w:r>
    </w:p>
    <w:p w14:paraId="0F5E671A" w14:textId="326A7CFB" w:rsidR="001E223C" w:rsidRPr="00623806" w:rsidRDefault="00D770D7" w:rsidP="001E223C">
      <w:pPr>
        <w:pStyle w:val="SceneBreak"/>
        <w:spacing w:line="276" w:lineRule="auto"/>
        <w:ind w:firstLine="720"/>
        <w:jc w:val="both"/>
        <w:rPr>
          <w:rFonts w:ascii="Helvetica" w:hAnsi="Helvetica"/>
          <w:lang w:val="es-ES"/>
        </w:rPr>
      </w:pPr>
      <w:r w:rsidRPr="00D770D7">
        <w:rPr>
          <w:rFonts w:ascii="Helvetica" w:hAnsi="Helvetica"/>
          <w:lang w:val="es-ES"/>
        </w:rPr>
        <w:t>"Sí", sonreí con malicia. "Quema toda la mierda."</w:t>
      </w:r>
    </w:p>
    <w:p w14:paraId="5DB49C73" w14:textId="77777777" w:rsidR="001E223C" w:rsidRPr="00623806" w:rsidRDefault="00D770D7" w:rsidP="001E223C">
      <w:pPr>
        <w:pStyle w:val="SceneBreak"/>
        <w:spacing w:line="276" w:lineRule="auto"/>
        <w:ind w:firstLine="720"/>
        <w:jc w:val="both"/>
        <w:rPr>
          <w:rFonts w:ascii="Helvetica" w:hAnsi="Helvetica"/>
          <w:lang w:val="es-ES"/>
        </w:rPr>
      </w:pPr>
      <w:r w:rsidRPr="00D770D7">
        <w:rPr>
          <w:rFonts w:ascii="Helvetica" w:hAnsi="Helvetica"/>
          <w:lang w:val="es-ES"/>
        </w:rPr>
        <w:t>Su risa fue silenciosa, un suspiro de algo más cálido, pero la fragilidad en su postura seguía presente. Tenía los hombros tensos, el cuerpo en tensión como un alambre bajo la seda. La manta bajó aún más cuando ella se movió, revelando un tramo de muslo que hizo que mi pecho se paralizara.</w:t>
      </w:r>
    </w:p>
    <w:p w14:paraId="3CF850E8" w14:textId="77777777" w:rsidR="001E223C" w:rsidRPr="00623806" w:rsidRDefault="00D770D7" w:rsidP="001E223C">
      <w:pPr>
        <w:pStyle w:val="SceneBreak"/>
        <w:spacing w:line="276" w:lineRule="auto"/>
        <w:ind w:firstLine="720"/>
        <w:jc w:val="both"/>
        <w:rPr>
          <w:rFonts w:ascii="Helvetica" w:hAnsi="Helvetica"/>
          <w:lang w:val="es-ES"/>
        </w:rPr>
      </w:pPr>
      <w:r w:rsidRPr="00D770D7">
        <w:rPr>
          <w:rFonts w:ascii="Helvetica" w:hAnsi="Helvetica"/>
          <w:lang w:val="es-ES"/>
        </w:rPr>
        <w:t>Desnudo. Suave. El resplandor ámbar del fuego iluminaba la escena como un cuadro.</w:t>
      </w:r>
    </w:p>
    <w:p w14:paraId="1EF97977" w14:textId="6EEE09BC" w:rsidR="001E223C" w:rsidRPr="00623806" w:rsidRDefault="001E223C" w:rsidP="001E223C">
      <w:pPr>
        <w:pStyle w:val="SceneBreak"/>
        <w:spacing w:line="276" w:lineRule="auto"/>
        <w:ind w:firstLine="720"/>
        <w:jc w:val="both"/>
        <w:rPr>
          <w:rFonts w:ascii="Helvetica" w:hAnsi="Helvetica"/>
          <w:i/>
          <w:iCs/>
          <w:lang w:val="es-ES"/>
        </w:rPr>
      </w:pPr>
      <w:r w:rsidRPr="00623806">
        <w:rPr>
          <w:rFonts w:ascii="Helvetica" w:hAnsi="Helvetica"/>
          <w:i/>
          <w:iCs/>
          <w:lang w:val="es-ES"/>
        </w:rPr>
        <w:t>Mierda</w:t>
      </w:r>
      <w:r w:rsidR="00D770D7" w:rsidRPr="00D770D7">
        <w:rPr>
          <w:rFonts w:ascii="Helvetica" w:hAnsi="Helvetica"/>
          <w:i/>
          <w:iCs/>
          <w:lang w:val="es-ES"/>
        </w:rPr>
        <w:t>.</w:t>
      </w:r>
    </w:p>
    <w:p w14:paraId="7B89F472" w14:textId="0BAB55EB" w:rsidR="001E223C" w:rsidRPr="00623806" w:rsidRDefault="00D770D7" w:rsidP="001E223C">
      <w:pPr>
        <w:pStyle w:val="SceneBreak"/>
        <w:spacing w:line="276" w:lineRule="auto"/>
        <w:ind w:firstLine="720"/>
        <w:jc w:val="both"/>
        <w:rPr>
          <w:rFonts w:ascii="Helvetica" w:hAnsi="Helvetica"/>
          <w:lang w:val="es-ES"/>
        </w:rPr>
      </w:pPr>
      <w:r w:rsidRPr="00D770D7">
        <w:rPr>
          <w:rFonts w:ascii="Helvetica" w:hAnsi="Helvetica"/>
          <w:lang w:val="es-ES"/>
        </w:rPr>
        <w:t>Me senté de nuevo en el suelo junto a la cama, fingiendo que iba a coger la botella; cualquier cosa para no mirarla. Tomé un trago despacio y casi gemí. Sus labios habían tocado el borde. Su sabor se mezcló con el del vodka.</w:t>
      </w:r>
      <w:r w:rsidRPr="00D770D7">
        <w:rPr>
          <w:rFonts w:ascii="Helvetica" w:hAnsi="Helvetica"/>
          <w:lang w:val="es-ES"/>
        </w:rPr>
        <w:br/>
        <w:t xml:space="preserve">El mejor vodka que he probado en mi vida, ¡por el amor </w:t>
      </w:r>
      <w:r w:rsidR="001E223C" w:rsidRPr="00623806">
        <w:rPr>
          <w:rFonts w:ascii="Helvetica" w:hAnsi="Helvetica"/>
          <w:lang w:val="es-ES"/>
        </w:rPr>
        <w:t xml:space="preserve">de </w:t>
      </w:r>
      <w:proofErr w:type="gramStart"/>
      <w:r w:rsidR="001E223C" w:rsidRPr="00623806">
        <w:rPr>
          <w:rFonts w:ascii="Helvetica" w:hAnsi="Helvetica"/>
          <w:lang w:val="es-ES"/>
        </w:rPr>
        <w:t xml:space="preserve">la </w:t>
      </w:r>
      <w:r w:rsidRPr="00D770D7">
        <w:rPr>
          <w:rFonts w:ascii="Helvetica" w:hAnsi="Helvetica"/>
          <w:lang w:val="es-ES"/>
        </w:rPr>
        <w:t xml:space="preserve"> Dios</w:t>
      </w:r>
      <w:r w:rsidR="001E223C" w:rsidRPr="00623806">
        <w:rPr>
          <w:rFonts w:ascii="Helvetica" w:hAnsi="Helvetica"/>
          <w:lang w:val="es-ES"/>
        </w:rPr>
        <w:t>a</w:t>
      </w:r>
      <w:proofErr w:type="gramEnd"/>
      <w:r w:rsidRPr="00D770D7">
        <w:rPr>
          <w:rFonts w:ascii="Helvetica" w:hAnsi="Helvetica"/>
          <w:lang w:val="es-ES"/>
        </w:rPr>
        <w:t>!</w:t>
      </w:r>
    </w:p>
    <w:p w14:paraId="1008B1A9" w14:textId="5BA59D21" w:rsidR="001E223C" w:rsidRPr="00623806" w:rsidRDefault="00D770D7" w:rsidP="001E223C">
      <w:pPr>
        <w:pStyle w:val="SceneBreak"/>
        <w:spacing w:line="276" w:lineRule="auto"/>
        <w:ind w:firstLine="720"/>
        <w:jc w:val="both"/>
        <w:rPr>
          <w:rFonts w:ascii="Helvetica" w:hAnsi="Helvetica"/>
          <w:lang w:val="es-ES"/>
        </w:rPr>
      </w:pPr>
      <w:r w:rsidRPr="00D770D7">
        <w:rPr>
          <w:rFonts w:ascii="Helvetica" w:hAnsi="Helvetica"/>
          <w:lang w:val="es-ES"/>
        </w:rPr>
        <w:t>Luego... su mano.</w:t>
      </w:r>
    </w:p>
    <w:p w14:paraId="5EE1D59D" w14:textId="77777777" w:rsidR="001E223C" w:rsidRPr="00623806" w:rsidRDefault="00D770D7" w:rsidP="001E223C">
      <w:pPr>
        <w:pStyle w:val="SceneBreak"/>
        <w:spacing w:line="276" w:lineRule="auto"/>
        <w:ind w:firstLine="720"/>
        <w:jc w:val="both"/>
        <w:rPr>
          <w:rFonts w:ascii="Helvetica" w:hAnsi="Helvetica"/>
          <w:lang w:val="es-ES"/>
        </w:rPr>
      </w:pPr>
      <w:r w:rsidRPr="00D770D7">
        <w:rPr>
          <w:rFonts w:ascii="Helvetica" w:hAnsi="Helvetica"/>
          <w:lang w:val="es-ES"/>
        </w:rPr>
        <w:t xml:space="preserve">Unos dedos se deslizaron entre mi cabello húmedo, con </w:t>
      </w:r>
      <w:r w:rsidR="001E223C" w:rsidRPr="00623806">
        <w:rPr>
          <w:rFonts w:ascii="Helvetica" w:hAnsi="Helvetica"/>
          <w:lang w:val="es-ES"/>
        </w:rPr>
        <w:t>vacilación,</w:t>
      </w:r>
      <w:r w:rsidRPr="00D770D7">
        <w:rPr>
          <w:rFonts w:ascii="Helvetica" w:hAnsi="Helvetica"/>
          <w:lang w:val="es-ES"/>
        </w:rPr>
        <w:t xml:space="preserve"> pero con una electricidad palpable. Lo leyeron por encima lentamente, como si ella estuviera probando qué </w:t>
      </w:r>
      <w:r w:rsidRPr="00D770D7">
        <w:rPr>
          <w:rFonts w:ascii="Helvetica" w:hAnsi="Helvetica"/>
          <w:lang w:val="es-ES"/>
        </w:rPr>
        <w:lastRenderedPageBreak/>
        <w:t>haría yo. Lo que permitiría. Todo mi cuerpo se quedó inmóvil mientras mi piel se erizaba de escalofríos. Un espasmo recorrió mi pene. Apreté los dientes.</w:t>
      </w:r>
    </w:p>
    <w:p w14:paraId="0836FCC9" w14:textId="77777777" w:rsidR="001E223C" w:rsidRPr="00623806" w:rsidRDefault="00D770D7" w:rsidP="001E223C">
      <w:pPr>
        <w:pStyle w:val="SceneBreak"/>
        <w:spacing w:line="276" w:lineRule="auto"/>
        <w:ind w:firstLine="720"/>
        <w:jc w:val="both"/>
        <w:rPr>
          <w:rFonts w:ascii="Helvetica" w:hAnsi="Helvetica"/>
          <w:lang w:val="es-ES"/>
        </w:rPr>
      </w:pPr>
      <w:r w:rsidRPr="00D770D7">
        <w:rPr>
          <w:rFonts w:ascii="Helvetica" w:hAnsi="Helvetica"/>
          <w:lang w:val="es-ES"/>
        </w:rPr>
        <w:t>"</w:t>
      </w:r>
      <w:proofErr w:type="spellStart"/>
      <w:r w:rsidRPr="00D770D7">
        <w:rPr>
          <w:rFonts w:ascii="Helvetica" w:hAnsi="Helvetica"/>
          <w:lang w:val="es-ES"/>
        </w:rPr>
        <w:t>Zeff</w:t>
      </w:r>
      <w:proofErr w:type="spellEnd"/>
      <w:r w:rsidRPr="00D770D7">
        <w:rPr>
          <w:rFonts w:ascii="Helvetica" w:hAnsi="Helvetica"/>
          <w:lang w:val="es-ES"/>
        </w:rPr>
        <w:t>..." susurró.</w:t>
      </w:r>
    </w:p>
    <w:p w14:paraId="6F2BE78B" w14:textId="77777777" w:rsidR="001E223C" w:rsidRPr="00623806" w:rsidRDefault="00D770D7" w:rsidP="001E223C">
      <w:pPr>
        <w:pStyle w:val="SceneBreak"/>
        <w:spacing w:line="276" w:lineRule="auto"/>
        <w:ind w:firstLine="720"/>
        <w:jc w:val="both"/>
        <w:rPr>
          <w:rFonts w:ascii="Helvetica" w:hAnsi="Helvetica"/>
          <w:lang w:val="es-ES"/>
        </w:rPr>
      </w:pPr>
      <w:r w:rsidRPr="00D770D7">
        <w:rPr>
          <w:rFonts w:ascii="Helvetica" w:hAnsi="Helvetica"/>
          <w:lang w:val="es-ES"/>
        </w:rPr>
        <w:t>Su voz, pronunciando mi nombre, me deshizo.</w:t>
      </w:r>
      <w:r w:rsidRPr="00D770D7">
        <w:rPr>
          <w:rFonts w:ascii="Helvetica" w:hAnsi="Helvetica"/>
          <w:lang w:val="es-ES"/>
        </w:rPr>
        <w:br/>
        <w:t>Me giré, la miré a los ojos, y el tiempo se detuvo.</w:t>
      </w:r>
    </w:p>
    <w:p w14:paraId="3DF5677B" w14:textId="77777777" w:rsidR="001E223C" w:rsidRPr="00623806" w:rsidRDefault="00D770D7" w:rsidP="001E223C">
      <w:pPr>
        <w:pStyle w:val="SceneBreak"/>
        <w:spacing w:line="276" w:lineRule="auto"/>
        <w:ind w:firstLine="720"/>
        <w:jc w:val="both"/>
        <w:rPr>
          <w:rFonts w:ascii="Helvetica" w:hAnsi="Helvetica"/>
          <w:lang w:val="es-ES"/>
        </w:rPr>
      </w:pPr>
      <w:r w:rsidRPr="00D770D7">
        <w:rPr>
          <w:rFonts w:ascii="Helvetica" w:hAnsi="Helvetica"/>
          <w:lang w:val="es-ES"/>
        </w:rPr>
        <w:t>Ahí estaba.</w:t>
      </w:r>
    </w:p>
    <w:p w14:paraId="66552008" w14:textId="77777777" w:rsidR="001E223C" w:rsidRPr="00623806" w:rsidRDefault="00D770D7" w:rsidP="001E223C">
      <w:pPr>
        <w:pStyle w:val="SceneBreak"/>
        <w:spacing w:line="276" w:lineRule="auto"/>
        <w:ind w:firstLine="720"/>
        <w:jc w:val="both"/>
        <w:rPr>
          <w:rFonts w:ascii="Helvetica" w:hAnsi="Helvetica"/>
          <w:lang w:val="es-ES"/>
        </w:rPr>
      </w:pPr>
      <w:r w:rsidRPr="00D770D7">
        <w:rPr>
          <w:rFonts w:ascii="Helvetica" w:hAnsi="Helvetica"/>
          <w:lang w:val="es-ES"/>
        </w:rPr>
        <w:t>No solo una atracción. No solo calor. La necesidad.</w:t>
      </w:r>
      <w:r w:rsidRPr="00D770D7">
        <w:rPr>
          <w:rFonts w:ascii="Helvetica" w:hAnsi="Helvetica"/>
          <w:lang w:val="es-ES"/>
        </w:rPr>
        <w:br/>
        <w:t>La necesidad de ser visto. Ser tocado sin ser juzgado. Para estar seguro/a. Ser deseada por algo más que aquello de lo que huía.</w:t>
      </w:r>
    </w:p>
    <w:p w14:paraId="0E5A88AD" w14:textId="77777777" w:rsidR="001E223C" w:rsidRPr="00623806" w:rsidRDefault="00D770D7" w:rsidP="001E223C">
      <w:pPr>
        <w:pStyle w:val="SceneBreak"/>
        <w:spacing w:line="276" w:lineRule="auto"/>
        <w:ind w:firstLine="720"/>
        <w:jc w:val="both"/>
        <w:rPr>
          <w:rFonts w:ascii="Helvetica" w:hAnsi="Helvetica"/>
          <w:lang w:val="es-ES"/>
        </w:rPr>
      </w:pPr>
      <w:r w:rsidRPr="00D770D7">
        <w:rPr>
          <w:rFonts w:ascii="Helvetica" w:hAnsi="Helvetica"/>
          <w:lang w:val="es-ES"/>
        </w:rPr>
        <w:t>Sus ojos suplicaban: "¿Puedo confiar en que no me destrozarás si te lo doy todo?".</w:t>
      </w:r>
    </w:p>
    <w:p w14:paraId="3771A347" w14:textId="77777777" w:rsidR="001E223C" w:rsidRPr="00623806" w:rsidRDefault="00D770D7" w:rsidP="001E223C">
      <w:pPr>
        <w:pStyle w:val="SceneBreak"/>
        <w:spacing w:line="276" w:lineRule="auto"/>
        <w:ind w:firstLine="720"/>
        <w:jc w:val="both"/>
        <w:rPr>
          <w:rFonts w:ascii="Helvetica" w:hAnsi="Helvetica"/>
          <w:lang w:val="es-ES"/>
        </w:rPr>
      </w:pPr>
      <w:r w:rsidRPr="00D770D7">
        <w:rPr>
          <w:rFonts w:ascii="Helvetica" w:hAnsi="Helvetica"/>
          <w:lang w:val="es-ES"/>
        </w:rPr>
        <w:t>Pero también pude ver el miedo. Ese miedo a lo desconocido. Los humanos a menudo experimentan este miedo común, que nubla sus instintos.</w:t>
      </w:r>
    </w:p>
    <w:p w14:paraId="2E9D260A" w14:textId="45F26AD9" w:rsidR="001E223C" w:rsidRPr="00623806" w:rsidRDefault="001E223C" w:rsidP="001E223C">
      <w:pPr>
        <w:pStyle w:val="SceneBreak"/>
        <w:spacing w:line="276" w:lineRule="auto"/>
        <w:ind w:firstLine="720"/>
        <w:jc w:val="both"/>
        <w:rPr>
          <w:rFonts w:ascii="Helvetica" w:hAnsi="Helvetica"/>
          <w:lang w:val="es-ES"/>
        </w:rPr>
      </w:pPr>
      <w:r w:rsidRPr="00623806">
        <w:rPr>
          <w:rFonts w:ascii="Helvetica" w:hAnsi="Helvetica"/>
          <w:lang w:val="es-ES"/>
        </w:rPr>
        <w:t>“</w:t>
      </w:r>
      <w:r w:rsidR="00D770D7" w:rsidRPr="00D770D7">
        <w:rPr>
          <w:rFonts w:ascii="Helvetica" w:hAnsi="Helvetica"/>
          <w:lang w:val="es-ES"/>
        </w:rPr>
        <w:t>¿Qué?</w:t>
      </w:r>
      <w:r w:rsidRPr="00623806">
        <w:rPr>
          <w:rFonts w:ascii="Helvetica" w:hAnsi="Helvetica"/>
          <w:lang w:val="es-ES"/>
        </w:rPr>
        <w:t>”</w:t>
      </w:r>
      <w:r w:rsidR="00D770D7" w:rsidRPr="00D770D7">
        <w:rPr>
          <w:rFonts w:ascii="Helvetica" w:hAnsi="Helvetica"/>
          <w:lang w:val="es-ES"/>
        </w:rPr>
        <w:t xml:space="preserve"> Pregunté, con voz ronca e insegura.</w:t>
      </w:r>
      <w:r w:rsidR="00D770D7" w:rsidRPr="00D770D7">
        <w:rPr>
          <w:rFonts w:ascii="Helvetica" w:hAnsi="Helvetica"/>
          <w:lang w:val="es-ES"/>
        </w:rPr>
        <w:br/>
        <w:t>Dudó, con el labio temblando. “Nada”, susurró.</w:t>
      </w:r>
    </w:p>
    <w:p w14:paraId="6F06D21D" w14:textId="5D982FE5" w:rsidR="001E223C" w:rsidRPr="00623806" w:rsidRDefault="00D770D7" w:rsidP="001E223C">
      <w:pPr>
        <w:pStyle w:val="SceneBreak"/>
        <w:spacing w:line="276" w:lineRule="auto"/>
        <w:ind w:firstLine="720"/>
        <w:jc w:val="both"/>
        <w:rPr>
          <w:rFonts w:ascii="Helvetica" w:hAnsi="Helvetica"/>
          <w:lang w:val="es-ES"/>
        </w:rPr>
      </w:pPr>
      <w:r w:rsidRPr="00D770D7">
        <w:rPr>
          <w:rFonts w:ascii="Helvetica" w:hAnsi="Helvetica"/>
          <w:lang w:val="es-ES"/>
        </w:rPr>
        <w:t>“Simplemente… gracias.” Por estar aquí.</w:t>
      </w:r>
      <w:r w:rsidRPr="00D770D7">
        <w:rPr>
          <w:rFonts w:ascii="Helvetica" w:hAnsi="Helvetica"/>
          <w:lang w:val="es-ES"/>
        </w:rPr>
        <w:br/>
        <w:t>El quiebro en su voz atravesó todas mis defensas.</w:t>
      </w:r>
      <w:r w:rsidRPr="00D770D7">
        <w:rPr>
          <w:rFonts w:ascii="Helvetica" w:hAnsi="Helvetica"/>
          <w:lang w:val="es-ES"/>
        </w:rPr>
        <w:br/>
        <w:t>Me acerqué, el calor del fuego besando mi pecho desnudo. Mi voz bajó hasta convertirse en un susurro. “No compliques las cosas, Liliam.” No eres una carga. Estoy aquí porque quiero estarlo.</w:t>
      </w:r>
      <w:r w:rsidR="001E223C" w:rsidRPr="00623806">
        <w:rPr>
          <w:rFonts w:ascii="Helvetica" w:hAnsi="Helvetica"/>
          <w:lang w:val="es-ES"/>
        </w:rPr>
        <w:t>”</w:t>
      </w:r>
    </w:p>
    <w:p w14:paraId="6B11E175" w14:textId="4530004F" w:rsidR="001E223C" w:rsidRPr="00623806" w:rsidRDefault="00D770D7" w:rsidP="001E223C">
      <w:pPr>
        <w:pStyle w:val="SceneBreak"/>
        <w:spacing w:line="276" w:lineRule="auto"/>
        <w:ind w:firstLine="720"/>
        <w:jc w:val="both"/>
        <w:rPr>
          <w:rFonts w:ascii="Helvetica" w:hAnsi="Helvetica"/>
          <w:lang w:val="es-ES"/>
        </w:rPr>
      </w:pPr>
      <w:r w:rsidRPr="00D770D7">
        <w:rPr>
          <w:rFonts w:ascii="Helvetica" w:hAnsi="Helvetica"/>
          <w:lang w:val="es-ES"/>
        </w:rPr>
        <w:t xml:space="preserve">No parpadeó. No respiró. Solo </w:t>
      </w:r>
      <w:r w:rsidR="001E223C" w:rsidRPr="00623806">
        <w:rPr>
          <w:rFonts w:ascii="Helvetica" w:hAnsi="Helvetica"/>
          <w:lang w:val="es-ES"/>
        </w:rPr>
        <w:t>me observo</w:t>
      </w:r>
      <w:r w:rsidRPr="00D770D7">
        <w:rPr>
          <w:rFonts w:ascii="Helvetica" w:hAnsi="Helvetica"/>
          <w:lang w:val="es-ES"/>
        </w:rPr>
        <w:t>.</w:t>
      </w:r>
    </w:p>
    <w:p w14:paraId="7C1E486D" w14:textId="3D694890" w:rsidR="001E223C" w:rsidRPr="00623806" w:rsidRDefault="00D770D7" w:rsidP="001E223C">
      <w:pPr>
        <w:pStyle w:val="SceneBreak"/>
        <w:spacing w:line="276" w:lineRule="auto"/>
        <w:ind w:firstLine="720"/>
        <w:jc w:val="both"/>
        <w:rPr>
          <w:rFonts w:ascii="Helvetica" w:hAnsi="Helvetica"/>
          <w:lang w:val="es-ES"/>
        </w:rPr>
      </w:pPr>
      <w:r w:rsidRPr="00D770D7">
        <w:rPr>
          <w:rFonts w:ascii="Helvetica" w:hAnsi="Helvetica"/>
          <w:lang w:val="es-ES"/>
        </w:rPr>
        <w:t xml:space="preserve">Podría haberla besado. Debería </w:t>
      </w:r>
      <w:r w:rsidR="001E223C" w:rsidRPr="00623806">
        <w:rPr>
          <w:rFonts w:ascii="Helvetica" w:hAnsi="Helvetica"/>
          <w:lang w:val="es-ES"/>
        </w:rPr>
        <w:t>de</w:t>
      </w:r>
      <w:r w:rsidRPr="00D770D7">
        <w:rPr>
          <w:rFonts w:ascii="Helvetica" w:hAnsi="Helvetica"/>
          <w:lang w:val="es-ES"/>
        </w:rPr>
        <w:t>.</w:t>
      </w:r>
    </w:p>
    <w:p w14:paraId="7798A956" w14:textId="77777777" w:rsidR="001E223C" w:rsidRPr="00623806" w:rsidRDefault="00D770D7" w:rsidP="001E223C">
      <w:pPr>
        <w:pStyle w:val="SceneBreak"/>
        <w:spacing w:line="276" w:lineRule="auto"/>
        <w:ind w:firstLine="720"/>
        <w:jc w:val="both"/>
        <w:rPr>
          <w:rFonts w:ascii="Helvetica" w:hAnsi="Helvetica"/>
          <w:lang w:val="es-ES"/>
        </w:rPr>
      </w:pPr>
      <w:r w:rsidRPr="00D770D7">
        <w:rPr>
          <w:rFonts w:ascii="Helvetica" w:hAnsi="Helvetica"/>
          <w:lang w:val="es-ES"/>
        </w:rPr>
        <w:t>Pero tenía que ser ella quien diera el primer paso, cuando estuviera lista. Cuando su miedo dejó de ser mayor que su deseo. Me prometí a mí mismo no ser como los demás. Quiero que me elija a mí. Ella elige estar conmigo porque así lo desea.</w:t>
      </w:r>
    </w:p>
    <w:p w14:paraId="3CD196BE" w14:textId="77777777" w:rsidR="001E223C" w:rsidRPr="00623806" w:rsidRDefault="00D770D7" w:rsidP="001E223C">
      <w:pPr>
        <w:pStyle w:val="SceneBreak"/>
        <w:spacing w:line="276" w:lineRule="auto"/>
        <w:ind w:firstLine="720"/>
        <w:jc w:val="both"/>
        <w:rPr>
          <w:rFonts w:ascii="Helvetica" w:hAnsi="Helvetica"/>
          <w:lang w:val="es-ES"/>
        </w:rPr>
      </w:pPr>
      <w:r w:rsidRPr="00D770D7">
        <w:rPr>
          <w:rFonts w:ascii="Helvetica" w:hAnsi="Helvetica"/>
          <w:lang w:val="es-ES"/>
        </w:rPr>
        <w:lastRenderedPageBreak/>
        <w:t>"Solo descansa", murmuré. "Aquí estás a salvo."</w:t>
      </w:r>
      <w:r w:rsidRPr="00D770D7">
        <w:rPr>
          <w:rFonts w:ascii="Helvetica" w:hAnsi="Helvetica"/>
          <w:lang w:val="es-ES"/>
        </w:rPr>
        <w:br/>
        <w:t>Asintió con la cabeza, acurrucándose más en la manta. Pero sus ojos permanecieron fijos en los míos, como si temiera que pudiera desaparecer en el momento en que los cerrara.</w:t>
      </w:r>
      <w:r w:rsidRPr="00D770D7">
        <w:rPr>
          <w:rFonts w:ascii="Helvetica" w:hAnsi="Helvetica"/>
          <w:lang w:val="es-ES"/>
        </w:rPr>
        <w:br/>
        <w:t>Me volví hacia el fuego, extendiendo las manos para tomar el atizador y remover las brasas, pero mi cuerpo seguía tenso, con cada nervio a flor de piel.</w:t>
      </w:r>
    </w:p>
    <w:p w14:paraId="2F8658F2" w14:textId="77777777" w:rsidR="001E223C" w:rsidRPr="00623806" w:rsidRDefault="00D770D7" w:rsidP="001E223C">
      <w:pPr>
        <w:pStyle w:val="SceneBreak"/>
        <w:spacing w:line="276" w:lineRule="auto"/>
        <w:ind w:firstLine="720"/>
        <w:jc w:val="both"/>
        <w:rPr>
          <w:rFonts w:ascii="Helvetica" w:hAnsi="Helvetica"/>
          <w:lang w:val="es-ES"/>
        </w:rPr>
      </w:pPr>
      <w:r w:rsidRPr="00D770D7">
        <w:rPr>
          <w:rFonts w:ascii="Helvetica" w:hAnsi="Helvetica"/>
          <w:lang w:val="es-ES"/>
        </w:rPr>
        <w:t>Su aroma me envolvió como una droga.</w:t>
      </w:r>
      <w:r w:rsidRPr="00D770D7">
        <w:rPr>
          <w:rFonts w:ascii="Helvetica" w:hAnsi="Helvetica"/>
          <w:lang w:val="es-ES"/>
        </w:rPr>
        <w:br/>
        <w:t>La lluvia de afuera se fue calmando hasta convertirse en un susurro.</w:t>
      </w:r>
    </w:p>
    <w:p w14:paraId="10D906D1" w14:textId="77777777" w:rsidR="001E223C" w:rsidRPr="00623806" w:rsidRDefault="00D770D7" w:rsidP="001E223C">
      <w:pPr>
        <w:pStyle w:val="SceneBreak"/>
        <w:spacing w:line="276" w:lineRule="auto"/>
        <w:ind w:firstLine="720"/>
        <w:jc w:val="both"/>
        <w:rPr>
          <w:rFonts w:ascii="Helvetica" w:hAnsi="Helvetica"/>
          <w:lang w:val="es-ES"/>
        </w:rPr>
      </w:pPr>
      <w:r w:rsidRPr="00D770D7">
        <w:rPr>
          <w:rFonts w:ascii="Helvetica" w:hAnsi="Helvetica"/>
          <w:lang w:val="es-ES"/>
        </w:rPr>
        <w:t>Pero dentro de esta cabaña, dentro de mí, la tormenta no había hecho más que empezar.</w:t>
      </w:r>
    </w:p>
    <w:p w14:paraId="6FE254A6" w14:textId="77777777" w:rsidR="001E223C" w:rsidRPr="00623806" w:rsidRDefault="00D770D7" w:rsidP="001E223C">
      <w:pPr>
        <w:pStyle w:val="SceneBreak"/>
        <w:spacing w:line="276" w:lineRule="auto"/>
        <w:ind w:firstLine="720"/>
        <w:jc w:val="both"/>
        <w:rPr>
          <w:rFonts w:ascii="Helvetica" w:hAnsi="Helvetica"/>
          <w:lang w:val="es-ES"/>
        </w:rPr>
      </w:pPr>
      <w:r w:rsidRPr="00D770D7">
        <w:rPr>
          <w:rFonts w:ascii="Helvetica" w:hAnsi="Helvetica"/>
          <w:lang w:val="es-ES"/>
        </w:rPr>
        <w:t>Ella aún no lo sabía.</w:t>
      </w:r>
    </w:p>
    <w:p w14:paraId="05D3E49A" w14:textId="299C652E" w:rsidR="00D770D7" w:rsidRPr="00D770D7" w:rsidRDefault="00D770D7" w:rsidP="001E223C">
      <w:pPr>
        <w:pStyle w:val="SceneBreak"/>
        <w:spacing w:line="276" w:lineRule="auto"/>
        <w:ind w:firstLine="720"/>
        <w:jc w:val="both"/>
        <w:rPr>
          <w:rFonts w:ascii="Helvetica" w:hAnsi="Helvetica"/>
          <w:lang w:val="es-ES"/>
        </w:rPr>
      </w:pPr>
      <w:r w:rsidRPr="00D770D7">
        <w:rPr>
          <w:rFonts w:ascii="Helvetica" w:hAnsi="Helvetica"/>
          <w:lang w:val="es-ES"/>
        </w:rPr>
        <w:t>Pero ella también se estaba quemando.</w:t>
      </w:r>
    </w:p>
    <w:p w14:paraId="2CF59774" w14:textId="77777777" w:rsidR="00D770D7" w:rsidRPr="00D770D7" w:rsidRDefault="00D770D7" w:rsidP="00D770D7">
      <w:pPr>
        <w:pStyle w:val="SceneBreak"/>
        <w:spacing w:line="276" w:lineRule="auto"/>
        <w:rPr>
          <w:rFonts w:ascii="Helvetica" w:hAnsi="Helvetica"/>
          <w:lang w:val="es-ES"/>
        </w:rPr>
      </w:pPr>
    </w:p>
    <w:p w14:paraId="4463283B" w14:textId="01311A24" w:rsidR="00721441" w:rsidRPr="00623806" w:rsidRDefault="00721441" w:rsidP="006F6A60">
      <w:pPr>
        <w:pStyle w:val="SceneBreak"/>
        <w:spacing w:line="276" w:lineRule="auto"/>
        <w:rPr>
          <w:rFonts w:ascii="Helvetica" w:hAnsi="Helvetica"/>
          <w:lang w:val="es-ES"/>
        </w:rPr>
      </w:pPr>
      <w:r w:rsidRPr="00623806">
        <w:rPr>
          <w:rFonts w:ascii="Helvetica" w:hAnsi="Helvetica"/>
          <w:lang w:val="es-ES"/>
        </w:rPr>
        <w:t>****</w:t>
      </w:r>
    </w:p>
    <w:p w14:paraId="65FAA29F" w14:textId="77777777" w:rsidR="00721441" w:rsidRPr="00623806" w:rsidRDefault="00721441" w:rsidP="00721441">
      <w:pPr>
        <w:pStyle w:val="SceneFirstParagraph"/>
        <w:spacing w:line="276" w:lineRule="auto"/>
        <w:jc w:val="both"/>
        <w:rPr>
          <w:rFonts w:ascii="Helvetica" w:hAnsi="Helvetica"/>
          <w:lang w:val="es-ES"/>
        </w:rPr>
      </w:pPr>
    </w:p>
    <w:p w14:paraId="06B54E04" w14:textId="77777777" w:rsidR="001E223C" w:rsidRPr="00623806" w:rsidRDefault="001E223C" w:rsidP="001E223C">
      <w:pPr>
        <w:keepLines w:val="0"/>
        <w:widowControl/>
        <w:ind w:firstLine="720"/>
        <w:jc w:val="both"/>
        <w:rPr>
          <w:rFonts w:ascii="Helvetica" w:hAnsi="Helvetica"/>
          <w:lang w:val="es-ES"/>
        </w:rPr>
      </w:pPr>
      <w:r w:rsidRPr="001E223C">
        <w:rPr>
          <w:rFonts w:ascii="Helvetica" w:hAnsi="Helvetica"/>
          <w:lang w:val="es-ES"/>
        </w:rPr>
        <w:t>Sentí una presencia cálida.</w:t>
      </w:r>
    </w:p>
    <w:p w14:paraId="454A3AEF" w14:textId="77777777" w:rsidR="001E223C" w:rsidRPr="00623806" w:rsidRDefault="001E223C" w:rsidP="001E223C">
      <w:pPr>
        <w:keepLines w:val="0"/>
        <w:widowControl/>
        <w:ind w:firstLine="720"/>
        <w:jc w:val="both"/>
        <w:rPr>
          <w:rFonts w:ascii="Helvetica" w:hAnsi="Helvetica"/>
          <w:lang w:val="es-ES"/>
        </w:rPr>
      </w:pPr>
      <w:r w:rsidRPr="001E223C">
        <w:rPr>
          <w:rFonts w:ascii="Helvetica" w:hAnsi="Helvetica"/>
          <w:lang w:val="es-ES"/>
        </w:rPr>
        <w:t>Como hombre lobo, me resulta antinatural sentir esas cosas. Somos cálidos por naturaleza. ¿Qué podría estar tan caliente?</w:t>
      </w:r>
    </w:p>
    <w:p w14:paraId="4C05454C" w14:textId="77777777" w:rsidR="001E223C" w:rsidRPr="00623806" w:rsidRDefault="001E223C" w:rsidP="001E223C">
      <w:pPr>
        <w:keepLines w:val="0"/>
        <w:widowControl/>
        <w:ind w:firstLine="720"/>
        <w:jc w:val="both"/>
        <w:rPr>
          <w:rFonts w:ascii="Helvetica" w:hAnsi="Helvetica"/>
          <w:lang w:val="es-ES"/>
        </w:rPr>
      </w:pPr>
      <w:r w:rsidRPr="001E223C">
        <w:rPr>
          <w:rFonts w:ascii="Helvetica" w:hAnsi="Helvetica"/>
          <w:lang w:val="es-ES"/>
        </w:rPr>
        <w:t>Era suave, palpitante e invitador; me arrastraba del sueño como una marea que me llevaba hacia la orilla. Mi mente estaba nublada, pesada y suspendida en algún lugar entre el sueño y la vigilia.</w:t>
      </w:r>
    </w:p>
    <w:p w14:paraId="3F894F90" w14:textId="77777777" w:rsidR="001E223C" w:rsidRPr="00623806" w:rsidRDefault="001E223C" w:rsidP="001E223C">
      <w:pPr>
        <w:keepLines w:val="0"/>
        <w:widowControl/>
        <w:ind w:firstLine="720"/>
        <w:jc w:val="both"/>
        <w:rPr>
          <w:rFonts w:ascii="Helvetica" w:hAnsi="Helvetica"/>
          <w:lang w:val="es-ES"/>
        </w:rPr>
      </w:pPr>
      <w:r w:rsidRPr="001E223C">
        <w:rPr>
          <w:rFonts w:ascii="Helvetica" w:hAnsi="Helvetica"/>
          <w:lang w:val="es-ES"/>
        </w:rPr>
        <w:t>El fuego aún brillaba. El aroma a pino húmedo y humo persistía en el aire.</w:t>
      </w:r>
    </w:p>
    <w:p w14:paraId="09D67E77" w14:textId="77777777" w:rsidR="001E223C" w:rsidRPr="00623806" w:rsidRDefault="001E223C" w:rsidP="001E223C">
      <w:pPr>
        <w:keepLines w:val="0"/>
        <w:widowControl/>
        <w:ind w:firstLine="720"/>
        <w:jc w:val="both"/>
        <w:rPr>
          <w:rFonts w:ascii="Helvetica" w:hAnsi="Helvetica"/>
          <w:lang w:val="es-ES"/>
        </w:rPr>
      </w:pPr>
      <w:r w:rsidRPr="001E223C">
        <w:rPr>
          <w:rFonts w:ascii="Helvetica" w:hAnsi="Helvetica"/>
          <w:lang w:val="es-ES"/>
        </w:rPr>
        <w:t>Mis ojos se fijaron en la cabaña.</w:t>
      </w:r>
    </w:p>
    <w:p w14:paraId="5441A5A4" w14:textId="77777777" w:rsidR="001E223C" w:rsidRPr="00623806" w:rsidRDefault="001E223C" w:rsidP="001E223C">
      <w:pPr>
        <w:keepLines w:val="0"/>
        <w:widowControl/>
        <w:ind w:firstLine="720"/>
        <w:jc w:val="both"/>
        <w:rPr>
          <w:rFonts w:ascii="Helvetica" w:hAnsi="Helvetica"/>
          <w:lang w:val="es-ES"/>
        </w:rPr>
      </w:pPr>
      <w:r w:rsidRPr="001E223C">
        <w:rPr>
          <w:rFonts w:ascii="Helvetica" w:hAnsi="Helvetica"/>
          <w:lang w:val="es-ES"/>
        </w:rPr>
        <w:t>Y entonces la vi.</w:t>
      </w:r>
    </w:p>
    <w:p w14:paraId="40DA0D5C" w14:textId="77777777" w:rsidR="001E223C" w:rsidRPr="00623806" w:rsidRDefault="001E223C" w:rsidP="001E223C">
      <w:pPr>
        <w:keepLines w:val="0"/>
        <w:widowControl/>
        <w:ind w:firstLine="720"/>
        <w:jc w:val="both"/>
        <w:rPr>
          <w:rFonts w:ascii="Helvetica" w:hAnsi="Helvetica"/>
          <w:lang w:val="es-ES"/>
        </w:rPr>
      </w:pPr>
      <w:r w:rsidRPr="001E223C">
        <w:rPr>
          <w:rFonts w:ascii="Helvetica" w:hAnsi="Helvetica"/>
          <w:lang w:val="es-ES"/>
        </w:rPr>
        <w:t>De pie cerca de la chimenea, completamente desnuda, brillaba a la luz del fuego como si perteneciera a otro mundo. Su cabello caía en cascada por su espalda en ondas sueltas y húmedas, su piel brillaba a la luz ámbar, sus curvas se dibujaban en la sombra. Se me secó la boca.</w:t>
      </w:r>
    </w:p>
    <w:p w14:paraId="09407F47" w14:textId="77777777" w:rsidR="001E223C" w:rsidRPr="00623806" w:rsidRDefault="001E223C" w:rsidP="001E223C">
      <w:pPr>
        <w:keepLines w:val="0"/>
        <w:widowControl/>
        <w:ind w:firstLine="720"/>
        <w:jc w:val="both"/>
        <w:rPr>
          <w:rFonts w:ascii="Helvetica" w:hAnsi="Helvetica"/>
          <w:lang w:val="es-ES"/>
        </w:rPr>
      </w:pPr>
      <w:r w:rsidRPr="001E223C">
        <w:rPr>
          <w:rFonts w:ascii="Helvetica" w:hAnsi="Helvetica"/>
          <w:lang w:val="es-ES"/>
        </w:rPr>
        <w:t>Parpadeé una vez. Dos veces.</w:t>
      </w:r>
    </w:p>
    <w:p w14:paraId="55AF603A" w14:textId="7E54ADBC" w:rsidR="001E223C" w:rsidRPr="00623806" w:rsidRDefault="001E223C" w:rsidP="001E223C">
      <w:pPr>
        <w:keepLines w:val="0"/>
        <w:widowControl/>
        <w:ind w:firstLine="720"/>
        <w:jc w:val="both"/>
        <w:rPr>
          <w:rFonts w:ascii="Helvetica" w:hAnsi="Helvetica"/>
          <w:lang w:val="es-ES"/>
        </w:rPr>
      </w:pPr>
      <w:r w:rsidRPr="001E223C">
        <w:rPr>
          <w:rFonts w:ascii="Helvetica" w:hAnsi="Helvetica"/>
          <w:lang w:val="es-ES"/>
        </w:rPr>
        <w:lastRenderedPageBreak/>
        <w:t>Mi mano se extendió sobre las sábanas. Un momento… ¿cuándo me metí en la cama? Solo recuerdo haber bebido la botella de vodka y… Instintivamente, mi mano se extendió, buscando algo que ya sabía que faltaba. La cama estaba caliente, pero vacía a mi lado.</w:t>
      </w:r>
      <w:r w:rsidRPr="00623806">
        <w:rPr>
          <w:rFonts w:ascii="Helvetica" w:hAnsi="Helvetica"/>
          <w:lang w:val="es-ES"/>
        </w:rPr>
        <w:t xml:space="preserve"> </w:t>
      </w:r>
      <w:r w:rsidRPr="001E223C">
        <w:rPr>
          <w:rFonts w:ascii="Helvetica" w:hAnsi="Helvetica"/>
          <w:lang w:val="es-ES"/>
        </w:rPr>
        <w:t>Donde debería haber estado, solo quedaba el fantasma de su calor. Su cuerpo dejó una curva hundida en el colchón.</w:t>
      </w:r>
    </w:p>
    <w:p w14:paraId="74CC5CB6" w14:textId="7A7E4E15" w:rsidR="001E223C" w:rsidRPr="00623806" w:rsidRDefault="001E223C" w:rsidP="001E223C">
      <w:pPr>
        <w:keepLines w:val="0"/>
        <w:widowControl/>
        <w:ind w:firstLine="720"/>
        <w:jc w:val="both"/>
        <w:rPr>
          <w:rFonts w:ascii="Helvetica" w:hAnsi="Helvetica"/>
          <w:lang w:val="es-ES"/>
        </w:rPr>
      </w:pPr>
      <w:r w:rsidRPr="001E223C">
        <w:rPr>
          <w:rFonts w:ascii="Helvetica" w:hAnsi="Helvetica"/>
          <w:lang w:val="es-ES"/>
        </w:rPr>
        <w:t>"¿Liliam...?"</w:t>
      </w:r>
      <w:r w:rsidR="00623806">
        <w:rPr>
          <w:rFonts w:ascii="Helvetica" w:hAnsi="Helvetica"/>
          <w:lang w:val="es-ES"/>
        </w:rPr>
        <w:t xml:space="preserve"> </w:t>
      </w:r>
      <w:r w:rsidRPr="001E223C">
        <w:rPr>
          <w:rFonts w:ascii="Helvetica" w:hAnsi="Helvetica"/>
          <w:lang w:val="es-ES"/>
        </w:rPr>
        <w:t>Quería que sonara como una orden. Una advertencia. Quizás fue incluso una súplica.</w:t>
      </w:r>
    </w:p>
    <w:p w14:paraId="4ED584DA" w14:textId="77777777" w:rsidR="001E223C" w:rsidRPr="00623806" w:rsidRDefault="001E223C" w:rsidP="001E223C">
      <w:pPr>
        <w:keepLines w:val="0"/>
        <w:widowControl/>
        <w:ind w:firstLine="720"/>
        <w:jc w:val="both"/>
        <w:rPr>
          <w:rFonts w:ascii="Helvetica" w:hAnsi="Helvetica"/>
          <w:lang w:val="es-ES"/>
        </w:rPr>
      </w:pPr>
      <w:r w:rsidRPr="001E223C">
        <w:rPr>
          <w:rFonts w:ascii="Helvetica" w:hAnsi="Helvetica"/>
          <w:lang w:val="es-ES"/>
        </w:rPr>
        <w:t>Pero salió quebrada, nada más que un susurro entrelazado con la grava y el dolor.</w:t>
      </w:r>
    </w:p>
    <w:p w14:paraId="298D2D0B" w14:textId="77777777" w:rsidR="001E223C" w:rsidRPr="00623806" w:rsidRDefault="001E223C" w:rsidP="001E223C">
      <w:pPr>
        <w:keepLines w:val="0"/>
        <w:widowControl/>
        <w:ind w:firstLine="720"/>
        <w:jc w:val="both"/>
        <w:rPr>
          <w:rFonts w:ascii="Helvetica" w:hAnsi="Helvetica"/>
          <w:lang w:val="es-ES"/>
        </w:rPr>
      </w:pPr>
      <w:r w:rsidRPr="001E223C">
        <w:rPr>
          <w:rFonts w:ascii="Helvetica" w:hAnsi="Helvetica"/>
          <w:lang w:val="es-ES"/>
        </w:rPr>
        <w:t>Y entonces se giró.</w:t>
      </w:r>
    </w:p>
    <w:p w14:paraId="09399C8A" w14:textId="65318AB8" w:rsidR="00623806" w:rsidRPr="00623806" w:rsidRDefault="001E223C" w:rsidP="001E223C">
      <w:pPr>
        <w:keepLines w:val="0"/>
        <w:widowControl/>
        <w:ind w:firstLine="720"/>
        <w:jc w:val="both"/>
        <w:rPr>
          <w:rFonts w:ascii="Helvetica" w:hAnsi="Helvetica"/>
          <w:lang w:val="es-ES"/>
        </w:rPr>
      </w:pPr>
      <w:r w:rsidRPr="001E223C">
        <w:rPr>
          <w:rFonts w:ascii="Helvetica" w:hAnsi="Helvetica"/>
          <w:lang w:val="es-ES"/>
        </w:rPr>
        <w:t>Ella estaba de pie junto al hogar, con su piel desnuda iluminada por la luz del fuego.</w:t>
      </w:r>
      <w:r w:rsidR="00623806">
        <w:rPr>
          <w:rFonts w:ascii="Helvetica" w:hAnsi="Helvetica"/>
          <w:lang w:val="es-ES"/>
        </w:rPr>
        <w:t xml:space="preserve"> </w:t>
      </w:r>
      <w:proofErr w:type="gramStart"/>
      <w:r w:rsidRPr="001E223C">
        <w:rPr>
          <w:rFonts w:ascii="Helvetica" w:hAnsi="Helvetica"/>
          <w:lang w:val="es-ES"/>
        </w:rPr>
        <w:t>No</w:t>
      </w:r>
      <w:proofErr w:type="gramEnd"/>
      <w:r w:rsidRPr="001E223C">
        <w:rPr>
          <w:rFonts w:ascii="Helvetica" w:hAnsi="Helvetica"/>
          <w:lang w:val="es-ES"/>
        </w:rPr>
        <w:t xml:space="preserve"> solo era hermosa. Ella era devastadora. Era la imagen misma de la destrucción sutil.</w:t>
      </w:r>
      <w:r w:rsidRPr="001E223C">
        <w:rPr>
          <w:rFonts w:ascii="Helvetica" w:hAnsi="Helvetica"/>
          <w:lang w:val="es-ES"/>
        </w:rPr>
        <w:br/>
        <w:t>Su cabello, suelto, caía por su espalda en oscuras y sedosas ondas. El parpadeo de la llama besó cada una de sus curvas: la elegante inclinación de su espalda, el arco de sus caderas, la plenitud de sus muslos. Su piel resplandecía como el marfil calentado por el sol, y los delicados picos de sus senos se mantenían erguidos por el calor, implorando ser tocados.</w:t>
      </w:r>
      <w:r w:rsidRPr="001E223C">
        <w:rPr>
          <w:rFonts w:ascii="Helvetica" w:hAnsi="Helvetica"/>
          <w:lang w:val="es-ES"/>
        </w:rPr>
        <w:br/>
        <w:t>Y entre sus piernas… ¡Dios mío, casi pierdo el control! La suave y acogedora calidez de su feminidad resplandecía como la tentación encarnada.</w:t>
      </w:r>
    </w:p>
    <w:p w14:paraId="38A4144E" w14:textId="77777777" w:rsidR="00623806" w:rsidRPr="00623806" w:rsidRDefault="001E223C" w:rsidP="001E223C">
      <w:pPr>
        <w:keepLines w:val="0"/>
        <w:widowControl/>
        <w:ind w:firstLine="720"/>
        <w:jc w:val="both"/>
        <w:rPr>
          <w:rFonts w:ascii="Helvetica" w:hAnsi="Helvetica"/>
          <w:lang w:val="es-ES"/>
        </w:rPr>
      </w:pPr>
      <w:r w:rsidRPr="001E223C">
        <w:rPr>
          <w:rFonts w:ascii="Helvetica" w:hAnsi="Helvetica"/>
          <w:lang w:val="es-ES"/>
        </w:rPr>
        <w:t>Sus ojos ámbar se encontraron con los míos, y todo se detuvo. Tiempo, aliento, pensamiento.</w:t>
      </w:r>
    </w:p>
    <w:p w14:paraId="69867E2A" w14:textId="77777777" w:rsidR="00623806" w:rsidRPr="00623806" w:rsidRDefault="001E223C" w:rsidP="001E223C">
      <w:pPr>
        <w:keepLines w:val="0"/>
        <w:widowControl/>
        <w:ind w:firstLine="720"/>
        <w:jc w:val="both"/>
        <w:rPr>
          <w:rFonts w:ascii="Helvetica" w:hAnsi="Helvetica"/>
          <w:lang w:val="es-ES"/>
        </w:rPr>
      </w:pPr>
      <w:r w:rsidRPr="001E223C">
        <w:rPr>
          <w:rFonts w:ascii="Helvetica" w:hAnsi="Helvetica"/>
          <w:lang w:val="es-ES"/>
        </w:rPr>
        <w:t>No dijo nada. No era necesario.</w:t>
      </w:r>
    </w:p>
    <w:p w14:paraId="21564A56" w14:textId="77777777" w:rsidR="00623806" w:rsidRPr="00623806" w:rsidRDefault="001E223C" w:rsidP="001E223C">
      <w:pPr>
        <w:keepLines w:val="0"/>
        <w:widowControl/>
        <w:ind w:firstLine="720"/>
        <w:jc w:val="both"/>
        <w:rPr>
          <w:rFonts w:ascii="Helvetica" w:hAnsi="Helvetica"/>
          <w:lang w:val="es-ES"/>
        </w:rPr>
      </w:pPr>
      <w:r w:rsidRPr="001E223C">
        <w:rPr>
          <w:rFonts w:ascii="Helvetica" w:hAnsi="Helvetica"/>
          <w:lang w:val="es-ES"/>
        </w:rPr>
        <w:t>El deseo goteaba de su mirada como miel, lento y denso. Brillaba a su alrededor como el calor que emana de la piedra del desierto: intangible pero sofocante en su intensidad.</w:t>
      </w:r>
    </w:p>
    <w:p w14:paraId="385DCE9E" w14:textId="77777777" w:rsidR="00623806" w:rsidRPr="00623806" w:rsidRDefault="001E223C" w:rsidP="001E223C">
      <w:pPr>
        <w:keepLines w:val="0"/>
        <w:widowControl/>
        <w:ind w:firstLine="720"/>
        <w:jc w:val="both"/>
        <w:rPr>
          <w:rFonts w:ascii="Helvetica" w:hAnsi="Helvetica"/>
          <w:lang w:val="es-ES"/>
        </w:rPr>
      </w:pPr>
      <w:r w:rsidRPr="001E223C">
        <w:rPr>
          <w:rFonts w:ascii="Helvetica" w:hAnsi="Helvetica"/>
          <w:lang w:val="es-ES"/>
        </w:rPr>
        <w:t>Mis pulmones olvidaron cómo funcionar.</w:t>
      </w:r>
    </w:p>
    <w:p w14:paraId="49CA3E90" w14:textId="77777777" w:rsidR="00623806" w:rsidRPr="00623806" w:rsidRDefault="001E223C" w:rsidP="001E223C">
      <w:pPr>
        <w:keepLines w:val="0"/>
        <w:widowControl/>
        <w:ind w:firstLine="720"/>
        <w:jc w:val="both"/>
        <w:rPr>
          <w:rFonts w:ascii="Helvetica" w:hAnsi="Helvetica"/>
          <w:lang w:val="es-ES"/>
        </w:rPr>
      </w:pPr>
      <w:r w:rsidRPr="001E223C">
        <w:rPr>
          <w:rFonts w:ascii="Helvetica" w:hAnsi="Helvetica"/>
          <w:lang w:val="es-ES"/>
        </w:rPr>
        <w:t>Pero mi pene no.</w:t>
      </w:r>
    </w:p>
    <w:p w14:paraId="3FC4EC4F" w14:textId="77777777" w:rsidR="00623806" w:rsidRPr="00623806" w:rsidRDefault="001E223C" w:rsidP="001E223C">
      <w:pPr>
        <w:keepLines w:val="0"/>
        <w:widowControl/>
        <w:ind w:firstLine="720"/>
        <w:jc w:val="both"/>
        <w:rPr>
          <w:rFonts w:ascii="Helvetica" w:hAnsi="Helvetica"/>
          <w:lang w:val="es-ES"/>
        </w:rPr>
      </w:pPr>
      <w:r w:rsidRPr="001E223C">
        <w:rPr>
          <w:rFonts w:ascii="Helvetica" w:hAnsi="Helvetica"/>
          <w:lang w:val="es-ES"/>
        </w:rPr>
        <w:t>No, el traidor rebosaba vida, erguido, endurecido, respondiendo a ella como una flor que se abre hacia el sol de la mañana.</w:t>
      </w:r>
    </w:p>
    <w:p w14:paraId="044C7E09" w14:textId="77777777" w:rsidR="00623806" w:rsidRPr="00623806" w:rsidRDefault="001E223C" w:rsidP="001E223C">
      <w:pPr>
        <w:keepLines w:val="0"/>
        <w:widowControl/>
        <w:ind w:firstLine="720"/>
        <w:jc w:val="both"/>
        <w:rPr>
          <w:rFonts w:ascii="Helvetica" w:hAnsi="Helvetica"/>
          <w:lang w:val="es-ES"/>
        </w:rPr>
      </w:pPr>
      <w:r w:rsidRPr="001E223C">
        <w:rPr>
          <w:rFonts w:ascii="Helvetica" w:hAnsi="Helvetica"/>
          <w:lang w:val="es-ES"/>
        </w:rPr>
        <w:t xml:space="preserve">La necesidad se enroscaba en mi interior como una bestia despertando de su letargo. Todo mi cuerpo se iluminó; </w:t>
      </w:r>
      <w:r w:rsidRPr="001E223C">
        <w:rPr>
          <w:rFonts w:ascii="Helvetica" w:hAnsi="Helvetica"/>
          <w:lang w:val="es-ES"/>
        </w:rPr>
        <w:lastRenderedPageBreak/>
        <w:t>cada nervio era consciente de ella. Solo ella.</w:t>
      </w:r>
      <w:r w:rsidRPr="001E223C">
        <w:rPr>
          <w:rFonts w:ascii="Helvetica" w:hAnsi="Helvetica"/>
          <w:lang w:val="es-ES"/>
        </w:rPr>
        <w:br/>
        <w:t>Se acercó a mí con determinación, y cuando su dedo presionó suavemente mis labios, mi cuerpo rugió en respuesta.</w:t>
      </w:r>
      <w:r w:rsidRPr="001E223C">
        <w:rPr>
          <w:rFonts w:ascii="Helvetica" w:hAnsi="Helvetica"/>
          <w:lang w:val="es-ES"/>
        </w:rPr>
        <w:br/>
        <w:t>Todo en mi interior —lo humano y lo lobo— se puso en alerta. Se me aceleró la sangre. Mi pene palpitaba dolorosamente bajo la manta mientras ella se sentaba en mi regazo, piel rozando piel, su cuerpo tan cálido, tan vivo, tan real. Su aroma, una mezcla de moras y marihuana, me envolvió intensamente. Casi me desmayo allí mismo. Mis pensamientos, lo poco que quedaba de ellos, se derrumbaron bajo el peso de ella.</w:t>
      </w:r>
      <w:r w:rsidRPr="001E223C">
        <w:rPr>
          <w:rFonts w:ascii="Helvetica" w:hAnsi="Helvetica"/>
          <w:lang w:val="es-ES"/>
        </w:rPr>
        <w:br/>
        <w:t>¿Es esto real? Quería preguntar, pero no pude articular palabra.</w:t>
      </w:r>
    </w:p>
    <w:p w14:paraId="2DA70093" w14:textId="77777777" w:rsidR="00623806" w:rsidRPr="00623806" w:rsidRDefault="001E223C" w:rsidP="001E223C">
      <w:pPr>
        <w:keepLines w:val="0"/>
        <w:widowControl/>
        <w:ind w:firstLine="720"/>
        <w:jc w:val="both"/>
        <w:rPr>
          <w:rFonts w:ascii="Helvetica" w:hAnsi="Helvetica"/>
          <w:lang w:val="es-ES"/>
        </w:rPr>
      </w:pPr>
      <w:r w:rsidRPr="001E223C">
        <w:rPr>
          <w:rFonts w:ascii="Helvetica" w:hAnsi="Helvetica"/>
          <w:lang w:val="es-ES"/>
        </w:rPr>
        <w:t>Sus manos recorrieron mis brazos, con una ligereza de pluma y una deliberación precisa. Mis músculos se tensaron bajo su toque, el instinto anulando el pensamiento. Un gruñido surgió en mi pecho, grave y primario, vibrando a través de mis costillas mientras su aroma me envolvía como humo.</w:t>
      </w:r>
    </w:p>
    <w:p w14:paraId="78DB6A5D" w14:textId="77777777" w:rsidR="00623806" w:rsidRPr="00623806" w:rsidRDefault="00623806" w:rsidP="001E223C">
      <w:pPr>
        <w:keepLines w:val="0"/>
        <w:widowControl/>
        <w:ind w:firstLine="720"/>
        <w:jc w:val="both"/>
        <w:rPr>
          <w:rFonts w:ascii="Helvetica" w:hAnsi="Helvetica"/>
          <w:lang w:val="es-ES"/>
        </w:rPr>
      </w:pPr>
      <w:proofErr w:type="spellStart"/>
      <w:r w:rsidRPr="00623806">
        <w:rPr>
          <w:rFonts w:ascii="Helvetica" w:hAnsi="Helvetica"/>
          <w:lang w:val="es-ES"/>
        </w:rPr>
        <w:t>Gaius</w:t>
      </w:r>
      <w:proofErr w:type="spellEnd"/>
      <w:r w:rsidR="001E223C" w:rsidRPr="001E223C">
        <w:rPr>
          <w:rFonts w:ascii="Helvetica" w:hAnsi="Helvetica"/>
          <w:lang w:val="es-ES"/>
        </w:rPr>
        <w:t xml:space="preserve"> gruñó. Posesivo. Salvaje. Insistente.</w:t>
      </w:r>
      <w:r w:rsidR="001E223C" w:rsidRPr="001E223C">
        <w:rPr>
          <w:rFonts w:ascii="Helvetica" w:hAnsi="Helvetica"/>
          <w:lang w:val="es-ES"/>
        </w:rPr>
        <w:br/>
        <w:t>Se acomodó encima de mí, cada centímetro de su cuerpo pegado a mi pecho, sus piernas a horcajadas sobre mis caderas. La presión y la fricción encendieron una chispa que había estado latente desde nuestro primer encuentro.</w:t>
      </w:r>
      <w:r w:rsidR="001E223C" w:rsidRPr="001E223C">
        <w:rPr>
          <w:rFonts w:ascii="Helvetica" w:hAnsi="Helvetica"/>
          <w:lang w:val="es-ES"/>
        </w:rPr>
        <w:br/>
        <w:t>Sus labios flotaban sobre los míos, su aliento suave y superficial.</w:t>
      </w:r>
    </w:p>
    <w:p w14:paraId="48FE088F" w14:textId="4BFE3137" w:rsidR="00623806" w:rsidRPr="00623806" w:rsidRDefault="001E223C" w:rsidP="00623806">
      <w:pPr>
        <w:keepLines w:val="0"/>
        <w:widowControl/>
        <w:ind w:firstLine="720"/>
        <w:jc w:val="both"/>
        <w:rPr>
          <w:rFonts w:ascii="Helvetica" w:hAnsi="Helvetica"/>
          <w:lang w:val="es-ES"/>
        </w:rPr>
      </w:pPr>
      <w:r w:rsidRPr="001E223C">
        <w:rPr>
          <w:rFonts w:ascii="Helvetica" w:hAnsi="Helvetica"/>
          <w:lang w:val="es-ES"/>
        </w:rPr>
        <w:t xml:space="preserve">Luego se </w:t>
      </w:r>
      <w:r w:rsidR="00623806">
        <w:rPr>
          <w:rFonts w:ascii="Helvetica" w:hAnsi="Helvetica"/>
          <w:lang w:val="es-ES"/>
        </w:rPr>
        <w:t>movió</w:t>
      </w:r>
      <w:r w:rsidRPr="001E223C">
        <w:rPr>
          <w:rFonts w:ascii="Helvetica" w:hAnsi="Helvetica"/>
          <w:lang w:val="es-ES"/>
        </w:rPr>
        <w:t xml:space="preserve">. Sus caderas se movieron hacia adelante, lenta y deliberadamente, arrancándome un gemido de </w:t>
      </w:r>
      <w:r w:rsidR="00623806">
        <w:rPr>
          <w:rFonts w:ascii="Helvetica" w:hAnsi="Helvetica"/>
          <w:lang w:val="es-ES"/>
        </w:rPr>
        <w:t>placer</w:t>
      </w:r>
      <w:r w:rsidRPr="001E223C">
        <w:rPr>
          <w:rFonts w:ascii="Helvetica" w:hAnsi="Helvetica"/>
          <w:lang w:val="es-ES"/>
        </w:rPr>
        <w:t>. Mis manos se alzaron por instinto, agarrando sus muslos y su cintura. Necesitaba sentirla, encontrar estabilidad en ella.</w:t>
      </w:r>
    </w:p>
    <w:p w14:paraId="1E40CFB1" w14:textId="77777777" w:rsidR="00623806" w:rsidRPr="00623806" w:rsidRDefault="00623806" w:rsidP="00623806">
      <w:pPr>
        <w:keepLines w:val="0"/>
        <w:widowControl/>
        <w:ind w:firstLine="720"/>
        <w:jc w:val="both"/>
        <w:rPr>
          <w:rFonts w:ascii="Helvetica" w:hAnsi="Helvetica"/>
          <w:lang w:val="es-ES"/>
        </w:rPr>
      </w:pPr>
      <w:r w:rsidRPr="00623806">
        <w:rPr>
          <w:rFonts w:ascii="Helvetica" w:hAnsi="Helvetica"/>
          <w:lang w:val="es-ES"/>
        </w:rPr>
        <w:t>“</w:t>
      </w:r>
      <w:r w:rsidR="001E223C" w:rsidRPr="001E223C">
        <w:rPr>
          <w:rFonts w:ascii="Helvetica" w:hAnsi="Helvetica"/>
          <w:lang w:val="es-ES"/>
        </w:rPr>
        <w:t>Liliam</w:t>
      </w:r>
      <w:r w:rsidRPr="00623806">
        <w:rPr>
          <w:rFonts w:ascii="Helvetica" w:hAnsi="Helvetica"/>
          <w:lang w:val="es-ES"/>
        </w:rPr>
        <w:t xml:space="preserve">,” </w:t>
      </w:r>
      <w:r w:rsidR="001E223C" w:rsidRPr="001E223C">
        <w:rPr>
          <w:rFonts w:ascii="Helvetica" w:hAnsi="Helvetica"/>
          <w:lang w:val="es-ES"/>
        </w:rPr>
        <w:t>susurré de nuevo, pero ella me silenció con un beso: profundo y posesivo.</w:t>
      </w:r>
    </w:p>
    <w:p w14:paraId="2BF21D26" w14:textId="77777777" w:rsidR="00623806" w:rsidRDefault="001E223C" w:rsidP="00623806">
      <w:pPr>
        <w:keepLines w:val="0"/>
        <w:widowControl/>
        <w:ind w:firstLine="720"/>
        <w:jc w:val="both"/>
        <w:rPr>
          <w:rFonts w:ascii="Helvetica" w:hAnsi="Helvetica"/>
          <w:lang w:val="es-ES"/>
        </w:rPr>
      </w:pPr>
      <w:r w:rsidRPr="001E223C">
        <w:rPr>
          <w:rFonts w:ascii="Helvetica" w:hAnsi="Helvetica"/>
          <w:lang w:val="es-ES"/>
        </w:rPr>
        <w:t>Me lancé sobre ella como un hombre hambriento, besándola con todas mis fuerzas. Nuestras bocas se movían en perfecta sincronía, los dientes chocaban, las lenguas se enredaban. Mordí su labio inferior, y ella jadeó —dioses, ese sonido— y casi pierdo el control.</w:t>
      </w:r>
    </w:p>
    <w:p w14:paraId="6AE42A28" w14:textId="77777777" w:rsidR="00623806" w:rsidRDefault="001E223C" w:rsidP="00623806">
      <w:pPr>
        <w:keepLines w:val="0"/>
        <w:widowControl/>
        <w:ind w:firstLine="720"/>
        <w:jc w:val="both"/>
        <w:rPr>
          <w:rFonts w:ascii="Helvetica" w:hAnsi="Helvetica"/>
          <w:lang w:val="es-ES"/>
        </w:rPr>
      </w:pPr>
      <w:r w:rsidRPr="001E223C">
        <w:rPr>
          <w:rFonts w:ascii="Helvetica" w:hAnsi="Helvetica"/>
          <w:lang w:val="es-ES"/>
        </w:rPr>
        <w:lastRenderedPageBreak/>
        <w:t>Se arqueó hacia mí, sus pezones rozando mi pecho, y yo me estremecí bajo ella, incapaz de detener la respuesta de mi cuerpo. Mis manos se deslizaron por su espalda, hasta sus nalgas, apretándolas, guiando su ritmo. Ella gimió, y el sonido vibró a través de mí como una orden.</w:t>
      </w:r>
    </w:p>
    <w:p w14:paraId="1B392696" w14:textId="40628FA6" w:rsidR="00623806" w:rsidRPr="00EA6E11" w:rsidRDefault="001E223C" w:rsidP="00623806">
      <w:pPr>
        <w:keepLines w:val="0"/>
        <w:widowControl/>
        <w:ind w:firstLine="720"/>
        <w:jc w:val="both"/>
        <w:rPr>
          <w:rFonts w:ascii="Helvetica" w:hAnsi="Helvetica"/>
          <w:i/>
          <w:iCs/>
          <w:lang w:val="es-ES"/>
        </w:rPr>
      </w:pPr>
      <w:r w:rsidRPr="001E223C">
        <w:rPr>
          <w:rFonts w:ascii="Helvetica" w:hAnsi="Helvetica"/>
          <w:lang w:val="es-ES"/>
        </w:rPr>
        <w:t xml:space="preserve">Todos sus instintos gritaban: </w:t>
      </w:r>
      <w:r w:rsidRPr="001E223C">
        <w:rPr>
          <w:rFonts w:ascii="Helvetica" w:hAnsi="Helvetica"/>
          <w:i/>
          <w:iCs/>
          <w:lang w:val="es-ES"/>
        </w:rPr>
        <w:t>Tómala</w:t>
      </w:r>
      <w:r w:rsidR="00EA6E11" w:rsidRPr="00EA6E11">
        <w:rPr>
          <w:rFonts w:ascii="Helvetica" w:hAnsi="Helvetica"/>
          <w:i/>
          <w:iCs/>
          <w:lang w:val="es-ES"/>
        </w:rPr>
        <w:t>.</w:t>
      </w:r>
      <w:r w:rsidRPr="001E223C">
        <w:rPr>
          <w:rFonts w:ascii="Helvetica" w:hAnsi="Helvetica"/>
          <w:i/>
          <w:iCs/>
          <w:lang w:val="es-ES"/>
        </w:rPr>
        <w:t xml:space="preserve"> Márcala. Reclámala. Ahora.</w:t>
      </w:r>
    </w:p>
    <w:p w14:paraId="71BE0175" w14:textId="77777777" w:rsidR="00623806" w:rsidRDefault="001E223C" w:rsidP="00623806">
      <w:pPr>
        <w:keepLines w:val="0"/>
        <w:widowControl/>
        <w:ind w:firstLine="720"/>
        <w:jc w:val="both"/>
        <w:rPr>
          <w:rFonts w:ascii="Helvetica" w:hAnsi="Helvetica"/>
          <w:lang w:val="es-ES"/>
        </w:rPr>
      </w:pPr>
      <w:r w:rsidRPr="001E223C">
        <w:rPr>
          <w:rFonts w:ascii="Helvetica" w:hAnsi="Helvetica"/>
          <w:lang w:val="es-ES"/>
        </w:rPr>
        <w:t>Ella susurró mi nombre de nuevo, sin aliento, casi con reverencia, y eso fue todo: cedí.</w:t>
      </w:r>
    </w:p>
    <w:p w14:paraId="6F9F2B81" w14:textId="77777777" w:rsidR="00EA6E11" w:rsidRDefault="001E223C" w:rsidP="00623806">
      <w:pPr>
        <w:keepLines w:val="0"/>
        <w:widowControl/>
        <w:ind w:firstLine="720"/>
        <w:jc w:val="both"/>
        <w:rPr>
          <w:rFonts w:ascii="Helvetica" w:hAnsi="Helvetica"/>
          <w:lang w:val="es-ES"/>
        </w:rPr>
      </w:pPr>
      <w:r w:rsidRPr="001E223C">
        <w:rPr>
          <w:rFonts w:ascii="Helvetica" w:hAnsi="Helvetica"/>
          <w:lang w:val="es-ES"/>
        </w:rPr>
        <w:t>La giré con un movimiento fluido, la tumbé sobre las mantas y la cubrí con mi cuerpo. Mi boca encontró su garganta, dejando un rastro de besos a lo largo de su clavícula, hasta entre sus senos. Sus manos se enredaron en mi cabello, atrayéndome más cerca, más adentro, su espalda arqueándose, sus muslos separándose debajo de mí.</w:t>
      </w:r>
      <w:r w:rsidRPr="001E223C">
        <w:rPr>
          <w:rFonts w:ascii="Helvetica" w:hAnsi="Helvetica"/>
          <w:lang w:val="es-ES"/>
        </w:rPr>
        <w:br/>
        <w:t>Cuando finalmente me deslicé dentro de ella, gritó; un sonido desgarrador y hermoso que destrozó el último vestigio de mi autocontrol.</w:t>
      </w:r>
    </w:p>
    <w:p w14:paraId="5D5A9D2D" w14:textId="77777777" w:rsidR="00EA6E11" w:rsidRDefault="001E223C" w:rsidP="00623806">
      <w:pPr>
        <w:keepLines w:val="0"/>
        <w:widowControl/>
        <w:ind w:firstLine="720"/>
        <w:jc w:val="both"/>
        <w:rPr>
          <w:rFonts w:ascii="Helvetica" w:hAnsi="Helvetica"/>
          <w:lang w:val="es-ES"/>
        </w:rPr>
      </w:pPr>
      <w:r w:rsidRPr="001E223C">
        <w:rPr>
          <w:rFonts w:ascii="Helvetica" w:hAnsi="Helvetica"/>
          <w:lang w:val="es-ES"/>
        </w:rPr>
        <w:t>Nos movimos al unísono, como si estuviéramos destinados a este momento. Su cuerpo encajaba perfectamente con el mío, sus caderas se elevaban para recibir cada embestida, sus uñas se clavaban en mi espalda, me atraían hacia ella, me anclaban en su fuego.</w:t>
      </w:r>
      <w:r w:rsidRPr="001E223C">
        <w:rPr>
          <w:rFonts w:ascii="Helvetica" w:hAnsi="Helvetica"/>
          <w:lang w:val="es-ES"/>
        </w:rPr>
        <w:br/>
        <w:t>Su piel ardía contra la mía, húmeda de calor y deseo, y mi lobo aulló: mía, mía, mía. Cada movimiento era desesperado, sagrado y frenético, impulsado por la necesidad de fusionarse, de llegar a ser.</w:t>
      </w:r>
    </w:p>
    <w:p w14:paraId="4FAC8991" w14:textId="77777777" w:rsidR="00EA6E11" w:rsidRDefault="001E223C" w:rsidP="00623806">
      <w:pPr>
        <w:keepLines w:val="0"/>
        <w:widowControl/>
        <w:ind w:firstLine="720"/>
        <w:jc w:val="both"/>
        <w:rPr>
          <w:rFonts w:ascii="Helvetica" w:hAnsi="Helvetica"/>
          <w:lang w:val="es-ES"/>
        </w:rPr>
      </w:pPr>
      <w:r w:rsidRPr="001E223C">
        <w:rPr>
          <w:rFonts w:ascii="Helvetica" w:hAnsi="Helvetica"/>
          <w:lang w:val="es-ES"/>
        </w:rPr>
        <w:t>Ella susurró algo —mi nombre, una súplica, una maldición, tal vez las tres cosas— y su cuerpo se estremeció alrededor del mío cuando llegó al clímax, sus piernas se entrelazaron alrededor de mi cintura, atrayéndome más hacia ella.</w:t>
      </w:r>
    </w:p>
    <w:p w14:paraId="14A7FB15" w14:textId="05CCE604" w:rsidR="00EA6E11" w:rsidRDefault="001E223C" w:rsidP="00EA6E11">
      <w:pPr>
        <w:keepLines w:val="0"/>
        <w:widowControl/>
        <w:ind w:firstLine="720"/>
        <w:jc w:val="both"/>
        <w:rPr>
          <w:rFonts w:ascii="Helvetica" w:hAnsi="Helvetica"/>
          <w:lang w:val="es-ES"/>
        </w:rPr>
      </w:pPr>
      <w:r w:rsidRPr="001E223C">
        <w:rPr>
          <w:rFonts w:ascii="Helvetica" w:hAnsi="Helvetica"/>
          <w:lang w:val="es-ES"/>
        </w:rPr>
        <w:t>Y justo cuando mi necesidad estalló, justo cuando me dejé llevar,</w:t>
      </w:r>
      <w:r w:rsidR="00EA6E11">
        <w:rPr>
          <w:rFonts w:ascii="Helvetica" w:hAnsi="Helvetica"/>
          <w:lang w:val="es-ES"/>
        </w:rPr>
        <w:t xml:space="preserve"> </w:t>
      </w:r>
      <w:r w:rsidRPr="001E223C">
        <w:rPr>
          <w:rFonts w:ascii="Helvetica" w:hAnsi="Helvetica"/>
          <w:lang w:val="es-ES"/>
        </w:rPr>
        <w:t>desperté sobresaltado.</w:t>
      </w:r>
    </w:p>
    <w:p w14:paraId="595D1C54" w14:textId="77777777" w:rsidR="00B152A5" w:rsidRDefault="001E223C" w:rsidP="00623806">
      <w:pPr>
        <w:keepLines w:val="0"/>
        <w:widowControl/>
        <w:ind w:firstLine="720"/>
        <w:jc w:val="both"/>
        <w:rPr>
          <w:rFonts w:ascii="Helvetica" w:hAnsi="Helvetica"/>
          <w:lang w:val="es-ES"/>
        </w:rPr>
      </w:pPr>
      <w:r w:rsidRPr="001E223C">
        <w:rPr>
          <w:rFonts w:ascii="Helvetica" w:hAnsi="Helvetica"/>
          <w:lang w:val="es-ES"/>
        </w:rPr>
        <w:t xml:space="preserve">Mi espalda golpeó la pared detrás de mí, y me quedé sin aliento como si me hubieran dado un puñetazo en el pecho. Mis manos, medio transformadas en garras. Mis </w:t>
      </w:r>
      <w:r w:rsidRPr="001E223C">
        <w:rPr>
          <w:rFonts w:ascii="Helvetica" w:hAnsi="Helvetica"/>
          <w:lang w:val="es-ES"/>
        </w:rPr>
        <w:lastRenderedPageBreak/>
        <w:t xml:space="preserve">dientes se alargaron y </w:t>
      </w:r>
      <w:proofErr w:type="spellStart"/>
      <w:r w:rsidRPr="001E223C">
        <w:rPr>
          <w:rFonts w:ascii="Helvetica" w:hAnsi="Helvetica"/>
          <w:lang w:val="es-ES"/>
        </w:rPr>
        <w:t>afiláron</w:t>
      </w:r>
      <w:proofErr w:type="spellEnd"/>
      <w:r w:rsidRPr="001E223C">
        <w:rPr>
          <w:rFonts w:ascii="Helvetica" w:hAnsi="Helvetica"/>
          <w:lang w:val="es-ES"/>
        </w:rPr>
        <w:t>. Mis músculos se bloquearon mientras sentía la quemazón del cambio apoderarse de mí.</w:t>
      </w:r>
      <w:r w:rsidRPr="001E223C">
        <w:rPr>
          <w:rFonts w:ascii="Helvetica" w:hAnsi="Helvetica"/>
          <w:lang w:val="es-ES"/>
        </w:rPr>
        <w:br/>
      </w:r>
      <w:proofErr w:type="spellStart"/>
      <w:r w:rsidR="00B152A5">
        <w:rPr>
          <w:rFonts w:ascii="Helvetica" w:hAnsi="Helvetica"/>
          <w:lang w:val="es-ES"/>
        </w:rPr>
        <w:t>Gaius</w:t>
      </w:r>
      <w:proofErr w:type="spellEnd"/>
      <w:r w:rsidRPr="001E223C">
        <w:rPr>
          <w:rFonts w:ascii="Helvetica" w:hAnsi="Helvetica"/>
          <w:lang w:val="es-ES"/>
        </w:rPr>
        <w:t xml:space="preserve"> estaba ahí, arañando por debajo de mi piel.</w:t>
      </w:r>
    </w:p>
    <w:p w14:paraId="6DD1DCF2" w14:textId="77777777" w:rsidR="00B152A5" w:rsidRDefault="001E223C" w:rsidP="00623806">
      <w:pPr>
        <w:keepLines w:val="0"/>
        <w:widowControl/>
        <w:ind w:firstLine="720"/>
        <w:jc w:val="both"/>
        <w:rPr>
          <w:rFonts w:ascii="Helvetica" w:hAnsi="Helvetica"/>
          <w:lang w:val="es-ES"/>
        </w:rPr>
      </w:pPr>
      <w:r w:rsidRPr="001E223C">
        <w:rPr>
          <w:rFonts w:ascii="Helvetica" w:hAnsi="Helvetica"/>
          <w:lang w:val="es-ES"/>
        </w:rPr>
        <w:t>"Maldita sea", gruñí, presionando la base de mi mano contra mi sien.</w:t>
      </w:r>
    </w:p>
    <w:p w14:paraId="7EC29743" w14:textId="77777777" w:rsidR="00B152A5" w:rsidRDefault="001E223C" w:rsidP="00623806">
      <w:pPr>
        <w:keepLines w:val="0"/>
        <w:widowControl/>
        <w:ind w:firstLine="720"/>
        <w:jc w:val="both"/>
        <w:rPr>
          <w:rFonts w:ascii="Helvetica" w:hAnsi="Helvetica"/>
          <w:lang w:val="es-ES"/>
        </w:rPr>
      </w:pPr>
      <w:r w:rsidRPr="001E223C">
        <w:rPr>
          <w:rFonts w:ascii="Helvetica" w:hAnsi="Helvetica"/>
          <w:lang w:val="es-ES"/>
        </w:rPr>
        <w:t>La habitación estaba aún oscura, salvo por las brasas moribundas del fuego. Liliam yacía acurrucada en la cama, con una respiración suave y rítmica, y la manta medio caída del hombro.</w:t>
      </w:r>
    </w:p>
    <w:p w14:paraId="7F2BA2FB" w14:textId="77777777" w:rsidR="00B152A5" w:rsidRDefault="001E223C" w:rsidP="00623806">
      <w:pPr>
        <w:keepLines w:val="0"/>
        <w:widowControl/>
        <w:ind w:firstLine="720"/>
        <w:jc w:val="both"/>
        <w:rPr>
          <w:rFonts w:ascii="Helvetica" w:hAnsi="Helvetica"/>
          <w:lang w:val="es-ES"/>
        </w:rPr>
      </w:pPr>
      <w:r w:rsidRPr="001E223C">
        <w:rPr>
          <w:rFonts w:ascii="Helvetica" w:hAnsi="Helvetica"/>
          <w:lang w:val="es-ES"/>
        </w:rPr>
        <w:t>Pacífico. Sin darse cuenta.</w:t>
      </w:r>
    </w:p>
    <w:p w14:paraId="529C04EB" w14:textId="22A982D2" w:rsidR="00326855" w:rsidRDefault="001E223C" w:rsidP="00623806">
      <w:pPr>
        <w:keepLines w:val="0"/>
        <w:widowControl/>
        <w:ind w:firstLine="720"/>
        <w:jc w:val="both"/>
        <w:rPr>
          <w:rFonts w:ascii="Helvetica" w:hAnsi="Helvetica"/>
          <w:lang w:val="es-ES"/>
        </w:rPr>
      </w:pPr>
      <w:r w:rsidRPr="001E223C">
        <w:rPr>
          <w:rFonts w:ascii="Helvetica" w:hAnsi="Helvetica"/>
          <w:lang w:val="es-ES"/>
        </w:rPr>
        <w:t>Intact</w:t>
      </w:r>
      <w:r w:rsidR="00B152A5">
        <w:rPr>
          <w:rFonts w:ascii="Helvetica" w:hAnsi="Helvetica"/>
          <w:lang w:val="es-ES"/>
        </w:rPr>
        <w:t>a</w:t>
      </w:r>
      <w:r w:rsidRPr="001E223C">
        <w:rPr>
          <w:rFonts w:ascii="Helvetica" w:hAnsi="Helvetica"/>
          <w:lang w:val="es-ES"/>
        </w:rPr>
        <w:t>.</w:t>
      </w:r>
      <w:r w:rsidRPr="001E223C">
        <w:rPr>
          <w:rFonts w:ascii="Helvetica" w:hAnsi="Helvetica"/>
          <w:lang w:val="es-ES"/>
        </w:rPr>
        <w:br/>
        <w:t>Me levanté lentamente, temblando de pies a cabeza por el esfuerzo de contenerme. Mi sangre aún hervía, mi pene duro y dolorido por una necesidad que no había tenido la oportunidad de liberar. Mi lobo gruñó, insistiendo en que completara la tarea que el sueño había comenzado.</w:t>
      </w:r>
      <w:r w:rsidRPr="001E223C">
        <w:rPr>
          <w:rFonts w:ascii="Helvetica" w:hAnsi="Helvetica"/>
          <w:lang w:val="es-ES"/>
        </w:rPr>
        <w:br/>
        <w:t>Pero yo no lo haría.</w:t>
      </w:r>
    </w:p>
    <w:p w14:paraId="347B3007" w14:textId="55CE01DB" w:rsidR="00326855" w:rsidRDefault="001E223C" w:rsidP="00623806">
      <w:pPr>
        <w:keepLines w:val="0"/>
        <w:widowControl/>
        <w:ind w:firstLine="720"/>
        <w:jc w:val="both"/>
        <w:rPr>
          <w:rFonts w:ascii="Helvetica" w:hAnsi="Helvetica"/>
          <w:lang w:val="es-ES"/>
        </w:rPr>
      </w:pPr>
      <w:r w:rsidRPr="001E223C">
        <w:rPr>
          <w:rFonts w:ascii="Helvetica" w:hAnsi="Helvetica"/>
          <w:lang w:val="es-ES"/>
        </w:rPr>
        <w:t>Porque no estaba preparada. Y eso significaba que no lo éramos</w:t>
      </w:r>
      <w:r w:rsidR="00B152A5">
        <w:rPr>
          <w:rFonts w:ascii="Helvetica" w:hAnsi="Helvetica"/>
          <w:lang w:val="es-ES"/>
        </w:rPr>
        <w:t xml:space="preserve"> </w:t>
      </w:r>
      <w:r w:rsidR="009F6C9F">
        <w:rPr>
          <w:rFonts w:ascii="Helvetica" w:hAnsi="Helvetica"/>
          <w:lang w:val="es-ES"/>
        </w:rPr>
        <w:t>aún</w:t>
      </w:r>
      <w:r w:rsidRPr="001E223C">
        <w:rPr>
          <w:rFonts w:ascii="Helvetica" w:hAnsi="Helvetica"/>
          <w:lang w:val="es-ES"/>
        </w:rPr>
        <w:t>.</w:t>
      </w:r>
    </w:p>
    <w:p w14:paraId="2C08CBEF" w14:textId="77777777" w:rsidR="00326855" w:rsidRDefault="001E223C" w:rsidP="00623806">
      <w:pPr>
        <w:keepLines w:val="0"/>
        <w:widowControl/>
        <w:ind w:firstLine="720"/>
        <w:jc w:val="both"/>
        <w:rPr>
          <w:rFonts w:ascii="Helvetica" w:hAnsi="Helvetica"/>
          <w:lang w:val="es-ES"/>
        </w:rPr>
      </w:pPr>
      <w:r w:rsidRPr="001E223C">
        <w:rPr>
          <w:rFonts w:ascii="Helvetica" w:hAnsi="Helvetica"/>
          <w:lang w:val="es-ES"/>
        </w:rPr>
        <w:t>Me tambaleé hasta la puerta, descalzo y con el torso desnudo, obligándome a salir al fresco aire nocturno. El bosque me engulló en silencio. El cielo estaba cubierto de nubes, la luna oculta y los árboles altos y sombríos.</w:t>
      </w:r>
      <w:r w:rsidRPr="001E223C">
        <w:rPr>
          <w:rFonts w:ascii="Helvetica" w:hAnsi="Helvetica"/>
          <w:lang w:val="es-ES"/>
        </w:rPr>
        <w:br/>
        <w:t>Mi respiración era entrecortada, tenía el pecho oprimido. Mi lobo estaba a punto de tomar el control.</w:t>
      </w:r>
    </w:p>
    <w:p w14:paraId="6CB2E533" w14:textId="77777777" w:rsidR="00326855" w:rsidRDefault="001E223C" w:rsidP="00623806">
      <w:pPr>
        <w:keepLines w:val="0"/>
        <w:widowControl/>
        <w:ind w:firstLine="720"/>
        <w:jc w:val="both"/>
        <w:rPr>
          <w:rFonts w:ascii="Helvetica" w:hAnsi="Helvetica"/>
          <w:lang w:val="es-ES"/>
        </w:rPr>
      </w:pPr>
      <w:r w:rsidRPr="001E223C">
        <w:rPr>
          <w:rFonts w:ascii="Helvetica" w:hAnsi="Helvetica"/>
          <w:lang w:val="es-ES"/>
        </w:rPr>
        <w:t>Así que, lo dejé ir.</w:t>
      </w:r>
    </w:p>
    <w:p w14:paraId="0A4FB1EB" w14:textId="77777777" w:rsidR="00B152A5" w:rsidRDefault="001E223C" w:rsidP="00623806">
      <w:pPr>
        <w:keepLines w:val="0"/>
        <w:widowControl/>
        <w:ind w:firstLine="720"/>
        <w:jc w:val="both"/>
        <w:rPr>
          <w:rFonts w:ascii="Helvetica" w:hAnsi="Helvetica"/>
          <w:lang w:val="es-ES"/>
        </w:rPr>
      </w:pPr>
      <w:r w:rsidRPr="001E223C">
        <w:rPr>
          <w:rFonts w:ascii="Helvetica" w:hAnsi="Helvetica"/>
          <w:lang w:val="es-ES"/>
        </w:rPr>
        <w:t>Un dolor desgarrador me atravesó mientras mis huesos crujían y se desplazaban, y el pelaje brotaba de mi piel. Gayo tomó el control con un rugido triunfal, y nosotros corrimos, salvajes e imprudentes.</w:t>
      </w:r>
    </w:p>
    <w:p w14:paraId="45F074F0" w14:textId="77777777" w:rsidR="00B152A5" w:rsidRDefault="001E223C" w:rsidP="00623806">
      <w:pPr>
        <w:keepLines w:val="0"/>
        <w:widowControl/>
        <w:ind w:firstLine="720"/>
        <w:jc w:val="both"/>
        <w:rPr>
          <w:rFonts w:ascii="Helvetica" w:hAnsi="Helvetica"/>
          <w:lang w:val="es-ES"/>
        </w:rPr>
      </w:pPr>
      <w:r w:rsidRPr="001E223C">
        <w:rPr>
          <w:rFonts w:ascii="Helvetica" w:hAnsi="Helvetica"/>
          <w:lang w:val="es-ES"/>
        </w:rPr>
        <w:t>Entre los árboles. Sobre rocas. Correr contra el viento es una experiencia común.</w:t>
      </w:r>
    </w:p>
    <w:p w14:paraId="1803B41C" w14:textId="32898C19" w:rsidR="001E223C" w:rsidRPr="001E223C" w:rsidRDefault="001E223C" w:rsidP="00B152A5">
      <w:pPr>
        <w:keepLines w:val="0"/>
        <w:widowControl/>
        <w:ind w:firstLine="720"/>
        <w:jc w:val="both"/>
        <w:rPr>
          <w:rFonts w:ascii="Helvetica" w:hAnsi="Helvetica"/>
          <w:lang w:val="es-ES"/>
        </w:rPr>
      </w:pPr>
      <w:r w:rsidRPr="001E223C">
        <w:rPr>
          <w:rFonts w:ascii="Helvetica" w:hAnsi="Helvetica"/>
          <w:lang w:val="es-ES"/>
        </w:rPr>
        <w:t>Corriendo para olvidar el sabor de su piel en mi boca.</w:t>
      </w:r>
      <w:r w:rsidRPr="001E223C">
        <w:rPr>
          <w:rFonts w:ascii="Helvetica" w:hAnsi="Helvetica"/>
          <w:lang w:val="es-ES"/>
        </w:rPr>
        <w:br/>
        <w:t>Corría porque era lo único que se interponía entre yo y el desastre.</w:t>
      </w:r>
      <w:r w:rsidR="00B152A5">
        <w:rPr>
          <w:rFonts w:ascii="Helvetica" w:hAnsi="Helvetica"/>
          <w:lang w:val="es-ES"/>
        </w:rPr>
        <w:t xml:space="preserve"> </w:t>
      </w:r>
      <w:r w:rsidRPr="001E223C">
        <w:rPr>
          <w:rFonts w:ascii="Helvetica" w:hAnsi="Helvetica"/>
          <w:lang w:val="es-ES"/>
        </w:rPr>
        <w:t>Corriendo para recordar que la amaba lo suficiente como para no tocarla hasta que ella me lo pidiera.</w:t>
      </w:r>
    </w:p>
    <w:p w14:paraId="46E8568D" w14:textId="7BB9F405" w:rsidR="00C8689C" w:rsidRPr="00623806" w:rsidRDefault="00C8689C">
      <w:pPr>
        <w:keepLines w:val="0"/>
        <w:widowControl/>
        <w:ind w:firstLine="720"/>
        <w:jc w:val="both"/>
        <w:rPr>
          <w:rFonts w:ascii="Helvetica" w:hAnsi="Helvetica"/>
          <w:lang w:val="es-ES"/>
        </w:rPr>
        <w:pPrChange w:id="23" w:author="Author">
          <w:pPr>
            <w:keepLines w:val="0"/>
            <w:widowControl/>
            <w:ind w:firstLine="720"/>
          </w:pPr>
        </w:pPrChange>
      </w:pPr>
      <w:r w:rsidRPr="00623806">
        <w:rPr>
          <w:rFonts w:ascii="Helvetica" w:hAnsi="Helvetica"/>
          <w:lang w:val="es-ES"/>
        </w:rPr>
        <w:br w:type="page"/>
      </w:r>
    </w:p>
    <w:p w14:paraId="4EDCB930" w14:textId="77777777" w:rsidR="00721441" w:rsidRPr="00623806" w:rsidRDefault="00721441" w:rsidP="00721441">
      <w:pPr>
        <w:spacing w:line="276" w:lineRule="auto"/>
        <w:jc w:val="both"/>
        <w:rPr>
          <w:rFonts w:ascii="Helvetica" w:hAnsi="Helvetica"/>
          <w:lang w:val="es-ES"/>
        </w:rPr>
      </w:pPr>
    </w:p>
    <w:p w14:paraId="5639D778" w14:textId="77777777" w:rsidR="00721441" w:rsidRPr="00623806" w:rsidRDefault="00721441" w:rsidP="00721441">
      <w:pPr>
        <w:pStyle w:val="Heading1"/>
        <w:jc w:val="center"/>
        <w:rPr>
          <w:rFonts w:ascii="Libre Baskerville" w:hAnsi="Libre Baskerville"/>
          <w:b w:val="0"/>
          <w:bCs/>
          <w:lang w:val="es-ES"/>
        </w:rPr>
      </w:pPr>
    </w:p>
    <w:p w14:paraId="5A0DCFBF" w14:textId="77777777" w:rsidR="00721441" w:rsidRPr="00623806" w:rsidRDefault="00721441" w:rsidP="00721441">
      <w:pPr>
        <w:pStyle w:val="Heading1"/>
        <w:jc w:val="center"/>
        <w:rPr>
          <w:rFonts w:ascii="Libre Baskerville" w:hAnsi="Libre Baskerville"/>
          <w:b w:val="0"/>
          <w:bCs/>
          <w:lang w:val="es-ES"/>
        </w:rPr>
      </w:pPr>
    </w:p>
    <w:p w14:paraId="7B1CE3D7" w14:textId="77777777" w:rsidR="00721441" w:rsidRPr="00623806" w:rsidRDefault="00721441" w:rsidP="00721441">
      <w:pPr>
        <w:pStyle w:val="Heading1"/>
        <w:jc w:val="center"/>
        <w:rPr>
          <w:rFonts w:ascii="Libre Baskerville" w:hAnsi="Libre Baskerville"/>
          <w:b w:val="0"/>
          <w:bCs/>
          <w:lang w:val="es-ES"/>
        </w:rPr>
      </w:pPr>
    </w:p>
    <w:p w14:paraId="091012FD" w14:textId="77777777" w:rsidR="00721441" w:rsidRPr="00623806" w:rsidRDefault="00721441" w:rsidP="00721441">
      <w:pPr>
        <w:pStyle w:val="Heading1"/>
        <w:jc w:val="center"/>
        <w:rPr>
          <w:rFonts w:ascii="Libre Baskerville" w:hAnsi="Libre Baskerville"/>
          <w:b w:val="0"/>
          <w:bCs/>
          <w:lang w:val="es-ES"/>
        </w:rPr>
      </w:pPr>
    </w:p>
    <w:p w14:paraId="1E023FFC" w14:textId="1E5DA1AC" w:rsidR="00721441" w:rsidRPr="00623806" w:rsidRDefault="00721441" w:rsidP="00721441">
      <w:pPr>
        <w:jc w:val="center"/>
        <w:rPr>
          <w:rFonts w:ascii="Libre Baskerville" w:hAnsi="Libre Baskerville"/>
          <w:sz w:val="44"/>
          <w:szCs w:val="44"/>
          <w:lang w:val="es-ES"/>
        </w:rPr>
      </w:pPr>
      <w:r w:rsidRPr="00623806">
        <w:rPr>
          <w:rFonts w:ascii="Libre Baskerville" w:hAnsi="Libre Baskerville"/>
          <w:sz w:val="44"/>
          <w:szCs w:val="44"/>
          <w:lang w:val="es-ES"/>
        </w:rPr>
        <w:t>8</w:t>
      </w:r>
    </w:p>
    <w:p w14:paraId="575D6124" w14:textId="77777777" w:rsidR="00721441" w:rsidRPr="00623806" w:rsidRDefault="00721441" w:rsidP="00721441">
      <w:pPr>
        <w:jc w:val="center"/>
        <w:rPr>
          <w:rFonts w:ascii="Libre Baskerville" w:hAnsi="Libre Baskerville"/>
          <w:sz w:val="44"/>
          <w:szCs w:val="44"/>
          <w:lang w:val="es-ES"/>
        </w:rPr>
      </w:pPr>
      <w:r w:rsidRPr="00623806">
        <w:rPr>
          <w:rFonts w:ascii="Libre Baskerville" w:hAnsi="Libre Baskerville"/>
          <w:sz w:val="44"/>
          <w:szCs w:val="44"/>
          <w:lang w:val="es-ES"/>
        </w:rPr>
        <w:t>SHADOW</w:t>
      </w:r>
    </w:p>
    <w:p w14:paraId="34647D91" w14:textId="77777777" w:rsidR="00721441" w:rsidRPr="00623806" w:rsidRDefault="00721441" w:rsidP="00721441">
      <w:pPr>
        <w:pStyle w:val="Scene"/>
        <w:ind w:firstLine="0"/>
        <w:rPr>
          <w:lang w:val="es-ES"/>
        </w:rPr>
      </w:pPr>
    </w:p>
    <w:p w14:paraId="0E31F533" w14:textId="77777777" w:rsidR="00721441" w:rsidRPr="00623806" w:rsidRDefault="00721441" w:rsidP="00721441">
      <w:pPr>
        <w:pStyle w:val="NovelQuoteAlternate"/>
        <w:spacing w:line="276" w:lineRule="auto"/>
        <w:rPr>
          <w:rFonts w:ascii="Helvetica" w:hAnsi="Helvetica"/>
          <w:b/>
          <w:bCs/>
          <w:lang w:val="es-ES"/>
        </w:rPr>
      </w:pPr>
      <w:r w:rsidRPr="00623806">
        <w:rPr>
          <w:rFonts w:ascii="Helvetica" w:hAnsi="Helvetica"/>
          <w:b/>
          <w:bCs/>
          <w:lang w:val="es-ES"/>
        </w:rPr>
        <w:t>Liliam</w:t>
      </w:r>
    </w:p>
    <w:p w14:paraId="2D9870FB" w14:textId="77777777" w:rsidR="00721441" w:rsidRPr="00623806" w:rsidRDefault="00721441" w:rsidP="00721441">
      <w:pPr>
        <w:pStyle w:val="Scene"/>
        <w:rPr>
          <w:lang w:val="es-ES"/>
        </w:rPr>
      </w:pPr>
    </w:p>
    <w:p w14:paraId="30F2CA8F" w14:textId="77777777" w:rsidR="009F6C9F" w:rsidRPr="009F6C9F" w:rsidRDefault="009F6C9F" w:rsidP="009F6C9F">
      <w:pPr>
        <w:pStyle w:val="Scene"/>
        <w:spacing w:line="276" w:lineRule="auto"/>
        <w:jc w:val="both"/>
        <w:rPr>
          <w:rFonts w:ascii="Helvetica" w:hAnsi="Helvetica"/>
          <w:lang w:val="es-ES"/>
        </w:rPr>
      </w:pPr>
      <w:r w:rsidRPr="009F6C9F">
        <w:rPr>
          <w:rFonts w:ascii="Helvetica" w:hAnsi="Helvetica"/>
          <w:lang w:val="es-ES"/>
        </w:rPr>
        <w:t xml:space="preserve">Desperté con un jadeo, sintiendo un calor intenso en la parte baja del vientre. Las manos de </w:t>
      </w:r>
      <w:proofErr w:type="spellStart"/>
      <w:r w:rsidRPr="009F6C9F">
        <w:rPr>
          <w:rFonts w:ascii="Helvetica" w:hAnsi="Helvetica"/>
          <w:lang w:val="es-ES"/>
        </w:rPr>
        <w:t>Zeff</w:t>
      </w:r>
      <w:proofErr w:type="spellEnd"/>
      <w:r w:rsidRPr="009F6C9F">
        <w:rPr>
          <w:rFonts w:ascii="Helvetica" w:hAnsi="Helvetica"/>
          <w:lang w:val="es-ES"/>
        </w:rPr>
        <w:t>. Me plantó un beso en el cuello con sus labios. Su voz gruñó mi nombre en el hueco de mi garganta. Su cuerpo cálido pesaba mucho sobre mí. La sensación de él entrando y saliendo de mi cuerpo me penetra profundamente.</w:t>
      </w:r>
    </w:p>
    <w:p w14:paraId="0969CC8B" w14:textId="77777777" w:rsidR="009F6C9F" w:rsidRDefault="009F6C9F" w:rsidP="009F6C9F">
      <w:pPr>
        <w:pStyle w:val="Scene"/>
        <w:spacing w:line="276" w:lineRule="auto"/>
        <w:jc w:val="both"/>
        <w:rPr>
          <w:rFonts w:ascii="Helvetica" w:hAnsi="Helvetica"/>
          <w:lang w:val="es-ES"/>
        </w:rPr>
      </w:pPr>
      <w:r w:rsidRPr="009F6C9F">
        <w:rPr>
          <w:rFonts w:ascii="Helvetica" w:hAnsi="Helvetica"/>
          <w:lang w:val="es-ES"/>
        </w:rPr>
        <w:t>Nunca he sentido nada igual. ¡Caramba, nunca he soñado nada parecido! Se había sentido tan real, tan visceral, tan absorbente, que todo mi cuerpo temblaba con el fantasma de ello.</w:t>
      </w:r>
    </w:p>
    <w:p w14:paraId="276CE0D2" w14:textId="7641B5EF" w:rsidR="009F6C9F" w:rsidRDefault="009F6C9F" w:rsidP="009F6C9F">
      <w:pPr>
        <w:pStyle w:val="Scene"/>
        <w:spacing w:line="276" w:lineRule="auto"/>
        <w:jc w:val="both"/>
        <w:rPr>
          <w:rFonts w:ascii="Helvetica" w:hAnsi="Helvetica"/>
          <w:lang w:val="es-ES"/>
        </w:rPr>
      </w:pPr>
      <w:r w:rsidRPr="009F6C9F">
        <w:rPr>
          <w:rFonts w:ascii="Helvetica" w:hAnsi="Helvetica"/>
          <w:lang w:val="es-ES"/>
        </w:rPr>
        <w:t xml:space="preserve">El corazón me latía con fuerza mientras me sentaba en la oscuridad. El fuego hacía mucho que se había apagado, dejando solo unas débiles brasas parpadeando en el hogar. La manta se había deslizado hasta la mitad de mi cuerpo, mis piernas desnudas estaban enredadas entre las sábanas y mi </w:t>
      </w:r>
      <w:r w:rsidRPr="009F6C9F">
        <w:rPr>
          <w:rFonts w:ascii="Helvetica" w:hAnsi="Helvetica"/>
          <w:lang w:val="es-ES"/>
        </w:rPr>
        <w:lastRenderedPageBreak/>
        <w:t>pecho subía y bajaba demasiado rápido.</w:t>
      </w:r>
      <w:r>
        <w:rPr>
          <w:rFonts w:ascii="Helvetica" w:hAnsi="Helvetica"/>
          <w:lang w:val="es-ES"/>
        </w:rPr>
        <w:t xml:space="preserve"> </w:t>
      </w:r>
      <w:r w:rsidRPr="009F6C9F">
        <w:rPr>
          <w:rFonts w:ascii="Helvetica" w:hAnsi="Helvetica"/>
          <w:lang w:val="es-ES"/>
        </w:rPr>
        <w:t xml:space="preserve">Miré al lado de la cama, al lugar donde vi a </w:t>
      </w:r>
      <w:proofErr w:type="spellStart"/>
      <w:r w:rsidRPr="009F6C9F">
        <w:rPr>
          <w:rFonts w:ascii="Helvetica" w:hAnsi="Helvetica"/>
          <w:lang w:val="es-ES"/>
        </w:rPr>
        <w:t>Zeff</w:t>
      </w:r>
      <w:proofErr w:type="spellEnd"/>
      <w:r w:rsidRPr="009F6C9F">
        <w:rPr>
          <w:rFonts w:ascii="Helvetica" w:hAnsi="Helvetica"/>
          <w:lang w:val="es-ES"/>
        </w:rPr>
        <w:t xml:space="preserve"> anoche, bebiendo. Y estaba vacío.</w:t>
      </w:r>
    </w:p>
    <w:p w14:paraId="0F837EF9" w14:textId="77777777" w:rsidR="009F6C9F" w:rsidRDefault="009F6C9F" w:rsidP="009F6C9F">
      <w:pPr>
        <w:pStyle w:val="Scene"/>
        <w:spacing w:line="276" w:lineRule="auto"/>
        <w:jc w:val="both"/>
        <w:rPr>
          <w:rFonts w:ascii="Helvetica" w:hAnsi="Helvetica"/>
          <w:lang w:val="es-ES"/>
        </w:rPr>
      </w:pPr>
      <w:r w:rsidRPr="009F6C9F">
        <w:rPr>
          <w:rFonts w:ascii="Helvetica" w:hAnsi="Helvetica"/>
          <w:lang w:val="es-ES"/>
        </w:rPr>
        <w:t>El sueño ya me había dejado sin aliento, pero el frío silencio que le siguió retorció algo afilado en mi pecho.</w:t>
      </w:r>
    </w:p>
    <w:p w14:paraId="35495BCE" w14:textId="77777777" w:rsidR="009F6C9F" w:rsidRDefault="009F6C9F" w:rsidP="009F6C9F">
      <w:pPr>
        <w:pStyle w:val="Scene"/>
        <w:spacing w:line="276" w:lineRule="auto"/>
        <w:jc w:val="both"/>
        <w:rPr>
          <w:rFonts w:ascii="Helvetica" w:hAnsi="Helvetica"/>
          <w:lang w:val="es-ES"/>
        </w:rPr>
      </w:pPr>
      <w:r>
        <w:rPr>
          <w:rFonts w:ascii="Helvetica" w:hAnsi="Helvetica"/>
          <w:lang w:val="es-ES"/>
        </w:rPr>
        <w:t>“</w:t>
      </w:r>
      <w:r w:rsidRPr="009F6C9F">
        <w:rPr>
          <w:rFonts w:ascii="Helvetica" w:hAnsi="Helvetica"/>
          <w:lang w:val="es-ES"/>
        </w:rPr>
        <w:t>¿</w:t>
      </w:r>
      <w:proofErr w:type="spellStart"/>
      <w:r w:rsidRPr="009F6C9F">
        <w:rPr>
          <w:rFonts w:ascii="Helvetica" w:hAnsi="Helvetica"/>
          <w:lang w:val="es-ES"/>
        </w:rPr>
        <w:t>Zeff</w:t>
      </w:r>
      <w:proofErr w:type="spellEnd"/>
      <w:r w:rsidRPr="009F6C9F">
        <w:rPr>
          <w:rFonts w:ascii="Helvetica" w:hAnsi="Helvetica"/>
          <w:lang w:val="es-ES"/>
        </w:rPr>
        <w:t>?</w:t>
      </w:r>
      <w:r>
        <w:rPr>
          <w:rFonts w:ascii="Helvetica" w:hAnsi="Helvetica"/>
          <w:lang w:val="es-ES"/>
        </w:rPr>
        <w:t>”</w:t>
      </w:r>
      <w:r w:rsidRPr="009F6C9F">
        <w:rPr>
          <w:rFonts w:ascii="Helvetica" w:hAnsi="Helvetica"/>
          <w:lang w:val="es-ES"/>
        </w:rPr>
        <w:t xml:space="preserve"> Susurré, con la voz ronca.</w:t>
      </w:r>
    </w:p>
    <w:p w14:paraId="0EDC282D" w14:textId="77777777" w:rsidR="009F6C9F" w:rsidRDefault="009F6C9F" w:rsidP="009F6C9F">
      <w:pPr>
        <w:pStyle w:val="Scene"/>
        <w:spacing w:line="276" w:lineRule="auto"/>
        <w:jc w:val="both"/>
        <w:rPr>
          <w:rFonts w:ascii="Helvetica" w:hAnsi="Helvetica"/>
          <w:lang w:val="es-ES"/>
        </w:rPr>
      </w:pPr>
      <w:r w:rsidRPr="009F6C9F">
        <w:rPr>
          <w:rFonts w:ascii="Helvetica" w:hAnsi="Helvetica"/>
          <w:lang w:val="es-ES"/>
        </w:rPr>
        <w:t>Sin respuesta. Solo el lejano susurro del bosque allende los muros.</w:t>
      </w:r>
    </w:p>
    <w:p w14:paraId="78F1E276" w14:textId="77777777" w:rsidR="00132DAE" w:rsidRDefault="009F6C9F" w:rsidP="009F6C9F">
      <w:pPr>
        <w:pStyle w:val="Scene"/>
        <w:spacing w:line="276" w:lineRule="auto"/>
        <w:jc w:val="both"/>
        <w:rPr>
          <w:rFonts w:ascii="Helvetica" w:hAnsi="Helvetica"/>
          <w:lang w:val="es-ES"/>
        </w:rPr>
      </w:pPr>
      <w:r w:rsidRPr="009F6C9F">
        <w:rPr>
          <w:rFonts w:ascii="Helvetica" w:hAnsi="Helvetica"/>
          <w:lang w:val="es-ES"/>
        </w:rPr>
        <w:t>Bajé las piernas de la cama y me froté la cara, intentando comprenderlo todo. Mi piel aún vibraba por la forma en que su yo onírico me había tocado, besado y llenado. Dios, aún podía sentir su peso entre mis muslos.</w:t>
      </w:r>
    </w:p>
    <w:p w14:paraId="03F3DC67" w14:textId="77777777" w:rsidR="00132DAE" w:rsidRDefault="009F6C9F" w:rsidP="009F6C9F">
      <w:pPr>
        <w:pStyle w:val="Scene"/>
        <w:spacing w:line="276" w:lineRule="auto"/>
        <w:jc w:val="both"/>
        <w:rPr>
          <w:rFonts w:ascii="Helvetica" w:hAnsi="Helvetica"/>
          <w:lang w:val="es-ES"/>
        </w:rPr>
      </w:pPr>
      <w:r w:rsidRPr="009F6C9F">
        <w:rPr>
          <w:rFonts w:ascii="Helvetica" w:hAnsi="Helvetica"/>
          <w:lang w:val="es-ES"/>
        </w:rPr>
        <w:t>¿Qué demonios me estaba pasando?</w:t>
      </w:r>
      <w:r w:rsidRPr="009F6C9F">
        <w:rPr>
          <w:rFonts w:ascii="Helvetica" w:hAnsi="Helvetica"/>
          <w:lang w:val="es-ES"/>
        </w:rPr>
        <w:br/>
        <w:t>Vi una camisa de franela oscura cerca de la mesita de noche; suya, sin duda. Desesperada por algo a lo que aferrarme, me lo puse sobre la cabeza. Me quedaba holgada, me envolvía por completo, pero olía a él. Piel cálida. Así que, él. Cerré los ojos e inhalé, intentando calmar el fuego que aún ardía dentro de mí.</w:t>
      </w:r>
    </w:p>
    <w:p w14:paraId="02E54C39" w14:textId="77777777" w:rsidR="00132DAE" w:rsidRDefault="009F6C9F" w:rsidP="009F6C9F">
      <w:pPr>
        <w:pStyle w:val="Scene"/>
        <w:spacing w:line="276" w:lineRule="auto"/>
        <w:jc w:val="both"/>
        <w:rPr>
          <w:rFonts w:ascii="Helvetica" w:hAnsi="Helvetica"/>
          <w:lang w:val="es-ES"/>
        </w:rPr>
      </w:pPr>
      <w:r w:rsidRPr="009F6C9F">
        <w:rPr>
          <w:rFonts w:ascii="Helvetica" w:hAnsi="Helvetica"/>
          <w:lang w:val="es-ES"/>
        </w:rPr>
        <w:t>Cogí mi ropa interior, todavía un poco húmeda pero ponible, y me la puse. El resto de mi ropa era inservible. Mientras estaba de pie, el leve aullido de un lobo resonó entre los árboles, largo y lúgubre.</w:t>
      </w:r>
    </w:p>
    <w:p w14:paraId="1FEF3226" w14:textId="77777777" w:rsidR="00132DAE" w:rsidRDefault="009F6C9F" w:rsidP="009F6C9F">
      <w:pPr>
        <w:pStyle w:val="Scene"/>
        <w:spacing w:line="276" w:lineRule="auto"/>
        <w:jc w:val="both"/>
        <w:rPr>
          <w:rFonts w:ascii="Helvetica" w:hAnsi="Helvetica"/>
          <w:lang w:val="es-ES"/>
        </w:rPr>
      </w:pPr>
      <w:r w:rsidRPr="009F6C9F">
        <w:rPr>
          <w:rFonts w:ascii="Helvetica" w:hAnsi="Helvetica"/>
          <w:lang w:val="es-ES"/>
        </w:rPr>
        <w:t>Mi pulso se disparó.</w:t>
      </w:r>
    </w:p>
    <w:p w14:paraId="242D6D53" w14:textId="77777777" w:rsidR="00132DAE" w:rsidRDefault="00132DAE" w:rsidP="009F6C9F">
      <w:pPr>
        <w:pStyle w:val="Scene"/>
        <w:spacing w:line="276" w:lineRule="auto"/>
        <w:jc w:val="both"/>
        <w:rPr>
          <w:rFonts w:ascii="Helvetica" w:hAnsi="Helvetica"/>
          <w:lang w:val="es-ES"/>
        </w:rPr>
      </w:pPr>
      <w:r>
        <w:rPr>
          <w:rFonts w:ascii="Helvetica" w:hAnsi="Helvetica"/>
          <w:lang w:val="es-ES"/>
        </w:rPr>
        <w:t>“</w:t>
      </w:r>
      <w:r w:rsidR="009F6C9F" w:rsidRPr="009F6C9F">
        <w:rPr>
          <w:rFonts w:ascii="Helvetica" w:hAnsi="Helvetica"/>
          <w:lang w:val="es-ES"/>
        </w:rPr>
        <w:t>¿</w:t>
      </w:r>
      <w:proofErr w:type="spellStart"/>
      <w:r w:rsidR="009F6C9F" w:rsidRPr="009F6C9F">
        <w:rPr>
          <w:rFonts w:ascii="Helvetica" w:hAnsi="Helvetica"/>
          <w:lang w:val="es-ES"/>
        </w:rPr>
        <w:t>Zeff</w:t>
      </w:r>
      <w:proofErr w:type="spellEnd"/>
      <w:r w:rsidR="009F6C9F" w:rsidRPr="009F6C9F">
        <w:rPr>
          <w:rFonts w:ascii="Helvetica" w:hAnsi="Helvetica"/>
          <w:lang w:val="es-ES"/>
        </w:rPr>
        <w:t>?</w:t>
      </w:r>
      <w:r>
        <w:rPr>
          <w:rFonts w:ascii="Helvetica" w:hAnsi="Helvetica"/>
          <w:lang w:val="es-ES"/>
        </w:rPr>
        <w:t>”</w:t>
      </w:r>
      <w:r w:rsidR="009F6C9F" w:rsidRPr="009F6C9F">
        <w:rPr>
          <w:rFonts w:ascii="Helvetica" w:hAnsi="Helvetica"/>
          <w:lang w:val="es-ES"/>
        </w:rPr>
        <w:t xml:space="preserve"> Volví a llamar, esta vez más alto, pero la única respuesta fue el viento y los aullidos lejanos que respondían.</w:t>
      </w:r>
    </w:p>
    <w:p w14:paraId="15772789" w14:textId="77777777" w:rsidR="00132DAE" w:rsidRDefault="009F6C9F" w:rsidP="009F6C9F">
      <w:pPr>
        <w:pStyle w:val="Scene"/>
        <w:spacing w:line="276" w:lineRule="auto"/>
        <w:jc w:val="both"/>
        <w:rPr>
          <w:rFonts w:ascii="Helvetica" w:hAnsi="Helvetica"/>
          <w:lang w:val="es-ES"/>
        </w:rPr>
      </w:pPr>
      <w:r w:rsidRPr="009F6C9F">
        <w:rPr>
          <w:rFonts w:ascii="Helvetica" w:hAnsi="Helvetica"/>
          <w:lang w:val="es-ES"/>
        </w:rPr>
        <w:t>¿</w:t>
      </w:r>
      <w:proofErr w:type="gramStart"/>
      <w:r w:rsidRPr="009F6C9F">
        <w:rPr>
          <w:rFonts w:ascii="Helvetica" w:hAnsi="Helvetica"/>
          <w:lang w:val="es-ES"/>
        </w:rPr>
        <w:t>Dónde demonios estaba</w:t>
      </w:r>
      <w:proofErr w:type="gramEnd"/>
      <w:r w:rsidRPr="009F6C9F">
        <w:rPr>
          <w:rFonts w:ascii="Helvetica" w:hAnsi="Helvetica"/>
          <w:lang w:val="es-ES"/>
        </w:rPr>
        <w:t>?</w:t>
      </w:r>
    </w:p>
    <w:p w14:paraId="4CFE26AD" w14:textId="77777777" w:rsidR="00132DAE" w:rsidRDefault="009F6C9F" w:rsidP="009F6C9F">
      <w:pPr>
        <w:pStyle w:val="Scene"/>
        <w:spacing w:line="276" w:lineRule="auto"/>
        <w:jc w:val="both"/>
        <w:rPr>
          <w:rFonts w:ascii="Helvetica" w:hAnsi="Helvetica"/>
          <w:lang w:val="es-ES"/>
        </w:rPr>
      </w:pPr>
      <w:r w:rsidRPr="009F6C9F">
        <w:rPr>
          <w:rFonts w:ascii="Helvetica" w:hAnsi="Helvetica"/>
          <w:lang w:val="es-ES"/>
        </w:rPr>
        <w:t xml:space="preserve">El pánico me subió por la garganta. Escaneé la habitación buscando algo —cualquier cosa— que pudiera usar, y mis ojos se posaron en un delgado atizador de hierro cerca de la chimenea. No era un arma, pero era lo </w:t>
      </w:r>
      <w:r w:rsidRPr="009F6C9F">
        <w:rPr>
          <w:rFonts w:ascii="Helvetica" w:hAnsi="Helvetica"/>
          <w:lang w:val="es-ES"/>
        </w:rPr>
        <w:lastRenderedPageBreak/>
        <w:t>suficientemente duro como para hacer cualquier cosa que mis manos no pudieran.</w:t>
      </w:r>
    </w:p>
    <w:p w14:paraId="7D7481D8" w14:textId="77777777" w:rsidR="00132DAE" w:rsidRDefault="009F6C9F" w:rsidP="009F6C9F">
      <w:pPr>
        <w:pStyle w:val="Scene"/>
        <w:spacing w:line="276" w:lineRule="auto"/>
        <w:jc w:val="both"/>
        <w:rPr>
          <w:rFonts w:ascii="Helvetica" w:hAnsi="Helvetica"/>
          <w:lang w:val="es-ES"/>
        </w:rPr>
      </w:pPr>
      <w:r w:rsidRPr="009F6C9F">
        <w:rPr>
          <w:rFonts w:ascii="Helvetica" w:hAnsi="Helvetica"/>
          <w:lang w:val="es-ES"/>
        </w:rPr>
        <w:t>Me dirigí hacia la puerta, sujetando el atizador de hierro con ambas manos. En el momento en que lo abrí, el aire del bosque irrumpió en el interior, frío y mordaz contra mis piernas desnudas.</w:t>
      </w:r>
    </w:p>
    <w:p w14:paraId="475410A1" w14:textId="77777777" w:rsidR="00132DAE" w:rsidRDefault="009F6C9F" w:rsidP="009F6C9F">
      <w:pPr>
        <w:pStyle w:val="Scene"/>
        <w:spacing w:line="276" w:lineRule="auto"/>
        <w:jc w:val="both"/>
        <w:rPr>
          <w:rFonts w:ascii="Helvetica" w:hAnsi="Helvetica"/>
          <w:lang w:val="es-ES"/>
        </w:rPr>
      </w:pPr>
      <w:r w:rsidRPr="009F6C9F">
        <w:rPr>
          <w:rFonts w:ascii="Helvetica" w:hAnsi="Helvetica"/>
          <w:lang w:val="es-ES"/>
        </w:rPr>
        <w:t>La noche era negra, negrísima, sin estrellas. Los árboles eran siluetas en la oscuridad, y cada sonido a mi alrededor se magnificaba: el crujir de las ramitas, el susurro de las hojas y un gruñido bajo en algún lugar lejano, pero no lo suficientemente lejano.</w:t>
      </w:r>
    </w:p>
    <w:p w14:paraId="4032F143" w14:textId="77777777" w:rsidR="00132DAE" w:rsidRDefault="009F6C9F" w:rsidP="009F6C9F">
      <w:pPr>
        <w:pStyle w:val="Scene"/>
        <w:spacing w:line="276" w:lineRule="auto"/>
        <w:jc w:val="both"/>
        <w:rPr>
          <w:rFonts w:ascii="Helvetica" w:hAnsi="Helvetica"/>
          <w:lang w:val="es-ES"/>
        </w:rPr>
      </w:pPr>
      <w:r w:rsidRPr="009F6C9F">
        <w:rPr>
          <w:rFonts w:ascii="Helvetica" w:hAnsi="Helvetica"/>
          <w:lang w:val="es-ES"/>
        </w:rPr>
        <w:t>Avanzaba, mis pies crujiendo suavemente sobre el suelo del bosque, cada paso inseguro.</w:t>
      </w:r>
    </w:p>
    <w:p w14:paraId="0DFC959B" w14:textId="77777777" w:rsidR="00132DAE" w:rsidRDefault="009F6C9F" w:rsidP="009F6C9F">
      <w:pPr>
        <w:pStyle w:val="Scene"/>
        <w:spacing w:line="276" w:lineRule="auto"/>
        <w:jc w:val="both"/>
        <w:rPr>
          <w:rFonts w:ascii="Helvetica" w:hAnsi="Helvetica"/>
          <w:lang w:val="es-ES"/>
        </w:rPr>
      </w:pPr>
      <w:r w:rsidRPr="009F6C9F">
        <w:rPr>
          <w:rFonts w:ascii="Helvetica" w:hAnsi="Helvetica"/>
          <w:lang w:val="es-ES"/>
        </w:rPr>
        <w:t>El sueño se aferró a mí: cada beso, cada gemido. Lo sentí sobre mí, dentro de mí, y se confundió con la preocupación que florecía en mi pecho.</w:t>
      </w:r>
    </w:p>
    <w:p w14:paraId="1733BC4A" w14:textId="77777777" w:rsidR="00132DAE" w:rsidRDefault="009F6C9F" w:rsidP="009F6C9F">
      <w:pPr>
        <w:pStyle w:val="Scene"/>
        <w:spacing w:line="276" w:lineRule="auto"/>
        <w:jc w:val="both"/>
        <w:rPr>
          <w:rFonts w:ascii="Helvetica" w:hAnsi="Helvetica"/>
          <w:lang w:val="es-ES"/>
        </w:rPr>
      </w:pPr>
      <w:r w:rsidRPr="009F6C9F">
        <w:rPr>
          <w:rFonts w:ascii="Helvetica" w:hAnsi="Helvetica"/>
          <w:lang w:val="es-ES"/>
        </w:rPr>
        <w:t>“Vamos, Liliam”, murmuré, obligándome a seguir caminando. “No seas cobarde. Solo encuéntralo.</w:t>
      </w:r>
      <w:r w:rsidR="00132DAE">
        <w:rPr>
          <w:rFonts w:ascii="Helvetica" w:hAnsi="Helvetica"/>
          <w:lang w:val="es-ES"/>
        </w:rPr>
        <w:t>”</w:t>
      </w:r>
      <w:r w:rsidRPr="009F6C9F">
        <w:rPr>
          <w:rFonts w:ascii="Helvetica" w:hAnsi="Helvetica"/>
          <w:lang w:val="es-ES"/>
        </w:rPr>
        <w:br/>
        <w:t>Un repentino susurro a mi izquierda me hizo sobresaltar. Giré instintivamente, gritando mientras blandía el atizador de hierro con toda la fuerza que la adrenalina pudo generar.</w:t>
      </w:r>
      <w:r w:rsidRPr="009F6C9F">
        <w:rPr>
          <w:rFonts w:ascii="Helvetica" w:hAnsi="Helvetica"/>
          <w:lang w:val="es-ES"/>
        </w:rPr>
        <w:br/>
        <w:t>¡Zas</w:t>
      </w:r>
      <w:r w:rsidR="00132DAE">
        <w:rPr>
          <w:rFonts w:ascii="Helvetica" w:hAnsi="Helvetica"/>
          <w:lang w:val="es-ES"/>
        </w:rPr>
        <w:t>!</w:t>
      </w:r>
    </w:p>
    <w:p w14:paraId="74F9E983" w14:textId="77777777" w:rsidR="00132DAE" w:rsidRDefault="009F6C9F" w:rsidP="009F6C9F">
      <w:pPr>
        <w:pStyle w:val="Scene"/>
        <w:spacing w:line="276" w:lineRule="auto"/>
        <w:jc w:val="both"/>
        <w:rPr>
          <w:rFonts w:ascii="Helvetica" w:hAnsi="Helvetica"/>
          <w:lang w:val="es-ES"/>
        </w:rPr>
      </w:pPr>
      <w:proofErr w:type="spellStart"/>
      <w:r w:rsidRPr="009F6C9F">
        <w:rPr>
          <w:rFonts w:ascii="Helvetica" w:hAnsi="Helvetica"/>
          <w:lang w:val="es-ES"/>
        </w:rPr>
        <w:t>Zeff</w:t>
      </w:r>
      <w:proofErr w:type="spellEnd"/>
      <w:r w:rsidRPr="009F6C9F">
        <w:rPr>
          <w:rFonts w:ascii="Helvetica" w:hAnsi="Helvetica"/>
          <w:lang w:val="es-ES"/>
        </w:rPr>
        <w:t xml:space="preserve"> esquivó el golpe, por los pelos; su cabeza se sacudió hacia atrás justo cuando el atizador cortaba el aire donde había estado su cráneo.</w:t>
      </w:r>
    </w:p>
    <w:p w14:paraId="5267570A" w14:textId="77777777" w:rsidR="00132DAE" w:rsidRDefault="00132DAE" w:rsidP="009F6C9F">
      <w:pPr>
        <w:pStyle w:val="Scene"/>
        <w:spacing w:line="276" w:lineRule="auto"/>
        <w:jc w:val="both"/>
        <w:rPr>
          <w:rFonts w:ascii="Helvetica" w:hAnsi="Helvetica"/>
          <w:lang w:val="es-ES"/>
        </w:rPr>
      </w:pPr>
      <w:r>
        <w:rPr>
          <w:rFonts w:ascii="Helvetica" w:hAnsi="Helvetica"/>
          <w:lang w:val="es-ES"/>
        </w:rPr>
        <w:t>“</w:t>
      </w:r>
      <w:r w:rsidR="009F6C9F" w:rsidRPr="009F6C9F">
        <w:rPr>
          <w:rFonts w:ascii="Helvetica" w:hAnsi="Helvetica"/>
          <w:lang w:val="es-ES"/>
        </w:rPr>
        <w:t>¡Oye!</w:t>
      </w:r>
      <w:r>
        <w:rPr>
          <w:rFonts w:ascii="Helvetica" w:hAnsi="Helvetica"/>
          <w:lang w:val="es-ES"/>
        </w:rPr>
        <w:t>”</w:t>
      </w:r>
      <w:r w:rsidR="009F6C9F" w:rsidRPr="009F6C9F">
        <w:rPr>
          <w:rFonts w:ascii="Helvetica" w:hAnsi="Helvetica"/>
          <w:lang w:val="es-ES"/>
        </w:rPr>
        <w:t xml:space="preserve"> Ladró, medio agachado, con una mano levantada en defensa y la otra sujetando un bulto de ropa.</w:t>
      </w:r>
    </w:p>
    <w:p w14:paraId="72A591C0" w14:textId="77777777" w:rsidR="00132DAE" w:rsidRDefault="009F6C9F" w:rsidP="009F6C9F">
      <w:pPr>
        <w:pStyle w:val="Scene"/>
        <w:spacing w:line="276" w:lineRule="auto"/>
        <w:jc w:val="both"/>
        <w:rPr>
          <w:rFonts w:ascii="Helvetica" w:hAnsi="Helvetica"/>
          <w:lang w:val="es-ES"/>
        </w:rPr>
      </w:pPr>
      <w:r w:rsidRPr="009F6C9F">
        <w:rPr>
          <w:rFonts w:ascii="Helvetica" w:hAnsi="Helvetica"/>
          <w:lang w:val="es-ES"/>
        </w:rPr>
        <w:t>"¡Soy yo!"</w:t>
      </w:r>
    </w:p>
    <w:p w14:paraId="2495F9D9" w14:textId="77777777" w:rsidR="00132DAE" w:rsidRDefault="009F6C9F" w:rsidP="009F6C9F">
      <w:pPr>
        <w:pStyle w:val="Scene"/>
        <w:spacing w:line="276" w:lineRule="auto"/>
        <w:jc w:val="both"/>
        <w:rPr>
          <w:rFonts w:ascii="Helvetica" w:hAnsi="Helvetica"/>
          <w:lang w:val="es-ES"/>
        </w:rPr>
      </w:pPr>
      <w:r w:rsidRPr="009F6C9F">
        <w:rPr>
          <w:rFonts w:ascii="Helvetica" w:hAnsi="Helvetica"/>
          <w:lang w:val="es-ES"/>
        </w:rPr>
        <w:t>El hierro se me cayó de las manos con un golpe sordo, impactando contra el barro como si me hubiera quemado las palmas.</w:t>
      </w:r>
    </w:p>
    <w:p w14:paraId="5EF6BF4F" w14:textId="5417DA79" w:rsidR="00132DAE" w:rsidRDefault="009F6C9F" w:rsidP="009F6C9F">
      <w:pPr>
        <w:pStyle w:val="Scene"/>
        <w:spacing w:line="276" w:lineRule="auto"/>
        <w:jc w:val="both"/>
        <w:rPr>
          <w:rFonts w:ascii="Helvetica" w:hAnsi="Helvetica"/>
          <w:lang w:val="es-ES"/>
        </w:rPr>
      </w:pPr>
      <w:r w:rsidRPr="009F6C9F">
        <w:rPr>
          <w:rFonts w:ascii="Helvetica" w:hAnsi="Helvetica"/>
          <w:lang w:val="es-ES"/>
        </w:rPr>
        <w:lastRenderedPageBreak/>
        <w:t>Me faltaba el aliento y mi pecho se agitaba con fuerza.</w:t>
      </w:r>
      <w:r w:rsidRPr="009F6C9F">
        <w:rPr>
          <w:rFonts w:ascii="Helvetica" w:hAnsi="Helvetica"/>
          <w:lang w:val="es-ES"/>
        </w:rPr>
        <w:br/>
      </w:r>
      <w:r w:rsidR="00132DAE">
        <w:rPr>
          <w:rFonts w:ascii="Helvetica" w:hAnsi="Helvetica"/>
          <w:lang w:val="es-ES"/>
        </w:rPr>
        <w:t>“</w:t>
      </w:r>
      <w:r w:rsidRPr="009F6C9F">
        <w:rPr>
          <w:rFonts w:ascii="Helvetica" w:hAnsi="Helvetica"/>
          <w:lang w:val="es-ES"/>
        </w:rPr>
        <w:t>¡</w:t>
      </w:r>
      <w:r w:rsidR="00132DAE">
        <w:rPr>
          <w:rFonts w:ascii="Helvetica" w:hAnsi="Helvetica"/>
          <w:lang w:val="es-ES"/>
        </w:rPr>
        <w:t>Ostia</w:t>
      </w:r>
      <w:r w:rsidRPr="009F6C9F">
        <w:rPr>
          <w:rFonts w:ascii="Helvetica" w:hAnsi="Helvetica"/>
          <w:lang w:val="es-ES"/>
        </w:rPr>
        <w:t>!</w:t>
      </w:r>
      <w:r w:rsidR="00132DAE">
        <w:rPr>
          <w:rFonts w:ascii="Helvetica" w:hAnsi="Helvetica"/>
          <w:lang w:val="es-ES"/>
        </w:rPr>
        <w:t>” murmuró</w:t>
      </w:r>
      <w:r w:rsidRPr="009F6C9F">
        <w:rPr>
          <w:rFonts w:ascii="Helvetica" w:hAnsi="Helvetica"/>
          <w:lang w:val="es-ES"/>
        </w:rPr>
        <w:t>, poniéndose de pie y apartándose el pelo de la cara. "Al menos sé que puedes batear como un jugador de béisbol profesional."</w:t>
      </w:r>
    </w:p>
    <w:p w14:paraId="3E151535" w14:textId="77777777" w:rsidR="00132DAE" w:rsidRDefault="00132DAE" w:rsidP="009F6C9F">
      <w:pPr>
        <w:pStyle w:val="Scene"/>
        <w:spacing w:line="276" w:lineRule="auto"/>
        <w:jc w:val="both"/>
        <w:rPr>
          <w:rFonts w:ascii="Helvetica" w:hAnsi="Helvetica"/>
          <w:lang w:val="es-ES"/>
        </w:rPr>
      </w:pPr>
      <w:r>
        <w:rPr>
          <w:rFonts w:ascii="Helvetica" w:hAnsi="Helvetica"/>
          <w:lang w:val="es-ES"/>
        </w:rPr>
        <w:t>“</w:t>
      </w:r>
      <w:r w:rsidR="009F6C9F" w:rsidRPr="009F6C9F">
        <w:rPr>
          <w:rFonts w:ascii="Helvetica" w:hAnsi="Helvetica"/>
          <w:lang w:val="es-ES"/>
        </w:rPr>
        <w:t>¡</w:t>
      </w:r>
      <w:proofErr w:type="spellStart"/>
      <w:r w:rsidR="009F6C9F" w:rsidRPr="009F6C9F">
        <w:rPr>
          <w:rFonts w:ascii="Helvetica" w:hAnsi="Helvetica"/>
          <w:lang w:val="es-ES"/>
        </w:rPr>
        <w:t>Zeff</w:t>
      </w:r>
      <w:proofErr w:type="spellEnd"/>
      <w:r w:rsidR="009F6C9F" w:rsidRPr="009F6C9F">
        <w:rPr>
          <w:rFonts w:ascii="Helvetica" w:hAnsi="Helvetica"/>
          <w:lang w:val="es-ES"/>
        </w:rPr>
        <w:t>!</w:t>
      </w:r>
      <w:r>
        <w:rPr>
          <w:rFonts w:ascii="Helvetica" w:hAnsi="Helvetica"/>
          <w:lang w:val="es-ES"/>
        </w:rPr>
        <w:t xml:space="preserve">” </w:t>
      </w:r>
      <w:r w:rsidR="009F6C9F" w:rsidRPr="009F6C9F">
        <w:rPr>
          <w:rFonts w:ascii="Helvetica" w:hAnsi="Helvetica"/>
          <w:lang w:val="es-ES"/>
        </w:rPr>
        <w:t>Siseé, acercándome a él a toda prisa, con el corazón latiendo a mil por el susto. Mi palma golpeó con fuerza su bíceps, no una, sino dos veces.</w:t>
      </w:r>
    </w:p>
    <w:p w14:paraId="4B6D092D" w14:textId="6B67391E" w:rsidR="00132DAE" w:rsidRDefault="009F6C9F" w:rsidP="009F6C9F">
      <w:pPr>
        <w:pStyle w:val="Scene"/>
        <w:spacing w:line="276" w:lineRule="auto"/>
        <w:jc w:val="both"/>
        <w:rPr>
          <w:rFonts w:ascii="Helvetica" w:hAnsi="Helvetica"/>
          <w:lang w:val="es-ES"/>
        </w:rPr>
      </w:pPr>
      <w:r w:rsidRPr="009F6C9F">
        <w:rPr>
          <w:rFonts w:ascii="Helvetica" w:hAnsi="Helvetica"/>
          <w:lang w:val="es-ES"/>
        </w:rPr>
        <w:t xml:space="preserve">Se estremeció, pero solo ligeramente, más divertido que frustrado. </w:t>
      </w:r>
      <w:r w:rsidR="00132DAE">
        <w:rPr>
          <w:rFonts w:ascii="Helvetica" w:hAnsi="Helvetica"/>
          <w:lang w:val="es-ES"/>
        </w:rPr>
        <w:t>“</w:t>
      </w:r>
      <w:r w:rsidRPr="009F6C9F">
        <w:rPr>
          <w:rFonts w:ascii="Helvetica" w:hAnsi="Helvetica"/>
          <w:lang w:val="es-ES"/>
        </w:rPr>
        <w:t>¡Ay!</w:t>
      </w:r>
      <w:r w:rsidR="00132DAE">
        <w:rPr>
          <w:rFonts w:ascii="Helvetica" w:hAnsi="Helvetica"/>
          <w:lang w:val="es-ES"/>
        </w:rPr>
        <w:t xml:space="preserve">” </w:t>
      </w:r>
      <w:r w:rsidRPr="009F6C9F">
        <w:rPr>
          <w:rFonts w:ascii="Helvetica" w:hAnsi="Helvetica"/>
          <w:lang w:val="es-ES"/>
        </w:rPr>
        <w:t>dijo con una sonrisa, con los ojos brillantes. "Vale, me lo merecía."</w:t>
      </w:r>
    </w:p>
    <w:p w14:paraId="1EDC9A1F" w14:textId="4CE0C532" w:rsidR="00132DAE" w:rsidRDefault="009F6C9F" w:rsidP="009F6C9F">
      <w:pPr>
        <w:pStyle w:val="Scene"/>
        <w:spacing w:line="276" w:lineRule="auto"/>
        <w:jc w:val="both"/>
        <w:rPr>
          <w:rFonts w:ascii="Helvetica" w:hAnsi="Helvetica"/>
          <w:lang w:val="es-ES"/>
        </w:rPr>
      </w:pPr>
      <w:r w:rsidRPr="009F6C9F">
        <w:rPr>
          <w:rFonts w:ascii="Helvetica" w:hAnsi="Helvetica"/>
          <w:lang w:val="es-ES"/>
        </w:rPr>
        <w:t>Y fue entonces cuando me di cuenta.</w:t>
      </w:r>
      <w:r w:rsidRPr="009F6C9F">
        <w:rPr>
          <w:rFonts w:ascii="Helvetica" w:hAnsi="Helvetica"/>
          <w:lang w:val="es-ES"/>
        </w:rPr>
        <w:br/>
        <w:t xml:space="preserve">Estaba sin camisa. Su piel brillaba con la lluvia, el agua resbalaba por las crestas de su pecho. Y no llevaba nada debajo de esos </w:t>
      </w:r>
      <w:r w:rsidR="00132DAE">
        <w:rPr>
          <w:rFonts w:ascii="Helvetica" w:hAnsi="Helvetica"/>
          <w:lang w:val="es-ES"/>
        </w:rPr>
        <w:t>mahones</w:t>
      </w:r>
      <w:r w:rsidRPr="009F6C9F">
        <w:rPr>
          <w:rFonts w:ascii="Helvetica" w:hAnsi="Helvetica"/>
          <w:lang w:val="es-ES"/>
        </w:rPr>
        <w:t xml:space="preserve">, absolutamente nada. La tela </w:t>
      </w:r>
      <w:r w:rsidR="00132DAE">
        <w:rPr>
          <w:rFonts w:ascii="Helvetica" w:hAnsi="Helvetica"/>
          <w:lang w:val="es-ES"/>
        </w:rPr>
        <w:t xml:space="preserve">del </w:t>
      </w:r>
      <w:proofErr w:type="spellStart"/>
      <w:r w:rsidR="00132DAE">
        <w:rPr>
          <w:rFonts w:ascii="Helvetica" w:hAnsi="Helvetica"/>
          <w:lang w:val="es-ES"/>
        </w:rPr>
        <w:t>mahon</w:t>
      </w:r>
      <w:proofErr w:type="spellEnd"/>
      <w:r w:rsidRPr="009F6C9F">
        <w:rPr>
          <w:rFonts w:ascii="Helvetica" w:hAnsi="Helvetica"/>
          <w:lang w:val="es-ES"/>
        </w:rPr>
        <w:t xml:space="preserve"> caía lánguidamente, insinuando la marcada línea en V que descendía hasta—</w:t>
      </w:r>
    </w:p>
    <w:p w14:paraId="0CB51908" w14:textId="77777777" w:rsidR="00132DAE" w:rsidRDefault="009F6C9F" w:rsidP="009F6C9F">
      <w:pPr>
        <w:pStyle w:val="Scene"/>
        <w:spacing w:line="276" w:lineRule="auto"/>
        <w:jc w:val="both"/>
        <w:rPr>
          <w:rFonts w:ascii="Helvetica" w:hAnsi="Helvetica"/>
          <w:lang w:val="es-ES"/>
        </w:rPr>
      </w:pPr>
      <w:r w:rsidRPr="009F6C9F">
        <w:rPr>
          <w:rFonts w:ascii="Helvetica" w:hAnsi="Helvetica"/>
          <w:lang w:val="es-ES"/>
        </w:rPr>
        <w:t>Mi mirada se elevó rápidamente hasta la suya.</w:t>
      </w:r>
    </w:p>
    <w:p w14:paraId="048F2085" w14:textId="77777777" w:rsidR="00132DAE" w:rsidRDefault="009F6C9F" w:rsidP="009F6C9F">
      <w:pPr>
        <w:pStyle w:val="Scene"/>
        <w:spacing w:line="276" w:lineRule="auto"/>
        <w:jc w:val="both"/>
        <w:rPr>
          <w:rFonts w:ascii="Helvetica" w:hAnsi="Helvetica"/>
          <w:lang w:val="es-ES"/>
        </w:rPr>
      </w:pPr>
      <w:r w:rsidRPr="009F6C9F">
        <w:rPr>
          <w:rFonts w:ascii="Helvetica" w:hAnsi="Helvetica"/>
          <w:lang w:val="es-ES"/>
        </w:rPr>
        <w:t>Su mandíbula se tensó. Ajustado.</w:t>
      </w:r>
    </w:p>
    <w:p w14:paraId="44519529" w14:textId="77777777" w:rsidR="00132DAE" w:rsidRDefault="009F6C9F" w:rsidP="009F6C9F">
      <w:pPr>
        <w:pStyle w:val="Scene"/>
        <w:spacing w:line="276" w:lineRule="auto"/>
        <w:jc w:val="both"/>
        <w:rPr>
          <w:rFonts w:ascii="Helvetica" w:hAnsi="Helvetica"/>
          <w:lang w:val="es-ES"/>
        </w:rPr>
      </w:pPr>
      <w:r w:rsidRPr="009F6C9F">
        <w:rPr>
          <w:rFonts w:ascii="Helvetica" w:hAnsi="Helvetica"/>
          <w:lang w:val="es-ES"/>
        </w:rPr>
        <w:t>Sus ojos verdes se oscurecieron, y un negro brilló a través de ellos como un relámpago en una nube de tormenta.</w:t>
      </w:r>
      <w:r w:rsidRPr="009F6C9F">
        <w:rPr>
          <w:rFonts w:ascii="Helvetica" w:hAnsi="Helvetica"/>
          <w:lang w:val="es-ES"/>
        </w:rPr>
        <w:br/>
      </w:r>
      <w:r w:rsidR="00132DAE">
        <w:rPr>
          <w:rFonts w:ascii="Helvetica" w:hAnsi="Helvetica"/>
          <w:lang w:val="es-ES"/>
        </w:rPr>
        <w:t>“</w:t>
      </w:r>
      <w:r w:rsidRPr="009F6C9F">
        <w:rPr>
          <w:rFonts w:ascii="Helvetica" w:hAnsi="Helvetica"/>
          <w:lang w:val="es-ES"/>
        </w:rPr>
        <w:t>Llevas puesta mi camisa</w:t>
      </w:r>
      <w:r w:rsidR="00132DAE">
        <w:rPr>
          <w:rFonts w:ascii="Helvetica" w:hAnsi="Helvetica"/>
          <w:lang w:val="es-ES"/>
        </w:rPr>
        <w:t xml:space="preserve">,” </w:t>
      </w:r>
      <w:r w:rsidRPr="009F6C9F">
        <w:rPr>
          <w:rFonts w:ascii="Helvetica" w:hAnsi="Helvetica"/>
          <w:lang w:val="es-ES"/>
        </w:rPr>
        <w:t>dijo, en voz baja.</w:t>
      </w:r>
    </w:p>
    <w:p w14:paraId="6B4C8A6A" w14:textId="77777777" w:rsidR="00132DAE" w:rsidRDefault="009F6C9F" w:rsidP="009F6C9F">
      <w:pPr>
        <w:pStyle w:val="Scene"/>
        <w:spacing w:line="276" w:lineRule="auto"/>
        <w:jc w:val="both"/>
        <w:rPr>
          <w:rFonts w:ascii="Helvetica" w:hAnsi="Helvetica"/>
          <w:lang w:val="es-ES"/>
        </w:rPr>
      </w:pPr>
      <w:r w:rsidRPr="009F6C9F">
        <w:rPr>
          <w:rFonts w:ascii="Helvetica" w:hAnsi="Helvetica"/>
          <w:lang w:val="es-ES"/>
        </w:rPr>
        <w:t>Tragué saliva. "Era lo único que estaba seco."</w:t>
      </w:r>
      <w:r w:rsidRPr="009F6C9F">
        <w:rPr>
          <w:rFonts w:ascii="Helvetica" w:hAnsi="Helvetica"/>
          <w:lang w:val="es-ES"/>
        </w:rPr>
        <w:br/>
        <w:t>El aire cambió. La tensión era tan intensa que hasta una cuchilla podría cortarla.</w:t>
      </w:r>
    </w:p>
    <w:p w14:paraId="5ECC6B7A" w14:textId="77777777" w:rsidR="00132DAE" w:rsidRDefault="00132DAE" w:rsidP="009F6C9F">
      <w:pPr>
        <w:pStyle w:val="Scene"/>
        <w:spacing w:line="276" w:lineRule="auto"/>
        <w:jc w:val="both"/>
        <w:rPr>
          <w:rFonts w:ascii="Helvetica" w:hAnsi="Helvetica"/>
          <w:lang w:val="es-ES"/>
        </w:rPr>
      </w:pPr>
      <w:r>
        <w:rPr>
          <w:rFonts w:ascii="Helvetica" w:hAnsi="Helvetica"/>
          <w:lang w:val="es-ES"/>
        </w:rPr>
        <w:t>“</w:t>
      </w:r>
      <w:r w:rsidR="009F6C9F" w:rsidRPr="009F6C9F">
        <w:rPr>
          <w:rFonts w:ascii="Helvetica" w:hAnsi="Helvetica"/>
          <w:lang w:val="es-ES"/>
        </w:rPr>
        <w:t>Necesitabas ropa seca</w:t>
      </w:r>
      <w:r>
        <w:rPr>
          <w:rFonts w:ascii="Helvetica" w:hAnsi="Helvetica"/>
          <w:lang w:val="es-ES"/>
        </w:rPr>
        <w:t xml:space="preserve">,” </w:t>
      </w:r>
      <w:r w:rsidR="009F6C9F" w:rsidRPr="009F6C9F">
        <w:rPr>
          <w:rFonts w:ascii="Helvetica" w:hAnsi="Helvetica"/>
          <w:lang w:val="es-ES"/>
        </w:rPr>
        <w:t>murmuró, su voz repentinamente más baja, más áspera. Sus ojos me recorrieron con lentitud y reverencia; su franela envolvía mi figura, mis piernas desnudas quedaban al descubierto, mis dedos aún temblaban por la excitación.</w:t>
      </w:r>
    </w:p>
    <w:p w14:paraId="332FC6B7" w14:textId="77777777" w:rsidR="00132DAE" w:rsidRDefault="009F6C9F" w:rsidP="00132DAE">
      <w:pPr>
        <w:pStyle w:val="Scene"/>
        <w:spacing w:line="276" w:lineRule="auto"/>
        <w:jc w:val="both"/>
        <w:rPr>
          <w:rFonts w:ascii="Helvetica" w:hAnsi="Helvetica"/>
          <w:lang w:val="es-ES"/>
        </w:rPr>
      </w:pPr>
      <w:r w:rsidRPr="009F6C9F">
        <w:rPr>
          <w:rFonts w:ascii="Helvetica" w:hAnsi="Helvetica"/>
          <w:lang w:val="es-ES"/>
        </w:rPr>
        <w:t>Y durante un largo segundo, ninguno de los dos nos movimos.</w:t>
      </w:r>
      <w:r w:rsidR="00132DAE">
        <w:rPr>
          <w:rFonts w:ascii="Helvetica" w:hAnsi="Helvetica"/>
          <w:lang w:val="es-ES"/>
        </w:rPr>
        <w:t xml:space="preserve"> </w:t>
      </w:r>
      <w:r w:rsidRPr="009F6C9F">
        <w:rPr>
          <w:rFonts w:ascii="Helvetica" w:hAnsi="Helvetica"/>
          <w:lang w:val="es-ES"/>
        </w:rPr>
        <w:t>Y mi corazón no había dejado de latir con fuerza, no por miedo, sino por él.</w:t>
      </w:r>
      <w:r w:rsidR="00132DAE">
        <w:rPr>
          <w:rFonts w:ascii="Helvetica" w:hAnsi="Helvetica"/>
          <w:lang w:val="es-ES"/>
        </w:rPr>
        <w:t xml:space="preserve"> </w:t>
      </w:r>
      <w:r w:rsidRPr="009F6C9F">
        <w:rPr>
          <w:rFonts w:ascii="Helvetica" w:hAnsi="Helvetica"/>
          <w:lang w:val="es-ES"/>
        </w:rPr>
        <w:t xml:space="preserve">Extendió la mano, sus manos </w:t>
      </w:r>
      <w:r w:rsidRPr="009F6C9F">
        <w:rPr>
          <w:rFonts w:ascii="Helvetica" w:hAnsi="Helvetica"/>
          <w:lang w:val="es-ES"/>
        </w:rPr>
        <w:lastRenderedPageBreak/>
        <w:t>encontraron mis hombros, estabilizándome. Su tacto —cálido, firme— alivió algo en mí. Y, al mismo tiempo, reavivó todo lo que había intentado enterrar.</w:t>
      </w:r>
    </w:p>
    <w:p w14:paraId="1725FC43" w14:textId="77777777" w:rsidR="009A3A32" w:rsidRDefault="009F6C9F" w:rsidP="00132DAE">
      <w:pPr>
        <w:pStyle w:val="Scene"/>
        <w:spacing w:line="276" w:lineRule="auto"/>
        <w:jc w:val="both"/>
        <w:rPr>
          <w:rFonts w:ascii="Helvetica" w:hAnsi="Helvetica"/>
          <w:lang w:val="es-ES"/>
        </w:rPr>
      </w:pPr>
      <w:r w:rsidRPr="009F6C9F">
        <w:rPr>
          <w:rFonts w:ascii="Helvetica" w:hAnsi="Helvetica"/>
          <w:lang w:val="es-ES"/>
        </w:rPr>
        <w:t>Su cuerpo aún estaba húmedo de sudor. Su pecho subía y bajaba con respiraciones controladas, pero podía sentir el calor que emanaba de él. Demasiado cerca. Demasiado tentador.</w:t>
      </w:r>
    </w:p>
    <w:p w14:paraId="151A2A6C" w14:textId="77777777" w:rsidR="009A3A32" w:rsidRDefault="009F6C9F" w:rsidP="00132DAE">
      <w:pPr>
        <w:pStyle w:val="Scene"/>
        <w:spacing w:line="276" w:lineRule="auto"/>
        <w:jc w:val="both"/>
        <w:rPr>
          <w:rFonts w:ascii="Helvetica" w:hAnsi="Helvetica"/>
          <w:lang w:val="es-ES"/>
        </w:rPr>
      </w:pPr>
      <w:r w:rsidRPr="009F6C9F">
        <w:rPr>
          <w:rFonts w:ascii="Helvetica" w:hAnsi="Helvetica"/>
          <w:lang w:val="es-ES"/>
        </w:rPr>
        <w:t>Aparté la mirada, el aroma de su piel y el recuerdo de aquel sueño me abrumaban. Quería acercarme para ver si se sentía igual. Pero me contuve.</w:t>
      </w:r>
    </w:p>
    <w:p w14:paraId="361B3DF9" w14:textId="77777777" w:rsidR="009A3A32" w:rsidRDefault="009F6C9F" w:rsidP="00132DAE">
      <w:pPr>
        <w:pStyle w:val="Scene"/>
        <w:spacing w:line="276" w:lineRule="auto"/>
        <w:jc w:val="both"/>
        <w:rPr>
          <w:rFonts w:ascii="Helvetica" w:hAnsi="Helvetica"/>
          <w:lang w:val="es-ES"/>
        </w:rPr>
      </w:pPr>
      <w:r w:rsidRPr="009F6C9F">
        <w:rPr>
          <w:rFonts w:ascii="Helvetica" w:hAnsi="Helvetica"/>
          <w:lang w:val="es-ES"/>
        </w:rPr>
        <w:t>Un débil gemido agudo, entrecortado y tembloroso, resonó entre los árboles. Apenas era más que una brisa, pero rompió el silencio como una cuerda tensada al máximo.</w:t>
      </w:r>
      <w:r w:rsidRPr="009F6C9F">
        <w:rPr>
          <w:rFonts w:ascii="Helvetica" w:hAnsi="Helvetica"/>
          <w:lang w:val="es-ES"/>
        </w:rPr>
        <w:br/>
      </w:r>
      <w:r w:rsidRPr="009F6C9F">
        <w:rPr>
          <w:rFonts w:ascii="Helvetica" w:hAnsi="Helvetica"/>
        </w:rPr>
        <w:t xml:space="preserve">Zeff se puso </w:t>
      </w:r>
      <w:proofErr w:type="spellStart"/>
      <w:r w:rsidRPr="009F6C9F">
        <w:rPr>
          <w:rFonts w:ascii="Helvetica" w:hAnsi="Helvetica"/>
        </w:rPr>
        <w:t>rígido</w:t>
      </w:r>
      <w:proofErr w:type="spellEnd"/>
      <w:r w:rsidRPr="009F6C9F">
        <w:rPr>
          <w:rFonts w:ascii="Helvetica" w:hAnsi="Helvetica"/>
        </w:rPr>
        <w:t xml:space="preserve"> a mi </w:t>
      </w:r>
      <w:proofErr w:type="spellStart"/>
      <w:r w:rsidRPr="009F6C9F">
        <w:rPr>
          <w:rFonts w:ascii="Helvetica" w:hAnsi="Helvetica"/>
        </w:rPr>
        <w:t>lado</w:t>
      </w:r>
      <w:proofErr w:type="spellEnd"/>
      <w:r w:rsidRPr="009F6C9F">
        <w:rPr>
          <w:rFonts w:ascii="Helvetica" w:hAnsi="Helvetica"/>
        </w:rPr>
        <w:t xml:space="preserve">. </w:t>
      </w:r>
      <w:r w:rsidRPr="009F6C9F">
        <w:rPr>
          <w:rFonts w:ascii="Helvetica" w:hAnsi="Helvetica"/>
          <w:lang w:val="es-ES"/>
        </w:rPr>
        <w:t>Todo su cuerpo se tensó; entrecerró los ojos mientras escudriñaba la oscura copa de los árboles. Contuve la respiración.</w:t>
      </w:r>
    </w:p>
    <w:p w14:paraId="6B902F82" w14:textId="77777777" w:rsidR="009A3A32" w:rsidRDefault="009F6C9F" w:rsidP="00132DAE">
      <w:pPr>
        <w:pStyle w:val="Scene"/>
        <w:spacing w:line="276" w:lineRule="auto"/>
        <w:jc w:val="both"/>
        <w:rPr>
          <w:rFonts w:ascii="Helvetica" w:hAnsi="Helvetica"/>
          <w:lang w:val="es-ES"/>
        </w:rPr>
      </w:pPr>
      <w:r w:rsidRPr="009F6C9F">
        <w:rPr>
          <w:rFonts w:ascii="Helvetica" w:hAnsi="Helvetica"/>
          <w:lang w:val="es-ES"/>
        </w:rPr>
        <w:t>Ahí estaba otra vez. Más cerca ahora. El sonido era un llanto suave e interrumpido, tenue y entrecortado, como un niño que ahoga sus sollozos en la oscuridad.</w:t>
      </w:r>
    </w:p>
    <w:p w14:paraId="632792BF" w14:textId="77777777" w:rsidR="009A3A32" w:rsidRDefault="009A3A32" w:rsidP="00132DAE">
      <w:pPr>
        <w:pStyle w:val="Scene"/>
        <w:spacing w:line="276" w:lineRule="auto"/>
        <w:jc w:val="both"/>
        <w:rPr>
          <w:rFonts w:ascii="Helvetica" w:hAnsi="Helvetica"/>
          <w:lang w:val="es-ES"/>
        </w:rPr>
      </w:pPr>
      <w:r>
        <w:rPr>
          <w:rFonts w:ascii="Helvetica" w:hAnsi="Helvetica"/>
          <w:lang w:val="es-ES"/>
        </w:rPr>
        <w:t>“</w:t>
      </w:r>
      <w:r w:rsidR="009F6C9F" w:rsidRPr="009F6C9F">
        <w:rPr>
          <w:rFonts w:ascii="Helvetica" w:hAnsi="Helvetica"/>
          <w:lang w:val="es-ES"/>
        </w:rPr>
        <w:t>¿Qué es eso?</w:t>
      </w:r>
      <w:r>
        <w:rPr>
          <w:rFonts w:ascii="Helvetica" w:hAnsi="Helvetica"/>
          <w:lang w:val="es-ES"/>
        </w:rPr>
        <w:t>”</w:t>
      </w:r>
      <w:r w:rsidR="009F6C9F" w:rsidRPr="009F6C9F">
        <w:rPr>
          <w:rFonts w:ascii="Helvetica" w:hAnsi="Helvetica"/>
          <w:lang w:val="es-ES"/>
        </w:rPr>
        <w:t xml:space="preserve"> Susurré, apenas audible.</w:t>
      </w:r>
      <w:r w:rsidR="009F6C9F" w:rsidRPr="009F6C9F">
        <w:rPr>
          <w:rFonts w:ascii="Helvetica" w:hAnsi="Helvetica"/>
          <w:lang w:val="es-ES"/>
        </w:rPr>
        <w:br/>
        <w:t>Pero algo más que curiosidad me atrajo. No era solo una preocupación superficial o simple, sino una fuerza profundamente arraigada en mi naturaleza. Sentía una fuerza equivalente a la gravedad bajo mis costillas, que me impulsaba a caminar hacia adelante. Llamando.</w:t>
      </w:r>
    </w:p>
    <w:p w14:paraId="604CABD3" w14:textId="77777777" w:rsidR="009A3A32" w:rsidRDefault="009F6C9F" w:rsidP="00132DAE">
      <w:pPr>
        <w:pStyle w:val="Scene"/>
        <w:spacing w:line="276" w:lineRule="auto"/>
        <w:jc w:val="both"/>
        <w:rPr>
          <w:rFonts w:ascii="Helvetica" w:hAnsi="Helvetica"/>
          <w:lang w:val="es-ES"/>
        </w:rPr>
      </w:pPr>
      <w:r w:rsidRPr="009F6C9F">
        <w:rPr>
          <w:rFonts w:ascii="Helvetica" w:hAnsi="Helvetica"/>
          <w:lang w:val="es-ES"/>
        </w:rPr>
        <w:t xml:space="preserve">La mano de </w:t>
      </w:r>
      <w:proofErr w:type="spellStart"/>
      <w:r w:rsidRPr="009F6C9F">
        <w:rPr>
          <w:rFonts w:ascii="Helvetica" w:hAnsi="Helvetica"/>
          <w:lang w:val="es-ES"/>
        </w:rPr>
        <w:t>Zeff</w:t>
      </w:r>
      <w:proofErr w:type="spellEnd"/>
      <w:r w:rsidRPr="009F6C9F">
        <w:rPr>
          <w:rFonts w:ascii="Helvetica" w:hAnsi="Helvetica"/>
          <w:lang w:val="es-ES"/>
        </w:rPr>
        <w:t xml:space="preserve"> se extendió instintivamente para detenerme, sus dedos rozaron mi brazo, pero yo me moví. Se sintió como un llamado a la acción. Mi cuerpo ignoró su advertencia.</w:t>
      </w:r>
    </w:p>
    <w:p w14:paraId="7CB602B3" w14:textId="77777777" w:rsidR="009A3A32" w:rsidRDefault="009F6C9F" w:rsidP="00132DAE">
      <w:pPr>
        <w:pStyle w:val="Scene"/>
        <w:spacing w:line="276" w:lineRule="auto"/>
        <w:jc w:val="both"/>
        <w:rPr>
          <w:rFonts w:ascii="Helvetica" w:hAnsi="Helvetica"/>
          <w:lang w:val="es-ES"/>
        </w:rPr>
      </w:pPr>
      <w:r w:rsidRPr="009F6C9F">
        <w:rPr>
          <w:rFonts w:ascii="Helvetica" w:hAnsi="Helvetica"/>
          <w:lang w:val="es-ES"/>
        </w:rPr>
        <w:t>El sonido volvió a oírse. Urgente ahora. Como una criatura herida suplicando que no la abandonen.</w:t>
      </w:r>
    </w:p>
    <w:p w14:paraId="7D49ED94" w14:textId="77777777" w:rsidR="009A3A32" w:rsidRDefault="009F6C9F" w:rsidP="00132DAE">
      <w:pPr>
        <w:pStyle w:val="Scene"/>
        <w:spacing w:line="276" w:lineRule="auto"/>
        <w:jc w:val="both"/>
        <w:rPr>
          <w:rFonts w:ascii="Helvetica" w:hAnsi="Helvetica"/>
          <w:lang w:val="es-ES"/>
        </w:rPr>
      </w:pPr>
      <w:r w:rsidRPr="009F6C9F">
        <w:rPr>
          <w:rFonts w:ascii="Helvetica" w:hAnsi="Helvetica"/>
          <w:lang w:val="es-ES"/>
        </w:rPr>
        <w:lastRenderedPageBreak/>
        <w:t>Me moví más rápido, mis pies rozando las hojas húmedas, esquivando ramas bajas y saltando sobre raíces como si hubiera recorrido este sendero en sueños. No sabría explicarlo, pero me sentía atraído, como si el propio bosque se estuviera abriendo paso solo para mí.</w:t>
      </w:r>
    </w:p>
    <w:p w14:paraId="50C129A5" w14:textId="77777777" w:rsidR="009A3A32" w:rsidRDefault="009F6C9F" w:rsidP="00132DAE">
      <w:pPr>
        <w:pStyle w:val="Scene"/>
        <w:spacing w:line="276" w:lineRule="auto"/>
        <w:jc w:val="both"/>
        <w:rPr>
          <w:rFonts w:ascii="Helvetica" w:hAnsi="Helvetica"/>
          <w:lang w:val="es-ES"/>
        </w:rPr>
      </w:pPr>
      <w:r w:rsidRPr="009F6C9F">
        <w:rPr>
          <w:rFonts w:ascii="Helvetica" w:hAnsi="Helvetica"/>
          <w:lang w:val="es-ES"/>
        </w:rPr>
        <w:t>Entonces lo vi.</w:t>
      </w:r>
    </w:p>
    <w:p w14:paraId="033EFB1B" w14:textId="77777777" w:rsidR="009A3A32" w:rsidRDefault="009F6C9F" w:rsidP="00132DAE">
      <w:pPr>
        <w:pStyle w:val="Scene"/>
        <w:spacing w:line="276" w:lineRule="auto"/>
        <w:jc w:val="both"/>
        <w:rPr>
          <w:rFonts w:ascii="Helvetica" w:hAnsi="Helvetica"/>
          <w:lang w:val="es-ES"/>
        </w:rPr>
      </w:pPr>
      <w:r w:rsidRPr="009F6C9F">
        <w:rPr>
          <w:rFonts w:ascii="Helvetica" w:hAnsi="Helvetica"/>
          <w:lang w:val="es-ES"/>
        </w:rPr>
        <w:t xml:space="preserve">Un destello de pelaje gris oscuro apareció bajo la espesura. Pequeño. </w:t>
      </w:r>
      <w:proofErr w:type="spellStart"/>
      <w:r w:rsidRPr="009F6C9F">
        <w:rPr>
          <w:rFonts w:ascii="Helvetica" w:hAnsi="Helvetica"/>
          <w:lang w:val="es-ES"/>
        </w:rPr>
        <w:t>Aún</w:t>
      </w:r>
      <w:proofErr w:type="spellEnd"/>
      <w:r w:rsidRPr="009F6C9F">
        <w:rPr>
          <w:rFonts w:ascii="Helvetica" w:hAnsi="Helvetica"/>
          <w:lang w:val="es-ES"/>
        </w:rPr>
        <w:t xml:space="preserve"> así. Tembloroso.</w:t>
      </w:r>
    </w:p>
    <w:p w14:paraId="63506F98" w14:textId="77777777" w:rsidR="009A3A32" w:rsidRDefault="009F6C9F" w:rsidP="00132DAE">
      <w:pPr>
        <w:pStyle w:val="Scene"/>
        <w:spacing w:line="276" w:lineRule="auto"/>
        <w:jc w:val="both"/>
        <w:rPr>
          <w:rFonts w:ascii="Helvetica" w:hAnsi="Helvetica"/>
          <w:lang w:val="es-ES"/>
        </w:rPr>
      </w:pPr>
      <w:r w:rsidRPr="009F6C9F">
        <w:rPr>
          <w:rFonts w:ascii="Helvetica" w:hAnsi="Helvetica"/>
          <w:lang w:val="es-ES"/>
        </w:rPr>
        <w:t>Me quedé paralizado.</w:t>
      </w:r>
    </w:p>
    <w:p w14:paraId="32B43735" w14:textId="77777777" w:rsidR="009A3A32" w:rsidRDefault="009F6C9F" w:rsidP="00132DAE">
      <w:pPr>
        <w:pStyle w:val="Scene"/>
        <w:spacing w:line="276" w:lineRule="auto"/>
        <w:jc w:val="both"/>
        <w:rPr>
          <w:rFonts w:ascii="Helvetica" w:hAnsi="Helvetica"/>
          <w:lang w:val="es-ES"/>
        </w:rPr>
      </w:pPr>
      <w:r w:rsidRPr="009F6C9F">
        <w:rPr>
          <w:rFonts w:ascii="Helvetica" w:hAnsi="Helvetica"/>
          <w:lang w:val="es-ES"/>
        </w:rPr>
        <w:t>Enroscado entre las raíces nudosas de un viejo árbol había un cachorro, empapado, temblando, con las costillas visibles a través de su fino y enmarañado pelaje. Su pequeña figura estaba encogida sobre sí misma, como si intentara desaparecer.</w:t>
      </w:r>
    </w:p>
    <w:p w14:paraId="07B3411B" w14:textId="77777777" w:rsidR="009A3A32" w:rsidRDefault="009F6C9F" w:rsidP="00132DAE">
      <w:pPr>
        <w:pStyle w:val="Scene"/>
        <w:spacing w:line="276" w:lineRule="auto"/>
        <w:jc w:val="both"/>
        <w:rPr>
          <w:rFonts w:ascii="Helvetica" w:hAnsi="Helvetica"/>
          <w:lang w:val="es-ES"/>
        </w:rPr>
      </w:pPr>
      <w:r w:rsidRPr="009F6C9F">
        <w:rPr>
          <w:rFonts w:ascii="Helvetica" w:hAnsi="Helvetica"/>
          <w:lang w:val="es-ES"/>
        </w:rPr>
        <w:t>Mi corazón se hizo añicos.</w:t>
      </w:r>
    </w:p>
    <w:p w14:paraId="27B97B76" w14:textId="77777777" w:rsidR="009A3A32" w:rsidRDefault="009F6C9F" w:rsidP="00132DAE">
      <w:pPr>
        <w:pStyle w:val="Scene"/>
        <w:spacing w:line="276" w:lineRule="auto"/>
        <w:jc w:val="both"/>
        <w:rPr>
          <w:rFonts w:ascii="Helvetica" w:hAnsi="Helvetica"/>
          <w:lang w:val="es-ES"/>
        </w:rPr>
      </w:pPr>
      <w:r w:rsidRPr="009F6C9F">
        <w:rPr>
          <w:rFonts w:ascii="Helvetica" w:hAnsi="Helvetica"/>
          <w:lang w:val="es-ES"/>
        </w:rPr>
        <w:t>Pero antes de que pudiera dar un paso, un gruñido bajo y gutural resonó entre la maleza.</w:t>
      </w:r>
    </w:p>
    <w:p w14:paraId="1D31A064" w14:textId="77777777" w:rsidR="009A3A32" w:rsidRDefault="009F6C9F" w:rsidP="00132DAE">
      <w:pPr>
        <w:pStyle w:val="Scene"/>
        <w:spacing w:line="276" w:lineRule="auto"/>
        <w:jc w:val="both"/>
        <w:rPr>
          <w:rFonts w:ascii="Helvetica" w:hAnsi="Helvetica"/>
          <w:lang w:val="es-ES"/>
        </w:rPr>
      </w:pPr>
      <w:r w:rsidRPr="009F6C9F">
        <w:rPr>
          <w:rFonts w:ascii="Helvetica" w:hAnsi="Helvetica"/>
          <w:lang w:val="es-ES"/>
        </w:rPr>
        <w:t>Me giré lentamente.</w:t>
      </w:r>
    </w:p>
    <w:p w14:paraId="6C43CA46" w14:textId="77777777" w:rsidR="009A3A32" w:rsidRDefault="009F6C9F" w:rsidP="00132DAE">
      <w:pPr>
        <w:pStyle w:val="Scene"/>
        <w:spacing w:line="276" w:lineRule="auto"/>
        <w:jc w:val="both"/>
        <w:rPr>
          <w:rFonts w:ascii="Helvetica" w:hAnsi="Helvetica"/>
          <w:lang w:val="es-ES"/>
        </w:rPr>
      </w:pPr>
      <w:r w:rsidRPr="009F6C9F">
        <w:rPr>
          <w:rFonts w:ascii="Helvetica" w:hAnsi="Helvetica"/>
          <w:lang w:val="es-ES"/>
        </w:rPr>
        <w:t>Un lobo gris de mayor tamaño se encontraba justo más allá de los árboles, con los colmillos al descubierto y el pelo erizado. Sus ojos se clavaron en los míos, salvajes y ardientes. Debo de haberme interpuesto entre la línea de visión del lobo gris y el cachorro.</w:t>
      </w:r>
    </w:p>
    <w:p w14:paraId="20AB3575" w14:textId="77777777" w:rsidR="009A3A32" w:rsidRDefault="009F6C9F" w:rsidP="00132DAE">
      <w:pPr>
        <w:pStyle w:val="Scene"/>
        <w:spacing w:line="276" w:lineRule="auto"/>
        <w:jc w:val="both"/>
        <w:rPr>
          <w:rFonts w:ascii="Helvetica" w:hAnsi="Helvetica"/>
          <w:lang w:val="es-ES"/>
        </w:rPr>
      </w:pPr>
      <w:r w:rsidRPr="009F6C9F">
        <w:rPr>
          <w:rFonts w:ascii="Helvetica" w:hAnsi="Helvetica"/>
          <w:lang w:val="es-ES"/>
        </w:rPr>
        <w:t xml:space="preserve">La voz de </w:t>
      </w:r>
      <w:proofErr w:type="spellStart"/>
      <w:r w:rsidRPr="009F6C9F">
        <w:rPr>
          <w:rFonts w:ascii="Helvetica" w:hAnsi="Helvetica"/>
          <w:lang w:val="es-ES"/>
        </w:rPr>
        <w:t>Zeff</w:t>
      </w:r>
      <w:proofErr w:type="spellEnd"/>
      <w:r w:rsidRPr="009F6C9F">
        <w:rPr>
          <w:rFonts w:ascii="Helvetica" w:hAnsi="Helvetica"/>
          <w:lang w:val="es-ES"/>
        </w:rPr>
        <w:t xml:space="preserve"> llegó baja y feroz a través de los árboles.</w:t>
      </w:r>
    </w:p>
    <w:p w14:paraId="498D5959" w14:textId="77777777" w:rsidR="009A3A32" w:rsidRDefault="009F6C9F" w:rsidP="00132DAE">
      <w:pPr>
        <w:pStyle w:val="Scene"/>
        <w:spacing w:line="276" w:lineRule="auto"/>
        <w:jc w:val="both"/>
        <w:rPr>
          <w:rFonts w:ascii="Helvetica" w:hAnsi="Helvetica"/>
          <w:lang w:val="es-ES"/>
        </w:rPr>
      </w:pPr>
      <w:r w:rsidRPr="009F6C9F">
        <w:rPr>
          <w:rFonts w:ascii="Helvetica" w:hAnsi="Helvetica"/>
          <w:lang w:val="es-ES"/>
        </w:rPr>
        <w:t>"No te muevas."</w:t>
      </w:r>
    </w:p>
    <w:p w14:paraId="57EED7D1" w14:textId="77777777" w:rsidR="009A3A32" w:rsidRDefault="009F6C9F" w:rsidP="00132DAE">
      <w:pPr>
        <w:pStyle w:val="Scene"/>
        <w:spacing w:line="276" w:lineRule="auto"/>
        <w:jc w:val="both"/>
        <w:rPr>
          <w:rFonts w:ascii="Helvetica" w:hAnsi="Helvetica"/>
          <w:lang w:val="es-ES"/>
        </w:rPr>
      </w:pPr>
      <w:r w:rsidRPr="009F6C9F">
        <w:rPr>
          <w:rFonts w:ascii="Helvetica" w:hAnsi="Helvetica"/>
          <w:lang w:val="es-ES"/>
        </w:rPr>
        <w:t>El lobo gruñó más fuerte, dando un paso adelante. Su cuerpo estaba enrollado como un resorte, listo para abalanzarse.</w:t>
      </w:r>
    </w:p>
    <w:p w14:paraId="6BAA1581" w14:textId="77777777" w:rsidR="009A3A32" w:rsidRDefault="009F6C9F" w:rsidP="00132DAE">
      <w:pPr>
        <w:pStyle w:val="Scene"/>
        <w:spacing w:line="276" w:lineRule="auto"/>
        <w:jc w:val="both"/>
        <w:rPr>
          <w:rFonts w:ascii="Helvetica" w:hAnsi="Helvetica"/>
          <w:lang w:val="es-ES"/>
        </w:rPr>
      </w:pPr>
      <w:r w:rsidRPr="009F6C9F">
        <w:rPr>
          <w:rFonts w:ascii="Helvetica" w:hAnsi="Helvetica"/>
        </w:rPr>
        <w:t xml:space="preserve">No </w:t>
      </w:r>
      <w:proofErr w:type="spellStart"/>
      <w:r w:rsidRPr="009F6C9F">
        <w:rPr>
          <w:rFonts w:ascii="Helvetica" w:hAnsi="Helvetica"/>
        </w:rPr>
        <w:t>pensé</w:t>
      </w:r>
      <w:proofErr w:type="spellEnd"/>
      <w:r w:rsidRPr="009F6C9F">
        <w:rPr>
          <w:rFonts w:ascii="Helvetica" w:hAnsi="Helvetica"/>
        </w:rPr>
        <w:t xml:space="preserve">. </w:t>
      </w:r>
      <w:r w:rsidRPr="009F6C9F">
        <w:rPr>
          <w:rFonts w:ascii="Helvetica" w:hAnsi="Helvetica"/>
          <w:lang w:val="es-ES"/>
        </w:rPr>
        <w:t>Actué por instinto, y tal vez por un poco de estupidez.</w:t>
      </w:r>
    </w:p>
    <w:p w14:paraId="344326E6" w14:textId="77777777" w:rsidR="009A3A32" w:rsidRDefault="009F6C9F" w:rsidP="00132DAE">
      <w:pPr>
        <w:pStyle w:val="Scene"/>
        <w:spacing w:line="276" w:lineRule="auto"/>
        <w:jc w:val="both"/>
        <w:rPr>
          <w:rFonts w:ascii="Helvetica" w:hAnsi="Helvetica"/>
          <w:lang w:val="es-ES"/>
        </w:rPr>
      </w:pPr>
      <w:r w:rsidRPr="009F6C9F">
        <w:rPr>
          <w:rFonts w:ascii="Helvetica" w:hAnsi="Helvetica"/>
          <w:lang w:val="es-ES"/>
        </w:rPr>
        <w:t>Pisé el suelo con fuerza y agité los brazos como si estuviera espantando a un gato callejero.</w:t>
      </w:r>
    </w:p>
    <w:p w14:paraId="5DD23CE1" w14:textId="77777777" w:rsidR="009A3A32" w:rsidRDefault="009A3A32" w:rsidP="009A3A32">
      <w:pPr>
        <w:pStyle w:val="Scene"/>
        <w:spacing w:line="276" w:lineRule="auto"/>
        <w:jc w:val="both"/>
        <w:rPr>
          <w:rFonts w:ascii="Helvetica" w:hAnsi="Helvetica"/>
          <w:lang w:val="es-ES"/>
        </w:rPr>
      </w:pPr>
      <w:r>
        <w:rPr>
          <w:rFonts w:ascii="Helvetica" w:hAnsi="Helvetica"/>
          <w:lang w:val="es-ES"/>
        </w:rPr>
        <w:lastRenderedPageBreak/>
        <w:t>“</w:t>
      </w:r>
      <w:r w:rsidR="009F6C9F" w:rsidRPr="009F6C9F">
        <w:rPr>
          <w:rFonts w:ascii="Helvetica" w:hAnsi="Helvetica"/>
          <w:lang w:val="es-ES"/>
        </w:rPr>
        <w:t>¡Vete!</w:t>
      </w:r>
      <w:r>
        <w:rPr>
          <w:rFonts w:ascii="Helvetica" w:hAnsi="Helvetica"/>
          <w:lang w:val="es-ES"/>
        </w:rPr>
        <w:t>”</w:t>
      </w:r>
      <w:r w:rsidR="009F6C9F" w:rsidRPr="009F6C9F">
        <w:rPr>
          <w:rFonts w:ascii="Helvetica" w:hAnsi="Helvetica"/>
          <w:lang w:val="es-ES"/>
        </w:rPr>
        <w:t xml:space="preserve"> Grité. </w:t>
      </w:r>
      <w:r>
        <w:rPr>
          <w:rFonts w:ascii="Helvetica" w:hAnsi="Helvetica"/>
          <w:lang w:val="es-ES"/>
        </w:rPr>
        <w:t>“</w:t>
      </w:r>
      <w:r w:rsidR="009F6C9F" w:rsidRPr="009F6C9F">
        <w:rPr>
          <w:rFonts w:ascii="Helvetica" w:hAnsi="Helvetica"/>
          <w:lang w:val="es-ES"/>
        </w:rPr>
        <w:t>¡Vete!</w:t>
      </w:r>
      <w:r>
        <w:rPr>
          <w:rFonts w:ascii="Helvetica" w:hAnsi="Helvetica"/>
          <w:lang w:val="es-ES"/>
        </w:rPr>
        <w:t>”</w:t>
      </w:r>
    </w:p>
    <w:p w14:paraId="727514DA" w14:textId="77777777" w:rsidR="009A3A32" w:rsidRDefault="009F6C9F" w:rsidP="009A3A32">
      <w:pPr>
        <w:pStyle w:val="Scene"/>
        <w:spacing w:line="276" w:lineRule="auto"/>
        <w:jc w:val="both"/>
        <w:rPr>
          <w:rFonts w:ascii="Helvetica" w:hAnsi="Helvetica"/>
          <w:lang w:val="es-ES"/>
        </w:rPr>
      </w:pPr>
      <w:r w:rsidRPr="009F6C9F">
        <w:rPr>
          <w:rFonts w:ascii="Helvetica" w:hAnsi="Helvetica"/>
          <w:lang w:val="es-ES"/>
        </w:rPr>
        <w:t>El lobo se detuvo. Sus orejas se movieron, y por un instante —solo un latido— me miró fijamente. Algo pasó detrás de esos ojos… no era ira. Pero reconocimiento.</w:t>
      </w:r>
      <w:r w:rsidRPr="009F6C9F">
        <w:rPr>
          <w:rFonts w:ascii="Helvetica" w:hAnsi="Helvetica"/>
          <w:lang w:val="es-ES"/>
        </w:rPr>
        <w:br/>
        <w:t>Luego, con un gruñido final, retrocedió hacia los árboles y se desvaneció como el humo.</w:t>
      </w:r>
    </w:p>
    <w:p w14:paraId="527C4092" w14:textId="77777777" w:rsidR="009A3A32" w:rsidRDefault="009F6C9F" w:rsidP="009A3A32">
      <w:pPr>
        <w:pStyle w:val="Scene"/>
        <w:spacing w:line="276" w:lineRule="auto"/>
        <w:jc w:val="both"/>
        <w:rPr>
          <w:rFonts w:ascii="Helvetica" w:hAnsi="Helvetica"/>
          <w:lang w:val="es-ES"/>
        </w:rPr>
      </w:pPr>
      <w:r w:rsidRPr="009F6C9F">
        <w:rPr>
          <w:rFonts w:ascii="Helvetica" w:hAnsi="Helvetica"/>
          <w:lang w:val="es-ES"/>
        </w:rPr>
        <w:t>Exhalé con un suspiro, temblando de pies a cabeza. La tensión se disipó de mí de golpe.</w:t>
      </w:r>
    </w:p>
    <w:p w14:paraId="32656F56" w14:textId="77777777" w:rsidR="009A3A32" w:rsidRDefault="009F6C9F" w:rsidP="009A3A32">
      <w:pPr>
        <w:pStyle w:val="Scene"/>
        <w:spacing w:line="276" w:lineRule="auto"/>
        <w:jc w:val="both"/>
        <w:rPr>
          <w:rFonts w:ascii="Helvetica" w:hAnsi="Helvetica"/>
          <w:lang w:val="es-ES"/>
        </w:rPr>
      </w:pPr>
      <w:r w:rsidRPr="009F6C9F">
        <w:rPr>
          <w:rFonts w:ascii="Helvetica" w:hAnsi="Helvetica"/>
          <w:lang w:val="es-ES"/>
        </w:rPr>
        <w:t>Me volví hacia el cachorro. No se había movido, pero sus ojos dorados me observaban ahora, con incertidumbre y cautela.</w:t>
      </w:r>
    </w:p>
    <w:p w14:paraId="4A59CE87" w14:textId="77777777" w:rsidR="009A3A32" w:rsidRDefault="009F6C9F" w:rsidP="009A3A32">
      <w:pPr>
        <w:pStyle w:val="Scene"/>
        <w:spacing w:line="276" w:lineRule="auto"/>
        <w:jc w:val="both"/>
        <w:rPr>
          <w:rFonts w:ascii="Helvetica" w:hAnsi="Helvetica"/>
          <w:lang w:val="es-ES"/>
        </w:rPr>
      </w:pPr>
      <w:r w:rsidRPr="009F6C9F">
        <w:rPr>
          <w:rFonts w:ascii="Helvetica" w:hAnsi="Helvetica"/>
          <w:lang w:val="es-ES"/>
        </w:rPr>
        <w:t xml:space="preserve">Me arrodillé, despacio y con cuidado, procurando no asustarlo. </w:t>
      </w:r>
      <w:r w:rsidR="009A3A32">
        <w:rPr>
          <w:rFonts w:ascii="Helvetica" w:hAnsi="Helvetica"/>
          <w:lang w:val="es-ES"/>
        </w:rPr>
        <w:t>“</w:t>
      </w:r>
      <w:r w:rsidRPr="009F6C9F">
        <w:rPr>
          <w:rFonts w:ascii="Helvetica" w:hAnsi="Helvetica"/>
          <w:lang w:val="es-ES"/>
        </w:rPr>
        <w:t>Hola</w:t>
      </w:r>
      <w:r w:rsidR="009A3A32">
        <w:rPr>
          <w:rFonts w:ascii="Helvetica" w:hAnsi="Helvetica"/>
          <w:lang w:val="es-ES"/>
        </w:rPr>
        <w:t xml:space="preserve">,” </w:t>
      </w:r>
      <w:r w:rsidRPr="009F6C9F">
        <w:rPr>
          <w:rFonts w:ascii="Helvetica" w:hAnsi="Helvetica"/>
          <w:lang w:val="es-ES"/>
        </w:rPr>
        <w:t xml:space="preserve">murmuré, con la garganta apretada. </w:t>
      </w:r>
      <w:r w:rsidR="009A3A32">
        <w:rPr>
          <w:rFonts w:ascii="Helvetica" w:hAnsi="Helvetica"/>
          <w:lang w:val="es-ES"/>
        </w:rPr>
        <w:t>“</w:t>
      </w:r>
      <w:r w:rsidRPr="009F6C9F">
        <w:rPr>
          <w:rFonts w:ascii="Helvetica" w:hAnsi="Helvetica"/>
          <w:lang w:val="es-ES"/>
        </w:rPr>
        <w:t>Está bien. No te voy a hacer daño.</w:t>
      </w:r>
      <w:r w:rsidR="009A3A32">
        <w:rPr>
          <w:rFonts w:ascii="Helvetica" w:hAnsi="Helvetica"/>
          <w:lang w:val="es-ES"/>
        </w:rPr>
        <w:t xml:space="preserve">” </w:t>
      </w:r>
      <w:r w:rsidRPr="009F6C9F">
        <w:rPr>
          <w:rFonts w:ascii="Helvetica" w:hAnsi="Helvetica"/>
          <w:lang w:val="es-ES"/>
        </w:rPr>
        <w:t>Gimió —bajo, inseguro— y dejó escapar un gruñido que era más instinto que amenaza. Una advertencia envuelta en miedo.</w:t>
      </w:r>
      <w:r w:rsidR="009A3A32">
        <w:rPr>
          <w:rFonts w:ascii="Helvetica" w:hAnsi="Helvetica"/>
          <w:lang w:val="es-ES"/>
        </w:rPr>
        <w:t xml:space="preserve"> “</w:t>
      </w:r>
      <w:r w:rsidRPr="009F6C9F">
        <w:rPr>
          <w:rFonts w:ascii="Helvetica" w:hAnsi="Helvetica"/>
          <w:lang w:val="es-ES"/>
        </w:rPr>
        <w:t>Lo sé</w:t>
      </w:r>
      <w:r w:rsidR="009A3A32">
        <w:rPr>
          <w:rFonts w:ascii="Helvetica" w:hAnsi="Helvetica"/>
          <w:lang w:val="es-ES"/>
        </w:rPr>
        <w:t xml:space="preserve">,” </w:t>
      </w:r>
      <w:r w:rsidRPr="009F6C9F">
        <w:rPr>
          <w:rFonts w:ascii="Helvetica" w:hAnsi="Helvetica"/>
          <w:lang w:val="es-ES"/>
        </w:rPr>
        <w:t>dije suavemente, extendiendo la mano con la palma hacia arriba. “Tienes miedo.</w:t>
      </w:r>
      <w:r w:rsidR="009A3A32">
        <w:rPr>
          <w:rFonts w:ascii="Helvetica" w:hAnsi="Helvetica"/>
          <w:lang w:val="es-ES"/>
        </w:rPr>
        <w:t xml:space="preserve"> </w:t>
      </w:r>
      <w:r w:rsidRPr="009F6C9F">
        <w:rPr>
          <w:rFonts w:ascii="Helvetica" w:hAnsi="Helvetica"/>
          <w:lang w:val="es-ES"/>
        </w:rPr>
        <w:t xml:space="preserve">Pero no tienes por qué </w:t>
      </w:r>
      <w:r w:rsidR="009A3A32">
        <w:rPr>
          <w:rFonts w:ascii="Helvetica" w:hAnsi="Helvetica"/>
          <w:lang w:val="es-ES"/>
        </w:rPr>
        <w:t>tenerlo</w:t>
      </w:r>
      <w:r w:rsidRPr="009F6C9F">
        <w:rPr>
          <w:rFonts w:ascii="Helvetica" w:hAnsi="Helvetica"/>
          <w:lang w:val="es-ES"/>
        </w:rPr>
        <w:t>.</w:t>
      </w:r>
      <w:r w:rsidR="009A3A32">
        <w:rPr>
          <w:rFonts w:ascii="Helvetica" w:hAnsi="Helvetica"/>
          <w:lang w:val="es-ES"/>
        </w:rPr>
        <w:t>”</w:t>
      </w:r>
    </w:p>
    <w:p w14:paraId="4447020C" w14:textId="77777777" w:rsidR="009A3A32" w:rsidRDefault="009F6C9F" w:rsidP="009A3A32">
      <w:pPr>
        <w:pStyle w:val="Scene"/>
        <w:spacing w:line="276" w:lineRule="auto"/>
        <w:jc w:val="both"/>
        <w:rPr>
          <w:rFonts w:ascii="Helvetica" w:hAnsi="Helvetica"/>
          <w:lang w:val="es-ES"/>
        </w:rPr>
      </w:pPr>
      <w:r w:rsidRPr="009F6C9F">
        <w:rPr>
          <w:rFonts w:ascii="Helvetica" w:hAnsi="Helvetica"/>
          <w:lang w:val="es-ES"/>
        </w:rPr>
        <w:t>Detrás de mí, escuché el crujido de una ramita.</w:t>
      </w:r>
      <w:r w:rsidRPr="009F6C9F">
        <w:rPr>
          <w:rFonts w:ascii="Helvetica" w:hAnsi="Helvetica"/>
          <w:lang w:val="es-ES"/>
        </w:rPr>
        <w:br/>
      </w:r>
      <w:proofErr w:type="spellStart"/>
      <w:r w:rsidRPr="009F6C9F">
        <w:rPr>
          <w:rFonts w:ascii="Helvetica" w:hAnsi="Helvetica"/>
          <w:lang w:val="es-ES"/>
        </w:rPr>
        <w:t>Zeff</w:t>
      </w:r>
      <w:proofErr w:type="spellEnd"/>
      <w:r w:rsidRPr="009F6C9F">
        <w:rPr>
          <w:rFonts w:ascii="Helvetica" w:hAnsi="Helvetica"/>
          <w:lang w:val="es-ES"/>
        </w:rPr>
        <w:t xml:space="preserve"> se arrodilló a mi lado sin decir nada; el calor de su presencia me tranquilizó al instante. El cachorro miró entre nosotros. Dejó escapar otro gemido, más suave. Olió el aire. Sin gruñidos.</w:t>
      </w:r>
    </w:p>
    <w:p w14:paraId="3AB4704F" w14:textId="0377D398" w:rsidR="009A3A32" w:rsidRDefault="009F6C9F" w:rsidP="009A3A32">
      <w:pPr>
        <w:pStyle w:val="Scene"/>
        <w:spacing w:line="276" w:lineRule="auto"/>
        <w:jc w:val="both"/>
        <w:rPr>
          <w:rFonts w:ascii="Helvetica" w:hAnsi="Helvetica"/>
          <w:lang w:val="es-ES"/>
        </w:rPr>
      </w:pPr>
      <w:proofErr w:type="spellStart"/>
      <w:r w:rsidRPr="009F6C9F">
        <w:rPr>
          <w:rFonts w:ascii="Helvetica" w:hAnsi="Helvetica"/>
          <w:lang w:val="es-ES"/>
        </w:rPr>
        <w:t>Zeff</w:t>
      </w:r>
      <w:proofErr w:type="spellEnd"/>
      <w:r w:rsidRPr="009F6C9F">
        <w:rPr>
          <w:rFonts w:ascii="Helvetica" w:hAnsi="Helvetica"/>
          <w:lang w:val="es-ES"/>
        </w:rPr>
        <w:t xml:space="preserve"> se acercó más, su voz un cálido murmullo. "Está bien, pequeño." Te tenemos cubierto.</w:t>
      </w:r>
      <w:r w:rsidR="009A3A32">
        <w:rPr>
          <w:rFonts w:ascii="Helvetica" w:hAnsi="Helvetica"/>
          <w:lang w:val="es-ES"/>
        </w:rPr>
        <w:t>”</w:t>
      </w:r>
    </w:p>
    <w:p w14:paraId="739F22DE" w14:textId="77777777" w:rsidR="009A3A32" w:rsidRDefault="009F6C9F" w:rsidP="009A3A32">
      <w:pPr>
        <w:pStyle w:val="Scene"/>
        <w:spacing w:line="276" w:lineRule="auto"/>
        <w:jc w:val="both"/>
        <w:rPr>
          <w:rFonts w:ascii="Helvetica" w:hAnsi="Helvetica"/>
          <w:lang w:val="es-ES"/>
        </w:rPr>
      </w:pPr>
      <w:r w:rsidRPr="009F6C9F">
        <w:rPr>
          <w:rFonts w:ascii="Helvetica" w:hAnsi="Helvetica"/>
          <w:lang w:val="es-ES"/>
        </w:rPr>
        <w:t>El cachorro olfateó el aire de nuevo, y luego —con cautela— dio un paso adelante. Su nariz rozó mis dedos y sentí una corriente eléctrica pasar entre nosotros.</w:t>
      </w:r>
    </w:p>
    <w:p w14:paraId="7FE27079" w14:textId="77777777" w:rsidR="009A3A32" w:rsidRDefault="009F6C9F" w:rsidP="009A3A32">
      <w:pPr>
        <w:pStyle w:val="Scene"/>
        <w:spacing w:line="276" w:lineRule="auto"/>
        <w:jc w:val="both"/>
        <w:rPr>
          <w:rFonts w:ascii="Helvetica" w:hAnsi="Helvetica"/>
          <w:lang w:val="es-ES"/>
        </w:rPr>
      </w:pPr>
      <w:r w:rsidRPr="009F6C9F">
        <w:rPr>
          <w:rFonts w:ascii="Helvetica" w:hAnsi="Helvetica"/>
          <w:lang w:val="es-ES"/>
        </w:rPr>
        <w:t>Una conexión.</w:t>
      </w:r>
    </w:p>
    <w:p w14:paraId="49B1EC8F" w14:textId="77777777" w:rsidR="009A3A32" w:rsidRDefault="009F6C9F" w:rsidP="009A3A32">
      <w:pPr>
        <w:pStyle w:val="Scene"/>
        <w:spacing w:line="276" w:lineRule="auto"/>
        <w:jc w:val="both"/>
        <w:rPr>
          <w:rFonts w:ascii="Helvetica" w:hAnsi="Helvetica"/>
          <w:lang w:val="es-ES"/>
        </w:rPr>
      </w:pPr>
      <w:r w:rsidRPr="009F6C9F">
        <w:rPr>
          <w:rFonts w:ascii="Helvetica" w:hAnsi="Helvetica"/>
          <w:lang w:val="es-ES"/>
        </w:rPr>
        <w:t>Los ojos dorados del cachorro me miraron fijamente. Y en ese instante, todo lo demás desapareció.</w:t>
      </w:r>
    </w:p>
    <w:p w14:paraId="3BFAA12B" w14:textId="77777777" w:rsidR="009A3A32" w:rsidRDefault="009F6C9F" w:rsidP="009A3A32">
      <w:pPr>
        <w:pStyle w:val="Scene"/>
        <w:spacing w:line="276" w:lineRule="auto"/>
        <w:jc w:val="both"/>
        <w:rPr>
          <w:rFonts w:ascii="Helvetica" w:hAnsi="Helvetica"/>
          <w:lang w:val="es-ES"/>
        </w:rPr>
      </w:pPr>
      <w:r w:rsidRPr="009F6C9F">
        <w:rPr>
          <w:rFonts w:ascii="Helvetica" w:hAnsi="Helvetica"/>
          <w:lang w:val="es-ES"/>
        </w:rPr>
        <w:lastRenderedPageBreak/>
        <w:t>El bosque se desvaneció. La brisa cesó. Sentía que mi aliento era… prestado.</w:t>
      </w:r>
    </w:p>
    <w:p w14:paraId="03C3671D" w14:textId="77777777" w:rsidR="009A3A32" w:rsidRDefault="009F6C9F" w:rsidP="009A3A32">
      <w:pPr>
        <w:pStyle w:val="Scene"/>
        <w:spacing w:line="276" w:lineRule="auto"/>
        <w:jc w:val="both"/>
        <w:rPr>
          <w:rFonts w:ascii="Helvetica" w:hAnsi="Helvetica"/>
          <w:lang w:val="es-ES"/>
        </w:rPr>
      </w:pPr>
      <w:r w:rsidRPr="009F6C9F">
        <w:rPr>
          <w:rFonts w:ascii="Helvetica" w:hAnsi="Helvetica"/>
          <w:lang w:val="es-ES"/>
        </w:rPr>
        <w:t>No había ninguna lógica detrás de ese sentimiento. Sin razón. Se sintió un tirón silencioso y misterioso, parecido a la gravedad remodelando el mundo hasta que solo quedáramos nosotros. Mis dedos temblaban al extender la mano, no por miedo, sino por algo mucho más extraño.</w:t>
      </w:r>
    </w:p>
    <w:p w14:paraId="39F30747" w14:textId="77777777" w:rsidR="009A3A32" w:rsidRDefault="009F6C9F" w:rsidP="009A3A32">
      <w:pPr>
        <w:pStyle w:val="Scene"/>
        <w:spacing w:line="276" w:lineRule="auto"/>
        <w:jc w:val="both"/>
        <w:rPr>
          <w:rFonts w:ascii="Helvetica" w:hAnsi="Helvetica"/>
          <w:lang w:val="es-ES"/>
        </w:rPr>
      </w:pPr>
      <w:r w:rsidRPr="009F6C9F">
        <w:rPr>
          <w:rFonts w:ascii="Helvetica" w:hAnsi="Helvetica"/>
          <w:lang w:val="es-ES"/>
        </w:rPr>
        <w:t>Un gemido bajo y desesperado escapó de él. Luego se movió, se arrastró la última pulgada que nos separaba, y apoyó su frente contra mi palma.</w:t>
      </w:r>
    </w:p>
    <w:p w14:paraId="5E88E011" w14:textId="77777777" w:rsidR="009A3A32" w:rsidRDefault="009F6C9F" w:rsidP="009A3A32">
      <w:pPr>
        <w:pStyle w:val="Scene"/>
        <w:spacing w:line="276" w:lineRule="auto"/>
        <w:jc w:val="both"/>
        <w:rPr>
          <w:rFonts w:ascii="Helvetica" w:hAnsi="Helvetica"/>
          <w:lang w:val="es-ES"/>
        </w:rPr>
      </w:pPr>
      <w:r w:rsidRPr="009F6C9F">
        <w:rPr>
          <w:rFonts w:ascii="Helvetica" w:hAnsi="Helvetica"/>
          <w:lang w:val="es-ES"/>
        </w:rPr>
        <w:t>Y sentí un hormigueo; algo dentro de mí cambió. Una chispa. Un hilo que se tensa. Percibí un sentimiento que trascendía al mío, y aun así logré comprenderlo.</w:t>
      </w:r>
      <w:r w:rsidRPr="009F6C9F">
        <w:rPr>
          <w:rFonts w:ascii="Helvetica" w:hAnsi="Helvetica"/>
          <w:lang w:val="es-ES"/>
        </w:rPr>
        <w:br/>
        <w:t>El cachorro volvió a presionar mi mano, y luego soltó un pequeño suspiro. Su cuerpo se inclinó hacia mí y se acurrucó cerca de mis rodillas.</w:t>
      </w:r>
    </w:p>
    <w:p w14:paraId="534315F0" w14:textId="77777777" w:rsidR="009A3A32" w:rsidRDefault="009F6C9F" w:rsidP="009A3A32">
      <w:pPr>
        <w:pStyle w:val="Scene"/>
        <w:spacing w:line="276" w:lineRule="auto"/>
        <w:jc w:val="both"/>
        <w:rPr>
          <w:rFonts w:ascii="Helvetica" w:hAnsi="Helvetica"/>
          <w:lang w:val="es-ES"/>
        </w:rPr>
      </w:pPr>
      <w:proofErr w:type="spellStart"/>
      <w:r w:rsidRPr="009F6C9F">
        <w:rPr>
          <w:rFonts w:ascii="Helvetica" w:hAnsi="Helvetica"/>
          <w:lang w:val="es-ES"/>
        </w:rPr>
        <w:t>Zeff</w:t>
      </w:r>
      <w:proofErr w:type="spellEnd"/>
      <w:r w:rsidRPr="009F6C9F">
        <w:rPr>
          <w:rFonts w:ascii="Helvetica" w:hAnsi="Helvetica"/>
          <w:lang w:val="es-ES"/>
        </w:rPr>
        <w:t xml:space="preserve"> exhaló detrás de mí, despacio y en voz baja. Me giré ligeramente, esperando que hablara, pero no lo hizo inmediatamente. Simplemente se quedó mirando. Sus ojos habían cambiado, se habían ensanchado, como si estuviera </w:t>
      </w:r>
      <w:proofErr w:type="gramStart"/>
      <w:r w:rsidRPr="009F6C9F">
        <w:rPr>
          <w:rFonts w:ascii="Helvetica" w:hAnsi="Helvetica"/>
          <w:lang w:val="es-ES"/>
        </w:rPr>
        <w:t>pensando</w:t>
      </w:r>
      <w:proofErr w:type="gramEnd"/>
      <w:r w:rsidRPr="009F6C9F">
        <w:rPr>
          <w:rFonts w:ascii="Helvetica" w:hAnsi="Helvetica"/>
          <w:lang w:val="es-ES"/>
        </w:rPr>
        <w:t xml:space="preserve"> pero no pudiera comprenderlo.</w:t>
      </w:r>
    </w:p>
    <w:p w14:paraId="2A2334FB" w14:textId="77777777" w:rsidR="009A3A32" w:rsidRDefault="009F6C9F" w:rsidP="009A3A32">
      <w:pPr>
        <w:pStyle w:val="Scene"/>
        <w:spacing w:line="276" w:lineRule="auto"/>
        <w:jc w:val="both"/>
        <w:rPr>
          <w:rFonts w:ascii="Helvetica" w:hAnsi="Helvetica"/>
          <w:lang w:val="es-ES"/>
        </w:rPr>
      </w:pPr>
      <w:r w:rsidRPr="009F6C9F">
        <w:rPr>
          <w:rFonts w:ascii="Helvetica" w:hAnsi="Helvetica"/>
          <w:lang w:val="es-ES"/>
        </w:rPr>
        <w:t>"¿Qué... acaba de pasar?" Susurré, mientras seguía acariciando el lomo tembloroso del cachorro.</w:t>
      </w:r>
    </w:p>
    <w:p w14:paraId="0DD0F47B" w14:textId="77777777" w:rsidR="009A3A32" w:rsidRDefault="009F6C9F" w:rsidP="009A3A32">
      <w:pPr>
        <w:pStyle w:val="Scene"/>
        <w:spacing w:line="276" w:lineRule="auto"/>
        <w:jc w:val="both"/>
        <w:rPr>
          <w:rFonts w:ascii="Helvetica" w:hAnsi="Helvetica"/>
          <w:lang w:val="es-ES"/>
        </w:rPr>
      </w:pPr>
      <w:proofErr w:type="spellStart"/>
      <w:r w:rsidRPr="009F6C9F">
        <w:rPr>
          <w:rFonts w:ascii="Helvetica" w:hAnsi="Helvetica"/>
          <w:lang w:val="es-ES"/>
        </w:rPr>
        <w:t>Zeff</w:t>
      </w:r>
      <w:proofErr w:type="spellEnd"/>
      <w:r w:rsidRPr="009F6C9F">
        <w:rPr>
          <w:rFonts w:ascii="Helvetica" w:hAnsi="Helvetica"/>
          <w:lang w:val="es-ES"/>
        </w:rPr>
        <w:t xml:space="preserve"> parpadeó y luego esbozó una pequeña sonrisa, casi forzada. “Simplemente… confía en ti”, dijo con cuidado. "Debe percibir que no eres una amenaza."</w:t>
      </w:r>
    </w:p>
    <w:p w14:paraId="51345950" w14:textId="77777777" w:rsidR="009A3A32" w:rsidRDefault="009A3A32" w:rsidP="009A3A32">
      <w:pPr>
        <w:pStyle w:val="Scene"/>
        <w:spacing w:line="276" w:lineRule="auto"/>
        <w:jc w:val="both"/>
        <w:rPr>
          <w:rFonts w:ascii="Helvetica" w:hAnsi="Helvetica"/>
          <w:lang w:val="es-ES"/>
        </w:rPr>
      </w:pPr>
      <w:r>
        <w:rPr>
          <w:rFonts w:ascii="Helvetica" w:hAnsi="Helvetica"/>
          <w:lang w:val="es-ES"/>
        </w:rPr>
        <w:t>“</w:t>
      </w:r>
      <w:r w:rsidR="009F6C9F" w:rsidRPr="009F6C9F">
        <w:rPr>
          <w:rFonts w:ascii="Helvetica" w:hAnsi="Helvetica"/>
          <w:lang w:val="es-ES"/>
        </w:rPr>
        <w:t>Eso es más que confianza</w:t>
      </w:r>
      <w:r>
        <w:rPr>
          <w:rFonts w:ascii="Helvetica" w:hAnsi="Helvetica"/>
          <w:lang w:val="es-ES"/>
        </w:rPr>
        <w:t xml:space="preserve">,” </w:t>
      </w:r>
      <w:r w:rsidR="009F6C9F" w:rsidRPr="009F6C9F">
        <w:rPr>
          <w:rFonts w:ascii="Helvetica" w:hAnsi="Helvetica"/>
          <w:lang w:val="es-ES"/>
        </w:rPr>
        <w:t>murmuré</w:t>
      </w:r>
      <w:r>
        <w:rPr>
          <w:rFonts w:ascii="Helvetica" w:hAnsi="Helvetica"/>
          <w:lang w:val="es-ES"/>
        </w:rPr>
        <w:t>.</w:t>
      </w:r>
    </w:p>
    <w:p w14:paraId="4C672DA1" w14:textId="2B68092A" w:rsidR="009A3A32" w:rsidRDefault="009F6C9F" w:rsidP="009A3A32">
      <w:pPr>
        <w:pStyle w:val="Scene"/>
        <w:spacing w:line="276" w:lineRule="auto"/>
        <w:jc w:val="both"/>
        <w:rPr>
          <w:rFonts w:ascii="Helvetica" w:hAnsi="Helvetica"/>
          <w:lang w:val="es-ES"/>
        </w:rPr>
      </w:pPr>
      <w:proofErr w:type="spellStart"/>
      <w:r w:rsidRPr="009F6C9F">
        <w:rPr>
          <w:rFonts w:ascii="Helvetica" w:hAnsi="Helvetica"/>
          <w:lang w:val="es-ES"/>
        </w:rPr>
        <w:t>Zeff</w:t>
      </w:r>
      <w:proofErr w:type="spellEnd"/>
      <w:r w:rsidRPr="009F6C9F">
        <w:rPr>
          <w:rFonts w:ascii="Helvetica" w:hAnsi="Helvetica"/>
          <w:lang w:val="es-ES"/>
        </w:rPr>
        <w:t xml:space="preserve"> asintió, con una sonrisa tensa. "Quizás se siente seguro contigo."</w:t>
      </w:r>
    </w:p>
    <w:p w14:paraId="7CF7750E" w14:textId="77777777" w:rsidR="009A3A32" w:rsidRDefault="009F6C9F" w:rsidP="009A3A32">
      <w:pPr>
        <w:pStyle w:val="Scene"/>
        <w:spacing w:line="276" w:lineRule="auto"/>
        <w:jc w:val="both"/>
        <w:rPr>
          <w:rFonts w:ascii="Helvetica" w:hAnsi="Helvetica"/>
          <w:lang w:val="es-ES"/>
        </w:rPr>
      </w:pPr>
      <w:r w:rsidRPr="009F6C9F">
        <w:rPr>
          <w:rFonts w:ascii="Helvetica" w:hAnsi="Helvetica"/>
          <w:lang w:val="es-ES"/>
        </w:rPr>
        <w:t>Las palabras fueron suaves. Fácil. Pero algo en su voz me decía que no creía que fuera tan sencillo.</w:t>
      </w:r>
      <w:r w:rsidRPr="009F6C9F">
        <w:rPr>
          <w:rFonts w:ascii="Helvetica" w:hAnsi="Helvetica"/>
          <w:lang w:val="es-ES"/>
        </w:rPr>
        <w:br/>
        <w:t>Estaba intentando no darle mucha importancia al asunto.</w:t>
      </w:r>
      <w:r w:rsidRPr="009F6C9F">
        <w:rPr>
          <w:rFonts w:ascii="Helvetica" w:hAnsi="Helvetica"/>
          <w:lang w:val="es-ES"/>
        </w:rPr>
        <w:br/>
      </w:r>
      <w:r w:rsidRPr="009F6C9F">
        <w:rPr>
          <w:rFonts w:ascii="Helvetica" w:hAnsi="Helvetica"/>
          <w:lang w:val="es-ES"/>
        </w:rPr>
        <w:lastRenderedPageBreak/>
        <w:t>Volví a mirar al cachorro. Su respiración se había ralentizado. Pegó su cuerpo al mío, como si yo ya fuera su hogar.</w:t>
      </w:r>
      <w:r w:rsidRPr="009F6C9F">
        <w:rPr>
          <w:rFonts w:ascii="Helvetica" w:hAnsi="Helvetica"/>
          <w:lang w:val="es-ES"/>
        </w:rPr>
        <w:br/>
      </w:r>
      <w:r w:rsidRPr="009F6C9F">
        <w:rPr>
          <w:rFonts w:ascii="Helvetica" w:hAnsi="Helvetica"/>
        </w:rPr>
        <w:t>“</w:t>
      </w:r>
      <w:proofErr w:type="spellStart"/>
      <w:r w:rsidRPr="009F6C9F">
        <w:rPr>
          <w:rFonts w:ascii="Helvetica" w:hAnsi="Helvetica"/>
        </w:rPr>
        <w:t>Sentí</w:t>
      </w:r>
      <w:proofErr w:type="spellEnd"/>
      <w:r w:rsidRPr="009F6C9F">
        <w:rPr>
          <w:rFonts w:ascii="Helvetica" w:hAnsi="Helvetica"/>
        </w:rPr>
        <w:t xml:space="preserve"> algo”, </w:t>
      </w:r>
      <w:proofErr w:type="spellStart"/>
      <w:r w:rsidRPr="009F6C9F">
        <w:rPr>
          <w:rFonts w:ascii="Helvetica" w:hAnsi="Helvetica"/>
        </w:rPr>
        <w:t>susurré</w:t>
      </w:r>
      <w:proofErr w:type="spellEnd"/>
      <w:r w:rsidRPr="009F6C9F">
        <w:rPr>
          <w:rFonts w:ascii="Helvetica" w:hAnsi="Helvetica"/>
        </w:rPr>
        <w:t xml:space="preserve">. </w:t>
      </w:r>
      <w:r w:rsidRPr="009F6C9F">
        <w:rPr>
          <w:rFonts w:ascii="Helvetica" w:hAnsi="Helvetica"/>
          <w:lang w:val="es-ES"/>
        </w:rPr>
        <w:t>"No sé qué fue, pero cuando lo toqué... fue como si algo dentro de mí respondiera."</w:t>
      </w:r>
    </w:p>
    <w:p w14:paraId="5B2C3C29" w14:textId="609F1ACC" w:rsidR="009A3A32" w:rsidRDefault="009F6C9F" w:rsidP="009A3A32">
      <w:pPr>
        <w:pStyle w:val="Scene"/>
        <w:spacing w:line="276" w:lineRule="auto"/>
        <w:jc w:val="both"/>
        <w:rPr>
          <w:rFonts w:ascii="Helvetica" w:hAnsi="Helvetica"/>
          <w:lang w:val="es-ES"/>
        </w:rPr>
      </w:pPr>
      <w:proofErr w:type="spellStart"/>
      <w:r w:rsidRPr="009F6C9F">
        <w:rPr>
          <w:rFonts w:ascii="Helvetica" w:hAnsi="Helvetica"/>
          <w:lang w:val="es-ES"/>
        </w:rPr>
        <w:t>Zeff</w:t>
      </w:r>
      <w:proofErr w:type="spellEnd"/>
      <w:r w:rsidRPr="009F6C9F">
        <w:rPr>
          <w:rFonts w:ascii="Helvetica" w:hAnsi="Helvetica"/>
          <w:lang w:val="es-ES"/>
        </w:rPr>
        <w:t xml:space="preserve"> no respondió al principio. Sus ojos se movieron rápidamente entre mí y el cachorro, y luego hacia el bosque.</w:t>
      </w:r>
      <w:r w:rsidRPr="009F6C9F">
        <w:rPr>
          <w:rFonts w:ascii="Helvetica" w:hAnsi="Helvetica"/>
          <w:lang w:val="es-ES"/>
        </w:rPr>
        <w:br/>
        <w:t>“Solo tiene miedo”, dij</w:t>
      </w:r>
      <w:r w:rsidR="009A3A32">
        <w:rPr>
          <w:rFonts w:ascii="Helvetica" w:hAnsi="Helvetica"/>
          <w:lang w:val="es-ES"/>
        </w:rPr>
        <w:t>o</w:t>
      </w:r>
      <w:r w:rsidRPr="009F6C9F">
        <w:rPr>
          <w:rFonts w:ascii="Helvetica" w:hAnsi="Helvetica"/>
          <w:lang w:val="es-ES"/>
        </w:rPr>
        <w:t xml:space="preserve"> en voz baja, con cuidado. </w:t>
      </w:r>
      <w:r w:rsidR="009A3A32">
        <w:rPr>
          <w:rFonts w:ascii="Helvetica" w:hAnsi="Helvetica"/>
          <w:lang w:val="es-ES"/>
        </w:rPr>
        <w:t>“</w:t>
      </w:r>
      <w:r w:rsidRPr="009F6C9F">
        <w:rPr>
          <w:rFonts w:ascii="Helvetica" w:hAnsi="Helvetica"/>
          <w:lang w:val="es-ES"/>
        </w:rPr>
        <w:t>Estás tranquila. Él siente eso.</w:t>
      </w:r>
      <w:r w:rsidR="009A3A32">
        <w:rPr>
          <w:rFonts w:ascii="Helvetica" w:hAnsi="Helvetica"/>
          <w:lang w:val="es-ES"/>
        </w:rPr>
        <w:t>”</w:t>
      </w:r>
    </w:p>
    <w:p w14:paraId="62AF9C0A" w14:textId="77777777" w:rsidR="009A3A32" w:rsidRDefault="009A3A32" w:rsidP="009A3A32">
      <w:pPr>
        <w:pStyle w:val="Scene"/>
        <w:spacing w:line="276" w:lineRule="auto"/>
        <w:jc w:val="both"/>
        <w:rPr>
          <w:rFonts w:ascii="Helvetica" w:hAnsi="Helvetica"/>
          <w:lang w:val="es-ES"/>
        </w:rPr>
      </w:pPr>
      <w:r>
        <w:rPr>
          <w:rFonts w:ascii="Helvetica" w:hAnsi="Helvetica"/>
          <w:lang w:val="es-ES"/>
        </w:rPr>
        <w:t xml:space="preserve"> </w:t>
      </w:r>
      <w:r w:rsidR="009F6C9F" w:rsidRPr="009F6C9F">
        <w:rPr>
          <w:rFonts w:ascii="Helvetica" w:hAnsi="Helvetica"/>
          <w:lang w:val="es-ES"/>
        </w:rPr>
        <w:t>Pero no se sintió así.</w:t>
      </w:r>
    </w:p>
    <w:p w14:paraId="0B9D00A0" w14:textId="77777777" w:rsidR="009A3A32" w:rsidRDefault="009F6C9F" w:rsidP="009A3A32">
      <w:pPr>
        <w:pStyle w:val="Scene"/>
        <w:spacing w:line="276" w:lineRule="auto"/>
        <w:jc w:val="both"/>
        <w:rPr>
          <w:rFonts w:ascii="Helvetica" w:hAnsi="Helvetica"/>
          <w:lang w:val="es-ES"/>
        </w:rPr>
      </w:pPr>
      <w:r w:rsidRPr="009F6C9F">
        <w:rPr>
          <w:rFonts w:ascii="Helvetica" w:hAnsi="Helvetica"/>
          <w:lang w:val="es-ES"/>
        </w:rPr>
        <w:t>Sentí como si hubiera reconocido algo en mí que ni siquiera sabía que tenía.</w:t>
      </w:r>
    </w:p>
    <w:p w14:paraId="761E04B4" w14:textId="77777777" w:rsidR="009A3A32" w:rsidRDefault="009F6C9F" w:rsidP="009A3A32">
      <w:pPr>
        <w:pStyle w:val="Scene"/>
        <w:spacing w:line="276" w:lineRule="auto"/>
        <w:jc w:val="both"/>
        <w:rPr>
          <w:rFonts w:ascii="Helvetica" w:hAnsi="Helvetica"/>
          <w:lang w:val="es-ES"/>
        </w:rPr>
      </w:pPr>
      <w:r w:rsidRPr="009F6C9F">
        <w:rPr>
          <w:rFonts w:ascii="Helvetica" w:hAnsi="Helvetica"/>
          <w:lang w:val="es-ES"/>
        </w:rPr>
        <w:t>Aun así, no insistí. En lugar de eso, acerqué al cachorro. Su cuerpo tembló una vez, y luego se derritió contra mis brazos como si hubiera estado esperando este momento.</w:t>
      </w:r>
      <w:r w:rsidRPr="009F6C9F">
        <w:rPr>
          <w:rFonts w:ascii="Helvetica" w:hAnsi="Helvetica"/>
          <w:lang w:val="es-ES"/>
        </w:rPr>
        <w:br/>
        <w:t>Para mí.</w:t>
      </w:r>
    </w:p>
    <w:p w14:paraId="4ED60127" w14:textId="77777777" w:rsidR="009A3A32" w:rsidRDefault="009F6C9F" w:rsidP="009A3A32">
      <w:pPr>
        <w:pStyle w:val="Scene"/>
        <w:spacing w:line="276" w:lineRule="auto"/>
        <w:jc w:val="both"/>
        <w:rPr>
          <w:rFonts w:ascii="Helvetica" w:hAnsi="Helvetica"/>
          <w:lang w:val="es-ES"/>
        </w:rPr>
      </w:pPr>
      <w:proofErr w:type="spellStart"/>
      <w:r w:rsidRPr="009F6C9F">
        <w:rPr>
          <w:rFonts w:ascii="Helvetica" w:hAnsi="Helvetica"/>
          <w:lang w:val="es-ES"/>
        </w:rPr>
        <w:t>Zeff</w:t>
      </w:r>
      <w:proofErr w:type="spellEnd"/>
      <w:r w:rsidRPr="009F6C9F">
        <w:rPr>
          <w:rFonts w:ascii="Helvetica" w:hAnsi="Helvetica"/>
          <w:lang w:val="es-ES"/>
        </w:rPr>
        <w:t xml:space="preserve"> se sentó a mi lado en silencio, lo suficientemente cerca como para sentir su presencia, lo suficientemente lejos como para mantener la distancia. Y cuando lo miré de reojo, ya no estaba prestando atención al cachorro.</w:t>
      </w:r>
      <w:r w:rsidRPr="009F6C9F">
        <w:rPr>
          <w:rFonts w:ascii="Helvetica" w:hAnsi="Helvetica"/>
          <w:lang w:val="es-ES"/>
        </w:rPr>
        <w:br/>
        <w:t>Estaban encima de mí.</w:t>
      </w:r>
    </w:p>
    <w:p w14:paraId="206C4833" w14:textId="64A952AF" w:rsidR="009F6C9F" w:rsidRPr="009F6C9F" w:rsidRDefault="009F6C9F" w:rsidP="009A3A32">
      <w:pPr>
        <w:pStyle w:val="Scene"/>
        <w:spacing w:line="276" w:lineRule="auto"/>
        <w:jc w:val="both"/>
        <w:rPr>
          <w:rFonts w:ascii="Helvetica" w:hAnsi="Helvetica"/>
          <w:lang w:val="es-ES"/>
        </w:rPr>
      </w:pPr>
      <w:r w:rsidRPr="009F6C9F">
        <w:rPr>
          <w:rFonts w:ascii="Helvetica" w:hAnsi="Helvetica"/>
          <w:lang w:val="es-ES"/>
        </w:rPr>
        <w:t>Me miraba como si hubiera visto una puerta abrirse dentro de mí, y no supiera qué podría salir de ella.</w:t>
      </w:r>
    </w:p>
    <w:p w14:paraId="741AF87A" w14:textId="77777777" w:rsidR="002A7857" w:rsidRPr="00623806" w:rsidRDefault="002A7857" w:rsidP="000348A3">
      <w:pPr>
        <w:pStyle w:val="Scene"/>
        <w:spacing w:line="276" w:lineRule="auto"/>
        <w:jc w:val="both"/>
        <w:rPr>
          <w:rFonts w:ascii="Helvetica" w:hAnsi="Helvetica"/>
          <w:lang w:val="es-ES"/>
        </w:rPr>
      </w:pPr>
    </w:p>
    <w:p w14:paraId="659282FF" w14:textId="40073402" w:rsidR="001A0BA1" w:rsidRPr="000E6585" w:rsidRDefault="00721441" w:rsidP="000E6585">
      <w:pPr>
        <w:pStyle w:val="SceneBreak"/>
        <w:spacing w:line="276" w:lineRule="auto"/>
        <w:rPr>
          <w:rFonts w:ascii="Helvetica" w:hAnsi="Helvetica"/>
          <w:lang w:val="es-ES"/>
        </w:rPr>
      </w:pPr>
      <w:r w:rsidRPr="00623806">
        <w:rPr>
          <w:rFonts w:ascii="Helvetica" w:hAnsi="Helvetica"/>
          <w:lang w:val="es-ES"/>
        </w:rPr>
        <w:t>****</w:t>
      </w:r>
    </w:p>
    <w:p w14:paraId="79B65C73" w14:textId="77777777" w:rsidR="000E6585" w:rsidRDefault="000E6585" w:rsidP="00721441">
      <w:pPr>
        <w:pStyle w:val="NovelQuoteAlternate"/>
        <w:spacing w:line="276" w:lineRule="auto"/>
        <w:rPr>
          <w:rFonts w:ascii="Helvetica" w:hAnsi="Helvetica"/>
          <w:b/>
          <w:bCs/>
          <w:lang w:val="es-ES"/>
        </w:rPr>
      </w:pPr>
    </w:p>
    <w:p w14:paraId="5A652680" w14:textId="25098815" w:rsidR="00721441" w:rsidRPr="00623806" w:rsidRDefault="00721441" w:rsidP="00721441">
      <w:pPr>
        <w:pStyle w:val="NovelQuoteAlternate"/>
        <w:spacing w:line="276" w:lineRule="auto"/>
        <w:rPr>
          <w:rFonts w:ascii="Helvetica" w:hAnsi="Helvetica"/>
          <w:b/>
          <w:bCs/>
          <w:lang w:val="es-ES"/>
        </w:rPr>
      </w:pPr>
      <w:proofErr w:type="spellStart"/>
      <w:r w:rsidRPr="00623806">
        <w:rPr>
          <w:rFonts w:ascii="Helvetica" w:hAnsi="Helvetica"/>
          <w:b/>
          <w:bCs/>
          <w:lang w:val="es-ES"/>
        </w:rPr>
        <w:t>Zeff</w:t>
      </w:r>
      <w:proofErr w:type="spellEnd"/>
    </w:p>
    <w:p w14:paraId="4C155CBB" w14:textId="77777777" w:rsidR="000E6585" w:rsidRDefault="000E6585" w:rsidP="000E6585">
      <w:pPr>
        <w:spacing w:line="276" w:lineRule="auto"/>
        <w:jc w:val="both"/>
        <w:rPr>
          <w:rFonts w:ascii="Helvetica" w:hAnsi="Helvetica"/>
          <w:color w:val="000000"/>
          <w:szCs w:val="24"/>
          <w:lang w:val="es-ES" w:eastAsia="ko-KR"/>
        </w:rPr>
      </w:pPr>
    </w:p>
    <w:p w14:paraId="6E30445E" w14:textId="77777777" w:rsidR="000E6585" w:rsidRDefault="000E6585" w:rsidP="000E6585">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He visto mucho en mi vida.</w:t>
      </w:r>
    </w:p>
    <w:p w14:paraId="6C6D4070" w14:textId="673EC59F" w:rsidR="000E6585" w:rsidRDefault="000E6585" w:rsidP="000E6585">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 xml:space="preserve">Había presenciado la furia feroz de los lobos salvajes. Desafíos de grupo que terminaron en sangre y huesos rotos. Había sido testigo de los sagrados ritos de ascensión, de cómo se reclamaban las líneas alfa entre aullidos y agonía. </w:t>
      </w:r>
    </w:p>
    <w:p w14:paraId="7DCCE4C7" w14:textId="77777777" w:rsidR="000E6585" w:rsidRDefault="000E6585" w:rsidP="000E6585">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lastRenderedPageBreak/>
        <w:t>He visto cachorros nacer cubiertos de sangre y con instinto, he observado territorios labrados con garras y determinación.</w:t>
      </w:r>
      <w:r>
        <w:rPr>
          <w:rFonts w:ascii="Helvetica" w:hAnsi="Helvetica"/>
          <w:color w:val="000000"/>
          <w:szCs w:val="24"/>
          <w:lang w:val="es-ES" w:eastAsia="ko-KR"/>
        </w:rPr>
        <w:t xml:space="preserve"> </w:t>
      </w:r>
      <w:r w:rsidRPr="000E6585">
        <w:rPr>
          <w:rFonts w:ascii="Helvetica" w:hAnsi="Helvetica"/>
          <w:color w:val="000000"/>
          <w:szCs w:val="24"/>
          <w:lang w:val="es-ES" w:eastAsia="ko-KR"/>
        </w:rPr>
        <w:t>Pero nada, absolutamente nada, me había preparado para esto.</w:t>
      </w:r>
    </w:p>
    <w:p w14:paraId="1BA9C784" w14:textId="2AB1B080" w:rsidR="000E6585" w:rsidRDefault="000E6585" w:rsidP="000E6585">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En el momento en que mis ojos se cruzaron con los del lobo gris, dejé que la dominancia aflorara. No fuerte. No amenazante. Simplemente… presente. Una fuerza palpitaba en mis huesos, comunicándose en el lenguaje ancestral de la postura y la mirada. No fue una pelea. No era necesario.</w:t>
      </w:r>
    </w:p>
    <w:p w14:paraId="20D5F02F" w14:textId="77777777" w:rsidR="000E6585" w:rsidRDefault="000E6585" w:rsidP="000E6585">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El lobo lo reconoció.</w:t>
      </w:r>
    </w:p>
    <w:p w14:paraId="24DBEA8A" w14:textId="77777777" w:rsidR="000E6585" w:rsidRDefault="000E6585" w:rsidP="000E6585">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Un Alfa.</w:t>
      </w:r>
    </w:p>
    <w:p w14:paraId="09799EA8" w14:textId="77777777" w:rsidR="000E6585" w:rsidRDefault="000E6585" w:rsidP="000E6585">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La bestia mantuvo mi mirada un instante más —desafiante, no sumisa. Sin embargo, no actuó de forma imprudente. Antes de retroceder, en sus ojos brilló algo más.</w:t>
      </w:r>
    </w:p>
    <w:p w14:paraId="06770522" w14:textId="77777777" w:rsidR="000E6585" w:rsidRDefault="000E6585" w:rsidP="000E6585">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 xml:space="preserve">¿Respeto? ¿Dimisión? </w:t>
      </w:r>
    </w:p>
    <w:p w14:paraId="78E50C8D" w14:textId="77777777" w:rsidR="000E6585" w:rsidRDefault="000E6585" w:rsidP="000E6585">
      <w:pPr>
        <w:spacing w:line="276" w:lineRule="auto"/>
        <w:jc w:val="both"/>
        <w:rPr>
          <w:rFonts w:ascii="Helvetica" w:hAnsi="Helvetica"/>
          <w:color w:val="000000"/>
          <w:szCs w:val="24"/>
          <w:lang w:val="es-ES" w:eastAsia="ko-KR"/>
        </w:rPr>
      </w:pPr>
      <w:r w:rsidRPr="000E6585">
        <w:rPr>
          <w:rFonts w:ascii="Helvetica" w:hAnsi="Helvetica"/>
          <w:color w:val="000000"/>
          <w:szCs w:val="24"/>
          <w:lang w:val="es-ES" w:eastAsia="ko-KR"/>
        </w:rPr>
        <w:t>Luego giró, fundiéndose con el bosque en un silencio que solo poseen las criaturas salvajes.</w:t>
      </w:r>
    </w:p>
    <w:p w14:paraId="5D567794" w14:textId="070228D4" w:rsidR="000E6585" w:rsidRDefault="000E6585" w:rsidP="000E6585">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El mundo tenía un sentido del humor cruel. Cuanto más lo mirabas, más profunda se hacía su vena sarcástica. Creí que era el destino cuando vi a Liliam arrodillada en la tierra, con el pelo brillando a la luz plateada de la luna, y los hombros tensos extendiéndose hacia un cachorro solitario. Solo el vínculo.</w:t>
      </w:r>
    </w:p>
    <w:p w14:paraId="06E4EE73" w14:textId="3917B3B8" w:rsidR="000E6585" w:rsidRDefault="000E6585" w:rsidP="000E6585">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El cachorro no se limitó a acercarse a ella. Él la eligió. Enviado. Se sintió cautivado por su presencia, como si la hubiera estado buscando desde siempre.</w:t>
      </w:r>
    </w:p>
    <w:p w14:paraId="776A636A" w14:textId="6FC4F637" w:rsidR="000E6585" w:rsidRDefault="000E6585" w:rsidP="000E6585">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Pero la conexión no era solo el vínculo. Esto no fue instinto.</w:t>
      </w:r>
      <w:r>
        <w:rPr>
          <w:rFonts w:ascii="Helvetica" w:hAnsi="Helvetica"/>
          <w:color w:val="000000"/>
          <w:szCs w:val="24"/>
          <w:lang w:val="es-ES" w:eastAsia="ko-KR"/>
        </w:rPr>
        <w:t xml:space="preserve"> </w:t>
      </w:r>
      <w:r w:rsidRPr="000E6585">
        <w:rPr>
          <w:rFonts w:ascii="Helvetica" w:hAnsi="Helvetica"/>
          <w:color w:val="000000"/>
          <w:szCs w:val="24"/>
          <w:lang w:val="es-ES" w:eastAsia="ko-KR"/>
        </w:rPr>
        <w:t>Lo vi. Lo que la mayoría pasaría por alto.</w:t>
      </w:r>
      <w:r w:rsidRPr="000E6585">
        <w:rPr>
          <w:rFonts w:ascii="Helvetica" w:hAnsi="Helvetica"/>
          <w:color w:val="000000"/>
          <w:szCs w:val="24"/>
          <w:lang w:val="es-ES" w:eastAsia="ko-KR"/>
        </w:rPr>
        <w:br/>
      </w:r>
      <w:r w:rsidRPr="000E6585">
        <w:rPr>
          <w:rFonts w:ascii="Helvetica" w:hAnsi="Helvetica"/>
          <w:i/>
          <w:iCs/>
          <w:color w:val="000000"/>
          <w:szCs w:val="24"/>
          <w:lang w:val="es-ES" w:eastAsia="ko-KR"/>
        </w:rPr>
        <w:t>Magia.</w:t>
      </w:r>
    </w:p>
    <w:p w14:paraId="42E47837" w14:textId="4BEA5276" w:rsidR="000E6585" w:rsidRDefault="000E6585" w:rsidP="000E6585">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lastRenderedPageBreak/>
        <w:t xml:space="preserve">Un hilo, tenue como un suspiro, se extendía desde sus dedos hasta la frente del cachorro. Se enroscó a su alrededor como un susurro, luego se fundió en su pecho en un pulso de luz que sentí más que vi. Antiguo. </w:t>
      </w:r>
    </w:p>
    <w:p w14:paraId="4C36A69A" w14:textId="1AC99A76" w:rsidR="000E6585" w:rsidRDefault="000E6585" w:rsidP="000E6585">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Eso no la convertía en humana.</w:t>
      </w:r>
      <w:r>
        <w:rPr>
          <w:rFonts w:ascii="Helvetica" w:hAnsi="Helvetica"/>
          <w:color w:val="000000"/>
          <w:szCs w:val="24"/>
          <w:lang w:val="es-ES" w:eastAsia="ko-KR"/>
        </w:rPr>
        <w:t xml:space="preserve"> </w:t>
      </w:r>
      <w:r w:rsidRPr="000E6585">
        <w:rPr>
          <w:rFonts w:ascii="Helvetica" w:hAnsi="Helvetica"/>
          <w:color w:val="000000"/>
          <w:szCs w:val="24"/>
          <w:lang w:val="es-ES" w:eastAsia="ko-KR"/>
        </w:rPr>
        <w:t>La convirtió en otra persona.</w:t>
      </w:r>
    </w:p>
    <w:p w14:paraId="129195EB" w14:textId="71CC7879" w:rsidR="000E6585" w:rsidRDefault="000E6585" w:rsidP="000E6585">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Ella es un ser mágico.</w:t>
      </w:r>
    </w:p>
    <w:p w14:paraId="3D0B83B8" w14:textId="3B811661" w:rsidR="000E6585" w:rsidRDefault="000E6585" w:rsidP="000E6585">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 xml:space="preserve">Precisamente lo que a </w:t>
      </w:r>
      <w:r>
        <w:rPr>
          <w:rFonts w:ascii="Helvetica" w:hAnsi="Helvetica"/>
          <w:color w:val="000000"/>
          <w:szCs w:val="24"/>
          <w:lang w:val="es-ES" w:eastAsia="ko-KR"/>
        </w:rPr>
        <w:t xml:space="preserve">los </w:t>
      </w:r>
      <w:proofErr w:type="spellStart"/>
      <w:r w:rsidRPr="000E6585">
        <w:rPr>
          <w:rFonts w:ascii="Helvetica" w:hAnsi="Helvetica"/>
          <w:color w:val="000000"/>
          <w:szCs w:val="24"/>
          <w:lang w:val="es-ES" w:eastAsia="ko-KR"/>
        </w:rPr>
        <w:t>Gunnolf</w:t>
      </w:r>
      <w:proofErr w:type="spellEnd"/>
      <w:r w:rsidRPr="000E6585">
        <w:rPr>
          <w:rFonts w:ascii="Helvetica" w:hAnsi="Helvetica"/>
          <w:color w:val="000000"/>
          <w:szCs w:val="24"/>
          <w:lang w:val="es-ES" w:eastAsia="ko-KR"/>
        </w:rPr>
        <w:t xml:space="preserve"> nos enseñaron a evitar, a temer, a huir. Esta es una presencia capaz de destruir reinos enteros. La razón por la que mi bisabuelo desató una guerra entera. Solo se necesitó un ser mágico. Eso fue todo lo que hizo falta.</w:t>
      </w:r>
    </w:p>
    <w:p w14:paraId="51C0DBB3" w14:textId="77777777" w:rsidR="000E6585" w:rsidRDefault="000E6585" w:rsidP="000E6585">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Y ahora estaba aquí.</w:t>
      </w:r>
    </w:p>
    <w:p w14:paraId="49A53C7C" w14:textId="77777777" w:rsidR="000E6585" w:rsidRDefault="000E6585" w:rsidP="000E6585">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Ella estaba aquí, en mi mundo.</w:t>
      </w:r>
    </w:p>
    <w:p w14:paraId="5F7F208F" w14:textId="53D91270" w:rsidR="000E6585" w:rsidRDefault="000E6585" w:rsidP="000E6585">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Había estado en mis brazos hace apenas unos días.</w:t>
      </w:r>
      <w:r w:rsidRPr="000E6585">
        <w:rPr>
          <w:rFonts w:ascii="Helvetica" w:hAnsi="Helvetica"/>
          <w:color w:val="000000"/>
          <w:szCs w:val="24"/>
          <w:lang w:val="es-ES" w:eastAsia="ko-KR"/>
        </w:rPr>
        <w:br/>
        <w:t>La observé con atención, en silencio. Mi corazón latía con fuerza en mi pecho. Quería creer que ella era diferente. Y quizás lo fuera. Había visto antes a otros fríos, esos tipos calculadores y manipuladores que manejaban su magia como una espada. Pero Liliam era dulce. Suave. Ella era el tipo de alma que aliviaba a los heridos en lugar de herirlos.</w:t>
      </w:r>
    </w:p>
    <w:p w14:paraId="22CB7BF9" w14:textId="77777777" w:rsidR="000E6585" w:rsidRDefault="000E6585" w:rsidP="000E6585">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Y, claramente, el cachorro lo sabía.</w:t>
      </w:r>
    </w:p>
    <w:p w14:paraId="2F3EF025" w14:textId="2D0B3A62" w:rsidR="000E6585" w:rsidRDefault="000E6585" w:rsidP="000E6585">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Tembló una vez, luego se dejó llevar por su tacto con una especie de alivio doloroso que me dejó sin aliento. Era como si por fin hubiera encontrado la seguridad que no sabía que necesitaba.</w:t>
      </w:r>
    </w:p>
    <w:p w14:paraId="30578E00" w14:textId="77777777" w:rsidR="000E6585" w:rsidRDefault="000E6585" w:rsidP="000E6585">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Un escalofrío me recorrió la espina dorsal.</w:t>
      </w:r>
      <w:r w:rsidRPr="000E6585">
        <w:rPr>
          <w:rFonts w:ascii="Helvetica" w:hAnsi="Helvetica"/>
          <w:color w:val="000000"/>
          <w:szCs w:val="24"/>
          <w:lang w:val="es-ES" w:eastAsia="ko-KR"/>
        </w:rPr>
        <w:br/>
        <w:t>La mano de Liliam volvió a rozar su cabeza, y el aire a su alrededor se movió. El cambio no fue una explosión deslumbrante y llena de chispas, sino más bien algo más sutil.</w:t>
      </w:r>
    </w:p>
    <w:p w14:paraId="78959A60" w14:textId="409BB410" w:rsidR="000E6585" w:rsidRDefault="000E6585" w:rsidP="000E6585">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lastRenderedPageBreak/>
        <w:t>El cambio era de una naturaleza mucho más antigua. Lo sentí detrás de mis ojos. Había un zumbido sutil que resonaba profundamente en mis huesos. Como un hechizo que se recuerda.</w:t>
      </w:r>
    </w:p>
    <w:p w14:paraId="5FC69752" w14:textId="77777777" w:rsidR="000E6585" w:rsidRDefault="000E6585" w:rsidP="000E6585">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No solo estaba consolando al cachorro.</w:t>
      </w:r>
    </w:p>
    <w:p w14:paraId="55987D1C" w14:textId="77777777" w:rsidR="000E6585" w:rsidRDefault="000E6585" w:rsidP="000E6585">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Ella lo estaba anclando. Curándolo. Y tal vez, sin darse cuenta, sanándose a sí misma.</w:t>
      </w:r>
    </w:p>
    <w:p w14:paraId="7E26003A" w14:textId="6AFF0CBC" w:rsidR="000E6585" w:rsidRDefault="000E6585" w:rsidP="000E6585">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“Sentí algo”, susurró, con la voz temblorosa mientras sus ojos permanecían fijos en el pequeño cuerpo que tenía en brazos. "No sé qué fue, pero cuando lo toqué... fue como si algo dentro de mí respondiera."</w:t>
      </w:r>
    </w:p>
    <w:p w14:paraId="2AAC391E" w14:textId="77777777" w:rsidR="000E6585" w:rsidRDefault="000E6585" w:rsidP="000E6585">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Tragué saliva con dificultad, obligándome a mantener una expresión serena. No podía dejar que se notara. Mi corazón se aceleró y mis instintos gritaron de alarma. Comprendí la importancia de eso.</w:t>
      </w:r>
    </w:p>
    <w:p w14:paraId="176ED4AF" w14:textId="77777777" w:rsidR="000E6585" w:rsidRDefault="000E6585" w:rsidP="000E6585">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No lo hizo.</w:t>
      </w:r>
    </w:p>
    <w:p w14:paraId="16C683FD" w14:textId="77777777" w:rsidR="000E6585" w:rsidRDefault="000E6585" w:rsidP="000E6585">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Y tal vez, por ahora, eso fue una bendición.</w:t>
      </w:r>
      <w:r w:rsidRPr="000E6585">
        <w:rPr>
          <w:rFonts w:ascii="Helvetica" w:hAnsi="Helvetica"/>
          <w:color w:val="000000"/>
          <w:szCs w:val="24"/>
          <w:lang w:val="es-ES" w:eastAsia="ko-KR"/>
        </w:rPr>
        <w:br/>
        <w:t>“Solo tiene miedo”, dije en voz baja, con cuidado. Estás tranquilo/a. Él siente eso.</w:t>
      </w:r>
    </w:p>
    <w:p w14:paraId="04F562D4" w14:textId="77777777" w:rsidR="000E6585" w:rsidRDefault="000E6585" w:rsidP="000E6585">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Elaboré una mentira que era a la vez segura y veraz, asegurándome de que no se pusiera a la defensiva.</w:t>
      </w:r>
      <w:r w:rsidRPr="000E6585">
        <w:rPr>
          <w:rFonts w:ascii="Helvetica" w:hAnsi="Helvetica"/>
          <w:color w:val="000000"/>
          <w:szCs w:val="24"/>
          <w:lang w:val="es-ES" w:eastAsia="ko-KR"/>
        </w:rPr>
        <w:br/>
        <w:t>Volvió a bajar la mirada, y yo observé cómo se tejía la misma delicada trama alrededor del cachorro, como hilos de calor y salvajismo que los envolvían a ambos, como una cuna.</w:t>
      </w:r>
    </w:p>
    <w:p w14:paraId="33F5AF3B" w14:textId="3E7E0E3F" w:rsidR="000E6585" w:rsidRDefault="000E6585" w:rsidP="000E6585">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Parecía que el bosque había reconocido su presencia.</w:t>
      </w:r>
      <w:r w:rsidRPr="000E6585">
        <w:rPr>
          <w:rFonts w:ascii="Helvetica" w:hAnsi="Helvetica"/>
          <w:color w:val="000000"/>
          <w:szCs w:val="24"/>
          <w:lang w:val="es-ES" w:eastAsia="ko-KR"/>
        </w:rPr>
        <w:br/>
        <w:t>Mi corazón latía con una sensación de cautela. Si alguna vez descubriera lo que realmente era —lo que esto significaba—, todo cambiaría. Cambiaría la percepción que los demás tenían de ella. Tenía una nueva perspectiva sobre sí misma. Incluso podría alejarla de mí.</w:t>
      </w:r>
    </w:p>
    <w:p w14:paraId="2BA95486" w14:textId="77777777" w:rsidR="000E6585" w:rsidRDefault="000E6585" w:rsidP="000E6585">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No estaba preparado para eso.</w:t>
      </w:r>
    </w:p>
    <w:p w14:paraId="3DDDB4A7" w14:textId="51B86FE4" w:rsidR="000E6585" w:rsidRDefault="000E6585" w:rsidP="000E6585">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lastRenderedPageBreak/>
        <w:t>Así que me agaché a su lado, bajando la voz. "Tienes un don, Liliam."</w:t>
      </w:r>
    </w:p>
    <w:p w14:paraId="64C0F7A8" w14:textId="77777777" w:rsidR="000E6585" w:rsidRDefault="000E6585" w:rsidP="000E6585">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eastAsia="ko-KR"/>
        </w:rPr>
        <w:t xml:space="preserve">No </w:t>
      </w:r>
      <w:proofErr w:type="spellStart"/>
      <w:r w:rsidRPr="000E6585">
        <w:rPr>
          <w:rFonts w:ascii="Helvetica" w:hAnsi="Helvetica"/>
          <w:color w:val="000000"/>
          <w:szCs w:val="24"/>
          <w:lang w:eastAsia="ko-KR"/>
        </w:rPr>
        <w:t>levantó</w:t>
      </w:r>
      <w:proofErr w:type="spellEnd"/>
      <w:r w:rsidRPr="000E6585">
        <w:rPr>
          <w:rFonts w:ascii="Helvetica" w:hAnsi="Helvetica"/>
          <w:color w:val="000000"/>
          <w:szCs w:val="24"/>
          <w:lang w:eastAsia="ko-KR"/>
        </w:rPr>
        <w:t xml:space="preserve"> la cabeza. </w:t>
      </w:r>
      <w:r w:rsidRPr="000E6585">
        <w:rPr>
          <w:rFonts w:ascii="Helvetica" w:hAnsi="Helvetica"/>
          <w:color w:val="000000"/>
          <w:szCs w:val="24"/>
          <w:lang w:val="es-ES" w:eastAsia="ko-KR"/>
        </w:rPr>
        <w:t>Demasiado concentrado en el cachorro. Pero vi cómo lo abrazaba: con los brazos protectores, los dedos extendidos suavemente sobre su espalda. Lo abrazó como si siempre hubiera sido suyo. Quizás sí.</w:t>
      </w:r>
    </w:p>
    <w:p w14:paraId="50AC8268" w14:textId="77777777" w:rsidR="000E6585" w:rsidRDefault="000E6585" w:rsidP="000E6585">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Extendí la mano lentamente y le pasé los nudillos por el lomo al cachorro. No se inmutó. No gruñó. Simplemente se dejó llevar por el contacto, suspirando como si estuviera en casa.</w:t>
      </w:r>
    </w:p>
    <w:p w14:paraId="7245811F" w14:textId="6F4DB205" w:rsidR="000E6585" w:rsidRDefault="000E6585" w:rsidP="000E6585">
      <w:pPr>
        <w:spacing w:line="276" w:lineRule="auto"/>
        <w:ind w:firstLine="720"/>
        <w:jc w:val="both"/>
        <w:rPr>
          <w:rFonts w:ascii="Helvetica" w:hAnsi="Helvetica"/>
          <w:color w:val="000000"/>
          <w:szCs w:val="24"/>
          <w:lang w:val="es-ES" w:eastAsia="ko-KR"/>
        </w:rPr>
      </w:pPr>
      <w:r>
        <w:rPr>
          <w:rFonts w:ascii="Helvetica" w:hAnsi="Helvetica"/>
          <w:color w:val="000000"/>
          <w:szCs w:val="24"/>
          <w:lang w:val="es-ES" w:eastAsia="ko-KR"/>
        </w:rPr>
        <w:t>“</w:t>
      </w:r>
      <w:r w:rsidRPr="000E6585">
        <w:rPr>
          <w:rFonts w:ascii="Helvetica" w:hAnsi="Helvetica"/>
          <w:color w:val="000000"/>
          <w:szCs w:val="24"/>
          <w:lang w:val="es-ES" w:eastAsia="ko-KR"/>
        </w:rPr>
        <w:t>No solo lo estás consolando</w:t>
      </w:r>
      <w:r>
        <w:rPr>
          <w:rFonts w:ascii="Helvetica" w:hAnsi="Helvetica"/>
          <w:color w:val="000000"/>
          <w:szCs w:val="24"/>
          <w:lang w:val="es-ES" w:eastAsia="ko-KR"/>
        </w:rPr>
        <w:t xml:space="preserve">,” </w:t>
      </w:r>
      <w:r w:rsidRPr="000E6585">
        <w:rPr>
          <w:rFonts w:ascii="Helvetica" w:hAnsi="Helvetica"/>
          <w:color w:val="000000"/>
          <w:szCs w:val="24"/>
          <w:lang w:val="es-ES" w:eastAsia="ko-KR"/>
        </w:rPr>
        <w:t xml:space="preserve">murmuré. </w:t>
      </w:r>
      <w:r w:rsidRPr="000E6585">
        <w:rPr>
          <w:rFonts w:ascii="Helvetica" w:hAnsi="Helvetica"/>
          <w:color w:val="000000"/>
          <w:szCs w:val="24"/>
          <w:lang w:val="es-ES" w:eastAsia="ko-KR"/>
        </w:rPr>
        <w:br/>
        <w:t>Estás despertando algo... en todos nosotros.</w:t>
      </w:r>
    </w:p>
    <w:p w14:paraId="2DC637B1" w14:textId="77777777" w:rsidR="000E6585" w:rsidRDefault="000E6585" w:rsidP="000E6585">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No lo soltó.</w:t>
      </w:r>
    </w:p>
    <w:p w14:paraId="29841A0D" w14:textId="77777777" w:rsidR="000E6585" w:rsidRDefault="000E6585" w:rsidP="000E6585">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Incluso cuando cesaron los temblores. Incluso cuando el cachorro se acurrucaba más profundamente en sus brazos, como si ella fuera lo único que lo mantenía entero, ella permaneció allí. Lo acunó como si lo hubiera hecho en una vida anterior.</w:t>
      </w:r>
    </w:p>
    <w:p w14:paraId="170EDA40" w14:textId="77777777" w:rsidR="000E6585" w:rsidRDefault="000E6585" w:rsidP="000E6585">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No pude apartar la mirada.</w:t>
      </w:r>
    </w:p>
    <w:p w14:paraId="0FA75CF9" w14:textId="259D1A83" w:rsidR="000E6585" w:rsidRDefault="000E6585" w:rsidP="000E6585">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Sus movimientos eran suaves, medidos e instintivos. La forma en que sus dedos se entrelazaban detrás de sus orejas con una ternura que parecía calmar el aire mismo. Finalmente, su respiración se calmó, como si abrazarlo la hubiera anclado de alguna manera.</w:t>
      </w:r>
    </w:p>
    <w:p w14:paraId="53849302" w14:textId="77777777" w:rsidR="000E6585" w:rsidRDefault="000E6585" w:rsidP="000E6585">
      <w:pPr>
        <w:spacing w:line="276" w:lineRule="auto"/>
        <w:ind w:firstLine="720"/>
        <w:jc w:val="both"/>
        <w:rPr>
          <w:rFonts w:ascii="Helvetica" w:hAnsi="Helvetica"/>
          <w:color w:val="000000"/>
          <w:szCs w:val="24"/>
          <w:lang w:val="es-ES" w:eastAsia="ko-KR"/>
        </w:rPr>
      </w:pPr>
      <w:proofErr w:type="spellStart"/>
      <w:r>
        <w:rPr>
          <w:rFonts w:ascii="Helvetica" w:hAnsi="Helvetica"/>
          <w:color w:val="000000"/>
          <w:szCs w:val="24"/>
          <w:lang w:val="es-ES" w:eastAsia="ko-KR"/>
        </w:rPr>
        <w:t>Gaius</w:t>
      </w:r>
      <w:proofErr w:type="spellEnd"/>
      <w:r w:rsidRPr="000E6585">
        <w:rPr>
          <w:rFonts w:ascii="Helvetica" w:hAnsi="Helvetica"/>
          <w:color w:val="000000"/>
          <w:szCs w:val="24"/>
          <w:lang w:val="es-ES" w:eastAsia="ko-KR"/>
        </w:rPr>
        <w:t xml:space="preserve">, la criatura inquieta que habita en mi </w:t>
      </w:r>
      <w:proofErr w:type="gramStart"/>
      <w:r w:rsidRPr="000E6585">
        <w:rPr>
          <w:rFonts w:ascii="Helvetica" w:hAnsi="Helvetica"/>
          <w:color w:val="000000"/>
          <w:szCs w:val="24"/>
          <w:lang w:val="es-ES" w:eastAsia="ko-KR"/>
        </w:rPr>
        <w:t>alma,</w:t>
      </w:r>
      <w:proofErr w:type="gramEnd"/>
      <w:r w:rsidRPr="000E6585">
        <w:rPr>
          <w:rFonts w:ascii="Helvetica" w:hAnsi="Helvetica"/>
          <w:color w:val="000000"/>
          <w:szCs w:val="24"/>
          <w:lang w:val="es-ES" w:eastAsia="ko-KR"/>
        </w:rPr>
        <w:t xml:space="preserve"> se había calmado. </w:t>
      </w:r>
    </w:p>
    <w:p w14:paraId="1EB9C24D" w14:textId="77777777" w:rsidR="000E6585" w:rsidRDefault="000E6585" w:rsidP="000E6585">
      <w:pPr>
        <w:spacing w:line="276" w:lineRule="auto"/>
        <w:ind w:firstLine="720"/>
        <w:jc w:val="both"/>
        <w:rPr>
          <w:rFonts w:ascii="Helvetica" w:hAnsi="Helvetica"/>
          <w:color w:val="000000"/>
          <w:szCs w:val="24"/>
          <w:lang w:val="es-ES" w:eastAsia="ko-KR"/>
        </w:rPr>
      </w:pPr>
      <w:r w:rsidRPr="000E6585">
        <w:rPr>
          <w:rFonts w:ascii="Helvetica" w:hAnsi="Helvetica"/>
          <w:i/>
          <w:iCs/>
          <w:color w:val="000000"/>
          <w:szCs w:val="24"/>
          <w:lang w:val="es-ES" w:eastAsia="ko-KR"/>
        </w:rPr>
        <w:t>La han elegido</w:t>
      </w:r>
      <w:r w:rsidRPr="000E6585">
        <w:rPr>
          <w:rFonts w:ascii="Helvetica" w:hAnsi="Helvetica"/>
          <w:color w:val="000000"/>
          <w:szCs w:val="24"/>
          <w:lang w:val="es-ES" w:eastAsia="ko-KR"/>
        </w:rPr>
        <w:t>, susurró él.</w:t>
      </w:r>
    </w:p>
    <w:p w14:paraId="28623155" w14:textId="0AB00B9A" w:rsidR="000E6585" w:rsidRDefault="000E6585" w:rsidP="000E6585">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Y tenía razón.</w:t>
      </w:r>
    </w:p>
    <w:p w14:paraId="6C74E9EA" w14:textId="77777777" w:rsidR="000E6585" w:rsidRDefault="000E6585" w:rsidP="000E6585">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Debería habérselo dicho entonces. Debería haber dicho la verdad.</w:t>
      </w:r>
    </w:p>
    <w:p w14:paraId="5EF0B60F" w14:textId="37B4398A" w:rsidR="000E6585" w:rsidRDefault="000E6585" w:rsidP="000E6585">
      <w:pPr>
        <w:spacing w:line="276" w:lineRule="auto"/>
        <w:ind w:firstLine="720"/>
        <w:jc w:val="both"/>
        <w:rPr>
          <w:rFonts w:ascii="Helvetica" w:hAnsi="Helvetica"/>
          <w:color w:val="000000"/>
          <w:szCs w:val="24"/>
          <w:lang w:val="es-ES" w:eastAsia="ko-KR"/>
        </w:rPr>
      </w:pPr>
      <w:proofErr w:type="gramStart"/>
      <w:r w:rsidRPr="000E6585">
        <w:rPr>
          <w:rFonts w:ascii="Helvetica" w:hAnsi="Helvetica"/>
          <w:color w:val="000000"/>
          <w:szCs w:val="24"/>
          <w:lang w:val="es-ES" w:eastAsia="ko-KR"/>
        </w:rPr>
        <w:lastRenderedPageBreak/>
        <w:t>Pero,</w:t>
      </w:r>
      <w:proofErr w:type="gramEnd"/>
      <w:r w:rsidRPr="000E6585">
        <w:rPr>
          <w:rFonts w:ascii="Helvetica" w:hAnsi="Helvetica"/>
          <w:color w:val="000000"/>
          <w:szCs w:val="24"/>
          <w:lang w:val="es-ES" w:eastAsia="ko-KR"/>
        </w:rPr>
        <w:t xml:space="preserve"> ¿cómo le dices a alguien que podría no ser completamente human</w:t>
      </w:r>
      <w:r>
        <w:rPr>
          <w:rFonts w:ascii="Helvetica" w:hAnsi="Helvetica"/>
          <w:color w:val="000000"/>
          <w:szCs w:val="24"/>
          <w:lang w:val="es-ES" w:eastAsia="ko-KR"/>
        </w:rPr>
        <w:t>a</w:t>
      </w:r>
      <w:r w:rsidRPr="000E6585">
        <w:rPr>
          <w:rFonts w:ascii="Helvetica" w:hAnsi="Helvetica"/>
          <w:color w:val="000000"/>
          <w:szCs w:val="24"/>
          <w:lang w:val="es-ES" w:eastAsia="ko-KR"/>
        </w:rPr>
        <w:t>? ¿Podría ser que su sangre esté imbuida de los espíritus de dioses olvidados hace mucho tiempo? Estas entidades infunden miedo en la gente.</w:t>
      </w:r>
    </w:p>
    <w:p w14:paraId="6A462607" w14:textId="77777777" w:rsidR="000E6585" w:rsidRDefault="000E6585" w:rsidP="000E6585">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Adoración. O intentar destruir.</w:t>
      </w:r>
    </w:p>
    <w:p w14:paraId="3411BDB3" w14:textId="77777777" w:rsidR="000E6585" w:rsidRDefault="000E6585" w:rsidP="000E6585">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¿Cómo le dices a alguien a quien amas que posee cualidades que podrían incitar guerras?</w:t>
      </w:r>
    </w:p>
    <w:p w14:paraId="038D7E85" w14:textId="77777777" w:rsidR="000E6585" w:rsidRDefault="000E6585" w:rsidP="000E6585">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Así que no lo hice.</w:t>
      </w:r>
    </w:p>
    <w:p w14:paraId="556A02CC" w14:textId="77777777" w:rsidR="000E6585" w:rsidRDefault="000E6585" w:rsidP="000E6585">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Permanecí cerca, con el corazón latiendo con fuerza, esperando fervientemente tener tiempo suficiente para protegerla de su verdadera naturaleza. También temía las consecuencias del descubrimiento mundial. Así que, en lugar de eso, dije lo único que sabía que podía decir.</w:t>
      </w:r>
    </w:p>
    <w:p w14:paraId="43A95D29" w14:textId="77777777" w:rsidR="000E6585" w:rsidRDefault="000E6585" w:rsidP="000E6585">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"Deberías quedártelo."</w:t>
      </w:r>
    </w:p>
    <w:p w14:paraId="164E863B" w14:textId="77777777" w:rsidR="000E6585" w:rsidRDefault="000E6585" w:rsidP="000E6585">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Parpadeó, mirándome como si acabara de hablar en otro idioma. "¿Qué?"</w:t>
      </w:r>
    </w:p>
    <w:p w14:paraId="04F8293E" w14:textId="1692BC4D" w:rsidR="000E6585" w:rsidRPr="000E6585" w:rsidRDefault="000E6585" w:rsidP="000E6585">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 xml:space="preserve">Asentí con la cabeza hacia el cachorro que aún estaba acurrucado en su regazo. "Deberías quedártelo." </w:t>
      </w:r>
      <w:proofErr w:type="spellStart"/>
      <w:r w:rsidRPr="000E6585">
        <w:rPr>
          <w:rFonts w:ascii="Helvetica" w:hAnsi="Helvetica"/>
          <w:color w:val="000000"/>
          <w:szCs w:val="24"/>
          <w:lang w:eastAsia="ko-KR"/>
        </w:rPr>
        <w:t>Cuídalo</w:t>
      </w:r>
      <w:proofErr w:type="spellEnd"/>
      <w:r w:rsidRPr="000E6585">
        <w:rPr>
          <w:rFonts w:ascii="Helvetica" w:hAnsi="Helvetica"/>
          <w:color w:val="000000"/>
          <w:szCs w:val="24"/>
          <w:lang w:eastAsia="ko-KR"/>
        </w:rPr>
        <w:t>.</w:t>
      </w:r>
    </w:p>
    <w:p w14:paraId="2C2E59CD" w14:textId="77777777" w:rsidR="00F062F7" w:rsidRDefault="000E6585" w:rsidP="00F062F7">
      <w:pPr>
        <w:spacing w:line="276" w:lineRule="auto"/>
        <w:jc w:val="both"/>
        <w:rPr>
          <w:rFonts w:ascii="Helvetica" w:hAnsi="Helvetica"/>
          <w:color w:val="000000"/>
          <w:szCs w:val="24"/>
          <w:lang w:val="es-ES" w:eastAsia="ko-KR"/>
        </w:rPr>
      </w:pPr>
      <w:proofErr w:type="spellStart"/>
      <w:r w:rsidRPr="000E6585">
        <w:rPr>
          <w:rFonts w:ascii="Helvetica" w:hAnsi="Helvetica"/>
          <w:color w:val="000000"/>
          <w:szCs w:val="24"/>
          <w:lang w:eastAsia="ko-KR"/>
        </w:rPr>
        <w:t>Frunció</w:t>
      </w:r>
      <w:proofErr w:type="spellEnd"/>
      <w:r w:rsidRPr="000E6585">
        <w:rPr>
          <w:rFonts w:ascii="Helvetica" w:hAnsi="Helvetica"/>
          <w:color w:val="000000"/>
          <w:szCs w:val="24"/>
          <w:lang w:eastAsia="ko-KR"/>
        </w:rPr>
        <w:t xml:space="preserve"> el </w:t>
      </w:r>
      <w:proofErr w:type="spellStart"/>
      <w:r w:rsidRPr="000E6585">
        <w:rPr>
          <w:rFonts w:ascii="Helvetica" w:hAnsi="Helvetica"/>
          <w:color w:val="000000"/>
          <w:szCs w:val="24"/>
          <w:lang w:eastAsia="ko-KR"/>
        </w:rPr>
        <w:t>ceño</w:t>
      </w:r>
      <w:proofErr w:type="spellEnd"/>
      <w:r w:rsidRPr="000E6585">
        <w:rPr>
          <w:rFonts w:ascii="Helvetica" w:hAnsi="Helvetica"/>
          <w:color w:val="000000"/>
          <w:szCs w:val="24"/>
          <w:lang w:eastAsia="ko-KR"/>
        </w:rPr>
        <w:t xml:space="preserve">. </w:t>
      </w:r>
      <w:r w:rsidRPr="000E6585">
        <w:rPr>
          <w:rFonts w:ascii="Helvetica" w:hAnsi="Helvetica"/>
          <w:color w:val="000000"/>
          <w:szCs w:val="24"/>
          <w:lang w:val="es-ES" w:eastAsia="ko-KR"/>
        </w:rPr>
        <w:t>“</w:t>
      </w:r>
      <w:proofErr w:type="spellStart"/>
      <w:r w:rsidRPr="000E6585">
        <w:rPr>
          <w:rFonts w:ascii="Helvetica" w:hAnsi="Helvetica"/>
          <w:color w:val="000000"/>
          <w:szCs w:val="24"/>
          <w:lang w:val="es-ES" w:eastAsia="ko-KR"/>
        </w:rPr>
        <w:t>Zeff</w:t>
      </w:r>
      <w:proofErr w:type="spellEnd"/>
      <w:r w:rsidRPr="000E6585">
        <w:rPr>
          <w:rFonts w:ascii="Helvetica" w:hAnsi="Helvetica"/>
          <w:color w:val="000000"/>
          <w:szCs w:val="24"/>
          <w:lang w:val="es-ES" w:eastAsia="ko-KR"/>
        </w:rPr>
        <w:t>… No puedo simplemente adoptar un cachorro de lobo salvaje.</w:t>
      </w:r>
    </w:p>
    <w:p w14:paraId="3D2CD918" w14:textId="58902027" w:rsidR="00F062F7" w:rsidRDefault="000E6585" w:rsidP="00F062F7">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“Ya no es salvaje”, dije suavemente. "No a ti."</w:t>
      </w:r>
    </w:p>
    <w:p w14:paraId="0DE02DA9" w14:textId="77777777" w:rsidR="00F062F7" w:rsidRDefault="000E6585" w:rsidP="00F062F7">
      <w:pPr>
        <w:spacing w:line="276" w:lineRule="auto"/>
        <w:jc w:val="both"/>
        <w:rPr>
          <w:rFonts w:ascii="Helvetica" w:hAnsi="Helvetica"/>
          <w:color w:val="000000"/>
          <w:szCs w:val="24"/>
          <w:lang w:val="es-ES" w:eastAsia="ko-KR"/>
        </w:rPr>
      </w:pPr>
      <w:r w:rsidRPr="000E6585">
        <w:rPr>
          <w:rFonts w:ascii="Helvetica" w:hAnsi="Helvetica"/>
          <w:color w:val="000000"/>
          <w:szCs w:val="24"/>
          <w:lang w:val="es-ES" w:eastAsia="ko-KR"/>
        </w:rPr>
        <w:t>Abrió la boca y luego la volvió a cerrar.</w:t>
      </w:r>
      <w:r w:rsidR="00F062F7">
        <w:rPr>
          <w:rFonts w:ascii="Helvetica" w:hAnsi="Helvetica"/>
          <w:color w:val="000000"/>
          <w:szCs w:val="24"/>
          <w:lang w:val="es-ES" w:eastAsia="ko-KR"/>
        </w:rPr>
        <w:t xml:space="preserve"> </w:t>
      </w:r>
      <w:r w:rsidRPr="000E6585">
        <w:rPr>
          <w:rFonts w:ascii="Helvetica" w:hAnsi="Helvetica"/>
          <w:color w:val="000000"/>
          <w:szCs w:val="24"/>
          <w:lang w:val="es-ES" w:eastAsia="ko-KR"/>
        </w:rPr>
        <w:t>Pude ver cómo se formaba la duda, la manera en que sus ojos parpadeaban. "¿Y si necesita una mochila?"</w:t>
      </w:r>
    </w:p>
    <w:p w14:paraId="4D487A9A" w14:textId="77777777" w:rsidR="00F062F7" w:rsidRDefault="000E6585" w:rsidP="00F062F7">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Dudé, luego la miré a los ojos. "Acaba de encontrar uno."</w:t>
      </w:r>
    </w:p>
    <w:p w14:paraId="7C76AB97" w14:textId="55F82FB5" w:rsidR="000E6585" w:rsidRDefault="000E6585" w:rsidP="00F062F7">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Me escrutó la cara como si estuviera descifrando significados ocultos, y quizás lo hizo. Quizás ella también lo sintió, aunque no supiera cómo describirlo.</w:t>
      </w:r>
      <w:r w:rsidR="00F062F7">
        <w:rPr>
          <w:rFonts w:ascii="Helvetica" w:hAnsi="Helvetica"/>
          <w:color w:val="000000"/>
          <w:szCs w:val="24"/>
          <w:lang w:val="es-ES" w:eastAsia="ko-KR"/>
        </w:rPr>
        <w:t xml:space="preserve"> </w:t>
      </w:r>
      <w:r w:rsidRPr="000E6585">
        <w:rPr>
          <w:rFonts w:ascii="Helvetica" w:hAnsi="Helvetica"/>
          <w:color w:val="000000"/>
          <w:szCs w:val="24"/>
          <w:lang w:val="es-ES" w:eastAsia="ko-KR"/>
        </w:rPr>
        <w:t>"No tengo ni la menor idea de cómo criar a un lobo", dijo, con la voz más baja.</w:t>
      </w:r>
    </w:p>
    <w:p w14:paraId="2676A54F" w14:textId="77777777" w:rsidR="00F062F7" w:rsidRDefault="000E6585" w:rsidP="00F062F7">
      <w:pPr>
        <w:spacing w:line="276" w:lineRule="auto"/>
        <w:jc w:val="both"/>
        <w:rPr>
          <w:rFonts w:ascii="Helvetica" w:hAnsi="Helvetica"/>
          <w:color w:val="000000"/>
          <w:szCs w:val="24"/>
          <w:lang w:val="es-ES" w:eastAsia="ko-KR"/>
        </w:rPr>
      </w:pPr>
      <w:r w:rsidRPr="000E6585">
        <w:rPr>
          <w:rFonts w:ascii="Helvetica" w:hAnsi="Helvetica"/>
          <w:color w:val="000000"/>
          <w:szCs w:val="24"/>
          <w:lang w:val="es-ES" w:eastAsia="ko-KR"/>
        </w:rPr>
        <w:lastRenderedPageBreak/>
        <w:t>"Ya aprenderás", dije encogiéndome de hombros, manteniendo un tono ligero. "Sinceramente, creo que él se encargará de la mayor parte de la enseñanza."</w:t>
      </w:r>
    </w:p>
    <w:p w14:paraId="6E47194E" w14:textId="77777777" w:rsidR="00F062F7" w:rsidRDefault="000E6585" w:rsidP="00F062F7">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Volvió a bajar la mirada, pasando los dedos por su pelaje desaliñado. El cachorro suspiró levemente y se movió, escondiendo su diminuta nariz contra el pecho de ella.</w:t>
      </w:r>
      <w:r w:rsidRPr="000E6585">
        <w:rPr>
          <w:rFonts w:ascii="Helvetica" w:hAnsi="Helvetica"/>
          <w:color w:val="000000"/>
          <w:szCs w:val="24"/>
          <w:lang w:val="es-ES" w:eastAsia="ko-KR"/>
        </w:rPr>
        <w:br/>
        <w:t>Ya lo había decidido.</w:t>
      </w:r>
    </w:p>
    <w:p w14:paraId="294024E2" w14:textId="77777777" w:rsidR="00F062F7" w:rsidRDefault="000E6585" w:rsidP="00F062F7">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“No te va a dejar, Liliam”, dije suavemente. "Y no creo que quieras que lo haga."</w:t>
      </w:r>
    </w:p>
    <w:p w14:paraId="35B15204" w14:textId="77777777" w:rsidR="00F062F7" w:rsidRDefault="000E6585" w:rsidP="00F062F7">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No respondió, pero tampoco lo negó.</w:t>
      </w:r>
    </w:p>
    <w:p w14:paraId="66CAC5DF" w14:textId="77777777" w:rsidR="00F062F7" w:rsidRDefault="000E6585" w:rsidP="00F062F7">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Tras una pausa, murmuró: "Es perfecto, ¿verdad?".</w:t>
      </w:r>
      <w:r w:rsidRPr="000E6585">
        <w:rPr>
          <w:rFonts w:ascii="Helvetica" w:hAnsi="Helvetica"/>
          <w:color w:val="000000"/>
          <w:szCs w:val="24"/>
          <w:lang w:val="es-ES" w:eastAsia="ko-KR"/>
        </w:rPr>
        <w:br/>
        <w:t xml:space="preserve">Sonreí. </w:t>
      </w:r>
    </w:p>
    <w:p w14:paraId="7A3D0131" w14:textId="009ECA7D" w:rsidR="00F062F7" w:rsidRDefault="000E6585" w:rsidP="00F062F7">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"Ha salido a su nueva mamá."</w:t>
      </w:r>
    </w:p>
    <w:p w14:paraId="19D44211" w14:textId="77777777" w:rsidR="00F062F7" w:rsidRDefault="000E6585" w:rsidP="00F062F7">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Esa respuesta me valió una mirada, mitad fulgor, mitad rubor, que hizo que una sensación cálida se instalara en mi pecho.</w:t>
      </w:r>
    </w:p>
    <w:p w14:paraId="3173569D" w14:textId="57DB7996" w:rsidR="00F062F7" w:rsidRDefault="000E6585" w:rsidP="00F062F7">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Abrazó al cachorro un poco más fuerte. "Si me lo quedo... necesita un nombre."</w:t>
      </w:r>
    </w:p>
    <w:p w14:paraId="01F414EA" w14:textId="4413AFEE" w:rsidR="00F062F7" w:rsidRDefault="000E6585" w:rsidP="00F062F7">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 xml:space="preserve">Incliné la cabeza. </w:t>
      </w:r>
      <w:r w:rsidR="00F062F7">
        <w:rPr>
          <w:rFonts w:ascii="Helvetica" w:hAnsi="Helvetica"/>
          <w:color w:val="000000"/>
          <w:szCs w:val="24"/>
          <w:lang w:val="es-ES" w:eastAsia="ko-KR"/>
        </w:rPr>
        <w:t>“</w:t>
      </w:r>
      <w:r w:rsidRPr="000E6585">
        <w:rPr>
          <w:rFonts w:ascii="Helvetica" w:hAnsi="Helvetica"/>
          <w:color w:val="000000"/>
          <w:szCs w:val="24"/>
          <w:lang w:val="es-ES" w:eastAsia="ko-KR"/>
        </w:rPr>
        <w:t>¿Alguna idea?</w:t>
      </w:r>
      <w:r w:rsidR="00F062F7">
        <w:rPr>
          <w:rFonts w:ascii="Helvetica" w:hAnsi="Helvetica"/>
          <w:color w:val="000000"/>
          <w:szCs w:val="24"/>
          <w:lang w:val="es-ES" w:eastAsia="ko-KR"/>
        </w:rPr>
        <w:t xml:space="preserve">” </w:t>
      </w:r>
      <w:r w:rsidRPr="000E6585">
        <w:rPr>
          <w:rFonts w:ascii="Helvetica" w:hAnsi="Helvetica"/>
          <w:color w:val="000000"/>
          <w:szCs w:val="24"/>
          <w:lang w:val="es-ES" w:eastAsia="ko-KR"/>
        </w:rPr>
        <w:t>Volvió a bajar la mirada, acariciándole la espalda con los dedos. —Sombra —dijo suavemente. "Porque me encontró en la oscuridad... y ya no me sentí sola."</w:t>
      </w:r>
    </w:p>
    <w:p w14:paraId="41E2921B" w14:textId="3AC47AB6" w:rsidR="00F062F7" w:rsidRDefault="000E6585" w:rsidP="00F062F7">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Se me hizo un nudo en la garganta.</w:t>
      </w:r>
      <w:r w:rsidR="00F062F7">
        <w:rPr>
          <w:rFonts w:ascii="Helvetica" w:hAnsi="Helvetica"/>
          <w:color w:val="000000"/>
          <w:szCs w:val="24"/>
          <w:lang w:val="es-ES" w:eastAsia="ko-KR"/>
        </w:rPr>
        <w:t xml:space="preserve"> “Shadow</w:t>
      </w:r>
      <w:r w:rsidRPr="000E6585">
        <w:rPr>
          <w:rFonts w:ascii="Helvetica" w:hAnsi="Helvetica"/>
          <w:color w:val="000000"/>
          <w:szCs w:val="24"/>
          <w:lang w:val="es-ES" w:eastAsia="ko-KR"/>
        </w:rPr>
        <w:t>.</w:t>
      </w:r>
      <w:r w:rsidR="00F062F7">
        <w:rPr>
          <w:rFonts w:ascii="Helvetica" w:hAnsi="Helvetica"/>
          <w:color w:val="000000"/>
          <w:szCs w:val="24"/>
          <w:lang w:val="es-ES" w:eastAsia="ko-KR"/>
        </w:rPr>
        <w:t>”</w:t>
      </w:r>
    </w:p>
    <w:p w14:paraId="57FE22C5" w14:textId="77777777" w:rsidR="00F062F7" w:rsidRDefault="000E6585" w:rsidP="00F062F7">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Sí. Eso se sintió bien.</w:t>
      </w:r>
    </w:p>
    <w:p w14:paraId="4CB16FA2" w14:textId="0EB52FF9" w:rsidR="00F062F7" w:rsidRDefault="00F062F7" w:rsidP="00F062F7">
      <w:pPr>
        <w:spacing w:line="276" w:lineRule="auto"/>
        <w:ind w:firstLine="720"/>
        <w:jc w:val="both"/>
        <w:rPr>
          <w:rFonts w:ascii="Helvetica" w:hAnsi="Helvetica"/>
          <w:color w:val="000000"/>
          <w:szCs w:val="24"/>
          <w:lang w:val="es-ES" w:eastAsia="ko-KR"/>
        </w:rPr>
      </w:pPr>
      <w:r>
        <w:rPr>
          <w:rFonts w:ascii="Helvetica" w:hAnsi="Helvetica"/>
          <w:color w:val="000000"/>
          <w:szCs w:val="24"/>
          <w:lang w:val="es-ES" w:eastAsia="ko-KR"/>
        </w:rPr>
        <w:t>“</w:t>
      </w:r>
      <w:r w:rsidR="000E6585" w:rsidRPr="000E6585">
        <w:rPr>
          <w:rFonts w:ascii="Helvetica" w:hAnsi="Helvetica"/>
          <w:color w:val="000000"/>
          <w:szCs w:val="24"/>
          <w:lang w:val="es-ES" w:eastAsia="ko-KR"/>
        </w:rPr>
        <w:t xml:space="preserve">Sombra </w:t>
      </w:r>
      <w:r>
        <w:rPr>
          <w:rFonts w:ascii="Helvetica" w:hAnsi="Helvetica"/>
          <w:color w:val="000000"/>
          <w:szCs w:val="24"/>
          <w:lang w:val="es-ES" w:eastAsia="ko-KR"/>
        </w:rPr>
        <w:t>“</w:t>
      </w:r>
      <w:r w:rsidR="000E6585" w:rsidRPr="000E6585">
        <w:rPr>
          <w:rFonts w:ascii="Helvetica" w:hAnsi="Helvetica"/>
          <w:color w:val="000000"/>
          <w:szCs w:val="24"/>
          <w:lang w:val="es-ES" w:eastAsia="ko-KR"/>
        </w:rPr>
        <w:t xml:space="preserve">repetí, asintiendo. </w:t>
      </w:r>
    </w:p>
    <w:p w14:paraId="1C0F56CF" w14:textId="77777777" w:rsidR="00F062F7" w:rsidRDefault="000E6585" w:rsidP="00F062F7">
      <w:pPr>
        <w:spacing w:line="276" w:lineRule="auto"/>
        <w:jc w:val="both"/>
        <w:rPr>
          <w:rFonts w:ascii="Helvetica" w:hAnsi="Helvetica"/>
          <w:color w:val="000000"/>
          <w:szCs w:val="24"/>
          <w:lang w:val="es-ES" w:eastAsia="ko-KR"/>
        </w:rPr>
      </w:pPr>
      <w:r w:rsidRPr="000E6585">
        <w:rPr>
          <w:rFonts w:ascii="Helvetica" w:hAnsi="Helvetica"/>
          <w:color w:val="000000"/>
          <w:szCs w:val="24"/>
          <w:lang w:val="es-ES" w:eastAsia="ko-KR"/>
        </w:rPr>
        <w:t>Sonrió, y esta vez la sonrisa llegó a sus ojos. Era suave, cansado, pero real.</w:t>
      </w:r>
    </w:p>
    <w:p w14:paraId="0FDDF532" w14:textId="5CAE0C00" w:rsidR="00F062F7" w:rsidRDefault="000E6585" w:rsidP="00F062F7">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En ese momento, supe, sin ninguna duda, que no solo estaba cuidando del alma pequeña y destrozada que acunaba como si siempre hubiera sido suya.</w:t>
      </w:r>
    </w:p>
    <w:p w14:paraId="20161841" w14:textId="77777777" w:rsidR="00F062F7" w:rsidRDefault="000E6585" w:rsidP="00F062F7">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lastRenderedPageBreak/>
        <w:t>Ella también estaba sanando algo en su interior.</w:t>
      </w:r>
      <w:r w:rsidRPr="000E6585">
        <w:rPr>
          <w:rFonts w:ascii="Helvetica" w:hAnsi="Helvetica"/>
          <w:color w:val="000000"/>
          <w:szCs w:val="24"/>
          <w:lang w:val="es-ES" w:eastAsia="ko-KR"/>
        </w:rPr>
        <w:br/>
        <w:t>Cuando volvimos a la cabaña, la cachorra, que ahora se llamaba Shadow, estaba profundamente dormida en sus brazos.</w:t>
      </w:r>
    </w:p>
    <w:p w14:paraId="7C901BB1" w14:textId="01BBE392" w:rsidR="00F062F7" w:rsidRDefault="000E6585" w:rsidP="00F062F7">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Se veía tan pequeño acurrucado contra su pecho, sus pequeñas orejas temblando de vez en cuando mientras cruzábamos la puerta. Se movió con cuidado, como si temiera despertarlo —o peor aún, dejarlo caer—, pero su agarre era firme. Natural. Se sentía como si estuviera destinado a estar allí.</w:t>
      </w:r>
    </w:p>
    <w:p w14:paraId="21F8B662" w14:textId="77777777" w:rsidR="00F062F7" w:rsidRDefault="000E6585" w:rsidP="00F062F7">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Se sentó suavemente en la cama, aún envuelta en mi franela, con el pelo revuelto por el viento del bosque y las mejillas todavía rosadas por el frío.</w:t>
      </w:r>
    </w:p>
    <w:p w14:paraId="78BE1A34" w14:textId="77777777" w:rsidR="00F062F7" w:rsidRDefault="000E6585" w:rsidP="00F062F7">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No pude evitar sonreír.</w:t>
      </w:r>
    </w:p>
    <w:p w14:paraId="08B5C8DF" w14:textId="4AA0E346" w:rsidR="00F062F7" w:rsidRDefault="000E6585" w:rsidP="00F062F7">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Me agaché cerca del fuego, añadiéndole unos cuantos leños más. Las llamas cobraron vida, bañando la habitación en un dorado parpadeante y disipando el último vestigio de frío.</w:t>
      </w:r>
      <w:r w:rsidR="00F062F7">
        <w:rPr>
          <w:rFonts w:ascii="Helvetica" w:hAnsi="Helvetica"/>
          <w:color w:val="000000"/>
          <w:szCs w:val="24"/>
          <w:lang w:val="es-ES" w:eastAsia="ko-KR"/>
        </w:rPr>
        <w:t xml:space="preserve"> </w:t>
      </w:r>
      <w:r w:rsidRPr="000E6585">
        <w:rPr>
          <w:rFonts w:ascii="Helvetica" w:hAnsi="Helvetica"/>
          <w:color w:val="000000"/>
          <w:szCs w:val="24"/>
          <w:lang w:val="es-ES" w:eastAsia="ko-KR"/>
        </w:rPr>
        <w:t>"Sabes que probablemente va a dormir así durante horas", dije, mirándola de reojo.</w:t>
      </w:r>
    </w:p>
    <w:p w14:paraId="3BC0194E" w14:textId="77777777" w:rsidR="00F062F7" w:rsidRDefault="000E6585" w:rsidP="00F062F7">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Me regaló una sonrisa suave, casi a modo de disculpa. "Prefiero no despertarlo."</w:t>
      </w:r>
    </w:p>
    <w:p w14:paraId="3D67B533" w14:textId="7F01DB9B" w:rsidR="00F062F7" w:rsidRDefault="000E6585" w:rsidP="00F062F7">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 xml:space="preserve">Me quedé de pie, apoyado en el borde de la cama, con los brazos cruzados. </w:t>
      </w:r>
      <w:r w:rsidR="008408C2">
        <w:rPr>
          <w:rFonts w:ascii="Helvetica" w:hAnsi="Helvetica"/>
          <w:color w:val="000000"/>
          <w:szCs w:val="24"/>
          <w:lang w:val="es-ES" w:eastAsia="ko-KR"/>
        </w:rPr>
        <w:t>“</w:t>
      </w:r>
      <w:r w:rsidRPr="000E6585">
        <w:rPr>
          <w:rFonts w:ascii="Helvetica" w:hAnsi="Helvetica"/>
          <w:color w:val="000000"/>
          <w:szCs w:val="24"/>
          <w:lang w:val="es-ES" w:eastAsia="ko-KR"/>
        </w:rPr>
        <w:t>Bueno, eso nos hace dos. Se le ve bastante cómodo, la verdad.</w:t>
      </w:r>
      <w:r w:rsidR="008408C2">
        <w:rPr>
          <w:rFonts w:ascii="Helvetica" w:hAnsi="Helvetica"/>
          <w:color w:val="000000"/>
          <w:szCs w:val="24"/>
          <w:lang w:val="es-ES" w:eastAsia="ko-KR"/>
        </w:rPr>
        <w:t>”</w:t>
      </w:r>
    </w:p>
    <w:p w14:paraId="277F6A24" w14:textId="55DAFD45" w:rsidR="00F062F7" w:rsidRDefault="000E6585" w:rsidP="00F062F7">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 xml:space="preserve">Miró al cachorro y se </w:t>
      </w:r>
      <w:proofErr w:type="spellStart"/>
      <w:r w:rsidRPr="000E6585">
        <w:rPr>
          <w:rFonts w:ascii="Helvetica" w:hAnsi="Helvetica"/>
          <w:color w:val="000000"/>
          <w:szCs w:val="24"/>
          <w:lang w:val="es-ES" w:eastAsia="ko-KR"/>
        </w:rPr>
        <w:t>rió</w:t>
      </w:r>
      <w:proofErr w:type="spellEnd"/>
      <w:r w:rsidRPr="000E6585">
        <w:rPr>
          <w:rFonts w:ascii="Helvetica" w:hAnsi="Helvetica"/>
          <w:color w:val="000000"/>
          <w:szCs w:val="24"/>
          <w:lang w:val="es-ES" w:eastAsia="ko-KR"/>
        </w:rPr>
        <w:t xml:space="preserve"> entre dientes. </w:t>
      </w:r>
      <w:r w:rsidR="008408C2">
        <w:rPr>
          <w:rFonts w:ascii="Helvetica" w:hAnsi="Helvetica"/>
          <w:color w:val="000000"/>
          <w:szCs w:val="24"/>
          <w:lang w:val="es-ES" w:eastAsia="ko-KR"/>
        </w:rPr>
        <w:t>“</w:t>
      </w:r>
      <w:r w:rsidRPr="000E6585">
        <w:rPr>
          <w:rFonts w:ascii="Helvetica" w:hAnsi="Helvetica"/>
          <w:color w:val="000000"/>
          <w:szCs w:val="24"/>
          <w:lang w:val="es-ES" w:eastAsia="ko-KR"/>
        </w:rPr>
        <w:t>Sí, l</w:t>
      </w:r>
      <w:r w:rsidR="008408C2">
        <w:rPr>
          <w:rFonts w:ascii="Helvetica" w:hAnsi="Helvetica"/>
          <w:color w:val="000000"/>
          <w:szCs w:val="24"/>
          <w:lang w:val="es-ES" w:eastAsia="ko-KR"/>
        </w:rPr>
        <w:t xml:space="preserve">a verdad que </w:t>
      </w:r>
      <w:proofErr w:type="spellStart"/>
      <w:r w:rsidR="008408C2">
        <w:rPr>
          <w:rFonts w:ascii="Helvetica" w:hAnsi="Helvetica"/>
          <w:color w:val="000000"/>
          <w:szCs w:val="24"/>
          <w:lang w:val="es-ES" w:eastAsia="ko-KR"/>
        </w:rPr>
        <w:t>si</w:t>
      </w:r>
      <w:proofErr w:type="spellEnd"/>
      <w:r w:rsidRPr="000E6585">
        <w:rPr>
          <w:rFonts w:ascii="Helvetica" w:hAnsi="Helvetica"/>
          <w:color w:val="000000"/>
          <w:szCs w:val="24"/>
          <w:lang w:val="es-ES" w:eastAsia="ko-KR"/>
        </w:rPr>
        <w:t>. Pero él no es de quien estoy preocupado.</w:t>
      </w:r>
      <w:r w:rsidR="008408C2">
        <w:rPr>
          <w:rFonts w:ascii="Helvetica" w:hAnsi="Helvetica"/>
          <w:color w:val="000000"/>
          <w:szCs w:val="24"/>
          <w:lang w:val="es-ES" w:eastAsia="ko-KR"/>
        </w:rPr>
        <w:t>”</w:t>
      </w:r>
    </w:p>
    <w:p w14:paraId="52A24059" w14:textId="77777777" w:rsidR="00F062F7" w:rsidRDefault="000E6585" w:rsidP="00F062F7">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Incliné la cabeza. "¿No?"</w:t>
      </w:r>
    </w:p>
    <w:p w14:paraId="227DB798" w14:textId="3C70E8DD" w:rsidR="00F062F7" w:rsidRDefault="000E6585" w:rsidP="00F062F7">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Sus ojos se posaron en mí, y suspiró. "Owen".</w:t>
      </w:r>
    </w:p>
    <w:p w14:paraId="19E44CE6" w14:textId="0EAD0587" w:rsidR="00F062F7" w:rsidRPr="00F062F7" w:rsidRDefault="000E6585" w:rsidP="00F062F7">
      <w:pPr>
        <w:spacing w:line="276" w:lineRule="auto"/>
        <w:ind w:firstLine="720"/>
        <w:jc w:val="both"/>
        <w:rPr>
          <w:rFonts w:ascii="Helvetica" w:hAnsi="Helvetica"/>
          <w:i/>
          <w:iCs/>
          <w:color w:val="000000"/>
          <w:szCs w:val="24"/>
          <w:lang w:val="es-ES" w:eastAsia="ko-KR"/>
        </w:rPr>
      </w:pPr>
      <w:r w:rsidRPr="000E6585">
        <w:rPr>
          <w:rFonts w:ascii="Helvetica" w:hAnsi="Helvetica"/>
          <w:i/>
          <w:iCs/>
          <w:color w:val="000000"/>
          <w:szCs w:val="24"/>
          <w:lang w:eastAsia="ko-KR"/>
        </w:rPr>
        <w:t>Ah.</w:t>
      </w:r>
      <w:r w:rsidR="00F062F7" w:rsidRPr="00F062F7">
        <w:rPr>
          <w:rFonts w:ascii="Helvetica" w:hAnsi="Helvetica"/>
          <w:i/>
          <w:iCs/>
          <w:color w:val="000000"/>
          <w:szCs w:val="24"/>
          <w:lang w:eastAsia="ko-KR"/>
        </w:rPr>
        <w:t xml:space="preserve"> </w:t>
      </w:r>
      <w:r w:rsidR="00F062F7">
        <w:rPr>
          <w:rFonts w:ascii="Helvetica" w:hAnsi="Helvetica"/>
          <w:i/>
          <w:iCs/>
          <w:color w:val="000000"/>
          <w:szCs w:val="24"/>
          <w:lang w:eastAsia="ko-KR"/>
        </w:rPr>
        <w:t>Si</w:t>
      </w:r>
      <w:r w:rsidRPr="000E6585">
        <w:rPr>
          <w:rFonts w:ascii="Helvetica" w:hAnsi="Helvetica"/>
          <w:i/>
          <w:iCs/>
          <w:color w:val="000000"/>
          <w:szCs w:val="24"/>
          <w:lang w:eastAsia="ko-KR"/>
        </w:rPr>
        <w:t xml:space="preserve">. </w:t>
      </w:r>
      <w:r w:rsidRPr="000E6585">
        <w:rPr>
          <w:rFonts w:ascii="Helvetica" w:hAnsi="Helvetica"/>
          <w:i/>
          <w:iCs/>
          <w:color w:val="000000"/>
          <w:szCs w:val="24"/>
          <w:lang w:val="es-ES" w:eastAsia="ko-KR"/>
        </w:rPr>
        <w:t>Él.</w:t>
      </w:r>
    </w:p>
    <w:p w14:paraId="2473F08E" w14:textId="77777777" w:rsidR="00F062F7" w:rsidRDefault="000E6585" w:rsidP="00F062F7">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El nombre cayó como una piedra en la calidez que había entre nosotros.</w:t>
      </w:r>
    </w:p>
    <w:p w14:paraId="65DD5690" w14:textId="77777777" w:rsidR="008408C2" w:rsidRDefault="000E6585" w:rsidP="00F062F7">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lastRenderedPageBreak/>
        <w:t>Se movió, apretando ligeramente los brazos alrededor de Shadow. "Últimamente ha estado... raro. ¿Esto? ¿Es buena idea traer un cachorro de lobo a casa? Se va a desquiciar.</w:t>
      </w:r>
      <w:r w:rsidR="008408C2">
        <w:rPr>
          <w:rFonts w:ascii="Helvetica" w:hAnsi="Helvetica"/>
          <w:color w:val="000000"/>
          <w:szCs w:val="24"/>
          <w:lang w:val="es-ES" w:eastAsia="ko-KR"/>
        </w:rPr>
        <w:t>”</w:t>
      </w:r>
    </w:p>
    <w:p w14:paraId="254DFE14" w14:textId="3204B063" w:rsidR="00F062F7" w:rsidRDefault="000E6585" w:rsidP="00F062F7">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Intenté mantener mi voz serena. "No estás haciendo esto por él, ¿verdad?"</w:t>
      </w:r>
      <w:r w:rsidR="00F062F7">
        <w:rPr>
          <w:rFonts w:ascii="Helvetica" w:hAnsi="Helvetica"/>
          <w:color w:val="000000"/>
          <w:szCs w:val="24"/>
          <w:lang w:val="es-ES" w:eastAsia="ko-KR"/>
        </w:rPr>
        <w:tab/>
      </w:r>
    </w:p>
    <w:p w14:paraId="72BA3EB2" w14:textId="77777777" w:rsidR="00F062F7" w:rsidRDefault="000E6585" w:rsidP="00F062F7">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Parpadeó y luego apartó la mirada. No. Pero él sigue siendo mi… Hizo una pausa, con la garganta temblando. "Él sigue siendo parte de mi vida."</w:t>
      </w:r>
    </w:p>
    <w:p w14:paraId="46392920" w14:textId="77777777" w:rsidR="008408C2" w:rsidRDefault="000E6585" w:rsidP="008408C2">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 xml:space="preserve">Asentí lentamente, intentando evitar que </w:t>
      </w:r>
      <w:proofErr w:type="spellStart"/>
      <w:r w:rsidRPr="000E6585">
        <w:rPr>
          <w:rFonts w:ascii="Helvetica" w:hAnsi="Helvetica"/>
          <w:color w:val="000000"/>
          <w:szCs w:val="24"/>
          <w:lang w:val="es-ES" w:eastAsia="ko-KR"/>
        </w:rPr>
        <w:t>Gaius</w:t>
      </w:r>
      <w:proofErr w:type="spellEnd"/>
      <w:r w:rsidRPr="000E6585">
        <w:rPr>
          <w:rFonts w:ascii="Helvetica" w:hAnsi="Helvetica"/>
          <w:color w:val="000000"/>
          <w:szCs w:val="24"/>
          <w:lang w:val="es-ES" w:eastAsia="ko-KR"/>
        </w:rPr>
        <w:t xml:space="preserve"> saliera a la superficie con la mera mención de ese tipo.</w:t>
      </w:r>
    </w:p>
    <w:p w14:paraId="3690D7E4" w14:textId="66397B39" w:rsidR="00F062F7" w:rsidRDefault="00F062F7" w:rsidP="008408C2">
      <w:pPr>
        <w:spacing w:line="276" w:lineRule="auto"/>
        <w:ind w:firstLine="720"/>
        <w:jc w:val="both"/>
        <w:rPr>
          <w:rFonts w:ascii="Helvetica" w:hAnsi="Helvetica"/>
          <w:color w:val="000000"/>
          <w:szCs w:val="24"/>
          <w:lang w:val="es-ES" w:eastAsia="ko-KR"/>
        </w:rPr>
      </w:pPr>
      <w:r>
        <w:rPr>
          <w:rFonts w:ascii="Helvetica" w:hAnsi="Helvetica"/>
          <w:color w:val="000000"/>
          <w:szCs w:val="24"/>
          <w:lang w:val="es-ES" w:eastAsia="ko-KR"/>
        </w:rPr>
        <w:t>“</w:t>
      </w:r>
      <w:r w:rsidR="000E6585" w:rsidRPr="000E6585">
        <w:rPr>
          <w:rFonts w:ascii="Helvetica" w:hAnsi="Helvetica"/>
          <w:color w:val="000000"/>
          <w:szCs w:val="24"/>
          <w:lang w:val="es-ES" w:eastAsia="ko-KR"/>
        </w:rPr>
        <w:t>Bueno</w:t>
      </w:r>
      <w:r>
        <w:rPr>
          <w:rFonts w:ascii="Helvetica" w:hAnsi="Helvetica"/>
          <w:color w:val="000000"/>
          <w:szCs w:val="24"/>
          <w:lang w:val="es-ES" w:eastAsia="ko-KR"/>
        </w:rPr>
        <w:t xml:space="preserve">,” </w:t>
      </w:r>
      <w:r w:rsidR="000E6585" w:rsidRPr="000E6585">
        <w:rPr>
          <w:rFonts w:ascii="Helvetica" w:hAnsi="Helvetica"/>
          <w:color w:val="000000"/>
          <w:szCs w:val="24"/>
          <w:lang w:val="es-ES" w:eastAsia="ko-KR"/>
        </w:rPr>
        <w:t xml:space="preserve">dije, con tono ligero—, </w:t>
      </w:r>
      <w:r>
        <w:rPr>
          <w:rFonts w:ascii="Helvetica" w:hAnsi="Helvetica"/>
          <w:color w:val="000000"/>
          <w:szCs w:val="24"/>
          <w:lang w:val="es-ES" w:eastAsia="ko-KR"/>
        </w:rPr>
        <w:t>“</w:t>
      </w:r>
      <w:r w:rsidR="000E6585" w:rsidRPr="000E6585">
        <w:rPr>
          <w:rFonts w:ascii="Helvetica" w:hAnsi="Helvetica"/>
          <w:color w:val="000000"/>
          <w:szCs w:val="24"/>
          <w:lang w:val="es-ES" w:eastAsia="ko-KR"/>
        </w:rPr>
        <w:t>dile que encontraste un cachorro huérfano e indefenso en el bosque, y que tu compañero de trabajo fue un inútil e insistió en que lo criaras tú.</w:t>
      </w:r>
      <w:r>
        <w:rPr>
          <w:rFonts w:ascii="Helvetica" w:hAnsi="Helvetica"/>
          <w:color w:val="000000"/>
          <w:szCs w:val="24"/>
          <w:lang w:val="es-ES" w:eastAsia="ko-KR"/>
        </w:rPr>
        <w:t>”</w:t>
      </w:r>
    </w:p>
    <w:p w14:paraId="5BFCA7A7" w14:textId="77777777" w:rsidR="00F062F7" w:rsidRDefault="000E6585" w:rsidP="00F062F7">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 xml:space="preserve">Ella </w:t>
      </w:r>
      <w:proofErr w:type="spellStart"/>
      <w:r w:rsidRPr="000E6585">
        <w:rPr>
          <w:rFonts w:ascii="Helvetica" w:hAnsi="Helvetica"/>
          <w:color w:val="000000"/>
          <w:szCs w:val="24"/>
          <w:lang w:val="es-ES" w:eastAsia="ko-KR"/>
        </w:rPr>
        <w:t>rió</w:t>
      </w:r>
      <w:proofErr w:type="spellEnd"/>
      <w:r w:rsidRPr="000E6585">
        <w:rPr>
          <w:rFonts w:ascii="Helvetica" w:hAnsi="Helvetica"/>
          <w:color w:val="000000"/>
          <w:szCs w:val="24"/>
          <w:lang w:val="es-ES" w:eastAsia="ko-KR"/>
        </w:rPr>
        <w:t>. "Eso no es del todo falso."</w:t>
      </w:r>
    </w:p>
    <w:p w14:paraId="4F7DFCF7" w14:textId="77777777" w:rsidR="00F062F7" w:rsidRDefault="00F062F7" w:rsidP="00F062F7">
      <w:pPr>
        <w:spacing w:line="276" w:lineRule="auto"/>
        <w:ind w:firstLine="720"/>
        <w:jc w:val="both"/>
        <w:rPr>
          <w:rFonts w:ascii="Helvetica" w:hAnsi="Helvetica"/>
          <w:color w:val="000000"/>
          <w:szCs w:val="24"/>
          <w:lang w:val="es-ES" w:eastAsia="ko-KR"/>
        </w:rPr>
      </w:pPr>
      <w:r>
        <w:rPr>
          <w:rFonts w:ascii="Helvetica" w:hAnsi="Helvetica"/>
          <w:color w:val="000000"/>
          <w:szCs w:val="24"/>
          <w:lang w:val="es-ES" w:eastAsia="ko-KR"/>
        </w:rPr>
        <w:t>“</w:t>
      </w:r>
      <w:r w:rsidR="000E6585" w:rsidRPr="000E6585">
        <w:rPr>
          <w:rFonts w:ascii="Helvetica" w:hAnsi="Helvetica"/>
          <w:color w:val="000000"/>
          <w:szCs w:val="24"/>
          <w:lang w:val="es-ES" w:eastAsia="ko-KR"/>
        </w:rPr>
        <w:t>Asumo toda la culpa. Incluso le enviaré una nota de voz con mi tono de "todo esto fue cosa mía".</w:t>
      </w:r>
    </w:p>
    <w:p w14:paraId="5C207EF6" w14:textId="77777777" w:rsidR="00F062F7" w:rsidRDefault="000E6585" w:rsidP="00F062F7">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Resopló. "Odiaría tu tono."</w:t>
      </w:r>
    </w:p>
    <w:p w14:paraId="05A80EA2" w14:textId="1977D0F8" w:rsidR="008408C2" w:rsidRDefault="000E6585" w:rsidP="008408C2">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 xml:space="preserve">Sonreí con malicia. </w:t>
      </w:r>
      <w:r w:rsidR="008408C2">
        <w:rPr>
          <w:rFonts w:ascii="Helvetica" w:hAnsi="Helvetica"/>
          <w:color w:val="000000"/>
          <w:szCs w:val="24"/>
          <w:lang w:val="es-ES" w:eastAsia="ko-KR"/>
        </w:rPr>
        <w:t>“</w:t>
      </w:r>
      <w:r w:rsidRPr="000E6585">
        <w:rPr>
          <w:rFonts w:ascii="Helvetica" w:hAnsi="Helvetica"/>
          <w:color w:val="000000"/>
          <w:szCs w:val="24"/>
          <w:lang w:val="es-ES" w:eastAsia="ko-KR"/>
        </w:rPr>
        <w:t xml:space="preserve">La mayoría de la </w:t>
      </w:r>
      <w:r w:rsidR="008408C2" w:rsidRPr="000E6585">
        <w:rPr>
          <w:rFonts w:ascii="Helvetica" w:hAnsi="Helvetica"/>
          <w:color w:val="000000"/>
          <w:szCs w:val="24"/>
          <w:lang w:val="es-ES" w:eastAsia="ko-KR"/>
        </w:rPr>
        <w:t xml:space="preserve">gente </w:t>
      </w:r>
      <w:r w:rsidR="008408C2">
        <w:rPr>
          <w:rFonts w:ascii="Helvetica" w:hAnsi="Helvetica"/>
          <w:color w:val="000000"/>
          <w:szCs w:val="24"/>
          <w:lang w:val="es-ES" w:eastAsia="ko-KR"/>
        </w:rPr>
        <w:t xml:space="preserve">piensa que </w:t>
      </w:r>
      <w:r w:rsidRPr="000E6585">
        <w:rPr>
          <w:rFonts w:ascii="Helvetica" w:hAnsi="Helvetica"/>
          <w:color w:val="000000"/>
          <w:szCs w:val="24"/>
          <w:lang w:val="es-ES" w:eastAsia="ko-KR"/>
        </w:rPr>
        <w:t>sí. Es parte de mi encanto.</w:t>
      </w:r>
      <w:r w:rsidR="008408C2">
        <w:rPr>
          <w:rFonts w:ascii="Helvetica" w:hAnsi="Helvetica"/>
          <w:color w:val="000000"/>
          <w:szCs w:val="24"/>
          <w:lang w:val="es-ES" w:eastAsia="ko-KR"/>
        </w:rPr>
        <w:t>”</w:t>
      </w:r>
    </w:p>
    <w:p w14:paraId="24414B9E" w14:textId="0F5331BE" w:rsidR="00F062F7" w:rsidRDefault="000E6585" w:rsidP="008408C2">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Puso los ojos en blanco, pero vi cómo las comisuras de sus labios volvían a curvarse hacia arriba. Esa tensión que compartía con Owen… nunca le sentó bien. Como llevar la chaqueta de otra persona: demasiado ajustada, demasiado gastada en los lugares equivocados.</w:t>
      </w:r>
    </w:p>
    <w:p w14:paraId="58ABB785" w14:textId="77777777" w:rsidR="008408C2" w:rsidRDefault="000E6585" w:rsidP="008408C2">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"¿Y si me dice que me deshaga de él?", preguntó de repente, con voz baja.</w:t>
      </w:r>
    </w:p>
    <w:p w14:paraId="2A2338EE" w14:textId="77777777" w:rsidR="005D2663" w:rsidRDefault="000E6585" w:rsidP="008408C2">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 xml:space="preserve">Me senté a su lado, con cuidado de no molestar al bulto de piel que había entre nosotros. "Entonces no </w:t>
      </w:r>
      <w:r w:rsidR="008408C2">
        <w:rPr>
          <w:rFonts w:ascii="Helvetica" w:hAnsi="Helvetica"/>
          <w:color w:val="000000"/>
          <w:szCs w:val="24"/>
          <w:lang w:val="es-ES" w:eastAsia="ko-KR"/>
        </w:rPr>
        <w:t xml:space="preserve">lo </w:t>
      </w:r>
      <w:r w:rsidRPr="000E6585">
        <w:rPr>
          <w:rFonts w:ascii="Helvetica" w:hAnsi="Helvetica"/>
          <w:color w:val="000000"/>
          <w:szCs w:val="24"/>
          <w:lang w:val="es-ES" w:eastAsia="ko-KR"/>
        </w:rPr>
        <w:t>escuch</w:t>
      </w:r>
      <w:r w:rsidR="008408C2">
        <w:rPr>
          <w:rFonts w:ascii="Helvetica" w:hAnsi="Helvetica"/>
          <w:color w:val="000000"/>
          <w:szCs w:val="24"/>
          <w:lang w:val="es-ES" w:eastAsia="ko-KR"/>
        </w:rPr>
        <w:t>e</w:t>
      </w:r>
      <w:r w:rsidRPr="000E6585">
        <w:rPr>
          <w:rFonts w:ascii="Helvetica" w:hAnsi="Helvetica"/>
          <w:color w:val="000000"/>
          <w:szCs w:val="24"/>
          <w:lang w:val="es-ES" w:eastAsia="ko-KR"/>
        </w:rPr>
        <w:t>s."</w:t>
      </w:r>
    </w:p>
    <w:p w14:paraId="2F96C15A" w14:textId="77777777" w:rsidR="005D2663" w:rsidRDefault="000E6585" w:rsidP="008408C2">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Me miró, escrutando mi rostro. "No es tan sencillo."</w:t>
      </w:r>
    </w:p>
    <w:p w14:paraId="3C0A0EBD" w14:textId="2AAFA697" w:rsidR="008408C2" w:rsidRDefault="000E6585" w:rsidP="008408C2">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lastRenderedPageBreak/>
        <w:t>“Debería serlo”, dije, con más suavidad ahora. “Tienes derecho a preocuparte por algo, aunque sea inconveniente.” Incluso si alguien más no lo entiende.</w:t>
      </w:r>
    </w:p>
    <w:p w14:paraId="1CCB535B" w14:textId="44884D4B" w:rsidR="00F062F7" w:rsidRDefault="000E6585" w:rsidP="008408C2">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Sus ojos se posaron en Shadow. Emite un suave resoplido mientras duerme, con su pequeña nariz presionada contra el pecho de ella.</w:t>
      </w:r>
    </w:p>
    <w:p w14:paraId="505EB808" w14:textId="47A19BE8" w:rsidR="005D2663" w:rsidRDefault="000E6585" w:rsidP="005D2663">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Un silencio se cernió entre nosotros, pero no era pesado.</w:t>
      </w:r>
      <w:r w:rsidR="005D2663">
        <w:rPr>
          <w:rFonts w:ascii="Helvetica" w:hAnsi="Helvetica"/>
          <w:color w:val="000000"/>
          <w:szCs w:val="24"/>
          <w:lang w:val="es-ES" w:eastAsia="ko-KR"/>
        </w:rPr>
        <w:t xml:space="preserve"> </w:t>
      </w:r>
      <w:r w:rsidRPr="000E6585">
        <w:rPr>
          <w:rFonts w:ascii="Helvetica" w:hAnsi="Helvetica"/>
          <w:color w:val="000000"/>
          <w:szCs w:val="24"/>
          <w:lang w:val="es-ES" w:eastAsia="ko-KR"/>
        </w:rPr>
        <w:t xml:space="preserve">Hacía calor. </w:t>
      </w:r>
      <w:r w:rsidR="008408C2">
        <w:rPr>
          <w:rFonts w:ascii="Helvetica" w:hAnsi="Helvetica"/>
          <w:color w:val="000000"/>
          <w:szCs w:val="24"/>
          <w:lang w:val="es-ES" w:eastAsia="ko-KR"/>
        </w:rPr>
        <w:t>Estando cerca</w:t>
      </w:r>
      <w:r w:rsidRPr="000E6585">
        <w:rPr>
          <w:rFonts w:ascii="Helvetica" w:hAnsi="Helvetica"/>
          <w:color w:val="000000"/>
          <w:szCs w:val="24"/>
          <w:lang w:val="es-ES" w:eastAsia="ko-KR"/>
        </w:rPr>
        <w:t>.</w:t>
      </w:r>
    </w:p>
    <w:p w14:paraId="357BF772" w14:textId="1F6A6984" w:rsidR="008408C2" w:rsidRDefault="000E6585" w:rsidP="005D2663">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 xml:space="preserve">"Estoy </w:t>
      </w:r>
      <w:r w:rsidR="008408C2" w:rsidRPr="008408C2">
        <w:rPr>
          <w:rFonts w:ascii="Helvetica" w:hAnsi="Helvetica"/>
          <w:color w:val="000000"/>
          <w:szCs w:val="24"/>
          <w:lang w:val="es-ES" w:eastAsia="ko-KR"/>
        </w:rPr>
        <w:t>jodida</w:t>
      </w:r>
      <w:r w:rsidRPr="000E6585">
        <w:rPr>
          <w:rFonts w:ascii="Helvetica" w:hAnsi="Helvetica"/>
          <w:color w:val="000000"/>
          <w:szCs w:val="24"/>
          <w:lang w:val="es-ES" w:eastAsia="ko-KR"/>
        </w:rPr>
        <w:t>, ¿verdad?" Finalmente dijo esto mientras sonreía con una expresión de cansancio y diversión.</w:t>
      </w:r>
    </w:p>
    <w:p w14:paraId="1AA4A7CB" w14:textId="77777777" w:rsidR="008408C2" w:rsidRDefault="000E6585" w:rsidP="008408C2">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Me recosté sobre las palmas de mis manos. "Totalmente."</w:t>
      </w:r>
    </w:p>
    <w:p w14:paraId="3FFF1B88" w14:textId="6EC51ADE" w:rsidR="008408C2" w:rsidRDefault="000E6585" w:rsidP="008408C2">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 xml:space="preserve">Me miró de nuevo, con una expresión indescifrable. "Gracias, </w:t>
      </w:r>
      <w:proofErr w:type="spellStart"/>
      <w:r w:rsidRPr="000E6585">
        <w:rPr>
          <w:rFonts w:ascii="Helvetica" w:hAnsi="Helvetica"/>
          <w:color w:val="000000"/>
          <w:szCs w:val="24"/>
          <w:lang w:val="es-ES" w:eastAsia="ko-KR"/>
        </w:rPr>
        <w:t>Zeff</w:t>
      </w:r>
      <w:proofErr w:type="spellEnd"/>
      <w:r w:rsidRPr="000E6585">
        <w:rPr>
          <w:rFonts w:ascii="Helvetica" w:hAnsi="Helvetica"/>
          <w:color w:val="000000"/>
          <w:szCs w:val="24"/>
          <w:lang w:val="es-ES" w:eastAsia="ko-KR"/>
        </w:rPr>
        <w:t>."</w:t>
      </w:r>
    </w:p>
    <w:p w14:paraId="09A4D155" w14:textId="77777777" w:rsidR="008408C2" w:rsidRDefault="000E6585" w:rsidP="008408C2">
      <w:pPr>
        <w:spacing w:line="276" w:lineRule="auto"/>
        <w:ind w:firstLine="720"/>
        <w:jc w:val="both"/>
        <w:rPr>
          <w:rFonts w:ascii="Helvetica" w:hAnsi="Helvetica"/>
          <w:color w:val="000000"/>
          <w:szCs w:val="24"/>
          <w:lang w:eastAsia="ko-KR"/>
        </w:rPr>
      </w:pPr>
      <w:r w:rsidRPr="000E6585">
        <w:rPr>
          <w:rFonts w:ascii="Helvetica" w:hAnsi="Helvetica"/>
          <w:color w:val="000000"/>
          <w:szCs w:val="24"/>
          <w:lang w:eastAsia="ko-KR"/>
        </w:rPr>
        <w:t>"¿</w:t>
      </w:r>
      <w:r w:rsidR="008408C2">
        <w:rPr>
          <w:rFonts w:ascii="Helvetica" w:hAnsi="Helvetica"/>
          <w:color w:val="000000"/>
          <w:szCs w:val="24"/>
          <w:lang w:eastAsia="ko-KR"/>
        </w:rPr>
        <w:t>Por</w:t>
      </w:r>
      <w:r w:rsidRPr="000E6585">
        <w:rPr>
          <w:rFonts w:ascii="Helvetica" w:hAnsi="Helvetica"/>
          <w:color w:val="000000"/>
          <w:szCs w:val="24"/>
          <w:lang w:eastAsia="ko-KR"/>
        </w:rPr>
        <w:t xml:space="preserve"> </w:t>
      </w:r>
      <w:proofErr w:type="spellStart"/>
      <w:r w:rsidRPr="000E6585">
        <w:rPr>
          <w:rFonts w:ascii="Helvetica" w:hAnsi="Helvetica"/>
          <w:color w:val="000000"/>
          <w:szCs w:val="24"/>
          <w:lang w:eastAsia="ko-KR"/>
        </w:rPr>
        <w:t>qué</w:t>
      </w:r>
      <w:proofErr w:type="spellEnd"/>
      <w:r w:rsidRPr="000E6585">
        <w:rPr>
          <w:rFonts w:ascii="Helvetica" w:hAnsi="Helvetica"/>
          <w:color w:val="000000"/>
          <w:szCs w:val="24"/>
          <w:lang w:eastAsia="ko-KR"/>
        </w:rPr>
        <w:t>?"</w:t>
      </w:r>
    </w:p>
    <w:p w14:paraId="005476BD" w14:textId="364FF304" w:rsidR="008408C2" w:rsidRDefault="000E6585" w:rsidP="008408C2">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eastAsia="ko-KR"/>
        </w:rPr>
        <w:t xml:space="preserve">“Por… </w:t>
      </w:r>
      <w:proofErr w:type="spellStart"/>
      <w:r w:rsidRPr="000E6585">
        <w:rPr>
          <w:rFonts w:ascii="Helvetica" w:hAnsi="Helvetica"/>
          <w:color w:val="000000"/>
          <w:szCs w:val="24"/>
          <w:lang w:eastAsia="ko-KR"/>
        </w:rPr>
        <w:t>esto</w:t>
      </w:r>
      <w:proofErr w:type="spellEnd"/>
      <w:r w:rsidRPr="000E6585">
        <w:rPr>
          <w:rFonts w:ascii="Helvetica" w:hAnsi="Helvetica"/>
          <w:color w:val="000000"/>
          <w:szCs w:val="24"/>
          <w:lang w:eastAsia="ko-KR"/>
        </w:rPr>
        <w:t>.</w:t>
      </w:r>
      <w:r w:rsidR="00DB2DE8">
        <w:rPr>
          <w:rFonts w:ascii="Helvetica" w:hAnsi="Helvetica"/>
          <w:color w:val="000000"/>
          <w:szCs w:val="24"/>
          <w:lang w:eastAsia="ko-KR"/>
        </w:rPr>
        <w:t xml:space="preserve"> T</w:t>
      </w:r>
      <w:proofErr w:type="spellStart"/>
      <w:r w:rsidRPr="000E6585">
        <w:rPr>
          <w:rFonts w:ascii="Helvetica" w:hAnsi="Helvetica"/>
          <w:color w:val="000000"/>
          <w:szCs w:val="24"/>
          <w:lang w:val="es-ES" w:eastAsia="ko-KR"/>
        </w:rPr>
        <w:t>odo</w:t>
      </w:r>
      <w:proofErr w:type="spellEnd"/>
      <w:r w:rsidRPr="000E6585">
        <w:rPr>
          <w:rFonts w:ascii="Helvetica" w:hAnsi="Helvetica"/>
          <w:color w:val="000000"/>
          <w:szCs w:val="24"/>
          <w:lang w:val="es-ES" w:eastAsia="ko-KR"/>
        </w:rPr>
        <w:t>. No tenías que venir a buscarme. O ayúdame. O déjame robar un lobo.</w:t>
      </w:r>
      <w:r w:rsidR="008408C2">
        <w:rPr>
          <w:rFonts w:ascii="Helvetica" w:hAnsi="Helvetica"/>
          <w:color w:val="000000"/>
          <w:szCs w:val="24"/>
          <w:lang w:val="es-ES" w:eastAsia="ko-KR"/>
        </w:rPr>
        <w:t>”</w:t>
      </w:r>
    </w:p>
    <w:p w14:paraId="77642B12" w14:textId="77777777" w:rsidR="008408C2" w:rsidRDefault="000E6585" w:rsidP="008408C2">
      <w:pPr>
        <w:spacing w:line="276" w:lineRule="auto"/>
        <w:ind w:firstLine="720"/>
        <w:jc w:val="both"/>
        <w:rPr>
          <w:rFonts w:ascii="Helvetica" w:hAnsi="Helvetica"/>
          <w:color w:val="000000"/>
          <w:szCs w:val="24"/>
          <w:lang w:val="es-ES" w:eastAsia="ko-KR"/>
        </w:rPr>
      </w:pPr>
      <w:proofErr w:type="spellStart"/>
      <w:r w:rsidRPr="000E6585">
        <w:rPr>
          <w:rFonts w:ascii="Helvetica" w:hAnsi="Helvetica"/>
          <w:color w:val="000000"/>
          <w:szCs w:val="24"/>
          <w:lang w:eastAsia="ko-KR"/>
        </w:rPr>
        <w:t>Sonreí</w:t>
      </w:r>
      <w:proofErr w:type="spellEnd"/>
      <w:r w:rsidRPr="000E6585">
        <w:rPr>
          <w:rFonts w:ascii="Helvetica" w:hAnsi="Helvetica"/>
          <w:color w:val="000000"/>
          <w:szCs w:val="24"/>
          <w:lang w:eastAsia="ko-KR"/>
        </w:rPr>
        <w:t xml:space="preserve">. </w:t>
      </w:r>
      <w:r w:rsidRPr="000E6585">
        <w:rPr>
          <w:rFonts w:ascii="Helvetica" w:hAnsi="Helvetica"/>
          <w:color w:val="000000"/>
          <w:szCs w:val="24"/>
          <w:lang w:val="es-ES" w:eastAsia="ko-KR"/>
        </w:rPr>
        <w:t>“Oh, tuve que ayudarte a robar el lobo.” Lo estabas haciendo todo mal.</w:t>
      </w:r>
      <w:r w:rsidR="008408C2">
        <w:rPr>
          <w:rFonts w:ascii="Helvetica" w:hAnsi="Helvetica"/>
          <w:color w:val="000000"/>
          <w:szCs w:val="24"/>
          <w:lang w:val="es-ES" w:eastAsia="ko-KR"/>
        </w:rPr>
        <w:t>”</w:t>
      </w:r>
    </w:p>
    <w:p w14:paraId="3182DC02" w14:textId="0517A6BC" w:rsidR="008408C2" w:rsidRDefault="000E6585" w:rsidP="008408C2">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Sus ojos brillaban, y por un momento, el único sonido fue el suave crepitar del fuego y la respiración tranquila del cachorro entre nosotros.</w:t>
      </w:r>
    </w:p>
    <w:p w14:paraId="7A85D2A5" w14:textId="60A4E8C6" w:rsidR="000E6585" w:rsidRPr="000E6585" w:rsidRDefault="000E6585" w:rsidP="008408C2">
      <w:pPr>
        <w:spacing w:line="276" w:lineRule="auto"/>
        <w:ind w:firstLine="720"/>
        <w:jc w:val="both"/>
        <w:rPr>
          <w:rFonts w:ascii="Helvetica" w:hAnsi="Helvetica"/>
          <w:color w:val="000000"/>
          <w:szCs w:val="24"/>
          <w:lang w:val="es-ES" w:eastAsia="ko-KR"/>
        </w:rPr>
      </w:pPr>
      <w:r w:rsidRPr="000E6585">
        <w:rPr>
          <w:rFonts w:ascii="Helvetica" w:hAnsi="Helvetica"/>
          <w:color w:val="000000"/>
          <w:szCs w:val="24"/>
          <w:lang w:val="es-ES" w:eastAsia="ko-KR"/>
        </w:rPr>
        <w:t>Y por primera vez desde que la conocí, parecía que no estaba huyendo de algo.</w:t>
      </w:r>
    </w:p>
    <w:p w14:paraId="2BAE21D6" w14:textId="7AD939A8" w:rsidR="00721441" w:rsidRPr="00623806" w:rsidRDefault="00721441" w:rsidP="00603103">
      <w:pPr>
        <w:spacing w:line="276" w:lineRule="auto"/>
        <w:ind w:firstLine="720"/>
        <w:jc w:val="both"/>
        <w:rPr>
          <w:rFonts w:ascii="Helvetica" w:hAnsi="Helvetica"/>
          <w:lang w:val="es-ES"/>
        </w:rPr>
      </w:pPr>
      <w:r w:rsidRPr="00623806">
        <w:rPr>
          <w:rFonts w:ascii="Helvetica" w:hAnsi="Helvetica"/>
          <w:lang w:val="es-ES"/>
        </w:rPr>
        <w:br w:type="page"/>
      </w:r>
    </w:p>
    <w:p w14:paraId="660C4237" w14:textId="77777777" w:rsidR="00721441" w:rsidRPr="00623806" w:rsidRDefault="00721441" w:rsidP="00721441">
      <w:pPr>
        <w:jc w:val="center"/>
        <w:rPr>
          <w:rFonts w:ascii="Helvetica" w:hAnsi="Helvetica"/>
          <w:sz w:val="44"/>
          <w:szCs w:val="44"/>
          <w:lang w:val="es-ES"/>
        </w:rPr>
      </w:pPr>
    </w:p>
    <w:p w14:paraId="3510C05C" w14:textId="77777777" w:rsidR="00721441" w:rsidRPr="00623806" w:rsidRDefault="00721441" w:rsidP="00721441">
      <w:pPr>
        <w:jc w:val="center"/>
        <w:rPr>
          <w:rFonts w:ascii="Helvetica" w:hAnsi="Helvetica"/>
          <w:sz w:val="44"/>
          <w:szCs w:val="44"/>
          <w:lang w:val="es-ES"/>
        </w:rPr>
      </w:pPr>
    </w:p>
    <w:p w14:paraId="2DDA4A2A" w14:textId="77777777" w:rsidR="00721441" w:rsidRPr="00623806" w:rsidRDefault="00721441" w:rsidP="00721441">
      <w:pPr>
        <w:jc w:val="center"/>
        <w:rPr>
          <w:rFonts w:ascii="Helvetica" w:hAnsi="Helvetica"/>
          <w:sz w:val="44"/>
          <w:szCs w:val="44"/>
          <w:lang w:val="es-ES"/>
        </w:rPr>
      </w:pPr>
    </w:p>
    <w:p w14:paraId="0EE26D94" w14:textId="77777777" w:rsidR="00721441" w:rsidRPr="00623806" w:rsidRDefault="00721441" w:rsidP="00721441">
      <w:pPr>
        <w:jc w:val="center"/>
        <w:rPr>
          <w:rFonts w:ascii="Helvetica" w:hAnsi="Helvetica"/>
          <w:sz w:val="44"/>
          <w:szCs w:val="44"/>
          <w:lang w:val="es-ES"/>
        </w:rPr>
      </w:pPr>
    </w:p>
    <w:p w14:paraId="23086F9E" w14:textId="77777777" w:rsidR="00721441" w:rsidRPr="00623806" w:rsidRDefault="00721441" w:rsidP="00721441">
      <w:pPr>
        <w:jc w:val="center"/>
        <w:rPr>
          <w:rFonts w:ascii="Helvetica" w:hAnsi="Helvetica"/>
          <w:sz w:val="44"/>
          <w:szCs w:val="44"/>
          <w:lang w:val="es-ES"/>
        </w:rPr>
      </w:pPr>
    </w:p>
    <w:p w14:paraId="20C6DFC4" w14:textId="2A5BE90D" w:rsidR="00721441" w:rsidRPr="00623806" w:rsidRDefault="00721441" w:rsidP="00721441">
      <w:pPr>
        <w:jc w:val="center"/>
        <w:rPr>
          <w:rFonts w:ascii="Libre Baskerville" w:hAnsi="Libre Baskerville"/>
          <w:sz w:val="44"/>
          <w:szCs w:val="44"/>
          <w:lang w:val="es-ES"/>
        </w:rPr>
      </w:pPr>
      <w:r w:rsidRPr="00623806">
        <w:rPr>
          <w:rFonts w:ascii="Libre Baskerville" w:hAnsi="Libre Baskerville"/>
          <w:sz w:val="44"/>
          <w:szCs w:val="44"/>
          <w:lang w:val="es-ES"/>
        </w:rPr>
        <w:t>9</w:t>
      </w:r>
    </w:p>
    <w:p w14:paraId="088316F5" w14:textId="77777777" w:rsidR="00721441" w:rsidRPr="00623806" w:rsidRDefault="00721441" w:rsidP="00721441">
      <w:pPr>
        <w:jc w:val="center"/>
        <w:rPr>
          <w:rFonts w:ascii="Libre Baskerville" w:hAnsi="Libre Baskerville"/>
          <w:sz w:val="44"/>
          <w:szCs w:val="44"/>
          <w:lang w:val="es-ES"/>
        </w:rPr>
      </w:pPr>
      <w:r w:rsidRPr="00623806">
        <w:rPr>
          <w:rFonts w:ascii="Libre Baskerville" w:hAnsi="Libre Baskerville"/>
          <w:sz w:val="44"/>
          <w:szCs w:val="44"/>
          <w:lang w:val="es-ES"/>
        </w:rPr>
        <w:t>THE PUP</w:t>
      </w:r>
    </w:p>
    <w:p w14:paraId="281463B0" w14:textId="77777777" w:rsidR="00721441" w:rsidRPr="00623806" w:rsidRDefault="00721441" w:rsidP="00721441">
      <w:pPr>
        <w:pStyle w:val="NovelQuoteAlternate"/>
        <w:spacing w:line="276" w:lineRule="auto"/>
        <w:jc w:val="both"/>
        <w:rPr>
          <w:rFonts w:ascii="Helvetica" w:hAnsi="Helvetica"/>
          <w:lang w:val="es-ES"/>
        </w:rPr>
      </w:pPr>
    </w:p>
    <w:p w14:paraId="314110A2" w14:textId="77777777" w:rsidR="00721441" w:rsidRPr="00623806" w:rsidRDefault="00721441" w:rsidP="00721441">
      <w:pPr>
        <w:pStyle w:val="NovelQuoteAlternate"/>
        <w:spacing w:line="276" w:lineRule="auto"/>
        <w:rPr>
          <w:rFonts w:ascii="Helvetica" w:hAnsi="Helvetica"/>
          <w:b/>
          <w:bCs/>
          <w:lang w:val="es-ES"/>
        </w:rPr>
      </w:pPr>
      <w:r w:rsidRPr="00623806">
        <w:rPr>
          <w:rFonts w:ascii="Helvetica" w:hAnsi="Helvetica"/>
          <w:b/>
          <w:bCs/>
          <w:lang w:val="es-ES"/>
        </w:rPr>
        <w:t>Liliam</w:t>
      </w:r>
    </w:p>
    <w:p w14:paraId="2827EB73" w14:textId="77777777" w:rsidR="00721441" w:rsidRPr="00623806" w:rsidRDefault="00721441" w:rsidP="00721441">
      <w:pPr>
        <w:pStyle w:val="SceneFirstParagraph"/>
        <w:spacing w:line="276" w:lineRule="auto"/>
        <w:jc w:val="both"/>
        <w:rPr>
          <w:rFonts w:ascii="Helvetica" w:hAnsi="Helvetica"/>
          <w:lang w:val="es-ES"/>
        </w:rPr>
      </w:pPr>
    </w:p>
    <w:p w14:paraId="28545F91" w14:textId="77777777" w:rsidR="00D05713" w:rsidRDefault="00D05713" w:rsidP="00006F80">
      <w:pPr>
        <w:pStyle w:val="Scene"/>
        <w:spacing w:line="276" w:lineRule="auto"/>
        <w:jc w:val="both"/>
        <w:rPr>
          <w:rFonts w:ascii="Helvetica" w:hAnsi="Helvetica"/>
          <w:lang w:val="es-ES"/>
        </w:rPr>
      </w:pPr>
    </w:p>
    <w:p w14:paraId="2D1FC091" w14:textId="4525CE53" w:rsidR="00DB2DE8" w:rsidRDefault="00DB2DE8" w:rsidP="00DB2DE8">
      <w:pPr>
        <w:pStyle w:val="Scene"/>
        <w:spacing w:line="276" w:lineRule="auto"/>
        <w:jc w:val="both"/>
        <w:rPr>
          <w:rFonts w:ascii="Helvetica" w:hAnsi="Helvetica"/>
          <w:lang w:val="es-ES"/>
        </w:rPr>
      </w:pPr>
      <w:r w:rsidRPr="00DB2DE8">
        <w:rPr>
          <w:rFonts w:ascii="Helvetica" w:hAnsi="Helvetica"/>
          <w:lang w:val="es-ES"/>
        </w:rPr>
        <w:t xml:space="preserve">La casa se había acostumbrado al silencio en ausencia de Owen en tan poco tiempo. </w:t>
      </w:r>
      <w:r>
        <w:rPr>
          <w:rFonts w:ascii="Helvetica" w:hAnsi="Helvetica"/>
          <w:lang w:val="es-ES"/>
        </w:rPr>
        <w:t xml:space="preserve">Shadow </w:t>
      </w:r>
      <w:r w:rsidRPr="00DB2DE8">
        <w:rPr>
          <w:rFonts w:ascii="Helvetica" w:hAnsi="Helvetica"/>
          <w:lang w:val="es-ES"/>
        </w:rPr>
        <w:t xml:space="preserve">había llenado el silencio de una manera que Owen no había logrado en meses: pequeñas patas que pisaban el suelo, </w:t>
      </w:r>
      <w:proofErr w:type="gramStart"/>
      <w:r w:rsidRPr="00DB2DE8">
        <w:rPr>
          <w:rFonts w:ascii="Helvetica" w:hAnsi="Helvetica"/>
          <w:lang w:val="es-ES"/>
        </w:rPr>
        <w:t>suaves respiraciones a mi lado mientras dormía</w:t>
      </w:r>
      <w:proofErr w:type="gramEnd"/>
      <w:r w:rsidRPr="00DB2DE8">
        <w:rPr>
          <w:rFonts w:ascii="Helvetica" w:hAnsi="Helvetica"/>
          <w:lang w:val="es-ES"/>
        </w:rPr>
        <w:t>, la calidez de algo que no esperaba nada de mí. Algo deseaba mi cercanía.</w:t>
      </w:r>
    </w:p>
    <w:p w14:paraId="1441C540" w14:textId="77777777" w:rsidR="00DB2DE8" w:rsidRDefault="00DB2DE8" w:rsidP="00DB2DE8">
      <w:pPr>
        <w:pStyle w:val="Scene"/>
        <w:spacing w:line="276" w:lineRule="auto"/>
        <w:jc w:val="both"/>
        <w:rPr>
          <w:rFonts w:ascii="Helvetica" w:hAnsi="Helvetica"/>
          <w:lang w:val="es-ES"/>
        </w:rPr>
      </w:pPr>
      <w:r w:rsidRPr="00DB2DE8">
        <w:rPr>
          <w:rFonts w:ascii="Helvetica" w:hAnsi="Helvetica"/>
          <w:lang w:val="es-ES"/>
        </w:rPr>
        <w:t>Habíamos encontrado un ritmo. Y en ese silencio, por fin comencé a respirar de nuevo.</w:t>
      </w:r>
    </w:p>
    <w:p w14:paraId="7EE3B5A1" w14:textId="77777777" w:rsidR="00DB2DE8" w:rsidRDefault="00DB2DE8" w:rsidP="00DB2DE8">
      <w:pPr>
        <w:pStyle w:val="Scene"/>
        <w:spacing w:line="276" w:lineRule="auto"/>
        <w:jc w:val="both"/>
        <w:rPr>
          <w:rFonts w:ascii="Helvetica" w:hAnsi="Helvetica"/>
          <w:lang w:val="es-ES"/>
        </w:rPr>
      </w:pPr>
      <w:r w:rsidRPr="00DB2DE8">
        <w:rPr>
          <w:rFonts w:ascii="Helvetica" w:hAnsi="Helvetica"/>
          <w:lang w:val="es-ES"/>
        </w:rPr>
        <w:t>Shadow había encontrado el lugar ideal para descansar: acurrucado en mi cadera, como si estuviera destinado a estar allí. Su suave pelaje gris oscuro subía y bajaba con un ritmo lento y constante, cada respiración una canción de cuna. No pude resistirme a pasar mis dedos suavemente por su espalda, y cada vez que lo hacía, él se dejaba llevar por el contacto con un suspiro silencioso y satisfecho.</w:t>
      </w:r>
    </w:p>
    <w:p w14:paraId="12CA13BA" w14:textId="77777777" w:rsidR="00DB2DE8" w:rsidRDefault="00DB2DE8" w:rsidP="00DB2DE8">
      <w:pPr>
        <w:pStyle w:val="Scene"/>
        <w:spacing w:line="276" w:lineRule="auto"/>
        <w:jc w:val="both"/>
        <w:rPr>
          <w:rFonts w:ascii="Helvetica" w:hAnsi="Helvetica"/>
          <w:lang w:val="es-ES"/>
        </w:rPr>
      </w:pPr>
      <w:r w:rsidRPr="00DB2DE8">
        <w:rPr>
          <w:rFonts w:ascii="Helvetica" w:hAnsi="Helvetica"/>
          <w:lang w:val="es-ES"/>
        </w:rPr>
        <w:lastRenderedPageBreak/>
        <w:t xml:space="preserve">Definitivamente era un cachorro, pero no en el sentido que la mayoría de la gente imaginaría. En comparación con un perro normal, Shadow ya tenía el tamaño de un Fox Terrier </w:t>
      </w:r>
      <w:proofErr w:type="spellStart"/>
      <w:r w:rsidRPr="00DB2DE8">
        <w:rPr>
          <w:rFonts w:ascii="Helvetica" w:hAnsi="Helvetica"/>
          <w:lang w:val="es-ES"/>
        </w:rPr>
        <w:t>Toy</w:t>
      </w:r>
      <w:proofErr w:type="spellEnd"/>
      <w:r w:rsidRPr="00DB2DE8">
        <w:rPr>
          <w:rFonts w:ascii="Helvetica" w:hAnsi="Helvetica"/>
          <w:lang w:val="es-ES"/>
        </w:rPr>
        <w:t xml:space="preserve"> adulto. Compacto, sí. Pero poderoso. Silvestre en silencio.</w:t>
      </w:r>
    </w:p>
    <w:p w14:paraId="75949D7C" w14:textId="77777777" w:rsidR="00DB2DE8" w:rsidRDefault="00DB2DE8" w:rsidP="00DB2DE8">
      <w:pPr>
        <w:pStyle w:val="Scene"/>
        <w:spacing w:line="276" w:lineRule="auto"/>
        <w:jc w:val="both"/>
        <w:rPr>
          <w:rFonts w:ascii="Helvetica" w:hAnsi="Helvetica"/>
          <w:lang w:val="es-ES"/>
        </w:rPr>
      </w:pPr>
      <w:r w:rsidRPr="00DB2DE8">
        <w:rPr>
          <w:rFonts w:ascii="Helvetica" w:hAnsi="Helvetica"/>
          <w:lang w:val="es-ES"/>
        </w:rPr>
        <w:t>Después de nuestra pequeña excursión de senderismo —con aullidos inesperados y ojos aterradores en la oscuridad— pasé horas leyendo sobre lobos. Artículos. Foros. Incluso había disponibles artículos de investigación obsoletos. Quería asegurarme de que estaba haciendo lo correcto por él.</w:t>
      </w:r>
      <w:r w:rsidRPr="00DB2DE8">
        <w:rPr>
          <w:rFonts w:ascii="Helvetica" w:hAnsi="Helvetica"/>
          <w:lang w:val="es-ES"/>
        </w:rPr>
        <w:br/>
      </w:r>
      <w:proofErr w:type="spellStart"/>
      <w:r w:rsidRPr="00DB2DE8">
        <w:rPr>
          <w:rFonts w:ascii="Helvetica" w:hAnsi="Helvetica"/>
          <w:lang w:val="es-ES"/>
        </w:rPr>
        <w:t>Zeff</w:t>
      </w:r>
      <w:proofErr w:type="spellEnd"/>
      <w:r w:rsidRPr="00DB2DE8">
        <w:rPr>
          <w:rFonts w:ascii="Helvetica" w:hAnsi="Helvetica"/>
          <w:lang w:val="es-ES"/>
        </w:rPr>
        <w:t>, siempre tan práctico, simplemente dijo: "Dale mucha proteína".</w:t>
      </w:r>
    </w:p>
    <w:p w14:paraId="019A27C4" w14:textId="77777777" w:rsidR="00DB2DE8" w:rsidRDefault="00DB2DE8" w:rsidP="00DB2DE8">
      <w:pPr>
        <w:pStyle w:val="Scene"/>
        <w:spacing w:line="276" w:lineRule="auto"/>
        <w:jc w:val="both"/>
        <w:rPr>
          <w:rFonts w:ascii="Helvetica" w:hAnsi="Helvetica"/>
          <w:lang w:val="es-ES"/>
        </w:rPr>
      </w:pPr>
      <w:r w:rsidRPr="00DB2DE8">
        <w:rPr>
          <w:rFonts w:ascii="Helvetica" w:hAnsi="Helvetica"/>
          <w:lang w:val="es-ES"/>
        </w:rPr>
        <w:t>Pero eso no alivió mi ansiedad. Shadow no era un cachorro cualquiera. Era un cachorro de lobo salvaje. ¿Sería apropiado llevarlo a un veterinario?</w:t>
      </w:r>
    </w:p>
    <w:p w14:paraId="1EE68E33" w14:textId="77777777" w:rsidR="00DB2DE8" w:rsidRDefault="00DB2DE8" w:rsidP="00DB2DE8">
      <w:pPr>
        <w:pStyle w:val="Scene"/>
        <w:spacing w:line="276" w:lineRule="auto"/>
        <w:jc w:val="both"/>
        <w:rPr>
          <w:rFonts w:ascii="Helvetica" w:hAnsi="Helvetica"/>
          <w:lang w:val="es-ES"/>
        </w:rPr>
      </w:pPr>
      <w:r w:rsidRPr="00DB2DE8">
        <w:rPr>
          <w:rFonts w:ascii="Helvetica" w:hAnsi="Helvetica"/>
          <w:lang w:val="es-ES"/>
        </w:rPr>
        <w:t>Una vez, expresé la sugerencia en voz alta, después de haberla considerado detenidamente. Y lo juro, Shadow me miró con la mirada más juzgadora que jamás haya visto en un ser vivo. Con la cabeza ligeramente inclinada, sus ojos dorados se entrecerraron lo suficiente como para hacerme dudar de todo mi razonamiento.</w:t>
      </w:r>
    </w:p>
    <w:p w14:paraId="32C35F6C" w14:textId="0D656D33" w:rsidR="00C4094B" w:rsidRDefault="00C4094B" w:rsidP="00DB2DE8">
      <w:pPr>
        <w:pStyle w:val="Scene"/>
        <w:spacing w:line="276" w:lineRule="auto"/>
        <w:jc w:val="both"/>
        <w:rPr>
          <w:rFonts w:ascii="Helvetica" w:hAnsi="Helvetica"/>
          <w:lang w:val="es-ES"/>
        </w:rPr>
      </w:pPr>
      <w:r>
        <w:rPr>
          <w:rFonts w:ascii="Helvetica" w:hAnsi="Helvetica"/>
          <w:lang w:val="es-ES"/>
        </w:rPr>
        <w:t>“</w:t>
      </w:r>
      <w:r w:rsidR="00DB2DE8" w:rsidRPr="00DB2DE8">
        <w:rPr>
          <w:rFonts w:ascii="Helvetica" w:hAnsi="Helvetica"/>
          <w:lang w:val="es-ES"/>
        </w:rPr>
        <w:t>¿Puedes siquiera entenderme?</w:t>
      </w:r>
      <w:r>
        <w:rPr>
          <w:rFonts w:ascii="Helvetica" w:hAnsi="Helvetica"/>
          <w:lang w:val="es-ES"/>
        </w:rPr>
        <w:t>”</w:t>
      </w:r>
      <w:r w:rsidR="00DB2DE8" w:rsidRPr="00DB2DE8">
        <w:rPr>
          <w:rFonts w:ascii="Helvetica" w:hAnsi="Helvetica"/>
          <w:lang w:val="es-ES"/>
        </w:rPr>
        <w:t xml:space="preserve"> Murmuré, mirándolo con recelo.</w:t>
      </w:r>
    </w:p>
    <w:p w14:paraId="7CD04E0F" w14:textId="77777777" w:rsidR="00C4094B" w:rsidRDefault="00DB2DE8" w:rsidP="00DB2DE8">
      <w:pPr>
        <w:pStyle w:val="Scene"/>
        <w:spacing w:line="276" w:lineRule="auto"/>
        <w:jc w:val="both"/>
        <w:rPr>
          <w:rFonts w:ascii="Helvetica" w:hAnsi="Helvetica"/>
          <w:lang w:val="es-ES"/>
        </w:rPr>
      </w:pPr>
      <w:r w:rsidRPr="00DB2DE8">
        <w:rPr>
          <w:rFonts w:ascii="Helvetica" w:hAnsi="Helvetica"/>
          <w:lang w:val="es-ES"/>
        </w:rPr>
        <w:t>Parpadeó.</w:t>
      </w:r>
    </w:p>
    <w:p w14:paraId="187D3CC4" w14:textId="77777777" w:rsidR="00C4094B" w:rsidRDefault="00DB2DE8" w:rsidP="00DB2DE8">
      <w:pPr>
        <w:pStyle w:val="Scene"/>
        <w:spacing w:line="276" w:lineRule="auto"/>
        <w:jc w:val="both"/>
        <w:rPr>
          <w:rFonts w:ascii="Helvetica" w:hAnsi="Helvetica"/>
          <w:lang w:val="es-ES"/>
        </w:rPr>
      </w:pPr>
      <w:r w:rsidRPr="00DB2DE8">
        <w:rPr>
          <w:rFonts w:ascii="Helvetica" w:hAnsi="Helvetica"/>
          <w:lang w:val="es-ES"/>
        </w:rPr>
        <w:t>Luego bostezó.</w:t>
      </w:r>
    </w:p>
    <w:p w14:paraId="60437C71" w14:textId="77777777" w:rsidR="00C4094B" w:rsidRDefault="00DB2DE8" w:rsidP="00DB2DE8">
      <w:pPr>
        <w:pStyle w:val="Scene"/>
        <w:spacing w:line="276" w:lineRule="auto"/>
        <w:jc w:val="both"/>
        <w:rPr>
          <w:rFonts w:ascii="Helvetica" w:hAnsi="Helvetica"/>
          <w:lang w:val="es-ES"/>
        </w:rPr>
      </w:pPr>
      <w:r w:rsidRPr="00DB2DE8">
        <w:rPr>
          <w:rFonts w:ascii="Helvetica" w:hAnsi="Helvetica"/>
          <w:lang w:val="es-ES"/>
        </w:rPr>
        <w:t>Puso una pata en mi muslo, mostrando una actitud posesiva.</w:t>
      </w:r>
    </w:p>
    <w:p w14:paraId="78E66BC7" w14:textId="77777777" w:rsidR="00C4094B" w:rsidRDefault="00DB2DE8" w:rsidP="00DB2DE8">
      <w:pPr>
        <w:pStyle w:val="Scene"/>
        <w:spacing w:line="276" w:lineRule="auto"/>
        <w:jc w:val="both"/>
        <w:rPr>
          <w:rFonts w:ascii="Helvetica" w:hAnsi="Helvetica"/>
          <w:lang w:val="es-ES"/>
        </w:rPr>
      </w:pPr>
      <w:r w:rsidRPr="00DB2DE8">
        <w:rPr>
          <w:rFonts w:ascii="Helvetica" w:hAnsi="Helvetica"/>
          <w:lang w:val="es-ES"/>
        </w:rPr>
        <w:t xml:space="preserve">Lo miré fijamente, con los dedos </w:t>
      </w:r>
      <w:proofErr w:type="spellStart"/>
      <w:r w:rsidRPr="00DB2DE8">
        <w:rPr>
          <w:rFonts w:ascii="Helvetica" w:hAnsi="Helvetica"/>
          <w:lang w:val="es-ES"/>
        </w:rPr>
        <w:t>aún</w:t>
      </w:r>
      <w:proofErr w:type="spellEnd"/>
      <w:r w:rsidRPr="00DB2DE8">
        <w:rPr>
          <w:rFonts w:ascii="Helvetica" w:hAnsi="Helvetica"/>
          <w:lang w:val="es-ES"/>
        </w:rPr>
        <w:t xml:space="preserve"> acariciando su pelaje distraídamente. "No eres solo un cachorro, ¿verdad?" Susurré.</w:t>
      </w:r>
    </w:p>
    <w:p w14:paraId="5DC6A84B" w14:textId="77777777" w:rsidR="00C4094B" w:rsidRDefault="00C4094B" w:rsidP="00DB2DE8">
      <w:pPr>
        <w:pStyle w:val="Scene"/>
        <w:spacing w:line="276" w:lineRule="auto"/>
        <w:jc w:val="both"/>
        <w:rPr>
          <w:rFonts w:ascii="Helvetica" w:hAnsi="Helvetica"/>
          <w:lang w:val="es-ES"/>
        </w:rPr>
      </w:pPr>
      <w:r>
        <w:rPr>
          <w:rFonts w:ascii="Helvetica" w:hAnsi="Helvetica"/>
          <w:lang w:val="es-ES"/>
        </w:rPr>
        <w:t>Shadow</w:t>
      </w:r>
      <w:r w:rsidR="00DB2DE8" w:rsidRPr="00DB2DE8">
        <w:rPr>
          <w:rFonts w:ascii="Helvetica" w:hAnsi="Helvetica"/>
          <w:lang w:val="es-ES"/>
        </w:rPr>
        <w:t xml:space="preserve"> no se movió al principio. Siguió respirando con ese ritmo constante y soñoliento. Pero entonces, con un </w:t>
      </w:r>
      <w:r w:rsidR="00DB2DE8" w:rsidRPr="00DB2DE8">
        <w:rPr>
          <w:rFonts w:ascii="Helvetica" w:hAnsi="Helvetica"/>
          <w:lang w:val="es-ES"/>
        </w:rPr>
        <w:lastRenderedPageBreak/>
        <w:t>resoplido silencioso, levantó la cabeza y me miró directamente a los ojos.</w:t>
      </w:r>
    </w:p>
    <w:p w14:paraId="00088E75" w14:textId="77777777" w:rsidR="00C4094B" w:rsidRDefault="00DB2DE8" w:rsidP="00DB2DE8">
      <w:pPr>
        <w:pStyle w:val="Scene"/>
        <w:spacing w:line="276" w:lineRule="auto"/>
        <w:jc w:val="both"/>
        <w:rPr>
          <w:rFonts w:ascii="Helvetica" w:hAnsi="Helvetica"/>
          <w:lang w:val="es-ES"/>
        </w:rPr>
      </w:pPr>
      <w:r w:rsidRPr="00DB2DE8">
        <w:rPr>
          <w:rFonts w:ascii="Helvetica" w:hAnsi="Helvetica"/>
          <w:lang w:val="es-ES"/>
        </w:rPr>
        <w:t>No parecía un perro.</w:t>
      </w:r>
    </w:p>
    <w:p w14:paraId="6269144B" w14:textId="77777777" w:rsidR="00C4094B" w:rsidRDefault="00DB2DE8" w:rsidP="00DB2DE8">
      <w:pPr>
        <w:pStyle w:val="Scene"/>
        <w:spacing w:line="276" w:lineRule="auto"/>
        <w:jc w:val="both"/>
        <w:rPr>
          <w:rFonts w:ascii="Helvetica" w:hAnsi="Helvetica"/>
          <w:lang w:val="es-ES"/>
        </w:rPr>
      </w:pPr>
      <w:r w:rsidRPr="00DB2DE8">
        <w:rPr>
          <w:rFonts w:ascii="Helvetica" w:hAnsi="Helvetica"/>
          <w:lang w:val="es-ES"/>
        </w:rPr>
        <w:t>Como una persona.</w:t>
      </w:r>
    </w:p>
    <w:p w14:paraId="69008416" w14:textId="77777777" w:rsidR="00C4094B" w:rsidRDefault="00DB2DE8" w:rsidP="00DB2DE8">
      <w:pPr>
        <w:pStyle w:val="Scene"/>
        <w:spacing w:line="276" w:lineRule="auto"/>
        <w:jc w:val="both"/>
        <w:rPr>
          <w:rFonts w:ascii="Helvetica" w:hAnsi="Helvetica"/>
          <w:lang w:val="es-ES"/>
        </w:rPr>
      </w:pPr>
      <w:r w:rsidRPr="00DB2DE8">
        <w:rPr>
          <w:rFonts w:ascii="Helvetica" w:hAnsi="Helvetica"/>
          <w:lang w:val="es-ES"/>
        </w:rPr>
        <w:t>Había algo diferente en sus ojos; demasiado sabio, demasiado sereno. Leí en alguna parte que los lobos no mantienen el contacto visual a menos que lo digan en serio. ¿Y Shadow? No solo lo estaba sosteniendo. Él estaba buscando.</w:t>
      </w:r>
    </w:p>
    <w:p w14:paraId="5A775DFF" w14:textId="77777777" w:rsidR="00C4094B" w:rsidRDefault="00DB2DE8" w:rsidP="00DB2DE8">
      <w:pPr>
        <w:pStyle w:val="Scene"/>
        <w:spacing w:line="276" w:lineRule="auto"/>
        <w:jc w:val="both"/>
        <w:rPr>
          <w:rFonts w:ascii="Helvetica" w:hAnsi="Helvetica"/>
          <w:lang w:val="es-ES"/>
        </w:rPr>
      </w:pPr>
      <w:r w:rsidRPr="00DB2DE8">
        <w:rPr>
          <w:rFonts w:ascii="Helvetica" w:hAnsi="Helvetica"/>
          <w:lang w:val="es-ES"/>
        </w:rPr>
        <w:t>Me estremecí, un escalofrío me recorrió la espalda a pesar del calor de la habitación. "De acuerdo... eso es inquietante."</w:t>
      </w:r>
    </w:p>
    <w:p w14:paraId="49EDE25C" w14:textId="77777777" w:rsidR="00C4094B" w:rsidRDefault="00DB2DE8" w:rsidP="00DB2DE8">
      <w:pPr>
        <w:pStyle w:val="Scene"/>
        <w:spacing w:line="276" w:lineRule="auto"/>
        <w:jc w:val="both"/>
        <w:rPr>
          <w:rFonts w:ascii="Helvetica" w:hAnsi="Helvetica"/>
          <w:lang w:val="es-ES"/>
        </w:rPr>
      </w:pPr>
      <w:r w:rsidRPr="00DB2DE8">
        <w:rPr>
          <w:rFonts w:ascii="Helvetica" w:hAnsi="Helvetica"/>
          <w:lang w:val="es-ES"/>
        </w:rPr>
        <w:t>Parpadeó lentamente.</w:t>
      </w:r>
    </w:p>
    <w:p w14:paraId="5BF915BC" w14:textId="77777777" w:rsidR="00C4094B" w:rsidRDefault="00DB2DE8" w:rsidP="00DB2DE8">
      <w:pPr>
        <w:pStyle w:val="Scene"/>
        <w:spacing w:line="276" w:lineRule="auto"/>
        <w:jc w:val="both"/>
        <w:rPr>
          <w:rFonts w:ascii="Helvetica" w:hAnsi="Helvetica"/>
          <w:lang w:val="es-ES"/>
        </w:rPr>
      </w:pPr>
      <w:r w:rsidRPr="00DB2DE8">
        <w:rPr>
          <w:rFonts w:ascii="Helvetica" w:hAnsi="Helvetica"/>
          <w:lang w:val="es-ES"/>
        </w:rPr>
        <w:t>Entonces, hizo algo que me dejó completamente paralizado.</w:t>
      </w:r>
    </w:p>
    <w:p w14:paraId="744B9EEA" w14:textId="77777777" w:rsidR="00C4094B" w:rsidRDefault="00DB2DE8" w:rsidP="00DB2DE8">
      <w:pPr>
        <w:pStyle w:val="Scene"/>
        <w:spacing w:line="276" w:lineRule="auto"/>
        <w:jc w:val="both"/>
        <w:rPr>
          <w:rFonts w:ascii="Helvetica" w:hAnsi="Helvetica"/>
          <w:lang w:val="es-ES"/>
        </w:rPr>
      </w:pPr>
      <w:r w:rsidRPr="00DB2DE8">
        <w:rPr>
          <w:rFonts w:ascii="Helvetica" w:hAnsi="Helvetica"/>
          <w:lang w:val="es-ES"/>
        </w:rPr>
        <w:t>Con deliberada precisión, Shadow levantó una pata y la golpeó suavemente contra la página del navegador que estaba leyendo en mi tableta. Llevaba horas desplazándome por la pantalla. Había dejado abierta la página sobre el comportamiento y las señales de dominancia de los lobos. Le dio un toque. Luego, dos veces. Sus ojos dorados nunca dejaron de mirar los míos.</w:t>
      </w:r>
    </w:p>
    <w:p w14:paraId="62C84DAF" w14:textId="467EEE3A" w:rsidR="00C4094B" w:rsidRDefault="00C4094B" w:rsidP="00DB2DE8">
      <w:pPr>
        <w:pStyle w:val="Scene"/>
        <w:spacing w:line="276" w:lineRule="auto"/>
        <w:jc w:val="both"/>
        <w:rPr>
          <w:rFonts w:ascii="Helvetica" w:hAnsi="Helvetica"/>
          <w:lang w:val="es-ES"/>
        </w:rPr>
      </w:pPr>
      <w:r>
        <w:rPr>
          <w:rFonts w:ascii="Helvetica" w:hAnsi="Helvetica"/>
          <w:lang w:val="es-ES"/>
        </w:rPr>
        <w:t>“</w:t>
      </w:r>
      <w:r w:rsidR="00DB2DE8" w:rsidRPr="00DB2DE8">
        <w:rPr>
          <w:rFonts w:ascii="Helvetica" w:hAnsi="Helvetica"/>
          <w:lang w:val="es-ES"/>
        </w:rPr>
        <w:t>¿Estás…?</w:t>
      </w:r>
      <w:r>
        <w:rPr>
          <w:rFonts w:ascii="Helvetica" w:hAnsi="Helvetica"/>
          <w:lang w:val="es-ES"/>
        </w:rPr>
        <w:t>”</w:t>
      </w:r>
      <w:r w:rsidR="00DB2DE8" w:rsidRPr="00DB2DE8">
        <w:rPr>
          <w:rFonts w:ascii="Helvetica" w:hAnsi="Helvetica"/>
          <w:lang w:val="es-ES"/>
        </w:rPr>
        <w:t xml:space="preserve"> Tragué saliva con dificultad. "¿Estás intentando decirme algo?"</w:t>
      </w:r>
    </w:p>
    <w:p w14:paraId="54E4A2EF" w14:textId="77777777" w:rsidR="00C4094B" w:rsidRDefault="00DB2DE8" w:rsidP="00DB2DE8">
      <w:pPr>
        <w:pStyle w:val="Scene"/>
        <w:spacing w:line="276" w:lineRule="auto"/>
        <w:jc w:val="both"/>
        <w:rPr>
          <w:rFonts w:ascii="Helvetica" w:hAnsi="Helvetica"/>
          <w:lang w:val="es-ES"/>
        </w:rPr>
      </w:pPr>
      <w:r w:rsidRPr="00DB2DE8">
        <w:rPr>
          <w:rFonts w:ascii="Helvetica" w:hAnsi="Helvetica"/>
          <w:lang w:val="es-ES"/>
        </w:rPr>
        <w:t>La pata volvió a mi pierna.</w:t>
      </w:r>
      <w:r w:rsidRPr="00DB2DE8">
        <w:rPr>
          <w:rFonts w:ascii="Helvetica" w:hAnsi="Helvetica"/>
          <w:lang w:val="es-ES"/>
        </w:rPr>
        <w:br/>
        <w:t xml:space="preserve">Miré la tableta, luego a él. </w:t>
      </w:r>
      <w:r w:rsidR="00C4094B">
        <w:rPr>
          <w:rFonts w:ascii="Helvetica" w:hAnsi="Helvetica"/>
          <w:lang w:val="es-ES"/>
        </w:rPr>
        <w:t>“</w:t>
      </w:r>
      <w:r w:rsidRPr="00DB2DE8">
        <w:rPr>
          <w:rFonts w:ascii="Helvetica" w:hAnsi="Helvetica"/>
          <w:lang w:val="es-ES"/>
        </w:rPr>
        <w:t>Vale</w:t>
      </w:r>
      <w:r w:rsidR="00C4094B">
        <w:rPr>
          <w:rFonts w:ascii="Helvetica" w:hAnsi="Helvetica"/>
          <w:lang w:val="es-ES"/>
        </w:rPr>
        <w:t xml:space="preserve">,” </w:t>
      </w:r>
      <w:r w:rsidRPr="00DB2DE8">
        <w:rPr>
          <w:rFonts w:ascii="Helvetica" w:hAnsi="Helvetica"/>
          <w:lang w:val="es-ES"/>
        </w:rPr>
        <w:t>murmuré, inhalando profundamente. "Creo que estoy perdiendo la cabeza."</w:t>
      </w:r>
      <w:r w:rsidRPr="00DB2DE8">
        <w:rPr>
          <w:rFonts w:ascii="Helvetica" w:hAnsi="Helvetica"/>
          <w:lang w:val="es-ES"/>
        </w:rPr>
        <w:br/>
        <w:t>Lo que sucedió después me hizo palpitar el corazón. Tan pronto como oí el giro de la llave y el silencioso empujón de la puerta principal, supe quién era.</w:t>
      </w:r>
    </w:p>
    <w:p w14:paraId="28E68140" w14:textId="77777777" w:rsidR="00C4094B" w:rsidRDefault="00DB2DE8" w:rsidP="00DB2DE8">
      <w:pPr>
        <w:pStyle w:val="Scene"/>
        <w:spacing w:line="276" w:lineRule="auto"/>
        <w:jc w:val="both"/>
        <w:rPr>
          <w:rFonts w:ascii="Helvetica" w:hAnsi="Helvetica"/>
          <w:lang w:val="es-ES"/>
        </w:rPr>
      </w:pPr>
      <w:r w:rsidRPr="00DB2DE8">
        <w:rPr>
          <w:rFonts w:ascii="Helvetica" w:hAnsi="Helvetica"/>
          <w:lang w:val="es-ES"/>
        </w:rPr>
        <w:t>Owen.</w:t>
      </w:r>
    </w:p>
    <w:p w14:paraId="642FB977" w14:textId="77777777" w:rsidR="00C4094B" w:rsidRDefault="00DB2DE8" w:rsidP="00DB2DE8">
      <w:pPr>
        <w:pStyle w:val="Scene"/>
        <w:spacing w:line="276" w:lineRule="auto"/>
        <w:jc w:val="both"/>
        <w:rPr>
          <w:rFonts w:ascii="Helvetica" w:hAnsi="Helvetica"/>
          <w:lang w:val="es-ES"/>
        </w:rPr>
      </w:pPr>
      <w:r w:rsidRPr="00DB2DE8">
        <w:rPr>
          <w:rFonts w:ascii="Helvetica" w:hAnsi="Helvetica"/>
          <w:lang w:val="es-ES"/>
        </w:rPr>
        <w:lastRenderedPageBreak/>
        <w:t>Owen caminaba con un paso medido y familiar. El tipo de beso que me daba cuando no quería despertarme, cuando aún le importaba andar de puntillas para no interrumpir mi descanso.</w:t>
      </w:r>
    </w:p>
    <w:p w14:paraId="1200731C" w14:textId="77777777" w:rsidR="00C4094B" w:rsidRDefault="00DB2DE8" w:rsidP="00DB2DE8">
      <w:pPr>
        <w:pStyle w:val="Scene"/>
        <w:spacing w:line="276" w:lineRule="auto"/>
        <w:jc w:val="both"/>
        <w:rPr>
          <w:rFonts w:ascii="Helvetica" w:hAnsi="Helvetica"/>
          <w:lang w:val="es-ES"/>
        </w:rPr>
      </w:pPr>
      <w:r w:rsidRPr="00DB2DE8">
        <w:rPr>
          <w:rFonts w:ascii="Helvetica" w:hAnsi="Helvetica"/>
          <w:lang w:val="es-ES"/>
        </w:rPr>
        <w:t>Pero esta noche no podía dormir.</w:t>
      </w:r>
      <w:r w:rsidRPr="00DB2DE8">
        <w:rPr>
          <w:rFonts w:ascii="Helvetica" w:hAnsi="Helvetica"/>
          <w:lang w:val="es-ES"/>
        </w:rPr>
        <w:br/>
        <w:t>Ni siquiera me incorporé cuando llegó al dormitorio. La puerta se abrió con un chirrido.</w:t>
      </w:r>
    </w:p>
    <w:p w14:paraId="1777F98C" w14:textId="77777777" w:rsidR="00C4094B" w:rsidRDefault="00DB2DE8" w:rsidP="00DB2DE8">
      <w:pPr>
        <w:pStyle w:val="Scene"/>
        <w:spacing w:line="276" w:lineRule="auto"/>
        <w:jc w:val="both"/>
        <w:rPr>
          <w:rFonts w:ascii="Helvetica" w:hAnsi="Helvetica"/>
          <w:lang w:val="es-ES"/>
        </w:rPr>
      </w:pPr>
      <w:r w:rsidRPr="00DB2DE8">
        <w:rPr>
          <w:rFonts w:ascii="Helvetica" w:hAnsi="Helvetica"/>
          <w:lang w:val="es-ES"/>
        </w:rPr>
        <w:t>Se quedó allí, en el umbral, con la maleta aún en la mano, escudriñando la habitación con la mirada hasta que sus ojos se posaron en mí. Sus hombros se relajaron solo un poco, hasta que bajó la mirada.</w:t>
      </w:r>
    </w:p>
    <w:p w14:paraId="3687FA54" w14:textId="4669415D" w:rsidR="00C4094B" w:rsidRDefault="00DB2DE8" w:rsidP="00DB2DE8">
      <w:pPr>
        <w:pStyle w:val="Scene"/>
        <w:spacing w:line="276" w:lineRule="auto"/>
        <w:jc w:val="both"/>
        <w:rPr>
          <w:rFonts w:ascii="Helvetica" w:hAnsi="Helvetica"/>
          <w:lang w:val="es-ES"/>
        </w:rPr>
      </w:pPr>
      <w:r w:rsidRPr="00DB2DE8">
        <w:rPr>
          <w:rFonts w:ascii="Helvetica" w:hAnsi="Helvetica"/>
          <w:lang w:val="es-ES"/>
        </w:rPr>
        <w:t xml:space="preserve">Sobre </w:t>
      </w:r>
      <w:r w:rsidR="00C4094B">
        <w:rPr>
          <w:rFonts w:ascii="Helvetica" w:hAnsi="Helvetica"/>
          <w:lang w:val="es-ES"/>
        </w:rPr>
        <w:t>Shadow.</w:t>
      </w:r>
    </w:p>
    <w:p w14:paraId="2E2E844B" w14:textId="77777777" w:rsidR="00C4094B" w:rsidRDefault="00DB2DE8" w:rsidP="00DB2DE8">
      <w:pPr>
        <w:pStyle w:val="Scene"/>
        <w:spacing w:line="276" w:lineRule="auto"/>
        <w:jc w:val="both"/>
        <w:rPr>
          <w:rFonts w:ascii="Helvetica" w:hAnsi="Helvetica"/>
          <w:lang w:val="es-ES"/>
        </w:rPr>
      </w:pPr>
      <w:r w:rsidRPr="00DB2DE8">
        <w:rPr>
          <w:rFonts w:ascii="Helvetica" w:hAnsi="Helvetica"/>
          <w:lang w:val="es-ES"/>
        </w:rPr>
        <w:t>Se le tensó la mandíbula. "¿Qué demonios es eso, Liliam?"</w:t>
      </w:r>
    </w:p>
    <w:p w14:paraId="46954F0D" w14:textId="77777777" w:rsidR="00C4094B" w:rsidRDefault="00DB2DE8" w:rsidP="00DB2DE8">
      <w:pPr>
        <w:pStyle w:val="Scene"/>
        <w:spacing w:line="276" w:lineRule="auto"/>
        <w:jc w:val="both"/>
        <w:rPr>
          <w:rFonts w:ascii="Helvetica" w:hAnsi="Helvetica"/>
          <w:lang w:val="es-ES"/>
        </w:rPr>
      </w:pPr>
      <w:r w:rsidRPr="00DB2DE8">
        <w:rPr>
          <w:rFonts w:ascii="Helvetica" w:hAnsi="Helvetica"/>
          <w:lang w:val="es-ES"/>
        </w:rPr>
        <w:t>Me incorporé rápidamente, protegiendo al cachorro sin darme cuenta. Shadow parpadeó, con las orejas temblando, percibiendo ya la tormenta.</w:t>
      </w:r>
    </w:p>
    <w:p w14:paraId="4BA1C21E" w14:textId="77777777" w:rsidR="00C4094B" w:rsidRDefault="00DB2DE8" w:rsidP="00DB2DE8">
      <w:pPr>
        <w:pStyle w:val="Scene"/>
        <w:spacing w:line="276" w:lineRule="auto"/>
        <w:jc w:val="both"/>
        <w:rPr>
          <w:rFonts w:ascii="Helvetica" w:hAnsi="Helvetica"/>
          <w:lang w:val="es-ES"/>
        </w:rPr>
      </w:pPr>
      <w:r w:rsidRPr="00DB2DE8">
        <w:rPr>
          <w:rFonts w:ascii="Helvetica" w:hAnsi="Helvetica"/>
          <w:lang w:val="es-ES"/>
        </w:rPr>
        <w:t>"Es un cachorro", dije, manteniendo la voz serena. “Lo encontré en el bosque.” No podía abandonarlo.</w:t>
      </w:r>
      <w:r w:rsidRPr="00DB2DE8">
        <w:rPr>
          <w:rFonts w:ascii="Helvetica" w:hAnsi="Helvetica"/>
          <w:lang w:val="es-ES"/>
        </w:rPr>
        <w:br/>
        <w:t>Owen entró, y una expresión de fastidio cruzó sus ojos marrones. "¿Has traído un lobo a nuestra casa?"</w:t>
      </w:r>
    </w:p>
    <w:p w14:paraId="222C8548" w14:textId="77777777" w:rsidR="00C4094B" w:rsidRDefault="00DB2DE8" w:rsidP="00DB2DE8">
      <w:pPr>
        <w:pStyle w:val="Scene"/>
        <w:spacing w:line="276" w:lineRule="auto"/>
        <w:jc w:val="both"/>
        <w:rPr>
          <w:rFonts w:ascii="Helvetica" w:hAnsi="Helvetica"/>
          <w:lang w:val="es-ES"/>
        </w:rPr>
      </w:pPr>
      <w:r w:rsidRPr="00DB2DE8">
        <w:rPr>
          <w:rFonts w:ascii="Helvetica" w:hAnsi="Helvetica"/>
          <w:lang w:val="es-ES"/>
        </w:rPr>
        <w:t>"No es una amenaza..."</w:t>
      </w:r>
    </w:p>
    <w:p w14:paraId="3815DBB4" w14:textId="77777777" w:rsidR="00C4094B" w:rsidRDefault="00C4094B" w:rsidP="00DB2DE8">
      <w:pPr>
        <w:pStyle w:val="Scene"/>
        <w:spacing w:line="276" w:lineRule="auto"/>
        <w:jc w:val="both"/>
        <w:rPr>
          <w:rFonts w:ascii="Helvetica" w:hAnsi="Helvetica"/>
          <w:lang w:val="es-ES"/>
        </w:rPr>
      </w:pPr>
      <w:r>
        <w:rPr>
          <w:rFonts w:ascii="Helvetica" w:hAnsi="Helvetica"/>
          <w:lang w:val="es-ES"/>
        </w:rPr>
        <w:t>“</w:t>
      </w:r>
      <w:r w:rsidR="00DB2DE8" w:rsidRPr="00DB2DE8">
        <w:rPr>
          <w:rFonts w:ascii="Helvetica" w:hAnsi="Helvetica"/>
          <w:lang w:val="es-ES"/>
        </w:rPr>
        <w:t>¡Es un maldito lobo, Liliam! Los lobos comen carne.</w:t>
      </w:r>
      <w:r>
        <w:rPr>
          <w:rFonts w:ascii="Helvetica" w:hAnsi="Helvetica"/>
          <w:lang w:val="es-ES"/>
        </w:rPr>
        <w:t>”</w:t>
      </w:r>
    </w:p>
    <w:p w14:paraId="2074697B" w14:textId="23C783BE" w:rsidR="00C4094B" w:rsidRDefault="00DB2DE8" w:rsidP="00DB2DE8">
      <w:pPr>
        <w:pStyle w:val="Scene"/>
        <w:spacing w:line="276" w:lineRule="auto"/>
        <w:jc w:val="both"/>
        <w:rPr>
          <w:rFonts w:ascii="Helvetica" w:hAnsi="Helvetica"/>
          <w:lang w:val="es-ES"/>
        </w:rPr>
      </w:pPr>
      <w:r w:rsidRPr="00DB2DE8">
        <w:rPr>
          <w:rFonts w:ascii="Helvetica" w:hAnsi="Helvetica"/>
          <w:lang w:val="es-ES"/>
        </w:rPr>
        <w:t>"Los perros también."</w:t>
      </w:r>
    </w:p>
    <w:p w14:paraId="6C3584FD" w14:textId="77777777" w:rsidR="00C4094B" w:rsidRDefault="00DB2DE8" w:rsidP="00C4094B">
      <w:pPr>
        <w:pStyle w:val="Scene"/>
        <w:spacing w:line="276" w:lineRule="auto"/>
        <w:jc w:val="both"/>
        <w:rPr>
          <w:rFonts w:ascii="Helvetica" w:hAnsi="Helvetica"/>
          <w:lang w:val="es-ES"/>
        </w:rPr>
      </w:pPr>
      <w:r w:rsidRPr="00DB2DE8">
        <w:rPr>
          <w:rFonts w:ascii="Helvetica" w:hAnsi="Helvetica"/>
          <w:lang w:val="es-ES"/>
        </w:rPr>
        <w:t>"¡Los perros comen alimentos comercializados!"</w:t>
      </w:r>
      <w:r w:rsidRPr="00DB2DE8">
        <w:rPr>
          <w:rFonts w:ascii="Helvetica" w:hAnsi="Helvetica"/>
          <w:lang w:val="es-ES"/>
        </w:rPr>
        <w:br/>
        <w:t xml:space="preserve">Shadow emitió un gruñido bajo, pequeño y tembloroso, pero la advertencia estaba ahí. Era la primera vez que lo oía gruñir desde que lo recogí. Apoyé mi mano suavemente sobre su espalda. </w:t>
      </w:r>
      <w:r w:rsidR="00C4094B">
        <w:rPr>
          <w:rFonts w:ascii="Helvetica" w:hAnsi="Helvetica"/>
          <w:lang w:val="es-ES"/>
        </w:rPr>
        <w:t xml:space="preserve">“Quieto,” </w:t>
      </w:r>
      <w:r w:rsidRPr="00DB2DE8">
        <w:rPr>
          <w:rFonts w:ascii="Helvetica" w:hAnsi="Helvetica"/>
          <w:lang w:val="es-ES"/>
        </w:rPr>
        <w:t>susurré, más para Owen que para Shadow.</w:t>
      </w:r>
    </w:p>
    <w:p w14:paraId="6F607FBA" w14:textId="53151E3A" w:rsidR="00C4094B" w:rsidRDefault="00DB2DE8" w:rsidP="00C4094B">
      <w:pPr>
        <w:pStyle w:val="Scene"/>
        <w:spacing w:line="276" w:lineRule="auto"/>
        <w:ind w:firstLine="0"/>
        <w:jc w:val="both"/>
        <w:rPr>
          <w:rFonts w:ascii="Helvetica" w:hAnsi="Helvetica"/>
          <w:lang w:val="es-ES"/>
        </w:rPr>
      </w:pPr>
      <w:r w:rsidRPr="00DB2DE8">
        <w:rPr>
          <w:rFonts w:ascii="Helvetica" w:hAnsi="Helvetica"/>
          <w:lang w:val="es-ES"/>
        </w:rPr>
        <w:t>"No es peligroso."</w:t>
      </w:r>
    </w:p>
    <w:p w14:paraId="4B99B16B" w14:textId="77777777" w:rsidR="00C4094B" w:rsidRDefault="00C4094B" w:rsidP="00DB2DE8">
      <w:pPr>
        <w:pStyle w:val="Scene"/>
        <w:spacing w:line="276" w:lineRule="auto"/>
        <w:jc w:val="both"/>
        <w:rPr>
          <w:rFonts w:ascii="Helvetica" w:hAnsi="Helvetica"/>
          <w:lang w:val="es-ES"/>
        </w:rPr>
      </w:pPr>
      <w:r>
        <w:rPr>
          <w:rFonts w:ascii="Helvetica" w:hAnsi="Helvetica"/>
          <w:lang w:val="es-ES"/>
        </w:rPr>
        <w:lastRenderedPageBreak/>
        <w:t>“</w:t>
      </w:r>
      <w:r w:rsidR="00DB2DE8" w:rsidRPr="00DB2DE8">
        <w:rPr>
          <w:rFonts w:ascii="Helvetica" w:hAnsi="Helvetica"/>
          <w:lang w:val="es-ES"/>
        </w:rPr>
        <w:t>¡Eso no lo sabes!</w:t>
      </w:r>
      <w:r>
        <w:rPr>
          <w:rFonts w:ascii="Helvetica" w:hAnsi="Helvetica"/>
          <w:lang w:val="es-ES"/>
        </w:rPr>
        <w:t xml:space="preserve">” </w:t>
      </w:r>
      <w:r w:rsidR="00DB2DE8" w:rsidRPr="00DB2DE8">
        <w:rPr>
          <w:rFonts w:ascii="Helvetica" w:hAnsi="Helvetica"/>
          <w:lang w:val="es-ES"/>
        </w:rPr>
        <w:t>espetó Owen. “Es un animal salvaje. Has perdido la cabeza.</w:t>
      </w:r>
      <w:r>
        <w:rPr>
          <w:rFonts w:ascii="Helvetica" w:hAnsi="Helvetica"/>
          <w:lang w:val="es-ES"/>
        </w:rPr>
        <w:t>”</w:t>
      </w:r>
      <w:r w:rsidR="00DB2DE8" w:rsidRPr="00DB2DE8">
        <w:rPr>
          <w:rFonts w:ascii="Helvetica" w:hAnsi="Helvetica"/>
          <w:lang w:val="es-ES"/>
        </w:rPr>
        <w:t xml:space="preserve"> La mirada de Owen se oscureció. "Deshazte de eso."</w:t>
      </w:r>
    </w:p>
    <w:p w14:paraId="30785092" w14:textId="77777777" w:rsidR="00C4094B" w:rsidRDefault="00DB2DE8" w:rsidP="00DB2DE8">
      <w:pPr>
        <w:pStyle w:val="Scene"/>
        <w:spacing w:line="276" w:lineRule="auto"/>
        <w:jc w:val="both"/>
        <w:rPr>
          <w:rFonts w:ascii="Helvetica" w:hAnsi="Helvetica"/>
          <w:lang w:val="es-ES"/>
        </w:rPr>
      </w:pPr>
      <w:r w:rsidRPr="00DB2DE8">
        <w:rPr>
          <w:rFonts w:ascii="Helvetica" w:hAnsi="Helvetica"/>
          <w:lang w:val="es-ES"/>
        </w:rPr>
        <w:t>Se me enderezó la columna vertebral. "No."</w:t>
      </w:r>
    </w:p>
    <w:p w14:paraId="77A567B0" w14:textId="260888E4" w:rsidR="00C4094B" w:rsidRDefault="00DB2DE8" w:rsidP="00C4094B">
      <w:pPr>
        <w:pStyle w:val="Scene"/>
        <w:spacing w:line="276" w:lineRule="auto"/>
        <w:ind w:left="720" w:firstLine="0"/>
        <w:jc w:val="both"/>
        <w:rPr>
          <w:rFonts w:ascii="Helvetica" w:hAnsi="Helvetica"/>
          <w:lang w:val="es-ES"/>
        </w:rPr>
      </w:pPr>
      <w:r w:rsidRPr="00DB2DE8">
        <w:rPr>
          <w:rFonts w:ascii="Helvetica" w:hAnsi="Helvetica"/>
          <w:lang w:val="es-ES"/>
        </w:rPr>
        <w:t>Se quedó con la boca abierta. "¿No?"</w:t>
      </w:r>
    </w:p>
    <w:p w14:paraId="4F28AEDC" w14:textId="77777777" w:rsidR="00C4094B" w:rsidRDefault="00DB2DE8" w:rsidP="00DB2DE8">
      <w:pPr>
        <w:pStyle w:val="Scene"/>
        <w:spacing w:line="276" w:lineRule="auto"/>
        <w:jc w:val="both"/>
        <w:rPr>
          <w:rFonts w:ascii="Helvetica" w:hAnsi="Helvetica"/>
          <w:lang w:val="es-ES"/>
        </w:rPr>
      </w:pPr>
      <w:r w:rsidRPr="00DB2DE8">
        <w:rPr>
          <w:rFonts w:ascii="Helvetica" w:hAnsi="Helvetica"/>
          <w:lang w:val="es-ES"/>
        </w:rPr>
        <w:t>"Se queda."</w:t>
      </w:r>
    </w:p>
    <w:p w14:paraId="783AC801" w14:textId="058AC67E" w:rsidR="00C4094B" w:rsidRDefault="00DB2DE8" w:rsidP="00DB2DE8">
      <w:pPr>
        <w:pStyle w:val="Scene"/>
        <w:spacing w:line="276" w:lineRule="auto"/>
        <w:jc w:val="both"/>
        <w:rPr>
          <w:rFonts w:ascii="Helvetica" w:hAnsi="Helvetica"/>
          <w:lang w:val="es-ES"/>
        </w:rPr>
      </w:pPr>
      <w:r w:rsidRPr="00DB2DE8">
        <w:rPr>
          <w:rFonts w:ascii="Helvetica" w:hAnsi="Helvetica"/>
          <w:lang w:val="es-ES"/>
        </w:rPr>
        <w:t>"Siempre haces esto", gruñó. “Nunca piensas.” Nunca preguntas. Tú decides.</w:t>
      </w:r>
      <w:r w:rsidR="00C4094B">
        <w:rPr>
          <w:rFonts w:ascii="Helvetica" w:hAnsi="Helvetica"/>
          <w:lang w:val="es-ES"/>
        </w:rPr>
        <w:t>”</w:t>
      </w:r>
    </w:p>
    <w:p w14:paraId="69674877" w14:textId="6DB2ECC1" w:rsidR="00C4094B" w:rsidRDefault="00DB2DE8" w:rsidP="00DB2DE8">
      <w:pPr>
        <w:pStyle w:val="Scene"/>
        <w:spacing w:line="276" w:lineRule="auto"/>
        <w:jc w:val="both"/>
        <w:rPr>
          <w:rFonts w:ascii="Helvetica" w:hAnsi="Helvetica"/>
          <w:lang w:val="es-ES"/>
        </w:rPr>
      </w:pPr>
      <w:r w:rsidRPr="00DB2DE8">
        <w:rPr>
          <w:rFonts w:ascii="Helvetica" w:hAnsi="Helvetica"/>
          <w:lang w:val="es-ES"/>
        </w:rPr>
        <w:t>"Tuve que hacerlo", dije en voz baja. Estaba solo</w:t>
      </w:r>
      <w:r w:rsidR="00C4094B">
        <w:rPr>
          <w:rFonts w:ascii="Helvetica" w:hAnsi="Helvetica"/>
          <w:lang w:val="es-ES"/>
        </w:rPr>
        <w:t xml:space="preserve"> en el bosque</w:t>
      </w:r>
      <w:r w:rsidRPr="00DB2DE8">
        <w:rPr>
          <w:rFonts w:ascii="Helvetica" w:hAnsi="Helvetica"/>
          <w:lang w:val="es-ES"/>
        </w:rPr>
        <w:t>. Y no podía abandonarlo.</w:t>
      </w:r>
      <w:r w:rsidR="00C4094B">
        <w:rPr>
          <w:rFonts w:ascii="Helvetica" w:hAnsi="Helvetica"/>
          <w:lang w:val="es-ES"/>
        </w:rPr>
        <w:t>”</w:t>
      </w:r>
    </w:p>
    <w:p w14:paraId="1E882FBC" w14:textId="39B51BC9" w:rsidR="00C4094B" w:rsidRDefault="00DB2DE8" w:rsidP="00DB2DE8">
      <w:pPr>
        <w:pStyle w:val="Scene"/>
        <w:spacing w:line="276" w:lineRule="auto"/>
        <w:jc w:val="both"/>
        <w:rPr>
          <w:rFonts w:ascii="Helvetica" w:hAnsi="Helvetica"/>
          <w:lang w:val="es-ES"/>
        </w:rPr>
      </w:pPr>
      <w:r w:rsidRPr="00DB2DE8">
        <w:rPr>
          <w:rFonts w:ascii="Helvetica" w:hAnsi="Helvetica"/>
          <w:lang w:val="es-ES"/>
        </w:rPr>
        <w:t xml:space="preserve">Owen dio un paso más cerca. </w:t>
      </w:r>
      <w:r w:rsidR="00C4094B">
        <w:rPr>
          <w:rFonts w:ascii="Helvetica" w:hAnsi="Helvetica"/>
          <w:lang w:val="es-ES"/>
        </w:rPr>
        <w:t>Shadow</w:t>
      </w:r>
      <w:r w:rsidRPr="00DB2DE8">
        <w:rPr>
          <w:rFonts w:ascii="Helvetica" w:hAnsi="Helvetica"/>
          <w:lang w:val="es-ES"/>
        </w:rPr>
        <w:t xml:space="preserve"> se puso rígida bajo mi mano.</w:t>
      </w:r>
    </w:p>
    <w:p w14:paraId="1D7D8D65" w14:textId="77777777" w:rsidR="00C4094B" w:rsidRDefault="00DB2DE8" w:rsidP="00DB2DE8">
      <w:pPr>
        <w:pStyle w:val="Scene"/>
        <w:spacing w:line="276" w:lineRule="auto"/>
        <w:jc w:val="both"/>
        <w:rPr>
          <w:rFonts w:ascii="Helvetica" w:hAnsi="Helvetica"/>
          <w:lang w:val="es-ES"/>
        </w:rPr>
      </w:pPr>
      <w:r w:rsidRPr="00DB2DE8">
        <w:rPr>
          <w:rFonts w:ascii="Helvetica" w:hAnsi="Helvetica"/>
          <w:lang w:val="es-ES"/>
        </w:rPr>
        <w:t>"Ni siquiera sabes cómo cuidarlo", escupió Owen. "¿Dónde demonios lo encontraste?"</w:t>
      </w:r>
    </w:p>
    <w:p w14:paraId="4B0D76C3" w14:textId="38C163E3" w:rsidR="00C4094B" w:rsidRDefault="00DB2DE8" w:rsidP="00DB2DE8">
      <w:pPr>
        <w:pStyle w:val="Scene"/>
        <w:spacing w:line="276" w:lineRule="auto"/>
        <w:jc w:val="both"/>
        <w:rPr>
          <w:rFonts w:ascii="Helvetica" w:hAnsi="Helvetica"/>
          <w:lang w:val="es-ES"/>
        </w:rPr>
      </w:pPr>
      <w:r w:rsidRPr="00DB2DE8">
        <w:rPr>
          <w:rFonts w:ascii="Helvetica" w:hAnsi="Helvetica"/>
          <w:lang w:val="es-ES"/>
        </w:rPr>
        <w:t xml:space="preserve">Pero entrecerró los ojos como si estuviera pensando: </w:t>
      </w:r>
      <w:r w:rsidR="00C4094B">
        <w:rPr>
          <w:rFonts w:ascii="Helvetica" w:hAnsi="Helvetica"/>
          <w:lang w:val="es-ES"/>
        </w:rPr>
        <w:t>“</w:t>
      </w:r>
      <w:r w:rsidRPr="00DB2DE8">
        <w:rPr>
          <w:rFonts w:ascii="Helvetica" w:hAnsi="Helvetica"/>
          <w:lang w:val="es-ES"/>
        </w:rPr>
        <w:t>¿Por qué estabas en el bosque? Siempre dices que odias ir allí.</w:t>
      </w:r>
      <w:r w:rsidR="00C4094B">
        <w:rPr>
          <w:rFonts w:ascii="Helvetica" w:hAnsi="Helvetica"/>
          <w:lang w:val="es-ES"/>
        </w:rPr>
        <w:t>”</w:t>
      </w:r>
    </w:p>
    <w:p w14:paraId="3B7010E8" w14:textId="77777777" w:rsidR="00C4094B" w:rsidRDefault="00DB2DE8" w:rsidP="00DB2DE8">
      <w:pPr>
        <w:pStyle w:val="Scene"/>
        <w:spacing w:line="276" w:lineRule="auto"/>
        <w:jc w:val="both"/>
        <w:rPr>
          <w:rFonts w:ascii="Helvetica" w:hAnsi="Helvetica"/>
          <w:lang w:val="es-ES"/>
        </w:rPr>
      </w:pPr>
      <w:r w:rsidRPr="00DB2DE8">
        <w:rPr>
          <w:rFonts w:ascii="Helvetica" w:hAnsi="Helvetica"/>
          <w:lang w:val="es-ES"/>
        </w:rPr>
        <w:t>Dudé.</w:t>
      </w:r>
    </w:p>
    <w:p w14:paraId="5BE5F952" w14:textId="77777777" w:rsidR="00C4094B" w:rsidRDefault="00DB2DE8" w:rsidP="00DB2DE8">
      <w:pPr>
        <w:pStyle w:val="Scene"/>
        <w:spacing w:line="276" w:lineRule="auto"/>
        <w:jc w:val="both"/>
        <w:rPr>
          <w:rFonts w:ascii="Helvetica" w:hAnsi="Helvetica"/>
          <w:lang w:val="es-ES"/>
        </w:rPr>
      </w:pPr>
      <w:r w:rsidRPr="00DB2DE8">
        <w:rPr>
          <w:rFonts w:ascii="Helvetica" w:hAnsi="Helvetica"/>
          <w:lang w:val="es-ES"/>
        </w:rPr>
        <w:t>Eso fue un error.</w:t>
      </w:r>
    </w:p>
    <w:p w14:paraId="173DB9C4" w14:textId="0BC2D718" w:rsidR="00C4094B" w:rsidRDefault="00DB2DE8" w:rsidP="00DB2DE8">
      <w:pPr>
        <w:pStyle w:val="Scene"/>
        <w:spacing w:line="276" w:lineRule="auto"/>
        <w:jc w:val="both"/>
        <w:rPr>
          <w:rFonts w:ascii="Helvetica" w:hAnsi="Helvetica"/>
        </w:rPr>
      </w:pPr>
      <w:r w:rsidRPr="00DB2DE8">
        <w:rPr>
          <w:rFonts w:ascii="Helvetica" w:hAnsi="Helvetica"/>
          <w:lang w:val="es-ES"/>
        </w:rPr>
        <w:t xml:space="preserve">Los ojos de Owen se oscurecieron. </w:t>
      </w:r>
      <w:r w:rsidR="00C4094B">
        <w:rPr>
          <w:rFonts w:ascii="Helvetica" w:hAnsi="Helvetica"/>
          <w:lang w:val="es-ES"/>
        </w:rPr>
        <w:t>“</w:t>
      </w:r>
      <w:r w:rsidRPr="00DB2DE8">
        <w:rPr>
          <w:rFonts w:ascii="Helvetica" w:hAnsi="Helvetica"/>
          <w:lang w:val="es-ES"/>
        </w:rPr>
        <w:t xml:space="preserve">No me lo digas. </w:t>
      </w:r>
      <w:r w:rsidRPr="00DB2DE8">
        <w:rPr>
          <w:rFonts w:ascii="Helvetica" w:hAnsi="Helvetica"/>
        </w:rPr>
        <w:t xml:space="preserve">A </w:t>
      </w:r>
      <w:proofErr w:type="spellStart"/>
      <w:r w:rsidRPr="00DB2DE8">
        <w:rPr>
          <w:rFonts w:ascii="Helvetica" w:hAnsi="Helvetica"/>
        </w:rPr>
        <w:t>ver</w:t>
      </w:r>
      <w:proofErr w:type="spellEnd"/>
      <w:r w:rsidRPr="00DB2DE8">
        <w:rPr>
          <w:rFonts w:ascii="Helvetica" w:hAnsi="Helvetica"/>
        </w:rPr>
        <w:t xml:space="preserve"> </w:t>
      </w:r>
      <w:proofErr w:type="spellStart"/>
      <w:r w:rsidRPr="00DB2DE8">
        <w:rPr>
          <w:rFonts w:ascii="Helvetica" w:hAnsi="Helvetica"/>
        </w:rPr>
        <w:t>si</w:t>
      </w:r>
      <w:proofErr w:type="spellEnd"/>
      <w:r w:rsidRPr="00DB2DE8">
        <w:rPr>
          <w:rFonts w:ascii="Helvetica" w:hAnsi="Helvetica"/>
        </w:rPr>
        <w:t xml:space="preserve"> </w:t>
      </w:r>
      <w:proofErr w:type="spellStart"/>
      <w:r w:rsidRPr="00DB2DE8">
        <w:rPr>
          <w:rFonts w:ascii="Helvetica" w:hAnsi="Helvetica"/>
        </w:rPr>
        <w:t>adivino</w:t>
      </w:r>
      <w:proofErr w:type="spellEnd"/>
      <w:r w:rsidRPr="00DB2DE8">
        <w:rPr>
          <w:rFonts w:ascii="Helvetica" w:hAnsi="Helvetica"/>
        </w:rPr>
        <w:t>. Zeff."</w:t>
      </w:r>
    </w:p>
    <w:p w14:paraId="7018E180" w14:textId="77777777" w:rsidR="00C4094B" w:rsidRDefault="00DB2DE8" w:rsidP="00C4094B">
      <w:pPr>
        <w:pStyle w:val="Scene"/>
        <w:spacing w:line="276" w:lineRule="auto"/>
        <w:jc w:val="both"/>
        <w:rPr>
          <w:rFonts w:ascii="Helvetica" w:hAnsi="Helvetica"/>
          <w:lang w:val="es-ES"/>
        </w:rPr>
      </w:pPr>
      <w:proofErr w:type="spellStart"/>
      <w:r w:rsidRPr="00DB2DE8">
        <w:rPr>
          <w:rFonts w:ascii="Helvetica" w:hAnsi="Helvetica"/>
        </w:rPr>
        <w:t>Tragué</w:t>
      </w:r>
      <w:proofErr w:type="spellEnd"/>
      <w:r w:rsidRPr="00DB2DE8">
        <w:rPr>
          <w:rFonts w:ascii="Helvetica" w:hAnsi="Helvetica"/>
        </w:rPr>
        <w:t xml:space="preserve"> saliva. </w:t>
      </w:r>
      <w:r w:rsidRPr="00DB2DE8">
        <w:rPr>
          <w:rFonts w:ascii="Helvetica" w:hAnsi="Helvetica"/>
          <w:lang w:val="es-ES"/>
        </w:rPr>
        <w:t>"Él estaba allí, pero..."</w:t>
      </w:r>
    </w:p>
    <w:p w14:paraId="7A8FC76B" w14:textId="5339A58D" w:rsidR="00C4094B" w:rsidRDefault="00C4094B" w:rsidP="00C4094B">
      <w:pPr>
        <w:pStyle w:val="Scene"/>
        <w:spacing w:line="276" w:lineRule="auto"/>
        <w:jc w:val="both"/>
        <w:rPr>
          <w:rFonts w:ascii="Helvetica" w:hAnsi="Helvetica"/>
          <w:lang w:val="es-ES"/>
        </w:rPr>
      </w:pPr>
      <w:r>
        <w:rPr>
          <w:rFonts w:ascii="Helvetica" w:hAnsi="Helvetica"/>
          <w:lang w:val="es-ES"/>
        </w:rPr>
        <w:t>“</w:t>
      </w:r>
      <w:r w:rsidR="00DB2DE8" w:rsidRPr="00DB2DE8">
        <w:rPr>
          <w:rFonts w:ascii="Helvetica" w:hAnsi="Helvetica"/>
          <w:lang w:val="es-ES"/>
        </w:rPr>
        <w:t>Claro que sí</w:t>
      </w:r>
      <w:r>
        <w:rPr>
          <w:rFonts w:ascii="Helvetica" w:hAnsi="Helvetica"/>
          <w:lang w:val="es-ES"/>
        </w:rPr>
        <w:t xml:space="preserve">,” </w:t>
      </w:r>
      <w:r w:rsidR="00DB2DE8" w:rsidRPr="00DB2DE8">
        <w:rPr>
          <w:rFonts w:ascii="Helvetica" w:hAnsi="Helvetica"/>
          <w:lang w:val="es-ES"/>
        </w:rPr>
        <w:t>replicó Owen, con una voz tan cortante que parecía capaz de atravesar el aire. “Sales a dar un pequeño paseo por la naturaleza con tu aprendiz y vuelves a casa con un lobo. ¿E</w:t>
      </w:r>
      <w:r>
        <w:rPr>
          <w:rFonts w:ascii="Helvetica" w:hAnsi="Helvetica"/>
          <w:lang w:val="es-ES"/>
        </w:rPr>
        <w:t>stas</w:t>
      </w:r>
      <w:r w:rsidR="00DB2DE8" w:rsidRPr="00DB2DE8">
        <w:rPr>
          <w:rFonts w:ascii="Helvetica" w:hAnsi="Helvetica"/>
          <w:lang w:val="es-ES"/>
        </w:rPr>
        <w:t xml:space="preserve"> consciente de cómo suena eso, Liliam? Eso suena a una locura.</w:t>
      </w:r>
      <w:r>
        <w:rPr>
          <w:rFonts w:ascii="Helvetica" w:hAnsi="Helvetica"/>
          <w:lang w:val="es-ES"/>
        </w:rPr>
        <w:t>”</w:t>
      </w:r>
    </w:p>
    <w:p w14:paraId="3B361D08" w14:textId="77777777" w:rsidR="00C4094B" w:rsidRDefault="00DB2DE8" w:rsidP="00C4094B">
      <w:pPr>
        <w:pStyle w:val="Scene"/>
        <w:spacing w:line="276" w:lineRule="auto"/>
        <w:jc w:val="both"/>
        <w:rPr>
          <w:rFonts w:ascii="Helvetica" w:hAnsi="Helvetica"/>
          <w:lang w:val="es-ES"/>
        </w:rPr>
      </w:pPr>
      <w:r w:rsidRPr="00DB2DE8">
        <w:rPr>
          <w:rFonts w:ascii="Helvetica" w:hAnsi="Helvetica"/>
          <w:lang w:val="es-ES"/>
        </w:rPr>
        <w:t>"Estás siendo celoso..."</w:t>
      </w:r>
    </w:p>
    <w:p w14:paraId="1746B804" w14:textId="77777777" w:rsidR="00C4094B" w:rsidRDefault="00C4094B" w:rsidP="00C4094B">
      <w:pPr>
        <w:pStyle w:val="Scene"/>
        <w:spacing w:line="276" w:lineRule="auto"/>
        <w:jc w:val="both"/>
        <w:rPr>
          <w:rFonts w:ascii="Helvetica" w:hAnsi="Helvetica"/>
          <w:lang w:val="es-ES"/>
        </w:rPr>
      </w:pPr>
      <w:r>
        <w:rPr>
          <w:rFonts w:ascii="Helvetica" w:hAnsi="Helvetica"/>
          <w:lang w:val="es-ES"/>
        </w:rPr>
        <w:t>“</w:t>
      </w:r>
      <w:r w:rsidR="00DB2DE8" w:rsidRPr="00DB2DE8">
        <w:rPr>
          <w:rFonts w:ascii="Helvetica" w:hAnsi="Helvetica"/>
          <w:lang w:val="es-ES"/>
        </w:rPr>
        <w:t>¡Claro que estoy celoso, Liliam!</w:t>
      </w:r>
      <w:r>
        <w:rPr>
          <w:rFonts w:ascii="Helvetica" w:hAnsi="Helvetica"/>
          <w:lang w:val="es-ES"/>
        </w:rPr>
        <w:t xml:space="preserve">” </w:t>
      </w:r>
      <w:r w:rsidR="00DB2DE8" w:rsidRPr="00DB2DE8">
        <w:rPr>
          <w:rFonts w:ascii="Helvetica" w:hAnsi="Helvetica"/>
          <w:lang w:val="es-ES"/>
        </w:rPr>
        <w:t>explotó. “Mi novia está jugando a juegos de supervivencia en la naturaleza con otro hombre mientras yo estoy al otro lado de la ciudad. Desapareces durante horas y vuelves oliendo a él.</w:t>
      </w:r>
      <w:r>
        <w:rPr>
          <w:rFonts w:ascii="Helvetica" w:hAnsi="Helvetica"/>
          <w:lang w:val="es-ES"/>
        </w:rPr>
        <w:t>”</w:t>
      </w:r>
    </w:p>
    <w:p w14:paraId="1F767204" w14:textId="5C828C21" w:rsidR="00C4094B" w:rsidRDefault="00DB2DE8" w:rsidP="00C4094B">
      <w:pPr>
        <w:pStyle w:val="Scene"/>
        <w:spacing w:line="276" w:lineRule="auto"/>
        <w:jc w:val="both"/>
        <w:rPr>
          <w:rFonts w:ascii="Helvetica" w:hAnsi="Helvetica"/>
          <w:lang w:val="es-ES"/>
        </w:rPr>
      </w:pPr>
      <w:r w:rsidRPr="00DB2DE8">
        <w:rPr>
          <w:rFonts w:ascii="Helvetica" w:hAnsi="Helvetica"/>
          <w:lang w:val="es-ES"/>
        </w:rPr>
        <w:lastRenderedPageBreak/>
        <w:t>Me puse rígido. Me sorprendió darme cuenta de que olía como él.</w:t>
      </w:r>
    </w:p>
    <w:p w14:paraId="2ADBA900" w14:textId="77777777" w:rsidR="00C4094B" w:rsidRDefault="00DB2DE8" w:rsidP="00C4094B">
      <w:pPr>
        <w:pStyle w:val="Scene"/>
        <w:spacing w:line="276" w:lineRule="auto"/>
        <w:jc w:val="both"/>
        <w:rPr>
          <w:rFonts w:ascii="Helvetica" w:hAnsi="Helvetica"/>
          <w:lang w:val="es-ES"/>
        </w:rPr>
      </w:pPr>
      <w:r w:rsidRPr="00DB2DE8">
        <w:rPr>
          <w:rFonts w:ascii="Helvetica" w:hAnsi="Helvetica"/>
          <w:lang w:val="es-ES"/>
        </w:rPr>
        <w:t>Se me aceleró el pulso, el recuerdo del sueño chisporroteaba como brasas sobre mi piel. El calor. El hambre.</w:t>
      </w:r>
      <w:r w:rsidR="00C4094B">
        <w:rPr>
          <w:rFonts w:ascii="Helvetica" w:hAnsi="Helvetica"/>
          <w:lang w:val="es-ES"/>
        </w:rPr>
        <w:t xml:space="preserve"> </w:t>
      </w:r>
      <w:r w:rsidRPr="00DB2DE8">
        <w:rPr>
          <w:rFonts w:ascii="Helvetica" w:hAnsi="Helvetica"/>
          <w:lang w:val="es-ES"/>
        </w:rPr>
        <w:t xml:space="preserve">Las manos de </w:t>
      </w:r>
      <w:proofErr w:type="spellStart"/>
      <w:r w:rsidRPr="00DB2DE8">
        <w:rPr>
          <w:rFonts w:ascii="Helvetica" w:hAnsi="Helvetica"/>
          <w:lang w:val="es-ES"/>
        </w:rPr>
        <w:t>Zeff</w:t>
      </w:r>
      <w:proofErr w:type="spellEnd"/>
      <w:r w:rsidRPr="00DB2DE8">
        <w:rPr>
          <w:rFonts w:ascii="Helvetica" w:hAnsi="Helvetica"/>
          <w:lang w:val="es-ES"/>
        </w:rPr>
        <w:t xml:space="preserve"> me habían dejado una marca, pero no era real; era un sueño. Solo un sueño…</w:t>
      </w:r>
    </w:p>
    <w:p w14:paraId="62F2BCA8" w14:textId="77777777" w:rsidR="00C4094B" w:rsidRDefault="00DB2DE8" w:rsidP="00C4094B">
      <w:pPr>
        <w:pStyle w:val="Scene"/>
        <w:spacing w:line="276" w:lineRule="auto"/>
        <w:jc w:val="both"/>
        <w:rPr>
          <w:rFonts w:ascii="Helvetica" w:hAnsi="Helvetica"/>
          <w:lang w:val="es-ES"/>
        </w:rPr>
      </w:pPr>
      <w:r w:rsidRPr="00DB2DE8">
        <w:rPr>
          <w:rFonts w:ascii="Helvetica" w:hAnsi="Helvetica"/>
          <w:lang w:val="es-ES"/>
        </w:rPr>
        <w:t>"No pas</w:t>
      </w:r>
      <w:r w:rsidR="00C4094B">
        <w:rPr>
          <w:rFonts w:ascii="Helvetica" w:hAnsi="Helvetica"/>
          <w:lang w:val="es-ES"/>
        </w:rPr>
        <w:t>o</w:t>
      </w:r>
      <w:r w:rsidRPr="00DB2DE8">
        <w:rPr>
          <w:rFonts w:ascii="Helvetica" w:hAnsi="Helvetica"/>
          <w:lang w:val="es-ES"/>
        </w:rPr>
        <w:t xml:space="preserve"> nada", dije, intentando mantener la voz serena.</w:t>
      </w:r>
    </w:p>
    <w:p w14:paraId="0E4DE2EB" w14:textId="77777777" w:rsidR="00C4094B" w:rsidRDefault="00DB2DE8" w:rsidP="00C4094B">
      <w:pPr>
        <w:pStyle w:val="Scene"/>
        <w:spacing w:line="276" w:lineRule="auto"/>
        <w:jc w:val="both"/>
        <w:rPr>
          <w:rFonts w:ascii="Helvetica" w:hAnsi="Helvetica"/>
          <w:lang w:val="es-ES"/>
        </w:rPr>
      </w:pPr>
      <w:r w:rsidRPr="00DB2DE8">
        <w:rPr>
          <w:rFonts w:ascii="Helvetica" w:hAnsi="Helvetica"/>
          <w:lang w:val="es-ES"/>
        </w:rPr>
        <w:t xml:space="preserve">Se </w:t>
      </w:r>
      <w:proofErr w:type="spellStart"/>
      <w:r w:rsidRPr="00DB2DE8">
        <w:rPr>
          <w:rFonts w:ascii="Helvetica" w:hAnsi="Helvetica"/>
          <w:lang w:val="es-ES"/>
        </w:rPr>
        <w:t>rió</w:t>
      </w:r>
      <w:proofErr w:type="spellEnd"/>
      <w:r w:rsidRPr="00DB2DE8">
        <w:rPr>
          <w:rFonts w:ascii="Helvetica" w:hAnsi="Helvetica"/>
          <w:lang w:val="es-ES"/>
        </w:rPr>
        <w:t xml:space="preserve"> con amargura. "Tonterías."</w:t>
      </w:r>
    </w:p>
    <w:p w14:paraId="701B88B6" w14:textId="77777777" w:rsidR="00C4094B" w:rsidRDefault="00DB2DE8" w:rsidP="00C4094B">
      <w:pPr>
        <w:pStyle w:val="Scene"/>
        <w:spacing w:line="276" w:lineRule="auto"/>
        <w:jc w:val="both"/>
        <w:rPr>
          <w:rFonts w:ascii="Helvetica" w:hAnsi="Helvetica"/>
          <w:lang w:val="es-ES"/>
        </w:rPr>
      </w:pPr>
      <w:r w:rsidRPr="00DB2DE8">
        <w:rPr>
          <w:rFonts w:ascii="Helvetica" w:hAnsi="Helvetica"/>
          <w:lang w:val="es-ES"/>
        </w:rPr>
        <w:t xml:space="preserve">“El cachorro necesitaba ayuda”, continué, ignorando el nudo en mi garganta. "¿Y </w:t>
      </w:r>
      <w:proofErr w:type="spellStart"/>
      <w:r w:rsidRPr="00DB2DE8">
        <w:rPr>
          <w:rFonts w:ascii="Helvetica" w:hAnsi="Helvetica"/>
          <w:lang w:val="es-ES"/>
        </w:rPr>
        <w:t>Zeff</w:t>
      </w:r>
      <w:proofErr w:type="spellEnd"/>
      <w:r w:rsidRPr="00DB2DE8">
        <w:rPr>
          <w:rFonts w:ascii="Helvetica" w:hAnsi="Helvetica"/>
          <w:lang w:val="es-ES"/>
        </w:rPr>
        <w:t>...?"</w:t>
      </w:r>
    </w:p>
    <w:p w14:paraId="091B6765" w14:textId="6B2D35D2" w:rsidR="00C4094B" w:rsidRDefault="00DB2DE8" w:rsidP="00C4094B">
      <w:pPr>
        <w:pStyle w:val="Scene"/>
        <w:spacing w:line="276" w:lineRule="auto"/>
        <w:jc w:val="both"/>
        <w:rPr>
          <w:rFonts w:ascii="Helvetica" w:hAnsi="Helvetica"/>
          <w:lang w:val="es-ES"/>
        </w:rPr>
      </w:pPr>
      <w:r w:rsidRPr="00DB2DE8">
        <w:rPr>
          <w:rFonts w:ascii="Helvetica" w:hAnsi="Helvetica"/>
          <w:lang w:val="es-ES"/>
        </w:rPr>
        <w:t>“Ah, estoy segura de que necesitaba tu ayuda.” Se le torció el labio al dar un paso adelante. "Apuesto a que fuiste muy generos</w:t>
      </w:r>
      <w:r w:rsidR="00C4094B">
        <w:rPr>
          <w:rFonts w:ascii="Helvetica" w:hAnsi="Helvetica"/>
          <w:lang w:val="es-ES"/>
        </w:rPr>
        <w:t>a</w:t>
      </w:r>
      <w:r w:rsidRPr="00DB2DE8">
        <w:rPr>
          <w:rFonts w:ascii="Helvetica" w:hAnsi="Helvetica"/>
          <w:lang w:val="es-ES"/>
        </w:rPr>
        <w:t xml:space="preserve"> con eso."</w:t>
      </w:r>
    </w:p>
    <w:p w14:paraId="23861387" w14:textId="77777777" w:rsidR="00C4094B" w:rsidRDefault="00DB2DE8" w:rsidP="00C4094B">
      <w:pPr>
        <w:pStyle w:val="Scene"/>
        <w:spacing w:line="276" w:lineRule="auto"/>
        <w:jc w:val="both"/>
        <w:rPr>
          <w:rFonts w:ascii="Helvetica" w:hAnsi="Helvetica"/>
          <w:lang w:val="es-ES"/>
        </w:rPr>
      </w:pPr>
      <w:r w:rsidRPr="00DB2DE8">
        <w:rPr>
          <w:rFonts w:ascii="Helvetica" w:hAnsi="Helvetica"/>
          <w:lang w:val="es-ES"/>
        </w:rPr>
        <w:t>Se me heló la sangre.</w:t>
      </w:r>
    </w:p>
    <w:p w14:paraId="6542C2E7" w14:textId="77777777" w:rsidR="00C4094B" w:rsidRDefault="00DB2DE8" w:rsidP="00C4094B">
      <w:pPr>
        <w:pStyle w:val="Scene"/>
        <w:spacing w:line="276" w:lineRule="auto"/>
        <w:jc w:val="both"/>
        <w:rPr>
          <w:rFonts w:ascii="Helvetica" w:hAnsi="Helvetica"/>
          <w:lang w:val="es-ES"/>
        </w:rPr>
      </w:pPr>
      <w:r w:rsidRPr="00DB2DE8">
        <w:rPr>
          <w:rFonts w:ascii="Helvetica" w:hAnsi="Helvetica"/>
          <w:lang w:val="es-ES"/>
        </w:rPr>
        <w:t>¿Y qué si lo fuera? Reaccioné antes de poder detenerme; me puse de pie. "Él me cuida."</w:t>
      </w:r>
      <w:r w:rsidRPr="00DB2DE8">
        <w:rPr>
          <w:rFonts w:ascii="Helvetica" w:hAnsi="Helvetica"/>
          <w:lang w:val="es-ES"/>
        </w:rPr>
        <w:br/>
      </w:r>
      <w:r w:rsidRPr="00DB2DE8">
        <w:rPr>
          <w:rFonts w:ascii="Helvetica" w:hAnsi="Helvetica"/>
          <w:i/>
          <w:iCs/>
        </w:rPr>
        <w:t>¡</w:t>
      </w:r>
      <w:proofErr w:type="spellStart"/>
      <w:r w:rsidRPr="00DB2DE8">
        <w:rPr>
          <w:rFonts w:ascii="Helvetica" w:hAnsi="Helvetica"/>
          <w:i/>
          <w:iCs/>
        </w:rPr>
        <w:t>Qué</w:t>
      </w:r>
      <w:proofErr w:type="spellEnd"/>
      <w:r w:rsidRPr="00DB2DE8">
        <w:rPr>
          <w:rFonts w:ascii="Helvetica" w:hAnsi="Helvetica"/>
          <w:i/>
          <w:iCs/>
        </w:rPr>
        <w:t xml:space="preserve"> </w:t>
      </w:r>
      <w:proofErr w:type="spellStart"/>
      <w:r w:rsidR="00C4094B" w:rsidRPr="00C4094B">
        <w:rPr>
          <w:rFonts w:ascii="Helvetica" w:hAnsi="Helvetica"/>
          <w:i/>
          <w:iCs/>
        </w:rPr>
        <w:t>cabronamente</w:t>
      </w:r>
      <w:proofErr w:type="spellEnd"/>
      <w:r w:rsidR="00C4094B" w:rsidRPr="00C4094B">
        <w:rPr>
          <w:rFonts w:ascii="Helvetica" w:hAnsi="Helvetica"/>
          <w:i/>
          <w:iCs/>
        </w:rPr>
        <w:t xml:space="preserve"> </w:t>
      </w:r>
      <w:proofErr w:type="spellStart"/>
      <w:r w:rsidR="00C4094B" w:rsidRPr="00C4094B">
        <w:rPr>
          <w:rFonts w:ascii="Helvetica" w:hAnsi="Helvetica"/>
          <w:i/>
          <w:iCs/>
        </w:rPr>
        <w:t>ironico</w:t>
      </w:r>
      <w:proofErr w:type="spellEnd"/>
      <w:r w:rsidRPr="00DB2DE8">
        <w:rPr>
          <w:rFonts w:ascii="Helvetica" w:hAnsi="Helvetica"/>
          <w:i/>
          <w:iCs/>
        </w:rPr>
        <w:t>, Liliam!</w:t>
      </w:r>
      <w:r w:rsidRPr="00DB2DE8">
        <w:rPr>
          <w:rFonts w:ascii="Helvetica" w:hAnsi="Helvetica"/>
        </w:rPr>
        <w:t xml:space="preserve"> </w:t>
      </w:r>
      <w:r w:rsidRPr="00DB2DE8">
        <w:rPr>
          <w:rFonts w:ascii="Helvetica" w:hAnsi="Helvetica"/>
          <w:lang w:val="es-ES"/>
        </w:rPr>
        <w:t>Un beso, y ahora sueñas con él haciéndote suya en cada superficie del bosque.</w:t>
      </w:r>
      <w:r w:rsidRPr="00DB2DE8">
        <w:rPr>
          <w:rFonts w:ascii="Helvetica" w:hAnsi="Helvetica"/>
          <w:lang w:val="es-ES"/>
        </w:rPr>
        <w:br/>
        <w:t>El rostro de Owen se crispó, la furia brotando en sus ojos.</w:t>
      </w:r>
    </w:p>
    <w:p w14:paraId="06FF056C" w14:textId="75095D92" w:rsidR="00C4094B" w:rsidRDefault="00DB2DE8" w:rsidP="00C4094B">
      <w:pPr>
        <w:pStyle w:val="Scene"/>
        <w:spacing w:line="276" w:lineRule="auto"/>
        <w:jc w:val="both"/>
        <w:rPr>
          <w:rFonts w:ascii="Helvetica" w:hAnsi="Helvetica"/>
          <w:lang w:val="es-ES"/>
        </w:rPr>
      </w:pPr>
      <w:r w:rsidRPr="00DB2DE8">
        <w:rPr>
          <w:rFonts w:ascii="Helvetica" w:hAnsi="Helvetica"/>
          <w:lang w:val="es-ES"/>
        </w:rPr>
        <w:t>"¿Crees que eso es cuidar?", gruñó. “Está dando vueltas como un perro callejero, esperando las sobras. Y los estás repartiendo como si se los hubiera ganado.</w:t>
      </w:r>
      <w:r w:rsidR="00C4094B">
        <w:rPr>
          <w:rFonts w:ascii="Helvetica" w:hAnsi="Helvetica"/>
          <w:lang w:val="es-ES"/>
        </w:rPr>
        <w:t>”</w:t>
      </w:r>
    </w:p>
    <w:p w14:paraId="472B45EA" w14:textId="77777777" w:rsidR="000159A1" w:rsidRDefault="00DB2DE8" w:rsidP="00C4094B">
      <w:pPr>
        <w:pStyle w:val="Scene"/>
        <w:spacing w:line="276" w:lineRule="auto"/>
        <w:jc w:val="both"/>
        <w:rPr>
          <w:rFonts w:ascii="Helvetica" w:hAnsi="Helvetica"/>
          <w:lang w:val="es-ES"/>
        </w:rPr>
      </w:pPr>
      <w:r w:rsidRPr="00DB2DE8">
        <w:rPr>
          <w:rFonts w:ascii="Helvetica" w:hAnsi="Helvetica"/>
          <w:lang w:val="es-ES"/>
        </w:rPr>
        <w:t>"¿Y tú qué eres, Owen?" Mi voz temblaba, no de miedo, sino por el peso abrumador de todo lo que había mantenido oculto. “¿Un hombre que desaparece durante días, que engaña y vuelve esperando encontrar todo tal como lo dejó?</w:t>
      </w:r>
      <w:r w:rsidR="000159A1">
        <w:rPr>
          <w:rFonts w:ascii="Helvetica" w:hAnsi="Helvetica"/>
          <w:lang w:val="es-ES"/>
        </w:rPr>
        <w:t xml:space="preserve"> </w:t>
      </w:r>
      <w:r w:rsidRPr="00DB2DE8">
        <w:rPr>
          <w:rFonts w:ascii="Helvetica" w:hAnsi="Helvetica"/>
          <w:lang w:val="es-ES"/>
        </w:rPr>
        <w:t>No tienes derecho a hablar de lealtad.</w:t>
      </w:r>
      <w:r w:rsidR="000159A1">
        <w:rPr>
          <w:rFonts w:ascii="Helvetica" w:hAnsi="Helvetica"/>
          <w:lang w:val="es-ES"/>
        </w:rPr>
        <w:t>”</w:t>
      </w:r>
    </w:p>
    <w:p w14:paraId="4FB668EB" w14:textId="77777777" w:rsidR="000159A1" w:rsidRDefault="00DB2DE8" w:rsidP="000159A1">
      <w:pPr>
        <w:pStyle w:val="Scene"/>
        <w:spacing w:line="276" w:lineRule="auto"/>
        <w:ind w:firstLine="0"/>
        <w:jc w:val="both"/>
        <w:rPr>
          <w:rFonts w:ascii="Helvetica" w:hAnsi="Helvetica"/>
          <w:lang w:val="es-ES"/>
        </w:rPr>
      </w:pPr>
      <w:r w:rsidRPr="00DB2DE8">
        <w:rPr>
          <w:rFonts w:ascii="Helvetica" w:hAnsi="Helvetica"/>
          <w:lang w:val="es-ES"/>
        </w:rPr>
        <w:t>Silencio.</w:t>
      </w:r>
      <w:r w:rsidR="000159A1">
        <w:rPr>
          <w:rFonts w:ascii="Helvetica" w:hAnsi="Helvetica"/>
          <w:lang w:val="es-ES"/>
        </w:rPr>
        <w:t xml:space="preserve"> </w:t>
      </w:r>
      <w:r w:rsidRPr="00DB2DE8">
        <w:rPr>
          <w:rFonts w:ascii="Helvetica" w:hAnsi="Helvetica"/>
          <w:lang w:val="es-ES"/>
        </w:rPr>
        <w:t>Por un momento, fue como si el mundo contuviera la respiración.</w:t>
      </w:r>
      <w:r w:rsidR="000159A1">
        <w:rPr>
          <w:rFonts w:ascii="Helvetica" w:hAnsi="Helvetica"/>
          <w:lang w:val="es-ES"/>
        </w:rPr>
        <w:t xml:space="preserve"> </w:t>
      </w:r>
      <w:r w:rsidRPr="00DB2DE8">
        <w:rPr>
          <w:rFonts w:ascii="Helvetica" w:hAnsi="Helvetica"/>
          <w:lang w:val="es-ES"/>
        </w:rPr>
        <w:t>Entonces apretó la mandíbula y cerró los puños con tanta fuerza que las venas de sus antebrazos se hincharon. "Te estás pasando."</w:t>
      </w:r>
      <w:r w:rsidRPr="00DB2DE8">
        <w:rPr>
          <w:rFonts w:ascii="Helvetica" w:hAnsi="Helvetica"/>
          <w:lang w:val="es-ES"/>
        </w:rPr>
        <w:br/>
      </w:r>
      <w:r w:rsidR="000159A1">
        <w:rPr>
          <w:rFonts w:ascii="Helvetica" w:hAnsi="Helvetica"/>
          <w:lang w:val="es-ES"/>
        </w:rPr>
        <w:lastRenderedPageBreak/>
        <w:t>“</w:t>
      </w:r>
      <w:r w:rsidRPr="00DB2DE8">
        <w:rPr>
          <w:rFonts w:ascii="Helvetica" w:hAnsi="Helvetica"/>
          <w:lang w:val="es-ES"/>
        </w:rPr>
        <w:t>No</w:t>
      </w:r>
      <w:r w:rsidR="000159A1">
        <w:rPr>
          <w:rFonts w:ascii="Helvetica" w:hAnsi="Helvetica"/>
          <w:lang w:val="es-ES"/>
        </w:rPr>
        <w:t xml:space="preserve">,” </w:t>
      </w:r>
      <w:r w:rsidRPr="00DB2DE8">
        <w:rPr>
          <w:rFonts w:ascii="Helvetica" w:hAnsi="Helvetica"/>
          <w:lang w:val="es-ES"/>
        </w:rPr>
        <w:t>dije, ahora más bajo, pero con firmeza. “Tú lo provocaste.</w:t>
      </w:r>
      <w:r w:rsidR="000159A1">
        <w:rPr>
          <w:rFonts w:ascii="Helvetica" w:hAnsi="Helvetica"/>
          <w:lang w:val="es-ES"/>
        </w:rPr>
        <w:t xml:space="preserve"> </w:t>
      </w:r>
      <w:r w:rsidRPr="00DB2DE8">
        <w:rPr>
          <w:rFonts w:ascii="Helvetica" w:hAnsi="Helvetica"/>
          <w:lang w:val="es-ES"/>
        </w:rPr>
        <w:t xml:space="preserve"> ¿Y ahora estás enfadado porque dejé de retroceder?</w:t>
      </w:r>
      <w:r w:rsidR="000159A1">
        <w:rPr>
          <w:rFonts w:ascii="Helvetica" w:hAnsi="Helvetica"/>
          <w:lang w:val="es-ES"/>
        </w:rPr>
        <w:t>”</w:t>
      </w:r>
    </w:p>
    <w:p w14:paraId="599E2DAB" w14:textId="01785931" w:rsidR="000159A1" w:rsidRDefault="00DB2DE8" w:rsidP="000159A1">
      <w:pPr>
        <w:pStyle w:val="Scene"/>
        <w:spacing w:line="276" w:lineRule="auto"/>
        <w:jc w:val="both"/>
        <w:rPr>
          <w:rFonts w:ascii="Helvetica" w:hAnsi="Helvetica"/>
          <w:lang w:val="es-ES"/>
        </w:rPr>
      </w:pPr>
      <w:r w:rsidRPr="00DB2DE8">
        <w:rPr>
          <w:rFonts w:ascii="Helvetica" w:hAnsi="Helvetica"/>
          <w:lang w:val="es-ES"/>
        </w:rPr>
        <w:t>Un músculo de su mejilla se contrajo. Se quedó allí, petrificado.</w:t>
      </w:r>
      <w:r w:rsidR="000159A1">
        <w:rPr>
          <w:rFonts w:ascii="Helvetica" w:hAnsi="Helvetica"/>
          <w:lang w:val="es-ES"/>
        </w:rPr>
        <w:t xml:space="preserve"> </w:t>
      </w:r>
      <w:r w:rsidRPr="00DB2DE8">
        <w:rPr>
          <w:rFonts w:ascii="Helvetica" w:hAnsi="Helvetica"/>
          <w:lang w:val="es-ES"/>
        </w:rPr>
        <w:t>Y entonces... se dio la vuelta.</w:t>
      </w:r>
      <w:r w:rsidRPr="00DB2DE8">
        <w:rPr>
          <w:rFonts w:ascii="Helvetica" w:hAnsi="Helvetica"/>
          <w:lang w:val="es-ES"/>
        </w:rPr>
        <w:br/>
        <w:t xml:space="preserve">“Si esa cosa causa algún problema”, gruñó con voz baja y venenosa, “se </w:t>
      </w:r>
      <w:r w:rsidR="000159A1">
        <w:rPr>
          <w:rFonts w:ascii="Helvetica" w:hAnsi="Helvetica"/>
          <w:lang w:val="es-ES"/>
        </w:rPr>
        <w:t>va</w:t>
      </w:r>
      <w:r w:rsidRPr="00DB2DE8">
        <w:rPr>
          <w:rFonts w:ascii="Helvetica" w:hAnsi="Helvetica"/>
          <w:lang w:val="es-ES"/>
        </w:rPr>
        <w:t>”. No me importa qué tipo de historia lacrimógena te hayas inventado para justificarlo. Lo digo en serio.</w:t>
      </w:r>
    </w:p>
    <w:p w14:paraId="60C17AF8" w14:textId="77777777" w:rsidR="000159A1" w:rsidRDefault="00DB2DE8" w:rsidP="000159A1">
      <w:pPr>
        <w:pStyle w:val="Scene"/>
        <w:spacing w:line="276" w:lineRule="auto"/>
        <w:jc w:val="both"/>
        <w:rPr>
          <w:rFonts w:ascii="Helvetica" w:hAnsi="Helvetica"/>
          <w:lang w:val="es-ES"/>
        </w:rPr>
      </w:pPr>
      <w:r w:rsidRPr="00DB2DE8">
        <w:rPr>
          <w:rFonts w:ascii="Helvetica" w:hAnsi="Helvetica"/>
          <w:lang w:val="es-ES"/>
        </w:rPr>
        <w:t>No esperó respuesta. La puerta se cerró de golpe con la suficiente fuerza como para hacer vibrar las ventanas.</w:t>
      </w:r>
      <w:r w:rsidRPr="00DB2DE8">
        <w:rPr>
          <w:rFonts w:ascii="Helvetica" w:hAnsi="Helvetica"/>
          <w:lang w:val="es-ES"/>
        </w:rPr>
        <w:br/>
      </w:r>
      <w:r w:rsidRPr="00DB2DE8">
        <w:rPr>
          <w:rFonts w:ascii="Helvetica" w:hAnsi="Helvetica"/>
        </w:rPr>
        <w:t xml:space="preserve">La </w:t>
      </w:r>
      <w:proofErr w:type="spellStart"/>
      <w:r w:rsidRPr="00DB2DE8">
        <w:rPr>
          <w:rFonts w:ascii="Helvetica" w:hAnsi="Helvetica"/>
        </w:rPr>
        <w:t>habitación</w:t>
      </w:r>
      <w:proofErr w:type="spellEnd"/>
      <w:r w:rsidRPr="00DB2DE8">
        <w:rPr>
          <w:rFonts w:ascii="Helvetica" w:hAnsi="Helvetica"/>
        </w:rPr>
        <w:t xml:space="preserve"> </w:t>
      </w:r>
      <w:proofErr w:type="spellStart"/>
      <w:r w:rsidRPr="00DB2DE8">
        <w:rPr>
          <w:rFonts w:ascii="Helvetica" w:hAnsi="Helvetica"/>
        </w:rPr>
        <w:t>resonaba</w:t>
      </w:r>
      <w:proofErr w:type="spellEnd"/>
      <w:r w:rsidRPr="00DB2DE8">
        <w:rPr>
          <w:rFonts w:ascii="Helvetica" w:hAnsi="Helvetica"/>
        </w:rPr>
        <w:t xml:space="preserve"> con </w:t>
      </w:r>
      <w:proofErr w:type="spellStart"/>
      <w:r w:rsidRPr="00DB2DE8">
        <w:rPr>
          <w:rFonts w:ascii="Helvetica" w:hAnsi="Helvetica"/>
        </w:rPr>
        <w:t>su</w:t>
      </w:r>
      <w:proofErr w:type="spellEnd"/>
      <w:r w:rsidRPr="00DB2DE8">
        <w:rPr>
          <w:rFonts w:ascii="Helvetica" w:hAnsi="Helvetica"/>
        </w:rPr>
        <w:t xml:space="preserve"> </w:t>
      </w:r>
      <w:proofErr w:type="spellStart"/>
      <w:r w:rsidRPr="00DB2DE8">
        <w:rPr>
          <w:rFonts w:ascii="Helvetica" w:hAnsi="Helvetica"/>
        </w:rPr>
        <w:t>ausencia</w:t>
      </w:r>
      <w:proofErr w:type="spellEnd"/>
      <w:r w:rsidRPr="00DB2DE8">
        <w:rPr>
          <w:rFonts w:ascii="Helvetica" w:hAnsi="Helvetica"/>
        </w:rPr>
        <w:t xml:space="preserve">. </w:t>
      </w:r>
      <w:r w:rsidRPr="00DB2DE8">
        <w:rPr>
          <w:rFonts w:ascii="Helvetica" w:hAnsi="Helvetica"/>
          <w:lang w:val="es-ES"/>
        </w:rPr>
        <w:t>La furia que dejó tras de sí aún resonaba en las paredes, afilada y metálica como la sangre sobre el acero.</w:t>
      </w:r>
    </w:p>
    <w:p w14:paraId="590D6358" w14:textId="77777777" w:rsidR="000159A1" w:rsidRDefault="00DB2DE8" w:rsidP="000159A1">
      <w:pPr>
        <w:pStyle w:val="Scene"/>
        <w:spacing w:line="276" w:lineRule="auto"/>
        <w:jc w:val="both"/>
        <w:rPr>
          <w:rFonts w:ascii="Helvetica" w:hAnsi="Helvetica"/>
          <w:lang w:val="es-ES"/>
        </w:rPr>
      </w:pPr>
      <w:r w:rsidRPr="00DB2DE8">
        <w:rPr>
          <w:rFonts w:ascii="Helvetica" w:hAnsi="Helvetica"/>
          <w:lang w:val="es-ES"/>
        </w:rPr>
        <w:t>Shadow gimió suavemente.</w:t>
      </w:r>
    </w:p>
    <w:p w14:paraId="46369FAF" w14:textId="77777777" w:rsidR="000159A1" w:rsidRDefault="00DB2DE8" w:rsidP="000159A1">
      <w:pPr>
        <w:pStyle w:val="Scene"/>
        <w:spacing w:line="276" w:lineRule="auto"/>
        <w:jc w:val="both"/>
        <w:rPr>
          <w:rFonts w:ascii="Helvetica" w:hAnsi="Helvetica"/>
          <w:lang w:val="es-ES"/>
        </w:rPr>
      </w:pPr>
      <w:r w:rsidRPr="00DB2DE8">
        <w:rPr>
          <w:rFonts w:ascii="Helvetica" w:hAnsi="Helvetica"/>
          <w:lang w:val="es-ES"/>
        </w:rPr>
        <w:t>Se acercó más, presionando contra mi pierna como si sintiera cada parte de ella —cada grieta, cada moretón, cada aliento que intentaba contener—. Mi mano encontró su pelaje, temblando.</w:t>
      </w:r>
    </w:p>
    <w:p w14:paraId="14D6DEC2" w14:textId="7EC427C5" w:rsidR="000159A1" w:rsidRDefault="00DB2DE8" w:rsidP="000159A1">
      <w:pPr>
        <w:pStyle w:val="Scene"/>
        <w:spacing w:line="276" w:lineRule="auto"/>
        <w:jc w:val="both"/>
        <w:rPr>
          <w:rFonts w:ascii="Helvetica" w:hAnsi="Helvetica"/>
          <w:lang w:val="es-ES"/>
        </w:rPr>
      </w:pPr>
      <w:r w:rsidRPr="00DB2DE8">
        <w:rPr>
          <w:rFonts w:ascii="Helvetica" w:hAnsi="Helvetica"/>
          <w:lang w:val="es-ES"/>
        </w:rPr>
        <w:t>"Lo siento", susurré sin dirigirme a nadie en particular. "Ya ni siquiera sé a quién le estoy pidiendo perdón."</w:t>
      </w:r>
      <w:r w:rsidRPr="00DB2DE8">
        <w:rPr>
          <w:rFonts w:ascii="Helvetica" w:hAnsi="Helvetica"/>
          <w:lang w:val="es-ES"/>
        </w:rPr>
        <w:br/>
        <w:t>Pero Shadow simplemente se inclinó más cerca.</w:t>
      </w:r>
      <w:r w:rsidRPr="00DB2DE8">
        <w:rPr>
          <w:rFonts w:ascii="Helvetica" w:hAnsi="Helvetica"/>
          <w:lang w:val="es-ES"/>
        </w:rPr>
        <w:br/>
        <w:t>Envolví al cachorro con mi cuerpo, escondiendo mi cara en su suave pelaje.</w:t>
      </w:r>
    </w:p>
    <w:p w14:paraId="35D3253A" w14:textId="77777777" w:rsidR="000159A1" w:rsidRDefault="00DB2DE8" w:rsidP="000159A1">
      <w:pPr>
        <w:pStyle w:val="Scene"/>
        <w:spacing w:line="276" w:lineRule="auto"/>
        <w:jc w:val="both"/>
        <w:rPr>
          <w:rFonts w:ascii="Helvetica" w:hAnsi="Helvetica"/>
          <w:lang w:val="es-ES"/>
        </w:rPr>
      </w:pPr>
      <w:r w:rsidRPr="00DB2DE8">
        <w:rPr>
          <w:rFonts w:ascii="Helvetica" w:hAnsi="Helvetica"/>
          <w:lang w:val="es-ES"/>
        </w:rPr>
        <w:t>Shadow se había quedado dormido de nuevo a mi lado, con sus patitas moviéndose levemente mientras dormía. Pero mis ojos se quedaron fijos en el techo, abrumados por todo lo que acababa de pasar.</w:t>
      </w:r>
    </w:p>
    <w:p w14:paraId="3679C99A" w14:textId="77777777" w:rsidR="000159A1" w:rsidRDefault="00DB2DE8" w:rsidP="000159A1">
      <w:pPr>
        <w:pStyle w:val="Scene"/>
        <w:spacing w:line="276" w:lineRule="auto"/>
        <w:jc w:val="both"/>
        <w:rPr>
          <w:rFonts w:ascii="Helvetica" w:hAnsi="Helvetica"/>
          <w:lang w:val="es-ES"/>
        </w:rPr>
      </w:pPr>
      <w:r w:rsidRPr="00DB2DE8">
        <w:rPr>
          <w:rFonts w:ascii="Helvetica" w:hAnsi="Helvetica"/>
          <w:lang w:val="es-ES"/>
        </w:rPr>
        <w:t>El sonido de la voz de Owen aún resonaba en mis oídos. Su ira. Su incredulidad. Algo brilló en sus ojos, asustándome incluso sin que levantara la mano.</w:t>
      </w:r>
    </w:p>
    <w:p w14:paraId="04142FFE" w14:textId="77777777" w:rsidR="000159A1" w:rsidRDefault="00DB2DE8" w:rsidP="000159A1">
      <w:pPr>
        <w:pStyle w:val="Scene"/>
        <w:spacing w:line="276" w:lineRule="auto"/>
        <w:jc w:val="both"/>
        <w:rPr>
          <w:rFonts w:ascii="Helvetica" w:hAnsi="Helvetica"/>
          <w:lang w:val="es-ES"/>
        </w:rPr>
      </w:pPr>
      <w:r w:rsidRPr="00DB2DE8">
        <w:rPr>
          <w:rFonts w:ascii="Helvetica" w:hAnsi="Helvetica"/>
          <w:lang w:val="es-ES"/>
        </w:rPr>
        <w:lastRenderedPageBreak/>
        <w:t>Pero esta noche no me he inmutado.</w:t>
      </w:r>
      <w:r w:rsidRPr="00DB2DE8">
        <w:rPr>
          <w:rFonts w:ascii="Helvetica" w:hAnsi="Helvetica"/>
          <w:lang w:val="es-ES"/>
        </w:rPr>
        <w:br/>
        <w:t xml:space="preserve">Había elegido a </w:t>
      </w:r>
      <w:proofErr w:type="spellStart"/>
      <w:r w:rsidRPr="00DB2DE8">
        <w:rPr>
          <w:rFonts w:ascii="Helvetica" w:hAnsi="Helvetica"/>
          <w:lang w:val="es-ES"/>
        </w:rPr>
        <w:t>Shadow.Y</w:t>
      </w:r>
      <w:proofErr w:type="spellEnd"/>
      <w:r w:rsidRPr="00DB2DE8">
        <w:rPr>
          <w:rFonts w:ascii="Helvetica" w:hAnsi="Helvetica"/>
          <w:lang w:val="es-ES"/>
        </w:rPr>
        <w:t xml:space="preserve"> una parte de mí... se sintió culpable.</w:t>
      </w:r>
      <w:r w:rsidRPr="00DB2DE8">
        <w:rPr>
          <w:rFonts w:ascii="Helvetica" w:hAnsi="Helvetica"/>
          <w:lang w:val="es-ES"/>
        </w:rPr>
        <w:br/>
        <w:t>¿La otra parte?</w:t>
      </w:r>
    </w:p>
    <w:p w14:paraId="0440F285" w14:textId="77777777" w:rsidR="000159A1" w:rsidRDefault="000159A1" w:rsidP="000159A1">
      <w:pPr>
        <w:pStyle w:val="Scene"/>
        <w:spacing w:line="276" w:lineRule="auto"/>
        <w:jc w:val="both"/>
        <w:rPr>
          <w:rFonts w:ascii="Helvetica" w:hAnsi="Helvetica"/>
          <w:lang w:val="es-ES"/>
        </w:rPr>
      </w:pPr>
      <w:r>
        <w:rPr>
          <w:rFonts w:ascii="Helvetica" w:hAnsi="Helvetica"/>
          <w:lang w:val="es-ES"/>
        </w:rPr>
        <w:t>Libre</w:t>
      </w:r>
      <w:r w:rsidR="00DB2DE8" w:rsidRPr="00DB2DE8">
        <w:rPr>
          <w:rFonts w:ascii="Helvetica" w:hAnsi="Helvetica"/>
          <w:lang w:val="es-ES"/>
        </w:rPr>
        <w:t>.</w:t>
      </w:r>
    </w:p>
    <w:p w14:paraId="290734A7" w14:textId="77777777" w:rsidR="000159A1" w:rsidRDefault="00DB2DE8" w:rsidP="000159A1">
      <w:pPr>
        <w:pStyle w:val="Scene"/>
        <w:spacing w:line="276" w:lineRule="auto"/>
        <w:jc w:val="both"/>
        <w:rPr>
          <w:rFonts w:ascii="Helvetica" w:hAnsi="Helvetica"/>
        </w:rPr>
      </w:pPr>
      <w:r w:rsidRPr="00DB2DE8">
        <w:rPr>
          <w:rFonts w:ascii="Helvetica" w:hAnsi="Helvetica"/>
          <w:lang w:val="es-ES"/>
        </w:rPr>
        <w:t>Mi teléfono vibró suavemente sobre la mesita de noche. Parpadeé, sorprendido. Ya había pasado la medianoche.</w:t>
      </w:r>
      <w:r w:rsidRPr="00DB2DE8">
        <w:rPr>
          <w:rFonts w:ascii="Helvetica" w:hAnsi="Helvetica"/>
          <w:lang w:val="es-ES"/>
        </w:rPr>
        <w:br/>
      </w:r>
      <w:r w:rsidRPr="00DB2DE8">
        <w:rPr>
          <w:rFonts w:ascii="Helvetica" w:hAnsi="Helvetica"/>
        </w:rPr>
        <w:t xml:space="preserve">Zeff me </w:t>
      </w:r>
      <w:proofErr w:type="spellStart"/>
      <w:r w:rsidRPr="00DB2DE8">
        <w:rPr>
          <w:rFonts w:ascii="Helvetica" w:hAnsi="Helvetica"/>
        </w:rPr>
        <w:t>envió</w:t>
      </w:r>
      <w:proofErr w:type="spellEnd"/>
      <w:r w:rsidRPr="00DB2DE8">
        <w:rPr>
          <w:rFonts w:ascii="Helvetica" w:hAnsi="Helvetica"/>
        </w:rPr>
        <w:t xml:space="preserve"> un </w:t>
      </w:r>
      <w:proofErr w:type="spellStart"/>
      <w:r w:rsidRPr="00DB2DE8">
        <w:rPr>
          <w:rFonts w:ascii="Helvetica" w:hAnsi="Helvetica"/>
        </w:rPr>
        <w:t>mensaje</w:t>
      </w:r>
      <w:proofErr w:type="spellEnd"/>
      <w:r w:rsidRPr="00DB2DE8">
        <w:rPr>
          <w:rFonts w:ascii="Helvetica" w:hAnsi="Helvetica"/>
        </w:rPr>
        <w:t>.</w:t>
      </w:r>
    </w:p>
    <w:p w14:paraId="4771961D" w14:textId="4DA75484" w:rsidR="000159A1" w:rsidRDefault="00DB2DE8" w:rsidP="000159A1">
      <w:pPr>
        <w:pStyle w:val="Scene"/>
        <w:spacing w:line="276" w:lineRule="auto"/>
        <w:jc w:val="both"/>
        <w:rPr>
          <w:rFonts w:ascii="Helvetica" w:hAnsi="Helvetica"/>
        </w:rPr>
      </w:pPr>
      <w:r w:rsidRPr="00DB2DE8">
        <w:rPr>
          <w:rFonts w:ascii="Helvetica" w:hAnsi="Helvetica"/>
        </w:rPr>
        <w:br/>
      </w:r>
      <w:r w:rsidRPr="00DB2DE8">
        <w:rPr>
          <w:rFonts w:ascii="Helvetica" w:hAnsi="Helvetica"/>
          <w:b/>
          <w:bCs/>
        </w:rPr>
        <w:t>Zeff:</w:t>
      </w:r>
      <w:r w:rsidRPr="00DB2DE8">
        <w:rPr>
          <w:rFonts w:ascii="Helvetica" w:hAnsi="Helvetica"/>
          <w:b/>
          <w:bCs/>
        </w:rPr>
        <w:br/>
      </w:r>
      <w:r w:rsidRPr="00DB2DE8">
        <w:rPr>
          <w:rFonts w:ascii="Helvetica" w:hAnsi="Helvetica"/>
        </w:rPr>
        <w:t>¿</w:t>
      </w:r>
      <w:proofErr w:type="spellStart"/>
      <w:r w:rsidRPr="00DB2DE8">
        <w:rPr>
          <w:rFonts w:ascii="Helvetica" w:hAnsi="Helvetica"/>
        </w:rPr>
        <w:t>Estás</w:t>
      </w:r>
      <w:proofErr w:type="spellEnd"/>
      <w:r w:rsidRPr="00DB2DE8">
        <w:rPr>
          <w:rFonts w:ascii="Helvetica" w:hAnsi="Helvetica"/>
        </w:rPr>
        <w:t xml:space="preserve"> bien?</w:t>
      </w:r>
    </w:p>
    <w:p w14:paraId="7F380A28" w14:textId="77777777" w:rsidR="000159A1" w:rsidRDefault="000159A1" w:rsidP="000159A1">
      <w:pPr>
        <w:pStyle w:val="Scene"/>
        <w:spacing w:line="276" w:lineRule="auto"/>
        <w:jc w:val="both"/>
        <w:rPr>
          <w:rFonts w:ascii="Helvetica" w:hAnsi="Helvetica"/>
        </w:rPr>
      </w:pPr>
    </w:p>
    <w:p w14:paraId="0F505E6B" w14:textId="77777777" w:rsidR="000159A1" w:rsidRDefault="00DB2DE8" w:rsidP="000159A1">
      <w:pPr>
        <w:pStyle w:val="Scene"/>
        <w:spacing w:line="276" w:lineRule="auto"/>
        <w:jc w:val="both"/>
        <w:rPr>
          <w:rFonts w:ascii="Helvetica" w:hAnsi="Helvetica"/>
          <w:lang w:val="es-ES"/>
        </w:rPr>
      </w:pPr>
      <w:proofErr w:type="spellStart"/>
      <w:r w:rsidRPr="00DB2DE8">
        <w:rPr>
          <w:rFonts w:ascii="Helvetica" w:hAnsi="Helvetica"/>
        </w:rPr>
        <w:t>Sencillo</w:t>
      </w:r>
      <w:proofErr w:type="spellEnd"/>
      <w:r w:rsidRPr="00DB2DE8">
        <w:rPr>
          <w:rFonts w:ascii="Helvetica" w:hAnsi="Helvetica"/>
        </w:rPr>
        <w:t xml:space="preserve">. </w:t>
      </w:r>
      <w:r w:rsidRPr="00DB2DE8">
        <w:rPr>
          <w:rFonts w:ascii="Helvetica" w:hAnsi="Helvetica"/>
          <w:lang w:val="es-ES"/>
        </w:rPr>
        <w:t>Silencio. Pero tenía peso. Parecía ser consciente de ello. Lo miré fijamente por un momento, con los dedos sobre la pantalla. Se me oprimió el pecho.</w:t>
      </w:r>
      <w:r w:rsidRPr="00DB2DE8">
        <w:rPr>
          <w:rFonts w:ascii="Helvetica" w:hAnsi="Helvetica"/>
          <w:lang w:val="es-ES"/>
        </w:rPr>
        <w:br/>
        <w:t>Se produjo otro revuelo.</w:t>
      </w:r>
    </w:p>
    <w:p w14:paraId="722B026F" w14:textId="77777777" w:rsidR="000159A1" w:rsidRDefault="000159A1" w:rsidP="000159A1">
      <w:pPr>
        <w:pStyle w:val="Scene"/>
        <w:spacing w:line="276" w:lineRule="auto"/>
        <w:jc w:val="both"/>
        <w:rPr>
          <w:rFonts w:ascii="Helvetica" w:hAnsi="Helvetica"/>
          <w:lang w:val="es-ES"/>
        </w:rPr>
      </w:pPr>
    </w:p>
    <w:p w14:paraId="78DA6E1E" w14:textId="5ABE7F5B" w:rsidR="000159A1" w:rsidRDefault="00DB2DE8" w:rsidP="000159A1">
      <w:pPr>
        <w:pStyle w:val="Scene"/>
        <w:spacing w:line="276" w:lineRule="auto"/>
        <w:jc w:val="both"/>
        <w:rPr>
          <w:rFonts w:ascii="Helvetica" w:hAnsi="Helvetica"/>
          <w:lang w:val="es-ES"/>
        </w:rPr>
      </w:pPr>
      <w:proofErr w:type="spellStart"/>
      <w:r w:rsidRPr="00DB2DE8">
        <w:rPr>
          <w:rFonts w:ascii="Helvetica" w:hAnsi="Helvetica"/>
          <w:b/>
          <w:bCs/>
          <w:lang w:val="es-ES"/>
        </w:rPr>
        <w:t>Zeff</w:t>
      </w:r>
      <w:proofErr w:type="spellEnd"/>
      <w:r w:rsidRPr="00DB2DE8">
        <w:rPr>
          <w:rFonts w:ascii="Helvetica" w:hAnsi="Helvetica"/>
          <w:b/>
          <w:bCs/>
          <w:lang w:val="es-ES"/>
        </w:rPr>
        <w:t>:</w:t>
      </w:r>
      <w:r w:rsidRPr="00DB2DE8">
        <w:rPr>
          <w:rFonts w:ascii="Helvetica" w:hAnsi="Helvetica"/>
          <w:b/>
          <w:bCs/>
          <w:lang w:val="es-ES"/>
        </w:rPr>
        <w:br/>
      </w:r>
      <w:r w:rsidRPr="00DB2DE8">
        <w:rPr>
          <w:rFonts w:ascii="Helvetica" w:hAnsi="Helvetica"/>
          <w:i/>
          <w:iCs/>
          <w:lang w:val="es-ES"/>
        </w:rPr>
        <w:t xml:space="preserve">Prefiero no asumir nada. Solo estaba </w:t>
      </w:r>
      <w:proofErr w:type="gramStart"/>
      <w:r w:rsidRPr="00DB2DE8">
        <w:rPr>
          <w:rFonts w:ascii="Helvetica" w:hAnsi="Helvetica"/>
          <w:i/>
          <w:iCs/>
          <w:lang w:val="es-ES"/>
        </w:rPr>
        <w:t xml:space="preserve">haciendo </w:t>
      </w:r>
      <w:proofErr w:type="spellStart"/>
      <w:r w:rsidRPr="00DB2DE8">
        <w:rPr>
          <w:rFonts w:ascii="Helvetica" w:hAnsi="Helvetica"/>
          <w:i/>
          <w:iCs/>
          <w:lang w:val="es-ES"/>
        </w:rPr>
        <w:t>check</w:t>
      </w:r>
      <w:proofErr w:type="spellEnd"/>
      <w:r w:rsidRPr="00DB2DE8">
        <w:rPr>
          <w:rFonts w:ascii="Helvetica" w:hAnsi="Helvetica"/>
          <w:i/>
          <w:iCs/>
          <w:lang w:val="es-ES"/>
        </w:rPr>
        <w:t>-in</w:t>
      </w:r>
      <w:proofErr w:type="gramEnd"/>
      <w:r w:rsidRPr="00DB2DE8">
        <w:rPr>
          <w:rFonts w:ascii="Helvetica" w:hAnsi="Helvetica"/>
          <w:i/>
          <w:iCs/>
          <w:lang w:val="es-ES"/>
        </w:rPr>
        <w:t>.</w:t>
      </w:r>
      <w:r w:rsidRPr="00DB2DE8">
        <w:rPr>
          <w:rFonts w:ascii="Helvetica" w:hAnsi="Helvetica"/>
          <w:i/>
          <w:iCs/>
          <w:lang w:val="es-ES"/>
        </w:rPr>
        <w:br/>
      </w:r>
      <w:r w:rsidRPr="00DB2DE8">
        <w:rPr>
          <w:rFonts w:ascii="Helvetica" w:hAnsi="Helvetica"/>
          <w:i/>
          <w:iCs/>
          <w:lang w:val="es-ES"/>
        </w:rPr>
        <w:br/>
      </w:r>
      <w:r w:rsidRPr="00DB2DE8">
        <w:rPr>
          <w:rFonts w:ascii="Helvetica" w:hAnsi="Helvetica"/>
          <w:lang w:val="es-ES"/>
        </w:rPr>
        <w:t xml:space="preserve">Se me escapó un suspiro entrecortado. Por supuesto, sintió algo. </w:t>
      </w:r>
      <w:proofErr w:type="spellStart"/>
      <w:r w:rsidRPr="00DB2DE8">
        <w:rPr>
          <w:rFonts w:ascii="Helvetica" w:hAnsi="Helvetica"/>
          <w:lang w:val="es-ES"/>
        </w:rPr>
        <w:t>Zeff</w:t>
      </w:r>
      <w:proofErr w:type="spellEnd"/>
      <w:r w:rsidRPr="00DB2DE8">
        <w:rPr>
          <w:rFonts w:ascii="Helvetica" w:hAnsi="Helvetica"/>
          <w:lang w:val="es-ES"/>
        </w:rPr>
        <w:t xml:space="preserve"> siempre se daba cuenta de las cosas que intentaba ocultar.</w:t>
      </w:r>
    </w:p>
    <w:p w14:paraId="47E63B6E" w14:textId="77777777" w:rsidR="000159A1" w:rsidRDefault="000159A1" w:rsidP="000159A1">
      <w:pPr>
        <w:pStyle w:val="Scene"/>
        <w:spacing w:line="276" w:lineRule="auto"/>
        <w:jc w:val="both"/>
        <w:rPr>
          <w:rFonts w:ascii="Helvetica" w:hAnsi="Helvetica"/>
          <w:lang w:val="es-ES"/>
        </w:rPr>
      </w:pPr>
    </w:p>
    <w:p w14:paraId="2F3E8BD3" w14:textId="77777777" w:rsidR="000159A1" w:rsidRDefault="00DB2DE8" w:rsidP="000159A1">
      <w:pPr>
        <w:pStyle w:val="Scene"/>
        <w:spacing w:line="276" w:lineRule="auto"/>
        <w:jc w:val="both"/>
        <w:rPr>
          <w:rFonts w:ascii="Helvetica" w:hAnsi="Helvetica"/>
          <w:lang w:val="es-ES"/>
        </w:rPr>
      </w:pPr>
      <w:proofErr w:type="gramStart"/>
      <w:r w:rsidRPr="00DB2DE8">
        <w:rPr>
          <w:rFonts w:ascii="Helvetica" w:hAnsi="Helvetica"/>
          <w:lang w:val="es-ES"/>
        </w:rPr>
        <w:t>Y</w:t>
      </w:r>
      <w:proofErr w:type="gramEnd"/>
      <w:r w:rsidRPr="00DB2DE8">
        <w:rPr>
          <w:rFonts w:ascii="Helvetica" w:hAnsi="Helvetica"/>
          <w:lang w:val="es-ES"/>
        </w:rPr>
        <w:t xml:space="preserve"> por último, un último mensaje</w:t>
      </w:r>
      <w:r w:rsidR="000159A1">
        <w:rPr>
          <w:rFonts w:ascii="Helvetica" w:hAnsi="Helvetica"/>
          <w:lang w:val="es-ES"/>
        </w:rPr>
        <w:t>:</w:t>
      </w:r>
    </w:p>
    <w:p w14:paraId="4AC868B0" w14:textId="77777777" w:rsidR="000159A1" w:rsidRDefault="000159A1" w:rsidP="000159A1">
      <w:pPr>
        <w:pStyle w:val="Scene"/>
        <w:spacing w:line="276" w:lineRule="auto"/>
        <w:jc w:val="both"/>
        <w:rPr>
          <w:rFonts w:ascii="Helvetica" w:hAnsi="Helvetica"/>
          <w:lang w:val="es-ES"/>
        </w:rPr>
      </w:pPr>
    </w:p>
    <w:p w14:paraId="79352113" w14:textId="5396821D" w:rsidR="000159A1" w:rsidRDefault="00DB2DE8" w:rsidP="000159A1">
      <w:pPr>
        <w:pStyle w:val="Scene"/>
        <w:spacing w:line="276" w:lineRule="auto"/>
        <w:jc w:val="both"/>
        <w:rPr>
          <w:rFonts w:ascii="Helvetica" w:hAnsi="Helvetica"/>
          <w:lang w:val="es-ES"/>
        </w:rPr>
      </w:pPr>
      <w:proofErr w:type="spellStart"/>
      <w:r w:rsidRPr="00DB2DE8">
        <w:rPr>
          <w:rFonts w:ascii="Helvetica" w:hAnsi="Helvetica"/>
          <w:b/>
          <w:bCs/>
          <w:lang w:val="es-ES"/>
        </w:rPr>
        <w:t>Zeff</w:t>
      </w:r>
      <w:proofErr w:type="spellEnd"/>
      <w:r w:rsidRPr="00DB2DE8">
        <w:rPr>
          <w:rFonts w:ascii="Helvetica" w:hAnsi="Helvetica"/>
          <w:b/>
          <w:bCs/>
          <w:lang w:val="es-ES"/>
        </w:rPr>
        <w:t>:</w:t>
      </w:r>
      <w:r w:rsidRPr="00DB2DE8">
        <w:rPr>
          <w:rFonts w:ascii="Helvetica" w:hAnsi="Helvetica"/>
          <w:lang w:val="es-ES"/>
        </w:rPr>
        <w:br/>
      </w:r>
      <w:r w:rsidRPr="00DB2DE8">
        <w:rPr>
          <w:rFonts w:ascii="Helvetica" w:hAnsi="Helvetica"/>
          <w:i/>
          <w:iCs/>
          <w:lang w:val="es-ES"/>
        </w:rPr>
        <w:t>Si necesitas hablar, o simplemente quieres sentarte en silencio con alguien que lo entienda, estoy por aquí. No tienes por qué estar sol</w:t>
      </w:r>
      <w:r w:rsidR="000159A1">
        <w:rPr>
          <w:rFonts w:ascii="Helvetica" w:hAnsi="Helvetica"/>
          <w:i/>
          <w:iCs/>
          <w:lang w:val="es-ES"/>
        </w:rPr>
        <w:t>a</w:t>
      </w:r>
      <w:r w:rsidRPr="00DB2DE8">
        <w:rPr>
          <w:rFonts w:ascii="Helvetica" w:hAnsi="Helvetica"/>
          <w:i/>
          <w:iCs/>
          <w:lang w:val="es-ES"/>
        </w:rPr>
        <w:t xml:space="preserve"> esta noche, así que, por favor, ponte en contacto con nosotros si necesitas ayuda.</w:t>
      </w:r>
      <w:r w:rsidRPr="00DB2DE8">
        <w:rPr>
          <w:rFonts w:ascii="Helvetica" w:hAnsi="Helvetica"/>
          <w:lang w:val="es-ES"/>
        </w:rPr>
        <w:br/>
      </w:r>
      <w:r w:rsidRPr="00DB2DE8">
        <w:rPr>
          <w:rFonts w:ascii="Helvetica" w:hAnsi="Helvetica"/>
          <w:lang w:val="es-ES"/>
        </w:rPr>
        <w:br/>
        <w:t>No respondí de inmediato.</w:t>
      </w:r>
      <w:r w:rsidR="000159A1">
        <w:rPr>
          <w:rFonts w:ascii="Helvetica" w:hAnsi="Helvetica"/>
          <w:lang w:val="es-ES"/>
        </w:rPr>
        <w:t xml:space="preserve"> </w:t>
      </w:r>
      <w:r w:rsidRPr="00DB2DE8">
        <w:rPr>
          <w:rFonts w:ascii="Helvetica" w:hAnsi="Helvetica"/>
          <w:lang w:val="es-ES"/>
        </w:rPr>
        <w:t xml:space="preserve">En cambio, presioné la pantalla </w:t>
      </w:r>
      <w:r w:rsidRPr="00DB2DE8">
        <w:rPr>
          <w:rFonts w:ascii="Helvetica" w:hAnsi="Helvetica"/>
          <w:lang w:val="es-ES"/>
        </w:rPr>
        <w:lastRenderedPageBreak/>
        <w:t>contra mi pecho, permitiendo que las lágrimas finalmente cayeran: silenciosas y calientes, no por dolor esta vez, sino por el reconocimiento.</w:t>
      </w:r>
    </w:p>
    <w:p w14:paraId="23582EB4" w14:textId="77777777" w:rsidR="000159A1" w:rsidRDefault="00DB2DE8" w:rsidP="000159A1">
      <w:pPr>
        <w:pStyle w:val="Scene"/>
        <w:spacing w:line="276" w:lineRule="auto"/>
        <w:jc w:val="both"/>
        <w:rPr>
          <w:rFonts w:ascii="Helvetica" w:hAnsi="Helvetica"/>
          <w:lang w:val="es-ES"/>
        </w:rPr>
      </w:pPr>
      <w:r w:rsidRPr="00DB2DE8">
        <w:rPr>
          <w:rFonts w:ascii="Helvetica" w:hAnsi="Helvetica"/>
          <w:lang w:val="es-ES"/>
        </w:rPr>
        <w:t>Bajé la mirada hacia Shadow, que seguía acurrucado contra mí, y susurré: "Quizás ambos tengamos suerte".</w:t>
      </w:r>
      <w:r w:rsidRPr="00DB2DE8">
        <w:rPr>
          <w:rFonts w:ascii="Helvetica" w:hAnsi="Helvetica"/>
          <w:lang w:val="es-ES"/>
        </w:rPr>
        <w:br/>
        <w:t>Entonces respondí escribiendo</w:t>
      </w:r>
      <w:r w:rsidR="000159A1">
        <w:rPr>
          <w:rFonts w:ascii="Helvetica" w:hAnsi="Helvetica"/>
          <w:lang w:val="es-ES"/>
        </w:rPr>
        <w:t>.</w:t>
      </w:r>
    </w:p>
    <w:p w14:paraId="558BE191" w14:textId="23954C1F" w:rsidR="000159A1" w:rsidRDefault="00DB2DE8" w:rsidP="000159A1">
      <w:pPr>
        <w:pStyle w:val="Scene"/>
        <w:spacing w:line="276" w:lineRule="auto"/>
        <w:jc w:val="both"/>
        <w:rPr>
          <w:rFonts w:ascii="Helvetica" w:hAnsi="Helvetica"/>
          <w:lang w:val="es-ES"/>
        </w:rPr>
      </w:pPr>
      <w:r w:rsidRPr="00DB2DE8">
        <w:rPr>
          <w:rFonts w:ascii="Helvetica" w:hAnsi="Helvetica"/>
          <w:lang w:val="es-ES"/>
        </w:rPr>
        <w:br/>
      </w:r>
      <w:r w:rsidRPr="00DB2DE8">
        <w:rPr>
          <w:rFonts w:ascii="Helvetica" w:hAnsi="Helvetica"/>
          <w:b/>
          <w:bCs/>
          <w:lang w:val="es-ES"/>
        </w:rPr>
        <w:t>Yo:</w:t>
      </w:r>
      <w:r w:rsidRPr="00DB2DE8">
        <w:rPr>
          <w:rFonts w:ascii="Helvetica" w:hAnsi="Helvetica"/>
          <w:b/>
          <w:bCs/>
          <w:lang w:val="es-ES"/>
        </w:rPr>
        <w:br/>
      </w:r>
      <w:r w:rsidRPr="00DB2DE8">
        <w:rPr>
          <w:rFonts w:ascii="Helvetica" w:hAnsi="Helvetica"/>
          <w:i/>
          <w:iCs/>
          <w:lang w:val="es-ES"/>
        </w:rPr>
        <w:t>Ahora estoy bien. Gracias a usted.</w:t>
      </w:r>
      <w:r w:rsidR="000159A1" w:rsidRPr="000159A1">
        <w:rPr>
          <w:rFonts w:ascii="Helvetica" w:hAnsi="Helvetica"/>
          <w:i/>
          <w:iCs/>
          <w:lang w:val="es-ES"/>
        </w:rPr>
        <w:t xml:space="preserve"> </w:t>
      </w:r>
      <w:r w:rsidRPr="00DB2DE8">
        <w:rPr>
          <w:rFonts w:ascii="Helvetica" w:hAnsi="Helvetica"/>
          <w:i/>
          <w:iCs/>
          <w:lang w:val="es-ES"/>
        </w:rPr>
        <w:t>También quiero expresar mi gratitud a Shadow.</w:t>
      </w:r>
      <w:r w:rsidR="000159A1" w:rsidRPr="000159A1">
        <w:rPr>
          <w:rFonts w:ascii="Helvetica" w:hAnsi="Helvetica"/>
          <w:i/>
          <w:iCs/>
          <w:lang w:val="es-ES"/>
        </w:rPr>
        <w:t xml:space="preserve"> </w:t>
      </w:r>
      <w:r w:rsidRPr="00DB2DE8">
        <w:rPr>
          <w:rFonts w:ascii="Helvetica" w:hAnsi="Helvetica"/>
          <w:i/>
          <w:iCs/>
          <w:lang w:val="es-ES"/>
        </w:rPr>
        <w:t>Pero... ¿podemos hablar mañana?</w:t>
      </w:r>
    </w:p>
    <w:p w14:paraId="3272F7D4" w14:textId="77777777" w:rsidR="000159A1" w:rsidRDefault="00DB2DE8" w:rsidP="000159A1">
      <w:pPr>
        <w:pStyle w:val="Scene"/>
        <w:spacing w:line="276" w:lineRule="auto"/>
        <w:jc w:val="both"/>
        <w:rPr>
          <w:rFonts w:ascii="Helvetica" w:hAnsi="Helvetica"/>
          <w:lang w:val="es-ES"/>
        </w:rPr>
      </w:pPr>
      <w:r w:rsidRPr="00DB2DE8">
        <w:rPr>
          <w:rFonts w:ascii="Helvetica" w:hAnsi="Helvetica"/>
          <w:lang w:val="es-ES"/>
        </w:rPr>
        <w:br/>
      </w:r>
      <w:r w:rsidRPr="00DB2DE8">
        <w:rPr>
          <w:rFonts w:ascii="Helvetica" w:hAnsi="Helvetica"/>
          <w:lang w:val="es-ES"/>
        </w:rPr>
        <w:br/>
        <w:t>La respuesta llegó casi al instante:</w:t>
      </w:r>
    </w:p>
    <w:p w14:paraId="314D002F" w14:textId="77777777" w:rsidR="000159A1" w:rsidRDefault="00DB2DE8" w:rsidP="000159A1">
      <w:pPr>
        <w:pStyle w:val="Scene"/>
        <w:spacing w:line="276" w:lineRule="auto"/>
        <w:jc w:val="both"/>
        <w:rPr>
          <w:rFonts w:ascii="Helvetica" w:hAnsi="Helvetica"/>
          <w:lang w:val="es-ES"/>
        </w:rPr>
      </w:pPr>
      <w:r w:rsidRPr="00DB2DE8">
        <w:rPr>
          <w:rFonts w:ascii="Helvetica" w:hAnsi="Helvetica"/>
          <w:lang w:val="es-ES"/>
        </w:rPr>
        <w:br/>
      </w:r>
      <w:proofErr w:type="spellStart"/>
      <w:r w:rsidRPr="00DB2DE8">
        <w:rPr>
          <w:rFonts w:ascii="Helvetica" w:hAnsi="Helvetica"/>
          <w:b/>
          <w:bCs/>
          <w:lang w:val="es-ES"/>
        </w:rPr>
        <w:t>Zeff</w:t>
      </w:r>
      <w:proofErr w:type="spellEnd"/>
      <w:r w:rsidRPr="00DB2DE8">
        <w:rPr>
          <w:rFonts w:ascii="Helvetica" w:hAnsi="Helvetica"/>
          <w:b/>
          <w:bCs/>
          <w:lang w:val="es-ES"/>
        </w:rPr>
        <w:t>:</w:t>
      </w:r>
      <w:r w:rsidRPr="00DB2DE8">
        <w:rPr>
          <w:rFonts w:ascii="Helvetica" w:hAnsi="Helvetica"/>
          <w:lang w:val="es-ES"/>
        </w:rPr>
        <w:br/>
      </w:r>
      <w:r w:rsidRPr="00DB2DE8">
        <w:rPr>
          <w:rFonts w:ascii="Helvetica" w:hAnsi="Helvetica"/>
          <w:i/>
          <w:iCs/>
          <w:lang w:val="es-ES"/>
        </w:rPr>
        <w:t>Cuando quieras.</w:t>
      </w:r>
    </w:p>
    <w:p w14:paraId="27B1E514" w14:textId="1D5A6E7A" w:rsidR="000159A1" w:rsidRDefault="00DB2DE8" w:rsidP="000159A1">
      <w:pPr>
        <w:pStyle w:val="Scene"/>
        <w:spacing w:line="276" w:lineRule="auto"/>
        <w:jc w:val="both"/>
        <w:rPr>
          <w:rFonts w:ascii="Helvetica" w:hAnsi="Helvetica"/>
          <w:lang w:val="es-ES"/>
        </w:rPr>
      </w:pPr>
      <w:r w:rsidRPr="00DB2DE8">
        <w:rPr>
          <w:rFonts w:ascii="Helvetica" w:hAnsi="Helvetica"/>
          <w:lang w:val="es-ES"/>
        </w:rPr>
        <w:br/>
        <w:t xml:space="preserve">Me acerqué a mi armario, donde estaba guardada la camisa de franela de </w:t>
      </w:r>
      <w:proofErr w:type="spellStart"/>
      <w:r w:rsidRPr="00DB2DE8">
        <w:rPr>
          <w:rFonts w:ascii="Helvetica" w:hAnsi="Helvetica"/>
          <w:lang w:val="es-ES"/>
        </w:rPr>
        <w:t>Zeff</w:t>
      </w:r>
      <w:proofErr w:type="spellEnd"/>
      <w:r w:rsidRPr="00DB2DE8">
        <w:rPr>
          <w:rFonts w:ascii="Helvetica" w:hAnsi="Helvetica"/>
          <w:lang w:val="es-ES"/>
        </w:rPr>
        <w:t xml:space="preserve"> de nuestra excursión de senderismo. Se había negado a recuperarlo aquella noche que me acompañó a casa, murmurando algo sobre que de todas formas me quedaba mejor a mí.</w:t>
      </w:r>
    </w:p>
    <w:p w14:paraId="2D94487B" w14:textId="78EC98E1" w:rsidR="00DB2DE8" w:rsidRPr="00DB2DE8" w:rsidRDefault="00DB2DE8" w:rsidP="000159A1">
      <w:pPr>
        <w:pStyle w:val="Scene"/>
        <w:spacing w:line="276" w:lineRule="auto"/>
        <w:jc w:val="both"/>
        <w:rPr>
          <w:rFonts w:ascii="Helvetica" w:hAnsi="Helvetica"/>
          <w:lang w:val="es-ES"/>
        </w:rPr>
      </w:pPr>
      <w:r w:rsidRPr="00DB2DE8">
        <w:rPr>
          <w:rFonts w:ascii="Helvetica" w:hAnsi="Helvetica"/>
          <w:lang w:val="es-ES"/>
        </w:rPr>
        <w:t>Lo recogí, inhalando los rastros persistentes de su aroma: café con una mezcla de humo de leña y pino.</w:t>
      </w:r>
      <w:r w:rsidRPr="00DB2DE8">
        <w:rPr>
          <w:rFonts w:ascii="Helvetica" w:hAnsi="Helvetica"/>
          <w:lang w:val="es-ES"/>
        </w:rPr>
        <w:br/>
        <w:t>Al ponérmelo por encima de la cabeza, sonreí.</w:t>
      </w:r>
      <w:r w:rsidRPr="00DB2DE8">
        <w:rPr>
          <w:rFonts w:ascii="Helvetica" w:hAnsi="Helvetica"/>
          <w:lang w:val="es-ES"/>
        </w:rPr>
        <w:br/>
        <w:t>Esta noche, me iba a la cama muy a gusto.</w:t>
      </w:r>
    </w:p>
    <w:p w14:paraId="642A7E0A" w14:textId="77777777" w:rsidR="00DB2DE8" w:rsidRDefault="00DB2DE8" w:rsidP="00006F80">
      <w:pPr>
        <w:pStyle w:val="Scene"/>
        <w:spacing w:line="276" w:lineRule="auto"/>
        <w:jc w:val="both"/>
        <w:rPr>
          <w:rFonts w:ascii="Helvetica" w:hAnsi="Helvetica"/>
          <w:lang w:val="es-ES"/>
        </w:rPr>
      </w:pPr>
    </w:p>
    <w:p w14:paraId="6FD77A23" w14:textId="77777777" w:rsidR="00DB2DE8" w:rsidRPr="00623806" w:rsidRDefault="00DB2DE8" w:rsidP="00006F80">
      <w:pPr>
        <w:pStyle w:val="Scene"/>
        <w:spacing w:line="276" w:lineRule="auto"/>
        <w:jc w:val="both"/>
        <w:rPr>
          <w:rFonts w:ascii="Helvetica" w:hAnsi="Helvetica"/>
          <w:i/>
          <w:iCs/>
          <w:lang w:val="es-ES"/>
        </w:rPr>
      </w:pPr>
    </w:p>
    <w:p w14:paraId="28FC54C5" w14:textId="77777777" w:rsidR="00721441" w:rsidRPr="00623806" w:rsidRDefault="00721441" w:rsidP="00721441">
      <w:pPr>
        <w:pStyle w:val="SceneBreak"/>
        <w:spacing w:line="276" w:lineRule="auto"/>
        <w:rPr>
          <w:rFonts w:ascii="Helvetica" w:hAnsi="Helvetica"/>
          <w:lang w:val="es-ES"/>
        </w:rPr>
      </w:pPr>
      <w:r w:rsidRPr="00623806">
        <w:rPr>
          <w:rFonts w:ascii="Helvetica" w:hAnsi="Helvetica"/>
          <w:lang w:val="es-ES"/>
        </w:rPr>
        <w:t>****</w:t>
      </w:r>
    </w:p>
    <w:p w14:paraId="7B5CC03B" w14:textId="77777777" w:rsidR="001F4EE3" w:rsidRDefault="001F4EE3" w:rsidP="001F4EE3">
      <w:pPr>
        <w:pStyle w:val="SceneBreak"/>
        <w:spacing w:line="276" w:lineRule="auto"/>
        <w:jc w:val="both"/>
        <w:rPr>
          <w:rFonts w:ascii="Helvetica" w:hAnsi="Helvetica"/>
          <w:lang w:val="es-ES"/>
        </w:rPr>
      </w:pPr>
    </w:p>
    <w:p w14:paraId="71B7A7E8" w14:textId="1B007387" w:rsidR="001F4EE3" w:rsidRDefault="001F4EE3" w:rsidP="001F4EE3">
      <w:pPr>
        <w:pStyle w:val="SceneBreak"/>
        <w:spacing w:line="276" w:lineRule="auto"/>
        <w:ind w:firstLine="720"/>
        <w:jc w:val="both"/>
        <w:rPr>
          <w:rFonts w:ascii="Helvetica" w:hAnsi="Helvetica"/>
          <w:lang w:val="es-ES"/>
        </w:rPr>
      </w:pPr>
      <w:r w:rsidRPr="001F4EE3">
        <w:rPr>
          <w:rFonts w:ascii="Helvetica" w:hAnsi="Helvetica"/>
          <w:lang w:val="es-ES"/>
        </w:rPr>
        <w:t>Durante los días siguientes, Owen apenas me dirigió la palabra.</w:t>
      </w:r>
    </w:p>
    <w:p w14:paraId="44C81666" w14:textId="7B2C68A6" w:rsidR="001F4EE3" w:rsidRDefault="001F4EE3" w:rsidP="001F4EE3">
      <w:pPr>
        <w:pStyle w:val="SceneBreak"/>
        <w:spacing w:line="276" w:lineRule="auto"/>
        <w:ind w:left="720"/>
        <w:jc w:val="both"/>
        <w:rPr>
          <w:rFonts w:ascii="Helvetica" w:hAnsi="Helvetica"/>
          <w:lang w:val="es-ES"/>
        </w:rPr>
      </w:pPr>
      <w:r w:rsidRPr="001F4EE3">
        <w:rPr>
          <w:rFonts w:ascii="Helvetica" w:hAnsi="Helvetica"/>
          <w:lang w:val="es-ES"/>
        </w:rPr>
        <w:lastRenderedPageBreak/>
        <w:t>De nuevo.</w:t>
      </w:r>
    </w:p>
    <w:p w14:paraId="39A725B0" w14:textId="77777777" w:rsidR="001F4EE3" w:rsidRDefault="001F4EE3" w:rsidP="001F4EE3">
      <w:pPr>
        <w:pStyle w:val="SceneBreak"/>
        <w:spacing w:line="276" w:lineRule="auto"/>
        <w:ind w:firstLine="720"/>
        <w:jc w:val="both"/>
        <w:rPr>
          <w:rFonts w:ascii="Helvetica" w:hAnsi="Helvetica"/>
          <w:lang w:val="es-ES"/>
        </w:rPr>
      </w:pPr>
      <w:r w:rsidRPr="001F4EE3">
        <w:rPr>
          <w:rFonts w:ascii="Helvetica" w:hAnsi="Helvetica"/>
          <w:lang w:val="es-ES"/>
        </w:rPr>
        <w:t xml:space="preserve">Nos movíamos por el apartamento como fantasmas: dos extraños bajo un mismo techo, orbitando el mismo </w:t>
      </w:r>
      <w:proofErr w:type="gramStart"/>
      <w:r w:rsidRPr="001F4EE3">
        <w:rPr>
          <w:rFonts w:ascii="Helvetica" w:hAnsi="Helvetica"/>
          <w:lang w:val="es-ES"/>
        </w:rPr>
        <w:t>espacio</w:t>
      </w:r>
      <w:proofErr w:type="gramEnd"/>
      <w:r w:rsidRPr="001F4EE3">
        <w:rPr>
          <w:rFonts w:ascii="Helvetica" w:hAnsi="Helvetica"/>
          <w:lang w:val="es-ES"/>
        </w:rPr>
        <w:t xml:space="preserve"> pero sin llegar a tocarse. Nuestras conversaciones, si es que llegaban a producirse, eran mecánicas. Funcional. "Pásame la sal." “El alquiler está pagado.” "Tu teléfono vibró."</w:t>
      </w:r>
      <w:r w:rsidRPr="001F4EE3">
        <w:rPr>
          <w:rFonts w:ascii="Helvetica" w:hAnsi="Helvetica"/>
          <w:lang w:val="es-ES"/>
        </w:rPr>
        <w:br/>
        <w:t>Era como vivir con un compañero de piso al que no le importaba recordar mi nombre.</w:t>
      </w:r>
    </w:p>
    <w:p w14:paraId="1C29FE22" w14:textId="77777777" w:rsidR="001F4EE3" w:rsidRDefault="001F4EE3" w:rsidP="001F4EE3">
      <w:pPr>
        <w:pStyle w:val="SceneBreak"/>
        <w:spacing w:line="276" w:lineRule="auto"/>
        <w:ind w:firstLine="720"/>
        <w:jc w:val="both"/>
        <w:rPr>
          <w:rFonts w:ascii="Helvetica" w:hAnsi="Helvetica"/>
          <w:lang w:val="es-ES"/>
        </w:rPr>
      </w:pPr>
      <w:r w:rsidRPr="001F4EE3">
        <w:rPr>
          <w:rFonts w:ascii="Helvetica" w:hAnsi="Helvetica"/>
          <w:lang w:val="es-ES"/>
        </w:rPr>
        <w:t>La única vez que compartimos algo más que una pared fue durante los silenciosos y tensos viajes en coche al trabajo y de vuelta a casa. Agarraba el volante con fuerza, con la mandíbula apretada, los ojos fijos en la carretera como si yo no estuviera allí. De vez en cuando, echaba un vistazo, esperando encontrar una grieta en su expresión. Una señal de que todavía me veía.</w:t>
      </w:r>
    </w:p>
    <w:p w14:paraId="14A570A5" w14:textId="77777777" w:rsidR="001F4EE3" w:rsidRDefault="001F4EE3" w:rsidP="001F4EE3">
      <w:pPr>
        <w:pStyle w:val="SceneBreak"/>
        <w:spacing w:line="276" w:lineRule="auto"/>
        <w:ind w:firstLine="720"/>
        <w:jc w:val="both"/>
        <w:rPr>
          <w:rFonts w:ascii="Helvetica" w:hAnsi="Helvetica"/>
          <w:lang w:val="es-ES"/>
        </w:rPr>
      </w:pPr>
      <w:r w:rsidRPr="001F4EE3">
        <w:rPr>
          <w:rFonts w:ascii="Helvetica" w:hAnsi="Helvetica"/>
          <w:lang w:val="es-ES"/>
        </w:rPr>
        <w:t>Pero no había nada.</w:t>
      </w:r>
    </w:p>
    <w:p w14:paraId="4A690922" w14:textId="77777777" w:rsidR="001F4EE3" w:rsidRDefault="001F4EE3" w:rsidP="001F4EE3">
      <w:pPr>
        <w:pStyle w:val="SceneBreak"/>
        <w:spacing w:line="276" w:lineRule="auto"/>
        <w:ind w:firstLine="720"/>
        <w:jc w:val="both"/>
        <w:rPr>
          <w:rFonts w:ascii="Helvetica" w:hAnsi="Helvetica"/>
          <w:lang w:val="es-ES"/>
        </w:rPr>
      </w:pPr>
      <w:r w:rsidRPr="001F4EE3">
        <w:rPr>
          <w:rFonts w:ascii="Helvetica" w:hAnsi="Helvetica"/>
          <w:lang w:val="es-ES"/>
        </w:rPr>
        <w:t>Shadow</w:t>
      </w:r>
      <w:r w:rsidRPr="001F4EE3">
        <w:rPr>
          <w:rFonts w:ascii="Helvetica" w:hAnsi="Helvetica"/>
          <w:lang w:val="es-ES"/>
        </w:rPr>
        <w:t>, por otro lado, era una presencia constante. La sombra me sirvió de silencioso guardián. El pequeño cachorro de lobo me seguía a todas partes, con una lealtad inquebrantable y una aguda capacidad de percepción que no se correspondía con su edad ni con su tamaño. Incluso esperó en la puerta del baño, con las orejas tiesas y la cola cuidadosamente enroscada a su alrededor. Pero nunca miró. Ni una sola vez.</w:t>
      </w:r>
    </w:p>
    <w:p w14:paraId="1978235F" w14:textId="77777777" w:rsidR="001F4EE3" w:rsidRDefault="001F4EE3" w:rsidP="001F4EE3">
      <w:pPr>
        <w:pStyle w:val="SceneBreak"/>
        <w:spacing w:line="276" w:lineRule="auto"/>
        <w:ind w:firstLine="720"/>
        <w:jc w:val="both"/>
        <w:rPr>
          <w:rFonts w:ascii="Helvetica" w:hAnsi="Helvetica"/>
          <w:lang w:val="es-ES"/>
        </w:rPr>
      </w:pPr>
      <w:r w:rsidRPr="001F4EE3">
        <w:rPr>
          <w:rFonts w:ascii="Helvetica" w:hAnsi="Helvetica"/>
          <w:lang w:val="es-ES"/>
        </w:rPr>
        <w:t>Si me duchaba, él se sentaba en la alfombra cerca de la bañera, con la mirada respetuosamente apartada hasta que me envolvía en una toalla. Cuando me vestía, él me daba la espalda, moviendo la cola con un desinterés exagerado, como un caballero cortés sujeto a un código tácito.</w:t>
      </w:r>
    </w:p>
    <w:p w14:paraId="7EC7B949" w14:textId="77777777" w:rsidR="001F4EE3" w:rsidRDefault="001F4EE3" w:rsidP="001F4EE3">
      <w:pPr>
        <w:pStyle w:val="SceneBreak"/>
        <w:spacing w:line="276" w:lineRule="auto"/>
        <w:ind w:firstLine="720"/>
        <w:jc w:val="both"/>
        <w:rPr>
          <w:rFonts w:ascii="Helvetica" w:hAnsi="Helvetica"/>
          <w:lang w:val="es-ES"/>
        </w:rPr>
      </w:pPr>
      <w:r w:rsidRPr="001F4EE3">
        <w:rPr>
          <w:rFonts w:ascii="Helvetica" w:hAnsi="Helvetica"/>
          <w:lang w:val="es-ES"/>
        </w:rPr>
        <w:t>Algunos días, sentía que Shadow me respetaba más que la mayoría de los hombres que había conocido.</w:t>
      </w:r>
      <w:r w:rsidRPr="001F4EE3">
        <w:rPr>
          <w:rFonts w:ascii="Helvetica" w:hAnsi="Helvetica"/>
          <w:lang w:val="es-ES"/>
        </w:rPr>
        <w:br/>
        <w:t xml:space="preserve">Su presencia se convirtió en mi consuelo, incluso cuando la </w:t>
      </w:r>
      <w:r w:rsidRPr="001F4EE3">
        <w:rPr>
          <w:rFonts w:ascii="Helvetica" w:hAnsi="Helvetica"/>
          <w:lang w:val="es-ES"/>
        </w:rPr>
        <w:lastRenderedPageBreak/>
        <w:t>irritación de Owen hacia él se agudizaba, visible en cada movimiento de sus ojos, en cada suspiro pasivo-agresivo cuando Shadow se acurrucaba a mis pies. Lo sorprendí murmurando entre dientes más de una vez, pero nunca le pregunté qué decía.</w:t>
      </w:r>
    </w:p>
    <w:p w14:paraId="4E0B028B" w14:textId="77777777" w:rsidR="001F4EE3" w:rsidRDefault="001F4EE3" w:rsidP="001F4EE3">
      <w:pPr>
        <w:pStyle w:val="SceneBreak"/>
        <w:spacing w:line="276" w:lineRule="auto"/>
        <w:ind w:firstLine="720"/>
        <w:jc w:val="both"/>
        <w:rPr>
          <w:rFonts w:ascii="Helvetica" w:hAnsi="Helvetica"/>
          <w:lang w:val="es-ES"/>
        </w:rPr>
      </w:pPr>
      <w:r w:rsidRPr="001F4EE3">
        <w:rPr>
          <w:rFonts w:ascii="Helvetica" w:hAnsi="Helvetica"/>
          <w:lang w:val="es-ES"/>
        </w:rPr>
        <w:t>No quería saberlo.</w:t>
      </w:r>
    </w:p>
    <w:p w14:paraId="19B1F62F" w14:textId="77777777" w:rsidR="001F4EE3" w:rsidRDefault="001F4EE3" w:rsidP="001F4EE3">
      <w:pPr>
        <w:pStyle w:val="SceneBreak"/>
        <w:spacing w:line="276" w:lineRule="auto"/>
        <w:ind w:firstLine="720"/>
        <w:jc w:val="both"/>
        <w:rPr>
          <w:rFonts w:ascii="Helvetica" w:hAnsi="Helvetica"/>
          <w:lang w:val="es-ES"/>
        </w:rPr>
      </w:pPr>
      <w:r w:rsidRPr="001F4EE3">
        <w:rPr>
          <w:rFonts w:ascii="Helvetica" w:hAnsi="Helvetica"/>
          <w:lang w:val="es-ES"/>
        </w:rPr>
        <w:t>Aun así, no podía quitarme la sensación de que Shadow sabía cosas. Cosas sentidas. Su inteligencia no solo era sorprendente, sino asombrosa. Sus miradas se demoraban más de lo debido, su postura se tensaba justo en los momentos en que mis pensamientos se oscurecían. No solo estaba reaccionando.</w:t>
      </w:r>
    </w:p>
    <w:p w14:paraId="293E6370" w14:textId="77777777" w:rsidR="001F4EE3" w:rsidRDefault="001F4EE3" w:rsidP="001F4EE3">
      <w:pPr>
        <w:pStyle w:val="SceneBreak"/>
        <w:spacing w:line="276" w:lineRule="auto"/>
        <w:ind w:firstLine="720"/>
        <w:jc w:val="both"/>
        <w:rPr>
          <w:rFonts w:ascii="Helvetica" w:hAnsi="Helvetica"/>
          <w:lang w:val="es-ES"/>
        </w:rPr>
      </w:pPr>
      <w:r w:rsidRPr="001F4EE3">
        <w:rPr>
          <w:rFonts w:ascii="Helvetica" w:hAnsi="Helvetica"/>
          <w:lang w:val="es-ES"/>
        </w:rPr>
        <w:t>Fue comprensivo.</w:t>
      </w:r>
      <w:r>
        <w:rPr>
          <w:rFonts w:ascii="Helvetica" w:hAnsi="Helvetica"/>
          <w:lang w:val="es-ES"/>
        </w:rPr>
        <w:t xml:space="preserve"> </w:t>
      </w:r>
      <w:r w:rsidRPr="001F4EE3">
        <w:rPr>
          <w:rFonts w:ascii="Helvetica" w:hAnsi="Helvetica"/>
          <w:lang w:val="es-ES"/>
        </w:rPr>
        <w:t>Y eso me asustó más de lo que quería admitir.</w:t>
      </w:r>
      <w:r>
        <w:rPr>
          <w:rFonts w:ascii="Helvetica" w:hAnsi="Helvetica"/>
          <w:lang w:val="es-ES"/>
        </w:rPr>
        <w:t xml:space="preserve"> </w:t>
      </w:r>
      <w:r w:rsidRPr="001F4EE3">
        <w:rPr>
          <w:rFonts w:ascii="Helvetica" w:hAnsi="Helvetica"/>
          <w:lang w:val="es-ES"/>
        </w:rPr>
        <w:t>No pude evitar preguntarme, ¿qué más podría percibir?</w:t>
      </w:r>
      <w:r>
        <w:rPr>
          <w:rFonts w:ascii="Helvetica" w:hAnsi="Helvetica"/>
          <w:lang w:val="es-ES"/>
        </w:rPr>
        <w:t xml:space="preserve"> </w:t>
      </w:r>
      <w:r w:rsidRPr="001F4EE3">
        <w:rPr>
          <w:rFonts w:ascii="Helvetica" w:hAnsi="Helvetica"/>
          <w:lang w:val="es-ES"/>
        </w:rPr>
        <w:t>En el corto periodo de días que Shadow estuvo conmigo, noté algo extraño, algo que no se podía explicar con los blogs de veterinarios ni con las búsquedas frenéticas en Google a altas horas de la noche. Él estaba creciendo.</w:t>
      </w:r>
      <w:r w:rsidRPr="001F4EE3">
        <w:rPr>
          <w:rFonts w:ascii="Helvetica" w:hAnsi="Helvetica"/>
          <w:lang w:val="es-ES"/>
        </w:rPr>
        <w:br/>
      </w:r>
      <w:r w:rsidRPr="001F4EE3">
        <w:rPr>
          <w:rFonts w:ascii="Helvetica" w:hAnsi="Helvetica"/>
        </w:rPr>
        <w:t xml:space="preserve">No se </w:t>
      </w:r>
      <w:proofErr w:type="spellStart"/>
      <w:r w:rsidRPr="001F4EE3">
        <w:rPr>
          <w:rFonts w:ascii="Helvetica" w:hAnsi="Helvetica"/>
        </w:rPr>
        <w:t>estaba</w:t>
      </w:r>
      <w:proofErr w:type="spellEnd"/>
      <w:r w:rsidRPr="001F4EE3">
        <w:rPr>
          <w:rFonts w:ascii="Helvetica" w:hAnsi="Helvetica"/>
        </w:rPr>
        <w:t xml:space="preserve"> </w:t>
      </w:r>
      <w:proofErr w:type="spellStart"/>
      <w:r w:rsidRPr="001F4EE3">
        <w:rPr>
          <w:rFonts w:ascii="Helvetica" w:hAnsi="Helvetica"/>
        </w:rPr>
        <w:t>desarrollando</w:t>
      </w:r>
      <w:proofErr w:type="spellEnd"/>
      <w:r w:rsidRPr="001F4EE3">
        <w:rPr>
          <w:rFonts w:ascii="Helvetica" w:hAnsi="Helvetica"/>
        </w:rPr>
        <w:t xml:space="preserve"> </w:t>
      </w:r>
      <w:proofErr w:type="spellStart"/>
      <w:r w:rsidRPr="001F4EE3">
        <w:rPr>
          <w:rFonts w:ascii="Helvetica" w:hAnsi="Helvetica"/>
        </w:rPr>
        <w:t>como</w:t>
      </w:r>
      <w:proofErr w:type="spellEnd"/>
      <w:r w:rsidRPr="001F4EE3">
        <w:rPr>
          <w:rFonts w:ascii="Helvetica" w:hAnsi="Helvetica"/>
        </w:rPr>
        <w:t xml:space="preserve"> un </w:t>
      </w:r>
      <w:proofErr w:type="spellStart"/>
      <w:r w:rsidRPr="001F4EE3">
        <w:rPr>
          <w:rFonts w:ascii="Helvetica" w:hAnsi="Helvetica"/>
        </w:rPr>
        <w:t>cachorro</w:t>
      </w:r>
      <w:proofErr w:type="spellEnd"/>
      <w:r w:rsidRPr="001F4EE3">
        <w:rPr>
          <w:rFonts w:ascii="Helvetica" w:hAnsi="Helvetica"/>
        </w:rPr>
        <w:t xml:space="preserve"> normal. </w:t>
      </w:r>
      <w:r w:rsidRPr="001F4EE3">
        <w:rPr>
          <w:rFonts w:ascii="Helvetica" w:hAnsi="Helvetica"/>
          <w:lang w:val="es-ES"/>
        </w:rPr>
        <w:t>Esto fue repentino. Sutil. Era como si una magia silenciosa floreciera en sus huesos.</w:t>
      </w:r>
    </w:p>
    <w:p w14:paraId="3EB3C635" w14:textId="77777777" w:rsidR="001F4EE3" w:rsidRDefault="001F4EE3" w:rsidP="001F4EE3">
      <w:pPr>
        <w:pStyle w:val="SceneBreak"/>
        <w:spacing w:line="276" w:lineRule="auto"/>
        <w:ind w:firstLine="720"/>
        <w:jc w:val="both"/>
        <w:rPr>
          <w:rFonts w:ascii="Helvetica" w:hAnsi="Helvetica"/>
        </w:rPr>
      </w:pPr>
      <w:r w:rsidRPr="001F4EE3">
        <w:rPr>
          <w:rFonts w:ascii="Helvetica" w:hAnsi="Helvetica"/>
          <w:lang w:val="es-ES"/>
        </w:rPr>
        <w:t>Sus piernas eran más largas. Sus patas eran más sólidas. Se enderezó la espalda. Cada mañana, me encontraba quedándome un rato más, preguntándome si lo estaba imaginando o si el mundo me estaba engañando.</w:t>
      </w:r>
      <w:r w:rsidRPr="001F4EE3">
        <w:rPr>
          <w:rFonts w:ascii="Helvetica" w:hAnsi="Helvetica"/>
          <w:lang w:val="es-ES"/>
        </w:rPr>
        <w:br/>
        <w:t xml:space="preserve">Especialmente después de la mañana en la cocina, aquella en la que Shadow gruñó a Owen sin dudarlo. Bajo. Protector. </w:t>
      </w:r>
      <w:r w:rsidRPr="001F4EE3">
        <w:rPr>
          <w:rFonts w:ascii="Helvetica" w:hAnsi="Helvetica"/>
        </w:rPr>
        <w:t xml:space="preserve">Sin </w:t>
      </w:r>
      <w:proofErr w:type="spellStart"/>
      <w:r w:rsidRPr="001F4EE3">
        <w:rPr>
          <w:rFonts w:ascii="Helvetica" w:hAnsi="Helvetica"/>
        </w:rPr>
        <w:t>complejos</w:t>
      </w:r>
      <w:proofErr w:type="spellEnd"/>
      <w:r w:rsidRPr="001F4EE3">
        <w:rPr>
          <w:rFonts w:ascii="Helvetica" w:hAnsi="Helvetica"/>
        </w:rPr>
        <w:t>.</w:t>
      </w:r>
    </w:p>
    <w:p w14:paraId="665B9617" w14:textId="77777777" w:rsidR="001F4EE3" w:rsidRDefault="001F4EE3" w:rsidP="001F4EE3">
      <w:pPr>
        <w:pStyle w:val="SceneBreak"/>
        <w:spacing w:line="276" w:lineRule="auto"/>
        <w:ind w:firstLine="720"/>
        <w:jc w:val="both"/>
        <w:rPr>
          <w:rFonts w:ascii="Helvetica" w:hAnsi="Helvetica"/>
          <w:lang w:val="es-ES"/>
        </w:rPr>
      </w:pPr>
      <w:r w:rsidRPr="001F4EE3">
        <w:rPr>
          <w:rFonts w:ascii="Helvetica" w:hAnsi="Helvetica"/>
          <w:lang w:val="es-ES"/>
        </w:rPr>
        <w:t>Ese día, intenté mantener mi rutina estable. Familiar. Necesitaba una base sólida a medida que los límites de mi entorno seguían cambiando.</w:t>
      </w:r>
    </w:p>
    <w:p w14:paraId="1EEE4991" w14:textId="77777777" w:rsidR="001F4EE3" w:rsidRDefault="001F4EE3" w:rsidP="001F4EE3">
      <w:pPr>
        <w:pStyle w:val="SceneBreak"/>
        <w:spacing w:line="276" w:lineRule="auto"/>
        <w:ind w:firstLine="720"/>
        <w:jc w:val="both"/>
        <w:rPr>
          <w:rFonts w:ascii="Helvetica" w:hAnsi="Helvetica"/>
          <w:lang w:val="es-ES"/>
        </w:rPr>
      </w:pPr>
      <w:r w:rsidRPr="001F4EE3">
        <w:rPr>
          <w:rFonts w:ascii="Helvetica" w:hAnsi="Helvetica"/>
          <w:lang w:val="es-ES"/>
        </w:rPr>
        <w:lastRenderedPageBreak/>
        <w:t>Despiértate. Café. La comida de Shadow. Evita al hombre que se pasea por la sala como un fantasma intentando recordar la forma de su nombre.</w:t>
      </w:r>
      <w:r w:rsidRPr="001F4EE3">
        <w:rPr>
          <w:rFonts w:ascii="Helvetica" w:hAnsi="Helvetica"/>
          <w:lang w:val="es-ES"/>
        </w:rPr>
        <w:br/>
        <w:t>Cuando llegué a la oficina, estaba agotado. Agotado emocionalmente. Tenía el pecho oprimido, la piel hipersensible. Pasé el día como una sombra: respondiendo correos electrónicos, ordenando archivos y sonriendo cuando me lo pedían. De vez en cuando, alguien mencionaba al "adorable cachorro de lobo" que habían visto en las redes sociales. Forzaría una risa y lo minimizaría. Evita la realidad.</w:t>
      </w:r>
      <w:r w:rsidRPr="001F4EE3">
        <w:rPr>
          <w:rFonts w:ascii="Helvetica" w:hAnsi="Helvetica"/>
          <w:lang w:val="es-ES"/>
        </w:rPr>
        <w:br/>
      </w:r>
      <w:proofErr w:type="spellStart"/>
      <w:r w:rsidRPr="001F4EE3">
        <w:rPr>
          <w:rFonts w:ascii="Helvetica" w:hAnsi="Helvetica"/>
          <w:lang w:val="es-ES"/>
        </w:rPr>
        <w:t>Zeff</w:t>
      </w:r>
      <w:proofErr w:type="spellEnd"/>
      <w:r w:rsidRPr="001F4EE3">
        <w:rPr>
          <w:rFonts w:ascii="Helvetica" w:hAnsi="Helvetica"/>
          <w:lang w:val="es-ES"/>
        </w:rPr>
        <w:t xml:space="preserve"> era... diferente.</w:t>
      </w:r>
    </w:p>
    <w:p w14:paraId="520D45C3" w14:textId="77777777" w:rsidR="001F4EE3" w:rsidRDefault="001F4EE3" w:rsidP="001F4EE3">
      <w:pPr>
        <w:pStyle w:val="SceneBreak"/>
        <w:spacing w:line="276" w:lineRule="auto"/>
        <w:ind w:firstLine="720"/>
        <w:jc w:val="both"/>
        <w:rPr>
          <w:rFonts w:ascii="Helvetica" w:hAnsi="Helvetica"/>
          <w:lang w:val="es-ES"/>
        </w:rPr>
      </w:pPr>
      <w:r w:rsidRPr="001F4EE3">
        <w:rPr>
          <w:rFonts w:ascii="Helvetica" w:hAnsi="Helvetica"/>
          <w:lang w:val="es-ES"/>
        </w:rPr>
        <w:t>No insistió.</w:t>
      </w:r>
    </w:p>
    <w:p w14:paraId="6D73160C" w14:textId="77777777" w:rsidR="001F4EE3" w:rsidRDefault="001F4EE3" w:rsidP="001F4EE3">
      <w:pPr>
        <w:pStyle w:val="SceneBreak"/>
        <w:spacing w:line="276" w:lineRule="auto"/>
        <w:ind w:firstLine="720"/>
        <w:jc w:val="both"/>
        <w:rPr>
          <w:rFonts w:ascii="Helvetica" w:hAnsi="Helvetica"/>
          <w:lang w:val="es-ES"/>
        </w:rPr>
      </w:pPr>
      <w:r w:rsidRPr="001F4EE3">
        <w:rPr>
          <w:rFonts w:ascii="Helvetica" w:hAnsi="Helvetica"/>
          <w:lang w:val="es-ES"/>
        </w:rPr>
        <w:t>No indagó.</w:t>
      </w:r>
    </w:p>
    <w:p w14:paraId="245A9723" w14:textId="77777777" w:rsidR="001F4EE3" w:rsidRDefault="001F4EE3" w:rsidP="001F4EE3">
      <w:pPr>
        <w:pStyle w:val="SceneBreak"/>
        <w:spacing w:line="276" w:lineRule="auto"/>
        <w:ind w:firstLine="720"/>
        <w:jc w:val="both"/>
        <w:rPr>
          <w:rFonts w:ascii="Helvetica" w:hAnsi="Helvetica"/>
          <w:lang w:val="es-ES"/>
        </w:rPr>
      </w:pPr>
      <w:r w:rsidRPr="001F4EE3">
        <w:rPr>
          <w:rFonts w:ascii="Helvetica" w:hAnsi="Helvetica"/>
          <w:lang w:val="es-ES"/>
        </w:rPr>
        <w:t>Simplemente ofrecía una taza de café, con una voz suave como el terciopelo. ¿Sombra, bien? Me lo preguntaba en voz baja, manteniendo la mirada el tiempo justo para recordarme que no era invisible.</w:t>
      </w:r>
    </w:p>
    <w:p w14:paraId="5AC900F8" w14:textId="77777777" w:rsidR="001F4EE3" w:rsidRDefault="001F4EE3" w:rsidP="001F4EE3">
      <w:pPr>
        <w:pStyle w:val="SceneBreak"/>
        <w:spacing w:line="276" w:lineRule="auto"/>
        <w:ind w:firstLine="720"/>
        <w:jc w:val="both"/>
        <w:rPr>
          <w:rFonts w:ascii="Helvetica" w:hAnsi="Helvetica"/>
          <w:lang w:val="es-ES"/>
        </w:rPr>
      </w:pPr>
      <w:r w:rsidRPr="001F4EE3">
        <w:rPr>
          <w:rFonts w:ascii="Helvetica" w:hAnsi="Helvetica"/>
          <w:lang w:val="es-ES"/>
        </w:rPr>
        <w:t>No fue Owen quien me ayudó a adaptarme a las nuevas rutinas. No fue Owen quien notó las ojeras que tenía, ni la forma en que sujetaba mi teléfono como si fuera lo único que me mantenía en pie. No era Owen quien aparecía con cosas que facilitaban la vida.</w:t>
      </w:r>
    </w:p>
    <w:p w14:paraId="00CE4B7D" w14:textId="77777777" w:rsidR="001F4EE3" w:rsidRDefault="001F4EE3" w:rsidP="001F4EE3">
      <w:pPr>
        <w:pStyle w:val="SceneBreak"/>
        <w:spacing w:line="276" w:lineRule="auto"/>
        <w:ind w:firstLine="720"/>
        <w:jc w:val="both"/>
        <w:rPr>
          <w:rFonts w:ascii="Helvetica" w:hAnsi="Helvetica"/>
          <w:lang w:val="es-ES"/>
        </w:rPr>
      </w:pPr>
      <w:r w:rsidRPr="001F4EE3">
        <w:rPr>
          <w:rFonts w:ascii="Helvetica" w:hAnsi="Helvetica"/>
          <w:lang w:val="es-ES"/>
        </w:rPr>
        <w:t xml:space="preserve">Era </w:t>
      </w:r>
      <w:proofErr w:type="spellStart"/>
      <w:r w:rsidRPr="001F4EE3">
        <w:rPr>
          <w:rFonts w:ascii="Helvetica" w:hAnsi="Helvetica"/>
          <w:lang w:val="es-ES"/>
        </w:rPr>
        <w:t>Zeff</w:t>
      </w:r>
      <w:proofErr w:type="spellEnd"/>
      <w:r w:rsidRPr="001F4EE3">
        <w:rPr>
          <w:rFonts w:ascii="Helvetica" w:hAnsi="Helvetica"/>
          <w:lang w:val="es-ES"/>
        </w:rPr>
        <w:t>.</w:t>
      </w:r>
    </w:p>
    <w:p w14:paraId="36E8AD67" w14:textId="77777777" w:rsidR="001F4EE3" w:rsidRDefault="001F4EE3" w:rsidP="001F4EE3">
      <w:pPr>
        <w:pStyle w:val="SceneBreak"/>
        <w:spacing w:line="276" w:lineRule="auto"/>
        <w:ind w:firstLine="720"/>
        <w:jc w:val="both"/>
        <w:rPr>
          <w:rFonts w:ascii="Helvetica" w:hAnsi="Helvetica"/>
          <w:lang w:val="es-ES"/>
        </w:rPr>
      </w:pPr>
      <w:r w:rsidRPr="001F4EE3">
        <w:rPr>
          <w:rFonts w:ascii="Helvetica" w:hAnsi="Helvetica"/>
          <w:lang w:val="es-ES"/>
        </w:rPr>
        <w:t xml:space="preserve">Siempre, </w:t>
      </w:r>
      <w:proofErr w:type="spellStart"/>
      <w:r w:rsidRPr="001F4EE3">
        <w:rPr>
          <w:rFonts w:ascii="Helvetica" w:hAnsi="Helvetica"/>
          <w:lang w:val="es-ES"/>
        </w:rPr>
        <w:t>Zeff</w:t>
      </w:r>
      <w:proofErr w:type="spellEnd"/>
      <w:r w:rsidRPr="001F4EE3">
        <w:rPr>
          <w:rFonts w:ascii="Helvetica" w:hAnsi="Helvetica"/>
          <w:lang w:val="es-ES"/>
        </w:rPr>
        <w:t>.</w:t>
      </w:r>
    </w:p>
    <w:p w14:paraId="3C70343E" w14:textId="77777777" w:rsidR="001F4EE3" w:rsidRDefault="001F4EE3" w:rsidP="001F4EE3">
      <w:pPr>
        <w:pStyle w:val="SceneBreak"/>
        <w:spacing w:line="276" w:lineRule="auto"/>
        <w:ind w:firstLine="720"/>
        <w:jc w:val="both"/>
        <w:rPr>
          <w:rFonts w:ascii="Helvetica" w:hAnsi="Helvetica"/>
          <w:lang w:val="es-ES"/>
        </w:rPr>
      </w:pPr>
      <w:r w:rsidRPr="001F4EE3">
        <w:rPr>
          <w:rFonts w:ascii="Helvetica" w:hAnsi="Helvetica"/>
          <w:lang w:val="es-ES"/>
        </w:rPr>
        <w:t>Solía aparecer por la mañana en nuestro trabajo con una bolsa de lona colgada del hombro, llena de pienso rico en proteínas, dos juguetes blandos para masticar y una manta de forro polar que olía ligeramente a pino.</w:t>
      </w:r>
    </w:p>
    <w:p w14:paraId="42EB2134" w14:textId="77777777" w:rsidR="001F4EE3" w:rsidRDefault="001F4EE3" w:rsidP="001F4EE3">
      <w:pPr>
        <w:pStyle w:val="SceneBreak"/>
        <w:spacing w:line="276" w:lineRule="auto"/>
        <w:ind w:firstLine="720"/>
        <w:jc w:val="both"/>
        <w:rPr>
          <w:rFonts w:ascii="Helvetica" w:hAnsi="Helvetica"/>
          <w:lang w:val="es-ES"/>
        </w:rPr>
      </w:pPr>
      <w:r w:rsidRPr="001F4EE3">
        <w:rPr>
          <w:rFonts w:ascii="Helvetica" w:hAnsi="Helvetica"/>
          <w:lang w:val="es-ES"/>
        </w:rPr>
        <w:t>"Pensé que te vendría bien tener una preocupación menos", dijo, disponiendo todo como si fuera lo más natural del mundo.</w:t>
      </w:r>
    </w:p>
    <w:p w14:paraId="673277D2" w14:textId="77777777" w:rsidR="001F4EE3" w:rsidRDefault="001F4EE3" w:rsidP="001F4EE3">
      <w:pPr>
        <w:pStyle w:val="SceneBreak"/>
        <w:spacing w:line="276" w:lineRule="auto"/>
        <w:ind w:firstLine="720"/>
        <w:jc w:val="both"/>
        <w:rPr>
          <w:rFonts w:ascii="Helvetica" w:hAnsi="Helvetica"/>
          <w:lang w:val="es-ES"/>
        </w:rPr>
      </w:pPr>
      <w:r w:rsidRPr="001F4EE3">
        <w:rPr>
          <w:rFonts w:ascii="Helvetica" w:hAnsi="Helvetica"/>
          <w:lang w:val="es-ES"/>
        </w:rPr>
        <w:lastRenderedPageBreak/>
        <w:t>Luego, con una lenta sonrisa, "Ya que ahora soy el padre adoptivo".</w:t>
      </w:r>
    </w:p>
    <w:p w14:paraId="102DD647" w14:textId="77777777" w:rsidR="001F4EE3" w:rsidRDefault="001F4EE3" w:rsidP="001F4EE3">
      <w:pPr>
        <w:pStyle w:val="SceneBreak"/>
        <w:spacing w:line="276" w:lineRule="auto"/>
        <w:ind w:firstLine="720"/>
        <w:jc w:val="both"/>
        <w:rPr>
          <w:rFonts w:ascii="Helvetica" w:hAnsi="Helvetica"/>
          <w:lang w:val="es-ES"/>
        </w:rPr>
      </w:pPr>
      <w:r w:rsidRPr="001F4EE3">
        <w:rPr>
          <w:rFonts w:ascii="Helvetica" w:hAnsi="Helvetica"/>
          <w:lang w:val="es-ES"/>
        </w:rPr>
        <w:t>Reí —esta vez de verdad— y le di una palmada juguetona en el brazo; el contacto provocó algo que intenté no nombrar. Mi mano se demoró un instante más de lo necesario.</w:t>
      </w:r>
      <w:r w:rsidRPr="001F4EE3">
        <w:rPr>
          <w:rFonts w:ascii="Helvetica" w:hAnsi="Helvetica"/>
          <w:lang w:val="es-ES"/>
        </w:rPr>
        <w:br/>
        <w:t>Cuando llegué a casa, el peso del día aún se aferraba a mi piel como ropa húmeda que no podía quitarme. Pero en el momento en que me dejé caer al suelo junto a Shadow, una parte de esa sensación se desvaneció.</w:t>
      </w:r>
    </w:p>
    <w:p w14:paraId="15C4CE71" w14:textId="77777777" w:rsidR="001F4EE3" w:rsidRDefault="001F4EE3" w:rsidP="001F4EE3">
      <w:pPr>
        <w:pStyle w:val="SceneBreak"/>
        <w:spacing w:line="276" w:lineRule="auto"/>
        <w:ind w:firstLine="720"/>
        <w:jc w:val="both"/>
        <w:rPr>
          <w:rFonts w:ascii="Helvetica" w:hAnsi="Helvetica"/>
          <w:lang w:val="es-ES"/>
        </w:rPr>
      </w:pPr>
      <w:r w:rsidRPr="001F4EE3">
        <w:rPr>
          <w:rFonts w:ascii="Helvetica" w:hAnsi="Helvetica"/>
          <w:lang w:val="es-ES"/>
        </w:rPr>
        <w:t xml:space="preserve">Ya estaba sacando uno de los juguetes nuevos de la bolsa de lona de </w:t>
      </w:r>
      <w:proofErr w:type="spellStart"/>
      <w:r w:rsidRPr="001F4EE3">
        <w:rPr>
          <w:rFonts w:ascii="Helvetica" w:hAnsi="Helvetica"/>
          <w:lang w:val="es-ES"/>
        </w:rPr>
        <w:t>Zeff</w:t>
      </w:r>
      <w:proofErr w:type="spellEnd"/>
      <w:r w:rsidRPr="001F4EE3">
        <w:rPr>
          <w:rFonts w:ascii="Helvetica" w:hAnsi="Helvetica"/>
          <w:lang w:val="es-ES"/>
        </w:rPr>
        <w:t>, agarrándolo con sus pequeños dientes con una determinación que me oprimía el pecho.</w:t>
      </w:r>
    </w:p>
    <w:p w14:paraId="4148405C" w14:textId="77777777" w:rsidR="001F4EE3" w:rsidRDefault="001F4EE3" w:rsidP="001F4EE3">
      <w:pPr>
        <w:pStyle w:val="SceneBreak"/>
        <w:spacing w:line="276" w:lineRule="auto"/>
        <w:ind w:firstLine="720"/>
        <w:jc w:val="both"/>
        <w:rPr>
          <w:rFonts w:ascii="Helvetica" w:hAnsi="Helvetica"/>
          <w:lang w:val="es-ES"/>
        </w:rPr>
      </w:pPr>
      <w:r w:rsidRPr="001F4EE3">
        <w:rPr>
          <w:rFonts w:ascii="Helvetica" w:hAnsi="Helvetica"/>
          <w:lang w:val="es-ES"/>
        </w:rPr>
        <w:t>Owen nunca habría hecho esto.</w:t>
      </w:r>
      <w:r w:rsidRPr="001F4EE3">
        <w:rPr>
          <w:rFonts w:ascii="Helvetica" w:hAnsi="Helvetica"/>
          <w:lang w:val="es-ES"/>
        </w:rPr>
        <w:br/>
        <w:t>Nunca me habría dado cuenta del cambio en mis hombros. Nunca habría adivinado mis necesidades sin que yo se lo hubiera pedido explícitamente.</w:t>
      </w:r>
    </w:p>
    <w:p w14:paraId="650314CF" w14:textId="77777777" w:rsidR="001F4EE3" w:rsidRDefault="001F4EE3" w:rsidP="001F4EE3">
      <w:pPr>
        <w:pStyle w:val="SceneBreak"/>
        <w:spacing w:line="276" w:lineRule="auto"/>
        <w:ind w:firstLine="720"/>
        <w:jc w:val="both"/>
        <w:rPr>
          <w:rFonts w:ascii="Helvetica" w:hAnsi="Helvetica"/>
          <w:lang w:val="es-ES"/>
        </w:rPr>
      </w:pPr>
      <w:r w:rsidRPr="001F4EE3">
        <w:rPr>
          <w:rFonts w:ascii="Helvetica" w:hAnsi="Helvetica"/>
          <w:lang w:val="es-ES"/>
        </w:rPr>
        <w:t>Shadow dejó escapar un suave resoplido de satisfacción y se desplomó sobre la alfombra, con las patas enroscadas alrededor del juguete, y la cola meneándose con un ritmo lento y plácido. Su alegría era silenciosa. Confiando. Completo.</w:t>
      </w:r>
    </w:p>
    <w:p w14:paraId="710EB04A" w14:textId="77777777" w:rsidR="001F4EE3" w:rsidRDefault="001F4EE3" w:rsidP="001F4EE3">
      <w:pPr>
        <w:pStyle w:val="SceneBreak"/>
        <w:spacing w:line="276" w:lineRule="auto"/>
        <w:ind w:firstLine="720"/>
        <w:jc w:val="both"/>
        <w:rPr>
          <w:rFonts w:ascii="Helvetica" w:hAnsi="Helvetica"/>
          <w:lang w:val="es-ES"/>
        </w:rPr>
      </w:pPr>
      <w:r w:rsidRPr="001F4EE3">
        <w:rPr>
          <w:rFonts w:ascii="Helvetica" w:hAnsi="Helvetica"/>
          <w:lang w:val="es-ES"/>
        </w:rPr>
        <w:t>¿Y yo?</w:t>
      </w:r>
      <w:r>
        <w:rPr>
          <w:rFonts w:ascii="Helvetica" w:hAnsi="Helvetica"/>
          <w:lang w:val="es-ES"/>
        </w:rPr>
        <w:t xml:space="preserve"> </w:t>
      </w:r>
      <w:r w:rsidRPr="001F4EE3">
        <w:rPr>
          <w:rFonts w:ascii="Helvetica" w:hAnsi="Helvetica"/>
          <w:lang w:val="es-ES"/>
        </w:rPr>
        <w:t>Aún asombrado de lo sencillo que había sido ser visto, me senté allí en silencio. Hecho. / Resuelto. / Atendido. Experimenté el amor más pequeño y puro. sin anticipación.</w:t>
      </w:r>
    </w:p>
    <w:p w14:paraId="759CAD94" w14:textId="77777777" w:rsidR="001F4EE3" w:rsidRDefault="001F4EE3" w:rsidP="001F4EE3">
      <w:pPr>
        <w:pStyle w:val="SceneBreak"/>
        <w:spacing w:line="276" w:lineRule="auto"/>
        <w:ind w:firstLine="720"/>
        <w:jc w:val="both"/>
        <w:rPr>
          <w:rFonts w:ascii="Helvetica" w:hAnsi="Helvetica"/>
          <w:lang w:val="es-ES"/>
        </w:rPr>
      </w:pPr>
      <w:r w:rsidRPr="001F4EE3">
        <w:rPr>
          <w:rFonts w:ascii="Helvetica" w:hAnsi="Helvetica"/>
          <w:lang w:val="es-ES"/>
        </w:rPr>
        <w:t>Metí la mano en la bolsa, comenzando a desempaquetar el resto de los suministros, con la mente divagando, pero algo pequeño captó mi atención, escondido en el fondo de la esquina, oculto bajo el borde de una manta doblada.</w:t>
      </w:r>
    </w:p>
    <w:p w14:paraId="22CD7234" w14:textId="77777777" w:rsidR="00E72DA7" w:rsidRDefault="001F4EE3" w:rsidP="001F4EE3">
      <w:pPr>
        <w:pStyle w:val="SceneBreak"/>
        <w:spacing w:line="276" w:lineRule="auto"/>
        <w:ind w:firstLine="720"/>
        <w:jc w:val="both"/>
        <w:rPr>
          <w:rFonts w:ascii="Helvetica" w:hAnsi="Helvetica"/>
          <w:lang w:val="es-ES"/>
        </w:rPr>
      </w:pPr>
      <w:r w:rsidRPr="001F4EE3">
        <w:rPr>
          <w:rFonts w:ascii="Helvetica" w:hAnsi="Helvetica"/>
          <w:lang w:val="es-ES"/>
        </w:rPr>
        <w:t>Era una bolsa de terciopelo negro.</w:t>
      </w:r>
    </w:p>
    <w:p w14:paraId="62725042" w14:textId="221F38A9" w:rsidR="001F4EE3" w:rsidRDefault="001F4EE3" w:rsidP="001F4EE3">
      <w:pPr>
        <w:pStyle w:val="SceneBreak"/>
        <w:spacing w:line="276" w:lineRule="auto"/>
        <w:ind w:firstLine="720"/>
        <w:jc w:val="both"/>
        <w:rPr>
          <w:rFonts w:ascii="Helvetica" w:hAnsi="Helvetica"/>
          <w:lang w:val="es-ES"/>
        </w:rPr>
      </w:pPr>
      <w:r w:rsidRPr="001F4EE3">
        <w:rPr>
          <w:rFonts w:ascii="Helvetica" w:hAnsi="Helvetica"/>
          <w:lang w:val="es-ES"/>
        </w:rPr>
        <w:lastRenderedPageBreak/>
        <w:t>Fruncí el ceño al cogerlo y aflojar el cordón. Algo se movió en su interior; un suave deslizamiento. Incliné la bolsa y una pequeña caja cayó en mi palma. Delicado. Suave. Se sentía frío al tacto.</w:t>
      </w:r>
    </w:p>
    <w:p w14:paraId="3C7C57FF" w14:textId="77777777" w:rsidR="001F4EE3" w:rsidRDefault="001F4EE3" w:rsidP="001F4EE3">
      <w:pPr>
        <w:pStyle w:val="SceneBreak"/>
        <w:spacing w:line="276" w:lineRule="auto"/>
        <w:ind w:firstLine="720"/>
        <w:jc w:val="both"/>
        <w:rPr>
          <w:rFonts w:ascii="Helvetica" w:hAnsi="Helvetica"/>
          <w:lang w:val="es-ES"/>
        </w:rPr>
      </w:pPr>
      <w:r w:rsidRPr="001F4EE3">
        <w:rPr>
          <w:rFonts w:ascii="Helvetica" w:hAnsi="Helvetica"/>
          <w:lang w:val="es-ES"/>
        </w:rPr>
        <w:t>Dentro había un collar.</w:t>
      </w:r>
    </w:p>
    <w:p w14:paraId="4F9EE9D3" w14:textId="77777777" w:rsidR="00E72DA7" w:rsidRDefault="001F4EE3" w:rsidP="001F4EE3">
      <w:pPr>
        <w:pStyle w:val="SceneBreak"/>
        <w:spacing w:line="276" w:lineRule="auto"/>
        <w:ind w:firstLine="720"/>
        <w:jc w:val="both"/>
        <w:rPr>
          <w:rFonts w:ascii="Helvetica" w:hAnsi="Helvetica"/>
          <w:lang w:val="es-ES"/>
        </w:rPr>
      </w:pPr>
      <w:r w:rsidRPr="001F4EE3">
        <w:rPr>
          <w:rFonts w:ascii="Helvetica" w:hAnsi="Helvetica"/>
          <w:lang w:val="es-ES"/>
        </w:rPr>
        <w:t>Sencillo. Salvaje. Perfecto.</w:t>
      </w:r>
    </w:p>
    <w:p w14:paraId="767999DD" w14:textId="77777777" w:rsidR="00E72DA7" w:rsidRDefault="001F4EE3" w:rsidP="001F4EE3">
      <w:pPr>
        <w:pStyle w:val="SceneBreak"/>
        <w:spacing w:line="276" w:lineRule="auto"/>
        <w:ind w:firstLine="720"/>
        <w:jc w:val="both"/>
        <w:rPr>
          <w:rFonts w:ascii="Helvetica" w:hAnsi="Helvetica"/>
          <w:lang w:val="es-ES"/>
        </w:rPr>
      </w:pPr>
      <w:r w:rsidRPr="001F4EE3">
        <w:rPr>
          <w:rFonts w:ascii="Helvetica" w:hAnsi="Helvetica"/>
          <w:lang w:val="es-ES"/>
        </w:rPr>
        <w:t>El collar era una fina cadena con un colgante de lobo finamente tallado en el centro, con la cabeza echada hacia atrás en pleno aullido. Diminutas runas entrelazaban su pelaje, sutiles pero deliberadas, y cuando lo moví bajo la luz de la lámpara, brillaron levemente, atrapando la luz como un suspiro.</w:t>
      </w:r>
    </w:p>
    <w:p w14:paraId="16005AEA" w14:textId="77777777" w:rsidR="00E72DA7" w:rsidRDefault="001F4EE3" w:rsidP="001F4EE3">
      <w:pPr>
        <w:pStyle w:val="SceneBreak"/>
        <w:spacing w:line="276" w:lineRule="auto"/>
        <w:ind w:firstLine="720"/>
        <w:jc w:val="both"/>
        <w:rPr>
          <w:rFonts w:ascii="Helvetica" w:hAnsi="Helvetica"/>
          <w:lang w:val="es-ES"/>
        </w:rPr>
      </w:pPr>
      <w:r w:rsidRPr="001F4EE3">
        <w:rPr>
          <w:rFonts w:ascii="Helvetica" w:hAnsi="Helvetica"/>
          <w:lang w:val="es-ES"/>
        </w:rPr>
        <w:t>Cuando mis dedos rozaron la silueta del lobo, algo se estremeció bajo mi piel. Una ondulación. Un zumbido. El aire a mi alrededor se sintió más cálido. Más denso.</w:t>
      </w:r>
      <w:r w:rsidRPr="001F4EE3">
        <w:rPr>
          <w:rFonts w:ascii="Helvetica" w:hAnsi="Helvetica"/>
          <w:lang w:val="es-ES"/>
        </w:rPr>
        <w:br/>
        <w:t xml:space="preserve">Encontré un pequeño trozo de pergamino escondido debajo de la caja. Solo tres palabras, escritas con la caligrafía precisa y deliberada de </w:t>
      </w:r>
      <w:proofErr w:type="spellStart"/>
      <w:r w:rsidRPr="001F4EE3">
        <w:rPr>
          <w:rFonts w:ascii="Helvetica" w:hAnsi="Helvetica"/>
          <w:lang w:val="es-ES"/>
        </w:rPr>
        <w:t>Zeff</w:t>
      </w:r>
      <w:proofErr w:type="spellEnd"/>
      <w:r w:rsidRPr="001F4EE3">
        <w:rPr>
          <w:rFonts w:ascii="Helvetica" w:hAnsi="Helvetica"/>
          <w:lang w:val="es-ES"/>
        </w:rPr>
        <w:t>:</w:t>
      </w:r>
    </w:p>
    <w:p w14:paraId="198D435A" w14:textId="77777777" w:rsidR="00E72DA7" w:rsidRPr="00E72DA7" w:rsidRDefault="001F4EE3" w:rsidP="001F4EE3">
      <w:pPr>
        <w:pStyle w:val="SceneBreak"/>
        <w:spacing w:line="276" w:lineRule="auto"/>
        <w:ind w:firstLine="720"/>
        <w:jc w:val="both"/>
        <w:rPr>
          <w:rFonts w:ascii="Helvetica" w:hAnsi="Helvetica"/>
          <w:i/>
          <w:iCs/>
          <w:lang w:val="es-ES"/>
        </w:rPr>
      </w:pPr>
      <w:r w:rsidRPr="001F4EE3">
        <w:rPr>
          <w:rFonts w:ascii="Helvetica" w:hAnsi="Helvetica"/>
          <w:i/>
          <w:iCs/>
          <w:lang w:val="es-ES"/>
        </w:rPr>
        <w:t>Para protección. Siempre.</w:t>
      </w:r>
    </w:p>
    <w:p w14:paraId="1329320B" w14:textId="7304C883" w:rsidR="00E72DA7" w:rsidRDefault="001F4EE3" w:rsidP="001F4EE3">
      <w:pPr>
        <w:pStyle w:val="SceneBreak"/>
        <w:spacing w:line="276" w:lineRule="auto"/>
        <w:ind w:firstLine="720"/>
        <w:jc w:val="both"/>
        <w:rPr>
          <w:rFonts w:ascii="Helvetica" w:hAnsi="Helvetica"/>
          <w:lang w:val="es-ES"/>
        </w:rPr>
      </w:pPr>
      <w:r w:rsidRPr="001F4EE3">
        <w:rPr>
          <w:rFonts w:ascii="Helvetica" w:hAnsi="Helvetica"/>
          <w:lang w:val="es-ES"/>
        </w:rPr>
        <w:t>Se me cerró la garganta. Algo en mí se resquebrajó, abriéndose de par en par y dejando al descubierto una herida.</w:t>
      </w:r>
      <w:r w:rsidRPr="001F4EE3">
        <w:rPr>
          <w:rFonts w:ascii="Helvetica" w:hAnsi="Helvetica"/>
          <w:lang w:val="es-ES"/>
        </w:rPr>
        <w:br/>
        <w:t>Una sombra se movió a mi lado, como si él también lo sintiera. Levantó la cabeza, con las orejas temblando, y sus ojos se encontraron con los míos. Y entonces, como para decir: "No estás solo", su cola golpeó una vez contra el suelo.</w:t>
      </w:r>
      <w:r w:rsidRPr="001F4EE3">
        <w:rPr>
          <w:rFonts w:ascii="Helvetica" w:hAnsi="Helvetica"/>
          <w:lang w:val="es-ES"/>
        </w:rPr>
        <w:br/>
        <w:t>Mis dedos se curvaron alrededor del colgante, presionándolo contra mi pecho. El metal estaba frío, pero palpitaba como un segundo latido.</w:t>
      </w:r>
    </w:p>
    <w:p w14:paraId="7C2B49E9" w14:textId="77777777" w:rsidR="00E72DA7" w:rsidRDefault="001F4EE3" w:rsidP="001F4EE3">
      <w:pPr>
        <w:pStyle w:val="SceneBreak"/>
        <w:spacing w:line="276" w:lineRule="auto"/>
        <w:ind w:firstLine="720"/>
        <w:jc w:val="both"/>
        <w:rPr>
          <w:rFonts w:ascii="Helvetica" w:hAnsi="Helvetica"/>
          <w:lang w:val="es-ES"/>
        </w:rPr>
      </w:pPr>
      <w:r w:rsidRPr="001F4EE3">
        <w:rPr>
          <w:rFonts w:ascii="Helvetica" w:hAnsi="Helvetica"/>
          <w:lang w:val="es-ES"/>
        </w:rPr>
        <w:t>Y por primera vez en mucho tiempo, lo sentí.</w:t>
      </w:r>
    </w:p>
    <w:p w14:paraId="41E61D4E" w14:textId="2E166AF0" w:rsidR="001F4EE3" w:rsidRPr="001F4EE3" w:rsidRDefault="001F4EE3" w:rsidP="001F4EE3">
      <w:pPr>
        <w:pStyle w:val="SceneBreak"/>
        <w:spacing w:line="276" w:lineRule="auto"/>
        <w:ind w:firstLine="720"/>
        <w:jc w:val="both"/>
        <w:rPr>
          <w:rFonts w:ascii="Helvetica" w:hAnsi="Helvetica"/>
          <w:lang w:val="es-ES"/>
        </w:rPr>
      </w:pPr>
      <w:r w:rsidRPr="001F4EE3">
        <w:rPr>
          <w:rFonts w:ascii="Helvetica" w:hAnsi="Helvetica"/>
          <w:lang w:val="es-ES"/>
        </w:rPr>
        <w:t>Me sentí segur</w:t>
      </w:r>
      <w:r w:rsidR="00E72DA7">
        <w:rPr>
          <w:rFonts w:ascii="Helvetica" w:hAnsi="Helvetica"/>
          <w:lang w:val="es-ES"/>
        </w:rPr>
        <w:t>a</w:t>
      </w:r>
      <w:r w:rsidRPr="001F4EE3">
        <w:rPr>
          <w:rFonts w:ascii="Helvetica" w:hAnsi="Helvetica"/>
          <w:lang w:val="es-ES"/>
        </w:rPr>
        <w:t>.</w:t>
      </w:r>
      <w:r w:rsidR="00E72DA7">
        <w:rPr>
          <w:rFonts w:ascii="Helvetica" w:hAnsi="Helvetica"/>
          <w:lang w:val="es-ES"/>
        </w:rPr>
        <w:t xml:space="preserve"> </w:t>
      </w:r>
      <w:r w:rsidRPr="001F4EE3">
        <w:rPr>
          <w:rFonts w:ascii="Helvetica" w:hAnsi="Helvetica"/>
          <w:lang w:val="es-ES"/>
        </w:rPr>
        <w:t>Aunque nadie lo hubiera dicho en voz alta todavía.</w:t>
      </w:r>
    </w:p>
    <w:p w14:paraId="20B23CBE" w14:textId="77777777" w:rsidR="00B30E3D" w:rsidRDefault="00B30E3D" w:rsidP="001F4EE3">
      <w:pPr>
        <w:pStyle w:val="SceneBreak"/>
        <w:spacing w:line="276" w:lineRule="auto"/>
        <w:jc w:val="left"/>
        <w:rPr>
          <w:rFonts w:ascii="Helvetica" w:hAnsi="Helvetica"/>
          <w:lang w:val="es-ES"/>
        </w:rPr>
      </w:pPr>
    </w:p>
    <w:p w14:paraId="5892AC49" w14:textId="77777777" w:rsidR="001F4EE3" w:rsidRPr="001F4EE3" w:rsidRDefault="001F4EE3" w:rsidP="001F4EE3">
      <w:pPr>
        <w:pStyle w:val="Scene"/>
        <w:rPr>
          <w:lang w:val="es-ES"/>
        </w:rPr>
      </w:pPr>
    </w:p>
    <w:p w14:paraId="4D74F8AA" w14:textId="70D11651" w:rsidR="00721441" w:rsidRPr="00623806" w:rsidRDefault="00B30E3D" w:rsidP="00B30E3D">
      <w:pPr>
        <w:pStyle w:val="SceneBreak"/>
        <w:spacing w:line="276" w:lineRule="auto"/>
        <w:rPr>
          <w:rFonts w:ascii="Helvetica" w:hAnsi="Helvetica"/>
          <w:lang w:val="es-ES"/>
        </w:rPr>
      </w:pPr>
      <w:r w:rsidRPr="00623806">
        <w:rPr>
          <w:rFonts w:ascii="Helvetica" w:hAnsi="Helvetica"/>
          <w:lang w:val="es-ES"/>
        </w:rPr>
        <w:t> </w:t>
      </w:r>
      <w:r w:rsidR="00721441" w:rsidRPr="00623806">
        <w:rPr>
          <w:rFonts w:ascii="Helvetica" w:hAnsi="Helvetica"/>
          <w:lang w:val="es-ES"/>
        </w:rPr>
        <w:t>****</w:t>
      </w:r>
    </w:p>
    <w:p w14:paraId="42567781" w14:textId="77777777" w:rsidR="005B7DDA" w:rsidRPr="00623806" w:rsidRDefault="005B7DDA" w:rsidP="005B7DDA">
      <w:pPr>
        <w:pStyle w:val="Scene"/>
        <w:rPr>
          <w:lang w:val="es-ES"/>
        </w:rPr>
      </w:pPr>
    </w:p>
    <w:p w14:paraId="277B8F9A" w14:textId="4B6A9CC7" w:rsidR="00721441" w:rsidRPr="00623806" w:rsidRDefault="00721441" w:rsidP="005B7DDA">
      <w:pPr>
        <w:pStyle w:val="NovelQuoteAlternate"/>
        <w:spacing w:line="276" w:lineRule="auto"/>
        <w:rPr>
          <w:rFonts w:ascii="Helvetica" w:hAnsi="Helvetica"/>
          <w:b/>
          <w:bCs/>
          <w:lang w:val="es-ES"/>
        </w:rPr>
      </w:pPr>
      <w:proofErr w:type="spellStart"/>
      <w:r w:rsidRPr="00623806">
        <w:rPr>
          <w:rFonts w:ascii="Helvetica" w:hAnsi="Helvetica"/>
          <w:b/>
          <w:bCs/>
          <w:lang w:val="es-ES"/>
        </w:rPr>
        <w:t>Zeff</w:t>
      </w:r>
      <w:proofErr w:type="spellEnd"/>
    </w:p>
    <w:p w14:paraId="1FBE593B" w14:textId="77777777" w:rsidR="0035271A" w:rsidRPr="00623806" w:rsidRDefault="0035271A" w:rsidP="0035271A">
      <w:pPr>
        <w:pStyle w:val="Scene"/>
        <w:rPr>
          <w:lang w:val="es-ES"/>
        </w:rPr>
      </w:pPr>
    </w:p>
    <w:p w14:paraId="59C084A5" w14:textId="5F5F3B2E" w:rsidR="000E2B05" w:rsidRPr="00623806" w:rsidRDefault="00342FA2" w:rsidP="000E2B05">
      <w:pPr>
        <w:pStyle w:val="Scene"/>
        <w:spacing w:line="276" w:lineRule="auto"/>
        <w:jc w:val="both"/>
        <w:rPr>
          <w:rFonts w:ascii="Helvetica" w:hAnsi="Helvetica"/>
          <w:lang w:val="es-ES"/>
        </w:rPr>
      </w:pPr>
      <w:proofErr w:type="spellStart"/>
      <w:ins w:id="24" w:author="Author">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study's</w:t>
        </w:r>
        <w:proofErr w:type="spellEnd"/>
        <w:r w:rsidRPr="00623806">
          <w:rPr>
            <w:rFonts w:ascii="Helvetica" w:hAnsi="Helvetica"/>
            <w:lang w:val="es-ES"/>
          </w:rPr>
          <w:t xml:space="preserve"> </w:t>
        </w:r>
        <w:proofErr w:type="spellStart"/>
        <w:r w:rsidRPr="00623806">
          <w:rPr>
            <w:rFonts w:ascii="Helvetica" w:hAnsi="Helvetica"/>
            <w:lang w:val="es-ES"/>
          </w:rPr>
          <w:t>walls</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w:t>
        </w:r>
        <w:proofErr w:type="spellStart"/>
        <w:r w:rsidRPr="00623806">
          <w:rPr>
            <w:rFonts w:ascii="Helvetica" w:hAnsi="Helvetica"/>
            <w:lang w:val="es-ES"/>
          </w:rPr>
          <w:t>covered</w:t>
        </w:r>
        <w:proofErr w:type="spellEnd"/>
        <w:r w:rsidRPr="00623806">
          <w:rPr>
            <w:rFonts w:ascii="Helvetica" w:hAnsi="Helvetica"/>
            <w:lang w:val="es-ES"/>
          </w:rPr>
          <w:t xml:space="preserve"> in </w:t>
        </w:r>
        <w:proofErr w:type="spellStart"/>
        <w:r w:rsidRPr="00623806">
          <w:rPr>
            <w:rFonts w:ascii="Helvetica" w:hAnsi="Helvetica"/>
            <w:lang w:val="es-ES"/>
          </w:rPr>
          <w:t>long</w:t>
        </w:r>
        <w:proofErr w:type="spellEnd"/>
        <w:r w:rsidRPr="00623806">
          <w:rPr>
            <w:rFonts w:ascii="Helvetica" w:hAnsi="Helvetica"/>
            <w:lang w:val="es-ES"/>
          </w:rPr>
          <w:t xml:space="preserve">, </w:t>
        </w:r>
        <w:proofErr w:type="spellStart"/>
        <w:r w:rsidRPr="00623806">
          <w:rPr>
            <w:rFonts w:ascii="Helvetica" w:hAnsi="Helvetica"/>
            <w:lang w:val="es-ES"/>
          </w:rPr>
          <w:t>flowing</w:t>
        </w:r>
        <w:proofErr w:type="spellEnd"/>
        <w:r w:rsidRPr="00623806">
          <w:rPr>
            <w:rFonts w:ascii="Helvetica" w:hAnsi="Helvetica"/>
            <w:lang w:val="es-ES"/>
          </w:rPr>
          <w:t xml:space="preserve"> </w:t>
        </w:r>
        <w:proofErr w:type="spellStart"/>
        <w:r w:rsidRPr="00623806">
          <w:rPr>
            <w:rFonts w:ascii="Helvetica" w:hAnsi="Helvetica"/>
            <w:lang w:val="es-ES"/>
          </w:rPr>
          <w:t>shadows</w:t>
        </w:r>
        <w:proofErr w:type="spellEnd"/>
        <w:r w:rsidRPr="00623806">
          <w:rPr>
            <w:rFonts w:ascii="Helvetica" w:hAnsi="Helvetica"/>
            <w:lang w:val="es-ES"/>
          </w:rPr>
          <w:t xml:space="preserve"> as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fire</w:t>
        </w:r>
        <w:proofErr w:type="spellEnd"/>
        <w:r w:rsidRPr="00623806">
          <w:rPr>
            <w:rFonts w:ascii="Helvetica" w:hAnsi="Helvetica"/>
            <w:lang w:val="es-ES"/>
          </w:rPr>
          <w:t xml:space="preserve"> </w:t>
        </w:r>
        <w:proofErr w:type="spellStart"/>
        <w:r w:rsidRPr="00623806">
          <w:rPr>
            <w:rFonts w:ascii="Helvetica" w:hAnsi="Helvetica"/>
            <w:lang w:val="es-ES"/>
          </w:rPr>
          <w:t>crackled</w:t>
        </w:r>
        <w:proofErr w:type="spellEnd"/>
        <w:r w:rsidRPr="00623806">
          <w:rPr>
            <w:rFonts w:ascii="Helvetica" w:hAnsi="Helvetica"/>
            <w:lang w:val="es-ES"/>
          </w:rPr>
          <w:t xml:space="preserve"> </w:t>
        </w:r>
        <w:proofErr w:type="spellStart"/>
        <w:r w:rsidRPr="00623806">
          <w:rPr>
            <w:rFonts w:ascii="Helvetica" w:hAnsi="Helvetica"/>
            <w:lang w:val="es-ES"/>
          </w:rPr>
          <w:t>softly</w:t>
        </w:r>
        <w:proofErr w:type="spellEnd"/>
        <w:r w:rsidRPr="00623806">
          <w:rPr>
            <w:rFonts w:ascii="Helvetica" w:hAnsi="Helvetica"/>
            <w:lang w:val="es-ES"/>
          </w:rPr>
          <w:t xml:space="preserve"> 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hearth</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air </w:t>
        </w:r>
        <w:proofErr w:type="spellStart"/>
        <w:r w:rsidRPr="00623806">
          <w:rPr>
            <w:rFonts w:ascii="Helvetica" w:hAnsi="Helvetica"/>
            <w:lang w:val="es-ES"/>
          </w:rPr>
          <w:t>smelled</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iron</w:t>
        </w:r>
        <w:proofErr w:type="spellEnd"/>
        <w:r w:rsidRPr="00623806">
          <w:rPr>
            <w:rFonts w:ascii="Helvetica" w:hAnsi="Helvetica"/>
            <w:lang w:val="es-ES"/>
          </w:rPr>
          <w:t xml:space="preserve"> and </w:t>
        </w:r>
        <w:proofErr w:type="spellStart"/>
        <w:r w:rsidRPr="00623806">
          <w:rPr>
            <w:rFonts w:ascii="Helvetica" w:hAnsi="Helvetica"/>
            <w:lang w:val="es-ES"/>
          </w:rPr>
          <w:t>ash</w:t>
        </w:r>
        <w:proofErr w:type="spellEnd"/>
        <w:r w:rsidRPr="00623806">
          <w:rPr>
            <w:rFonts w:ascii="Helvetica" w:hAnsi="Helvetica"/>
            <w:lang w:val="es-ES"/>
          </w:rPr>
          <w:t xml:space="preserve"> and </w:t>
        </w:r>
        <w:proofErr w:type="spellStart"/>
        <w:r w:rsidRPr="00623806">
          <w:rPr>
            <w:rFonts w:ascii="Helvetica" w:hAnsi="Helvetica"/>
            <w:lang w:val="es-ES"/>
          </w:rPr>
          <w:t>old</w:t>
        </w:r>
        <w:proofErr w:type="spellEnd"/>
        <w:r w:rsidRPr="00623806">
          <w:rPr>
            <w:rFonts w:ascii="Helvetica" w:hAnsi="Helvetica"/>
            <w:lang w:val="es-ES"/>
          </w:rPr>
          <w:t xml:space="preserve"> </w:t>
        </w:r>
        <w:proofErr w:type="spellStart"/>
        <w:r w:rsidR="00206988" w:rsidRPr="00623806">
          <w:rPr>
            <w:rFonts w:ascii="Helvetica" w:hAnsi="Helvetica"/>
            <w:lang w:val="es-ES"/>
          </w:rPr>
          <w:t>parchment</w:t>
        </w:r>
        <w:proofErr w:type="spellEnd"/>
        <w:r w:rsidR="00206988" w:rsidRPr="00623806">
          <w:rPr>
            <w:rFonts w:ascii="Helvetica" w:hAnsi="Helvetica"/>
            <w:lang w:val="es-ES"/>
          </w:rPr>
          <w:t xml:space="preserve"> and</w:t>
        </w:r>
        <w:del w:id="25" w:author="Author">
          <w:r w:rsidRPr="00623806" w:rsidDel="00206988">
            <w:rPr>
              <w:rFonts w:ascii="Helvetica" w:hAnsi="Helvetica"/>
              <w:lang w:val="es-ES"/>
            </w:rPr>
            <w:delText>parchment</w:delText>
          </w:r>
        </w:del>
        <w:r w:rsidRPr="00623806">
          <w:rPr>
            <w:rFonts w:ascii="Helvetica" w:hAnsi="Helvetica"/>
            <w:lang w:val="es-ES"/>
          </w:rPr>
          <w:t xml:space="preserve"> </w:t>
        </w:r>
        <w:proofErr w:type="spellStart"/>
        <w:r w:rsidRPr="00623806">
          <w:rPr>
            <w:rFonts w:ascii="Helvetica" w:hAnsi="Helvetica"/>
            <w:lang w:val="es-ES"/>
          </w:rPr>
          <w:t>burned</w:t>
        </w:r>
        <w:proofErr w:type="spellEnd"/>
        <w:r w:rsidRPr="00623806">
          <w:rPr>
            <w:rFonts w:ascii="Helvetica" w:hAnsi="Helvetica"/>
            <w:lang w:val="es-ES"/>
          </w:rPr>
          <w:t xml:space="preserve"> pine.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only</w:t>
        </w:r>
        <w:proofErr w:type="spellEnd"/>
        <w:r w:rsidRPr="00623806">
          <w:rPr>
            <w:rFonts w:ascii="Helvetica" w:hAnsi="Helvetica"/>
            <w:lang w:val="es-ES"/>
          </w:rPr>
          <w:t xml:space="preserve"> </w:t>
        </w:r>
        <w:proofErr w:type="spellStart"/>
        <w:r w:rsidRPr="00623806">
          <w:rPr>
            <w:rFonts w:ascii="Helvetica" w:hAnsi="Helvetica"/>
            <w:lang w:val="es-ES"/>
          </w:rPr>
          <w:t>sounds</w:t>
        </w:r>
        <w:proofErr w:type="spellEnd"/>
        <w:r w:rsidRPr="00623806">
          <w:rPr>
            <w:rFonts w:ascii="Helvetica" w:hAnsi="Helvetica"/>
            <w:lang w:val="es-ES"/>
          </w:rPr>
          <w:t xml:space="preserve"> 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room</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soft</w:t>
        </w:r>
        <w:proofErr w:type="spellEnd"/>
        <w:r w:rsidRPr="00623806">
          <w:rPr>
            <w:rFonts w:ascii="Helvetica" w:hAnsi="Helvetica"/>
            <w:lang w:val="es-ES"/>
          </w:rPr>
          <w:t xml:space="preserve">, repetitive </w:t>
        </w:r>
        <w:proofErr w:type="spellStart"/>
        <w:r w:rsidRPr="00623806">
          <w:rPr>
            <w:rFonts w:ascii="Helvetica" w:hAnsi="Helvetica"/>
            <w:lang w:val="es-ES"/>
          </w:rPr>
          <w:t>tapping</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pen </w:t>
        </w:r>
        <w:proofErr w:type="spellStart"/>
        <w:r w:rsidRPr="00623806">
          <w:rPr>
            <w:rFonts w:ascii="Helvetica" w:hAnsi="Helvetica"/>
            <w:lang w:val="es-ES"/>
          </w:rPr>
          <w:t>between</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fingers</w:t>
        </w:r>
        <w:proofErr w:type="spellEnd"/>
        <w:r w:rsidRPr="00623806">
          <w:rPr>
            <w:rFonts w:ascii="Helvetica" w:hAnsi="Helvetica"/>
            <w:lang w:val="es-ES"/>
          </w:rPr>
          <w:t xml:space="preserve"> </w:t>
        </w:r>
        <w:proofErr w:type="spellStart"/>
        <w:r w:rsidRPr="00623806">
          <w:rPr>
            <w:rFonts w:ascii="Helvetica" w:hAnsi="Helvetica"/>
            <w:lang w:val="es-ES"/>
          </w:rPr>
          <w:t>against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open </w:t>
        </w:r>
        <w:proofErr w:type="spellStart"/>
        <w:r w:rsidRPr="00623806">
          <w:rPr>
            <w:rFonts w:ascii="Helvetica" w:hAnsi="Helvetica"/>
            <w:lang w:val="es-ES"/>
          </w:rPr>
          <w:t>book</w:t>
        </w:r>
        <w:proofErr w:type="spellEnd"/>
        <w:r w:rsidRPr="00623806">
          <w:rPr>
            <w:rFonts w:ascii="Helvetica" w:hAnsi="Helvetica"/>
            <w:lang w:val="es-ES"/>
          </w:rPr>
          <w:t xml:space="preserve"> in </w:t>
        </w:r>
        <w:proofErr w:type="spellStart"/>
        <w:r w:rsidRPr="00623806">
          <w:rPr>
            <w:rFonts w:ascii="Helvetica" w:hAnsi="Helvetica"/>
            <w:lang w:val="es-ES"/>
          </w:rPr>
          <w:t>front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me and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faint</w:t>
        </w:r>
        <w:proofErr w:type="spellEnd"/>
        <w:r w:rsidRPr="00623806">
          <w:rPr>
            <w:rFonts w:ascii="Helvetica" w:hAnsi="Helvetica"/>
            <w:lang w:val="es-ES"/>
          </w:rPr>
          <w:t xml:space="preserve"> </w:t>
        </w:r>
        <w:proofErr w:type="spellStart"/>
        <w:r w:rsidRPr="00623806">
          <w:rPr>
            <w:rFonts w:ascii="Helvetica" w:hAnsi="Helvetica"/>
            <w:lang w:val="es-ES"/>
          </w:rPr>
          <w:t>hiss</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wood</w:t>
        </w:r>
        <w:proofErr w:type="spellEnd"/>
        <w:r w:rsidRPr="00623806">
          <w:rPr>
            <w:rFonts w:ascii="Helvetica" w:hAnsi="Helvetica"/>
            <w:lang w:val="es-ES"/>
          </w:rPr>
          <w:t xml:space="preserve"> cracking 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flames</w:t>
        </w:r>
        <w:proofErr w:type="spellEnd"/>
        <w:r w:rsidRPr="00623806">
          <w:rPr>
            <w:rFonts w:ascii="Helvetica" w:hAnsi="Helvetica"/>
            <w:lang w:val="es-ES"/>
          </w:rPr>
          <w:t>.</w:t>
        </w:r>
      </w:ins>
      <w:del w:id="26" w:author="Author">
        <w:r w:rsidR="000E2B05" w:rsidRPr="00623806" w:rsidDel="00342FA2">
          <w:rPr>
            <w:rFonts w:ascii="Helvetica" w:hAnsi="Helvetica"/>
            <w:lang w:val="es-ES"/>
          </w:rPr>
          <w:delText xml:space="preserve">The fire crackled softly in the hearth, casting long, undulating shadows across the walls of the study. The scent of old </w:delText>
        </w:r>
        <w:r w:rsidR="005C749B" w:rsidRPr="00623806" w:rsidDel="00342FA2">
          <w:rPr>
            <w:rFonts w:ascii="Helvetica" w:hAnsi="Helvetica"/>
            <w:lang w:val="es-ES"/>
          </w:rPr>
          <w:delText>parchment,</w:delText>
        </w:r>
        <w:r w:rsidR="000E2B05" w:rsidRPr="00623806" w:rsidDel="00342FA2">
          <w:rPr>
            <w:rFonts w:ascii="Helvetica" w:hAnsi="Helvetica"/>
            <w:lang w:val="es-ES"/>
          </w:rPr>
          <w:delText xml:space="preserve"> burnt pine, and something darker—like iron and ash—hung in the air. The room was quiet, save for the low hiss of wood splitting in the flames and the gentle, rhythmic tap of the pen between my fingers against the open tome before me.</w:delText>
        </w:r>
      </w:del>
    </w:p>
    <w:p w14:paraId="2033815C" w14:textId="5F68AA3F" w:rsidR="000E2B05" w:rsidRPr="00623806" w:rsidRDefault="000E2B05" w:rsidP="000E2B05">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hadn’t</w:t>
      </w:r>
      <w:proofErr w:type="spellEnd"/>
      <w:r w:rsidRPr="00623806">
        <w:rPr>
          <w:rFonts w:ascii="Helvetica" w:hAnsi="Helvetica"/>
          <w:lang w:val="es-ES"/>
        </w:rPr>
        <w:t xml:space="preserve"> </w:t>
      </w:r>
      <w:proofErr w:type="spellStart"/>
      <w:r w:rsidRPr="00623806">
        <w:rPr>
          <w:rFonts w:ascii="Helvetica" w:hAnsi="Helvetica"/>
          <w:lang w:val="es-ES"/>
        </w:rPr>
        <w:t>asked</w:t>
      </w:r>
      <w:proofErr w:type="spellEnd"/>
      <w:r w:rsidRPr="00623806">
        <w:rPr>
          <w:rFonts w:ascii="Helvetica" w:hAnsi="Helvetica"/>
          <w:lang w:val="es-ES"/>
        </w:rPr>
        <w:t xml:space="preserve"> </w:t>
      </w:r>
      <w:proofErr w:type="spellStart"/>
      <w:r w:rsidRPr="00623806">
        <w:rPr>
          <w:rFonts w:ascii="Helvetica" w:hAnsi="Helvetica"/>
          <w:lang w:val="es-ES"/>
        </w:rPr>
        <w:t>permission</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take</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w:t>
      </w:r>
    </w:p>
    <w:p w14:paraId="6FC3FFA6" w14:textId="05E2118E" w:rsidR="000E2B05" w:rsidRPr="00623806" w:rsidRDefault="000E2B05" w:rsidP="005B7DDA">
      <w:pPr>
        <w:pStyle w:val="Scene"/>
        <w:spacing w:line="276" w:lineRule="auto"/>
        <w:jc w:val="both"/>
        <w:rPr>
          <w:rFonts w:ascii="Helvetica" w:hAnsi="Helvetica"/>
          <w:lang w:val="es-ES"/>
        </w:rPr>
      </w:pPr>
      <w:proofErr w:type="spellStart"/>
      <w:r w:rsidRPr="00623806">
        <w:rPr>
          <w:rFonts w:ascii="Helvetica" w:hAnsi="Helvetica"/>
          <w:lang w:val="es-ES"/>
        </w:rPr>
        <w:t>Getting</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volume</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Archives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Reservoir</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required</w:t>
      </w:r>
      <w:proofErr w:type="spellEnd"/>
      <w:r w:rsidRPr="00623806">
        <w:rPr>
          <w:rFonts w:ascii="Helvetica" w:hAnsi="Helvetica"/>
          <w:lang w:val="es-ES"/>
        </w:rPr>
        <w:t xml:space="preserve"> </w:t>
      </w:r>
      <w:proofErr w:type="spellStart"/>
      <w:r w:rsidRPr="00623806">
        <w:rPr>
          <w:rFonts w:ascii="Helvetica" w:hAnsi="Helvetica"/>
          <w:lang w:val="es-ES"/>
        </w:rPr>
        <w:t>discretion</w:t>
      </w:r>
      <w:proofErr w:type="spellEnd"/>
      <w:r w:rsidRPr="00623806">
        <w:rPr>
          <w:rFonts w:ascii="Helvetica" w:hAnsi="Helvetica"/>
          <w:lang w:val="es-ES"/>
        </w:rPr>
        <w:t xml:space="preserve">, a </w:t>
      </w:r>
      <w:proofErr w:type="spellStart"/>
      <w:r w:rsidRPr="00623806">
        <w:rPr>
          <w:rFonts w:ascii="Helvetica" w:hAnsi="Helvetica"/>
          <w:lang w:val="es-ES"/>
        </w:rPr>
        <w:t>little</w:t>
      </w:r>
      <w:proofErr w:type="spellEnd"/>
      <w:r w:rsidRPr="00623806">
        <w:rPr>
          <w:rFonts w:ascii="Helvetica" w:hAnsi="Helvetica"/>
          <w:lang w:val="es-ES"/>
        </w:rPr>
        <w:t xml:space="preserve"> </w:t>
      </w:r>
      <w:proofErr w:type="spellStart"/>
      <w:r w:rsidRPr="00623806">
        <w:rPr>
          <w:rFonts w:ascii="Helvetica" w:hAnsi="Helvetica"/>
          <w:lang w:val="es-ES"/>
        </w:rPr>
        <w:t>charm</w:t>
      </w:r>
      <w:proofErr w:type="spellEnd"/>
      <w:r w:rsidRPr="00623806">
        <w:rPr>
          <w:rFonts w:ascii="Helvetica" w:hAnsi="Helvetica"/>
          <w:lang w:val="es-ES"/>
        </w:rPr>
        <w:t xml:space="preserve">, and a </w:t>
      </w:r>
      <w:proofErr w:type="spellStart"/>
      <w:r w:rsidRPr="00623806">
        <w:rPr>
          <w:rFonts w:ascii="Helvetica" w:hAnsi="Helvetica"/>
          <w:lang w:val="es-ES"/>
        </w:rPr>
        <w:t>name</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carried</w:t>
      </w:r>
      <w:proofErr w:type="spellEnd"/>
      <w:r w:rsidRPr="00623806">
        <w:rPr>
          <w:rFonts w:ascii="Helvetica" w:hAnsi="Helvetica"/>
          <w:lang w:val="es-ES"/>
        </w:rPr>
        <w:t xml:space="preserve"> </w:t>
      </w:r>
      <w:proofErr w:type="spellStart"/>
      <w:r w:rsidRPr="00623806">
        <w:rPr>
          <w:rFonts w:ascii="Helvetica" w:hAnsi="Helvetica"/>
          <w:lang w:val="es-ES"/>
        </w:rPr>
        <w:t>weight</w:t>
      </w:r>
      <w:proofErr w:type="spellEnd"/>
      <w:r w:rsidRPr="00623806">
        <w:rPr>
          <w:rFonts w:ascii="Helvetica" w:hAnsi="Helvetica"/>
          <w:lang w:val="es-ES"/>
        </w:rPr>
        <w:t xml:space="preserve"> in places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mattered</w:t>
      </w:r>
      <w:proofErr w:type="spellEnd"/>
      <w:r w:rsidRPr="00623806">
        <w:rPr>
          <w:rFonts w:ascii="Helvetica" w:hAnsi="Helvetica"/>
          <w:lang w:val="es-ES"/>
        </w:rPr>
        <w:t xml:space="preserve">. I </w:t>
      </w:r>
      <w:proofErr w:type="spellStart"/>
      <w:r w:rsidRPr="00623806">
        <w:rPr>
          <w:rFonts w:ascii="Helvetica" w:hAnsi="Helvetica"/>
          <w:lang w:val="es-ES"/>
        </w:rPr>
        <w:t>hadn’t</w:t>
      </w:r>
      <w:proofErr w:type="spellEnd"/>
      <w:r w:rsidRPr="00623806">
        <w:rPr>
          <w:rFonts w:ascii="Helvetica" w:hAnsi="Helvetica"/>
          <w:lang w:val="es-ES"/>
        </w:rPr>
        <w:t xml:space="preserve"> </w:t>
      </w:r>
      <w:proofErr w:type="spellStart"/>
      <w:r w:rsidRPr="00623806">
        <w:rPr>
          <w:rFonts w:ascii="Helvetica" w:hAnsi="Helvetica"/>
          <w:lang w:val="es-ES"/>
        </w:rPr>
        <w:t>dared</w:t>
      </w:r>
      <w:proofErr w:type="spellEnd"/>
      <w:r w:rsidRPr="00623806">
        <w:rPr>
          <w:rFonts w:ascii="Helvetica" w:hAnsi="Helvetica"/>
          <w:lang w:val="es-ES"/>
        </w:rPr>
        <w:t xml:space="preserve"> </w:t>
      </w:r>
      <w:proofErr w:type="spellStart"/>
      <w:r w:rsidRPr="00623806">
        <w:rPr>
          <w:rFonts w:ascii="Helvetica" w:hAnsi="Helvetica"/>
          <w:lang w:val="es-ES"/>
        </w:rPr>
        <w:t>ask</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elders</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assistance</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would’ve</w:t>
      </w:r>
      <w:proofErr w:type="spellEnd"/>
      <w:r w:rsidRPr="00623806">
        <w:rPr>
          <w:rFonts w:ascii="Helvetica" w:hAnsi="Helvetica"/>
          <w:lang w:val="es-ES"/>
        </w:rPr>
        <w:t xml:space="preserve"> </w:t>
      </w:r>
      <w:proofErr w:type="spellStart"/>
      <w:r w:rsidRPr="00623806">
        <w:rPr>
          <w:rFonts w:ascii="Helvetica" w:hAnsi="Helvetica"/>
          <w:lang w:val="es-ES"/>
        </w:rPr>
        <w:t>raised</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many</w:t>
      </w:r>
      <w:proofErr w:type="spellEnd"/>
      <w:r w:rsidRPr="00623806">
        <w:rPr>
          <w:rFonts w:ascii="Helvetica" w:hAnsi="Helvetica"/>
          <w:lang w:val="es-ES"/>
        </w:rPr>
        <w:t xml:space="preserve"> </w:t>
      </w:r>
      <w:proofErr w:type="spellStart"/>
      <w:r w:rsidRPr="00623806">
        <w:rPr>
          <w:rFonts w:ascii="Helvetica" w:hAnsi="Helvetica"/>
          <w:lang w:val="es-ES"/>
        </w:rPr>
        <w:t>questions</w:t>
      </w:r>
      <w:proofErr w:type="spellEnd"/>
      <w:r w:rsidRPr="00623806">
        <w:rPr>
          <w:rFonts w:ascii="Helvetica" w:hAnsi="Helvetica"/>
          <w:lang w:val="es-ES"/>
        </w:rPr>
        <w:t xml:space="preserve">. </w:t>
      </w:r>
      <w:proofErr w:type="spellStart"/>
      <w:r w:rsidRPr="00623806">
        <w:rPr>
          <w:rFonts w:ascii="Helvetica" w:hAnsi="Helvetica"/>
          <w:lang w:val="es-ES"/>
        </w:rPr>
        <w:t>There</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many</w:t>
      </w:r>
      <w:proofErr w:type="spellEnd"/>
      <w:r w:rsidRPr="00623806">
        <w:rPr>
          <w:rFonts w:ascii="Helvetica" w:hAnsi="Helvetica"/>
          <w:lang w:val="es-ES"/>
        </w:rPr>
        <w:t xml:space="preserve"> </w:t>
      </w:r>
      <w:proofErr w:type="spellStart"/>
      <w:r w:rsidRPr="00623806">
        <w:rPr>
          <w:rFonts w:ascii="Helvetica" w:hAnsi="Helvetica"/>
          <w:lang w:val="es-ES"/>
        </w:rPr>
        <w:t>onlookers</w:t>
      </w:r>
      <w:proofErr w:type="spellEnd"/>
      <w:r w:rsidRPr="00623806">
        <w:rPr>
          <w:rFonts w:ascii="Helvetica" w:hAnsi="Helvetica"/>
          <w:lang w:val="es-ES"/>
        </w:rPr>
        <w:t xml:space="preserve">. And I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need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kind</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whispers</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followed</w:t>
      </w:r>
      <w:proofErr w:type="spellEnd"/>
      <w:r w:rsidRPr="00623806">
        <w:rPr>
          <w:rFonts w:ascii="Helvetica" w:hAnsi="Helvetica"/>
          <w:lang w:val="es-ES"/>
        </w:rPr>
        <w:t xml:space="preserve"> </w:t>
      </w:r>
      <w:proofErr w:type="spellStart"/>
      <w:r w:rsidRPr="00623806">
        <w:rPr>
          <w:rFonts w:ascii="Helvetica" w:hAnsi="Helvetica"/>
          <w:lang w:val="es-ES"/>
        </w:rPr>
        <w:t>curiosity</w:t>
      </w:r>
      <w:proofErr w:type="spellEnd"/>
      <w:r w:rsidRPr="00623806">
        <w:rPr>
          <w:rFonts w:ascii="Helvetica" w:hAnsi="Helvetica"/>
          <w:lang w:val="es-ES"/>
        </w:rPr>
        <w:t>.</w:t>
      </w:r>
    </w:p>
    <w:p w14:paraId="47861ACF" w14:textId="4CC821EB" w:rsidR="000E2B05" w:rsidRPr="00623806" w:rsidRDefault="000E2B05" w:rsidP="005B7DDA">
      <w:pPr>
        <w:pStyle w:val="Scene"/>
        <w:spacing w:line="276" w:lineRule="auto"/>
        <w:jc w:val="both"/>
        <w:rPr>
          <w:rFonts w:ascii="Helvetica" w:hAnsi="Helvetica"/>
          <w:lang w:val="es-ES"/>
        </w:rPr>
      </w:pPr>
      <w:proofErr w:type="spellStart"/>
      <w:r w:rsidRPr="00623806">
        <w:rPr>
          <w:rFonts w:ascii="Helvetica" w:hAnsi="Helvetica"/>
          <w:lang w:val="es-ES"/>
        </w:rPr>
        <w:t>Being</w:t>
      </w:r>
      <w:proofErr w:type="spellEnd"/>
      <w:r w:rsidRPr="00623806">
        <w:rPr>
          <w:rFonts w:ascii="Helvetica" w:hAnsi="Helvetica"/>
          <w:lang w:val="es-ES"/>
        </w:rPr>
        <w:t xml:space="preserve"> Alpha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its</w:t>
      </w:r>
      <w:proofErr w:type="spellEnd"/>
      <w:r w:rsidRPr="00623806">
        <w:rPr>
          <w:rFonts w:ascii="Helvetica" w:hAnsi="Helvetica"/>
          <w:lang w:val="es-ES"/>
        </w:rPr>
        <w:t xml:space="preserve"> </w:t>
      </w:r>
      <w:proofErr w:type="spellStart"/>
      <w:r w:rsidRPr="00623806">
        <w:rPr>
          <w:rFonts w:ascii="Helvetica" w:hAnsi="Helvetica"/>
          <w:lang w:val="es-ES"/>
        </w:rPr>
        <w:t>perks</w:t>
      </w:r>
      <w:proofErr w:type="spellEnd"/>
      <w:r w:rsidRPr="00623806">
        <w:rPr>
          <w:rFonts w:ascii="Helvetica" w:hAnsi="Helvetica"/>
          <w:lang w:val="es-ES"/>
        </w:rPr>
        <w:t>.</w:t>
      </w:r>
    </w:p>
    <w:p w14:paraId="0AF3F10F" w14:textId="34CA0A17" w:rsidR="000E2B05" w:rsidRPr="00623806" w:rsidRDefault="000E2B05" w:rsidP="005B7DDA">
      <w:pPr>
        <w:pStyle w:val="Scene"/>
        <w:spacing w:line="276" w:lineRule="auto"/>
        <w:jc w:val="both"/>
        <w:rPr>
          <w:rFonts w:ascii="Helvetica" w:hAnsi="Helvetica"/>
          <w:lang w:val="es-ES"/>
        </w:rPr>
      </w:pP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even</w:t>
      </w:r>
      <w:proofErr w:type="spellEnd"/>
      <w:r w:rsidRPr="00623806">
        <w:rPr>
          <w:rFonts w:ascii="Helvetica" w:hAnsi="Helvetica"/>
          <w:lang w:val="es-ES"/>
        </w:rPr>
        <w:t xml:space="preserve"> </w:t>
      </w:r>
      <w:proofErr w:type="spellStart"/>
      <w:r w:rsidRPr="00623806">
        <w:rPr>
          <w:rFonts w:ascii="Helvetica" w:hAnsi="Helvetica"/>
          <w:lang w:val="es-ES"/>
        </w:rPr>
        <w:t>now</w:t>
      </w:r>
      <w:proofErr w:type="spellEnd"/>
      <w:r w:rsidRPr="00623806">
        <w:rPr>
          <w:rFonts w:ascii="Helvetica" w:hAnsi="Helvetica"/>
          <w:lang w:val="es-ES"/>
        </w:rPr>
        <w:t xml:space="preserve">, I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weight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text</w:t>
      </w:r>
      <w:proofErr w:type="spellEnd"/>
      <w:r w:rsidRPr="00623806">
        <w:rPr>
          <w:rFonts w:ascii="Helvetica" w:hAnsi="Helvetica"/>
          <w:lang w:val="es-ES"/>
        </w:rPr>
        <w:t xml:space="preserve"> </w:t>
      </w:r>
      <w:proofErr w:type="spellStart"/>
      <w:r w:rsidRPr="00623806">
        <w:rPr>
          <w:rFonts w:ascii="Helvetica" w:hAnsi="Helvetica"/>
          <w:lang w:val="es-ES"/>
        </w:rPr>
        <w:t>staring</w:t>
      </w:r>
      <w:proofErr w:type="spellEnd"/>
      <w:r w:rsidRPr="00623806">
        <w:rPr>
          <w:rFonts w:ascii="Helvetica" w:hAnsi="Helvetica"/>
          <w:lang w:val="es-ES"/>
        </w:rPr>
        <w:t xml:space="preserve"> back at me—</w:t>
      </w:r>
      <w:proofErr w:type="spellStart"/>
      <w:r w:rsidRPr="00623806">
        <w:rPr>
          <w:rFonts w:ascii="Helvetica" w:hAnsi="Helvetica"/>
          <w:lang w:val="es-ES"/>
        </w:rPr>
        <w:t>its</w:t>
      </w:r>
      <w:proofErr w:type="spellEnd"/>
      <w:r w:rsidRPr="00623806">
        <w:rPr>
          <w:rFonts w:ascii="Helvetica" w:hAnsi="Helvetica"/>
          <w:lang w:val="es-ES"/>
        </w:rPr>
        <w:t xml:space="preserve"> </w:t>
      </w:r>
      <w:proofErr w:type="spellStart"/>
      <w:r w:rsidRPr="00623806">
        <w:rPr>
          <w:rFonts w:ascii="Helvetica" w:hAnsi="Helvetica"/>
          <w:lang w:val="es-ES"/>
        </w:rPr>
        <w:t>worn</w:t>
      </w:r>
      <w:proofErr w:type="spellEnd"/>
      <w:r w:rsidRPr="00623806">
        <w:rPr>
          <w:rFonts w:ascii="Helvetica" w:hAnsi="Helvetica"/>
          <w:lang w:val="es-ES"/>
        </w:rPr>
        <w:t xml:space="preserve"> </w:t>
      </w:r>
      <w:proofErr w:type="spellStart"/>
      <w:r w:rsidRPr="00623806">
        <w:rPr>
          <w:rFonts w:ascii="Helvetica" w:hAnsi="Helvetica"/>
          <w:lang w:val="es-ES"/>
        </w:rPr>
        <w:t>leather</w:t>
      </w:r>
      <w:proofErr w:type="spellEnd"/>
      <w:r w:rsidRPr="00623806">
        <w:rPr>
          <w:rFonts w:ascii="Helvetica" w:hAnsi="Helvetica"/>
          <w:lang w:val="es-ES"/>
        </w:rPr>
        <w:t xml:space="preserve"> </w:t>
      </w:r>
      <w:proofErr w:type="spellStart"/>
      <w:r w:rsidRPr="00623806">
        <w:rPr>
          <w:rFonts w:ascii="Helvetica" w:hAnsi="Helvetica"/>
          <w:lang w:val="es-ES"/>
        </w:rPr>
        <w:t>binding</w:t>
      </w:r>
      <w:proofErr w:type="spellEnd"/>
      <w:r w:rsidRPr="00623806">
        <w:rPr>
          <w:rFonts w:ascii="Helvetica" w:hAnsi="Helvetica"/>
          <w:lang w:val="es-ES"/>
        </w:rPr>
        <w:t xml:space="preserve"> </w:t>
      </w:r>
      <w:proofErr w:type="spellStart"/>
      <w:r w:rsidRPr="00623806">
        <w:rPr>
          <w:rFonts w:ascii="Helvetica" w:hAnsi="Helvetica"/>
          <w:lang w:val="es-ES"/>
        </w:rPr>
        <w:t>etched</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ancient</w:t>
      </w:r>
      <w:proofErr w:type="spellEnd"/>
      <w:r w:rsidRPr="00623806">
        <w:rPr>
          <w:rFonts w:ascii="Helvetica" w:hAnsi="Helvetica"/>
          <w:lang w:val="es-ES"/>
        </w:rPr>
        <w:t xml:space="preserve"> symbols, </w:t>
      </w:r>
      <w:proofErr w:type="spellStart"/>
      <w:r w:rsidRPr="00623806">
        <w:rPr>
          <w:rFonts w:ascii="Helvetica" w:hAnsi="Helvetica"/>
          <w:lang w:val="es-ES"/>
        </w:rPr>
        <w:t>some</w:t>
      </w:r>
      <w:proofErr w:type="spellEnd"/>
      <w:r w:rsidRPr="00623806">
        <w:rPr>
          <w:rFonts w:ascii="Helvetica" w:hAnsi="Helvetica"/>
          <w:lang w:val="es-ES"/>
        </w:rPr>
        <w:t xml:space="preserve"> </w:t>
      </w:r>
      <w:proofErr w:type="spellStart"/>
      <w:r w:rsidRPr="00623806">
        <w:rPr>
          <w:rFonts w:ascii="Helvetica" w:hAnsi="Helvetica"/>
          <w:lang w:val="es-ES"/>
        </w:rPr>
        <w:t>faded</w:t>
      </w:r>
      <w:proofErr w:type="spellEnd"/>
      <w:r w:rsidRPr="00623806">
        <w:rPr>
          <w:rFonts w:ascii="Helvetica" w:hAnsi="Helvetica"/>
          <w:lang w:val="es-ES"/>
        </w:rPr>
        <w:t xml:space="preserve">, </w:t>
      </w:r>
      <w:proofErr w:type="spellStart"/>
      <w:r w:rsidRPr="00623806">
        <w:rPr>
          <w:rFonts w:ascii="Helvetica" w:hAnsi="Helvetica"/>
          <w:lang w:val="es-ES"/>
        </w:rPr>
        <w:t>others</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sharp</w:t>
      </w:r>
      <w:proofErr w:type="spellEnd"/>
      <w:r w:rsidRPr="00623806">
        <w:rPr>
          <w:rFonts w:ascii="Helvetica" w:hAnsi="Helvetica"/>
          <w:lang w:val="es-ES"/>
        </w:rPr>
        <w:t xml:space="preserve"> </w:t>
      </w:r>
      <w:proofErr w:type="spellStart"/>
      <w:r w:rsidRPr="00623806">
        <w:rPr>
          <w:rFonts w:ascii="Helvetica" w:hAnsi="Helvetica"/>
          <w:lang w:val="es-ES"/>
        </w:rPr>
        <w:t>enough</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sting</w:t>
      </w:r>
      <w:proofErr w:type="spellEnd"/>
      <w:r w:rsidRPr="00623806">
        <w:rPr>
          <w:rFonts w:ascii="Helvetica" w:hAnsi="Helvetica"/>
          <w:lang w:val="es-ES"/>
        </w:rPr>
        <w:t xml:space="preserve"> </w:t>
      </w:r>
      <w:proofErr w:type="spellStart"/>
      <w:r w:rsidRPr="00623806">
        <w:rPr>
          <w:rFonts w:ascii="Helvetica" w:hAnsi="Helvetica"/>
          <w:lang w:val="es-ES"/>
        </w:rPr>
        <w:t>if</w:t>
      </w:r>
      <w:proofErr w:type="spellEnd"/>
      <w:r w:rsidRPr="00623806">
        <w:rPr>
          <w:rFonts w:ascii="Helvetica" w:hAnsi="Helvetica"/>
          <w:lang w:val="es-ES"/>
        </w:rPr>
        <w:t xml:space="preserve"> </w:t>
      </w:r>
      <w:proofErr w:type="spellStart"/>
      <w:r w:rsidRPr="00623806">
        <w:rPr>
          <w:rFonts w:ascii="Helvetica" w:hAnsi="Helvetica"/>
          <w:lang w:val="es-ES"/>
        </w:rPr>
        <w:t>touched</w:t>
      </w:r>
      <w:proofErr w:type="spellEnd"/>
      <w:r w:rsidRPr="00623806">
        <w:rPr>
          <w:rFonts w:ascii="Helvetica" w:hAnsi="Helvetica"/>
          <w:lang w:val="es-ES"/>
        </w:rPr>
        <w:t xml:space="preserve"> </w:t>
      </w:r>
      <w:proofErr w:type="spellStart"/>
      <w:r w:rsidRPr="00623806">
        <w:rPr>
          <w:rFonts w:ascii="Helvetica" w:hAnsi="Helvetica"/>
          <w:lang w:val="es-ES"/>
        </w:rPr>
        <w:t>carelessly</w:t>
      </w:r>
      <w:proofErr w:type="spellEnd"/>
      <w:r w:rsidRPr="00623806">
        <w:rPr>
          <w:rFonts w:ascii="Helvetica" w:hAnsi="Helvetica"/>
          <w:lang w:val="es-ES"/>
        </w:rPr>
        <w:t xml:space="preserve">. Old </w:t>
      </w:r>
      <w:proofErr w:type="spellStart"/>
      <w:r w:rsidRPr="00623806">
        <w:rPr>
          <w:rFonts w:ascii="Helvetica" w:hAnsi="Helvetica"/>
          <w:lang w:val="es-ES"/>
        </w:rPr>
        <w:t>bloodlines</w:t>
      </w:r>
      <w:proofErr w:type="spellEnd"/>
      <w:r w:rsidRPr="00623806">
        <w:rPr>
          <w:rFonts w:ascii="Helvetica" w:hAnsi="Helvetica"/>
          <w:lang w:val="es-ES"/>
        </w:rPr>
        <w:t xml:space="preserve">. Old </w:t>
      </w:r>
      <w:proofErr w:type="spellStart"/>
      <w:r w:rsidRPr="00623806">
        <w:rPr>
          <w:rFonts w:ascii="Helvetica" w:hAnsi="Helvetica"/>
          <w:lang w:val="es-ES"/>
        </w:rPr>
        <w:t>power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warnings</w:t>
      </w:r>
      <w:proofErr w:type="spellEnd"/>
      <w:r w:rsidRPr="00623806">
        <w:rPr>
          <w:rFonts w:ascii="Helvetica" w:hAnsi="Helvetica"/>
          <w:lang w:val="es-ES"/>
        </w:rPr>
        <w:t xml:space="preserve"> </w:t>
      </w:r>
      <w:proofErr w:type="spellStart"/>
      <w:r w:rsidRPr="00623806">
        <w:rPr>
          <w:rFonts w:ascii="Helvetica" w:hAnsi="Helvetica"/>
          <w:lang w:val="es-ES"/>
        </w:rPr>
        <w:t>dated</w:t>
      </w:r>
      <w:proofErr w:type="spellEnd"/>
      <w:r w:rsidRPr="00623806">
        <w:rPr>
          <w:rFonts w:ascii="Helvetica" w:hAnsi="Helvetica"/>
          <w:lang w:val="es-ES"/>
        </w:rPr>
        <w:t xml:space="preserve"> back </w:t>
      </w:r>
      <w:proofErr w:type="spellStart"/>
      <w:r w:rsidRPr="00623806">
        <w:rPr>
          <w:rFonts w:ascii="Helvetica" w:hAnsi="Helvetica"/>
          <w:lang w:val="es-ES"/>
        </w:rPr>
        <w:t>even</w:t>
      </w:r>
      <w:proofErr w:type="spellEnd"/>
      <w:r w:rsidRPr="00623806">
        <w:rPr>
          <w:rFonts w:ascii="Helvetica" w:hAnsi="Helvetica"/>
          <w:lang w:val="es-ES"/>
        </w:rPr>
        <w:t xml:space="preserve"> </w:t>
      </w:r>
      <w:proofErr w:type="spellStart"/>
      <w:r w:rsidRPr="00623806">
        <w:rPr>
          <w:rFonts w:ascii="Helvetica" w:hAnsi="Helvetica"/>
          <w:lang w:val="es-ES"/>
        </w:rPr>
        <w:t>further</w:t>
      </w:r>
      <w:proofErr w:type="spellEnd"/>
      <w:r w:rsidRPr="00623806">
        <w:rPr>
          <w:rFonts w:ascii="Helvetica" w:hAnsi="Helvetica"/>
          <w:lang w:val="es-ES"/>
        </w:rPr>
        <w:t>.</w:t>
      </w:r>
    </w:p>
    <w:p w14:paraId="2C411344" w14:textId="0824A99F" w:rsidR="000E2B05" w:rsidRPr="00623806" w:rsidRDefault="000E2B05" w:rsidP="005B7DDA">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leaned</w:t>
      </w:r>
      <w:proofErr w:type="spellEnd"/>
      <w:r w:rsidRPr="00623806">
        <w:rPr>
          <w:rFonts w:ascii="Helvetica" w:hAnsi="Helvetica"/>
          <w:lang w:val="es-ES"/>
        </w:rPr>
        <w:t xml:space="preserve"> back 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chair</w:t>
      </w:r>
      <w:proofErr w:type="spellEnd"/>
      <w:r w:rsidRPr="00623806">
        <w:rPr>
          <w:rFonts w:ascii="Helvetica" w:hAnsi="Helvetica"/>
          <w:lang w:val="es-ES"/>
        </w:rPr>
        <w:t xml:space="preserve">, </w:t>
      </w:r>
      <w:proofErr w:type="spellStart"/>
      <w:r w:rsidRPr="00623806">
        <w:rPr>
          <w:rFonts w:ascii="Helvetica" w:hAnsi="Helvetica"/>
          <w:lang w:val="es-ES"/>
        </w:rPr>
        <w:t>dragging</w:t>
      </w:r>
      <w:proofErr w:type="spellEnd"/>
      <w:r w:rsidRPr="00623806">
        <w:rPr>
          <w:rFonts w:ascii="Helvetica" w:hAnsi="Helvetica"/>
          <w:lang w:val="es-ES"/>
        </w:rPr>
        <w:t xml:space="preserve"> a </w:t>
      </w:r>
      <w:proofErr w:type="spellStart"/>
      <w:r w:rsidRPr="00623806">
        <w:rPr>
          <w:rFonts w:ascii="Helvetica" w:hAnsi="Helvetica"/>
          <w:lang w:val="es-ES"/>
        </w:rPr>
        <w:t>hand</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hair</w:t>
      </w:r>
      <w:proofErr w:type="spellEnd"/>
      <w:r w:rsidRPr="00623806">
        <w:rPr>
          <w:rFonts w:ascii="Helvetica" w:hAnsi="Helvetica"/>
          <w:lang w:val="es-ES"/>
        </w:rPr>
        <w:t xml:space="preserve"> and </w:t>
      </w:r>
      <w:proofErr w:type="spellStart"/>
      <w:r w:rsidRPr="00623806">
        <w:rPr>
          <w:rFonts w:ascii="Helvetica" w:hAnsi="Helvetica"/>
          <w:lang w:val="es-ES"/>
        </w:rPr>
        <w:t>exhaling</w:t>
      </w:r>
      <w:proofErr w:type="spellEnd"/>
      <w:r w:rsidRPr="00623806">
        <w:rPr>
          <w:rFonts w:ascii="Helvetica" w:hAnsi="Helvetica"/>
          <w:lang w:val="es-ES"/>
        </w:rPr>
        <w:t xml:space="preserve"> </w:t>
      </w:r>
      <w:proofErr w:type="spellStart"/>
      <w:r w:rsidRPr="00623806">
        <w:rPr>
          <w:rFonts w:ascii="Helvetica" w:hAnsi="Helvetica"/>
          <w:lang w:val="es-ES"/>
        </w:rPr>
        <w:t>slowly</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room</w:t>
      </w:r>
      <w:proofErr w:type="spellEnd"/>
      <w:r w:rsidRPr="00623806">
        <w:rPr>
          <w:rFonts w:ascii="Helvetica" w:hAnsi="Helvetica"/>
          <w:lang w:val="es-ES"/>
        </w:rPr>
        <w:t xml:space="preserve">, </w:t>
      </w:r>
      <w:proofErr w:type="spellStart"/>
      <w:r w:rsidRPr="00623806">
        <w:rPr>
          <w:rFonts w:ascii="Helvetica" w:hAnsi="Helvetica"/>
          <w:lang w:val="es-ES"/>
        </w:rPr>
        <w:t>despite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fire</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colder</w:t>
      </w:r>
      <w:proofErr w:type="spellEnd"/>
      <w:r w:rsidRPr="00623806">
        <w:rPr>
          <w:rFonts w:ascii="Helvetica" w:hAnsi="Helvetica"/>
          <w:lang w:val="es-ES"/>
        </w:rPr>
        <w:t xml:space="preserve"> </w:t>
      </w:r>
      <w:proofErr w:type="spellStart"/>
      <w:r w:rsidRPr="00623806">
        <w:rPr>
          <w:rFonts w:ascii="Helvetica" w:hAnsi="Helvetica"/>
          <w:lang w:val="es-ES"/>
        </w:rPr>
        <w:t>than</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should’ve</w:t>
      </w:r>
      <w:proofErr w:type="spellEnd"/>
      <w:r w:rsidRPr="00623806">
        <w:rPr>
          <w:rFonts w:ascii="Helvetica" w:hAnsi="Helvetica"/>
          <w:lang w:val="es-ES"/>
        </w:rPr>
        <w:t>.</w:t>
      </w:r>
    </w:p>
    <w:p w14:paraId="5429BE08" w14:textId="018BE4E6" w:rsidR="000E2B05" w:rsidRPr="00623806" w:rsidRDefault="000E2B05" w:rsidP="005B7DDA">
      <w:pPr>
        <w:pStyle w:val="Scene"/>
        <w:spacing w:line="276" w:lineRule="auto"/>
        <w:jc w:val="both"/>
        <w:rPr>
          <w:rFonts w:ascii="Helvetica" w:hAnsi="Helvetica"/>
          <w:lang w:val="es-ES"/>
        </w:rPr>
      </w:pP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morning</w:t>
      </w:r>
      <w:proofErr w:type="spellEnd"/>
      <w:r w:rsidRPr="00623806">
        <w:rPr>
          <w:rFonts w:ascii="Helvetica" w:hAnsi="Helvetica"/>
          <w:lang w:val="es-ES"/>
        </w:rPr>
        <w:t xml:space="preserve">, </w:t>
      </w:r>
      <w:proofErr w:type="spellStart"/>
      <w:r w:rsidRPr="00623806">
        <w:rPr>
          <w:rFonts w:ascii="Helvetica" w:hAnsi="Helvetica"/>
          <w:lang w:val="es-ES"/>
        </w:rPr>
        <w:t>I’d</w:t>
      </w:r>
      <w:proofErr w:type="spellEnd"/>
      <w:r w:rsidRPr="00623806">
        <w:rPr>
          <w:rFonts w:ascii="Helvetica" w:hAnsi="Helvetica"/>
          <w:lang w:val="es-ES"/>
        </w:rPr>
        <w:t xml:space="preserve"> </w:t>
      </w:r>
      <w:proofErr w:type="spellStart"/>
      <w:r w:rsidRPr="00623806">
        <w:rPr>
          <w:rFonts w:ascii="Helvetica" w:hAnsi="Helvetica"/>
          <w:lang w:val="es-ES"/>
        </w:rPr>
        <w:t>seen</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wearing</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necklace</w:t>
      </w:r>
      <w:proofErr w:type="spellEnd"/>
      <w:r w:rsidRPr="00623806">
        <w:rPr>
          <w:rFonts w:ascii="Helvetica" w:hAnsi="Helvetica"/>
          <w:lang w:val="es-ES"/>
        </w:rPr>
        <w:t>.</w:t>
      </w:r>
    </w:p>
    <w:p w14:paraId="2D293A49" w14:textId="6ED8FE81" w:rsidR="000E2B05" w:rsidRPr="00623806" w:rsidRDefault="000E2B05" w:rsidP="005B7DDA">
      <w:pPr>
        <w:pStyle w:val="Scene"/>
        <w:spacing w:line="276" w:lineRule="auto"/>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necklace</w:t>
      </w:r>
      <w:proofErr w:type="spellEnd"/>
      <w:r w:rsidRPr="00623806">
        <w:rPr>
          <w:rFonts w:ascii="Helvetica" w:hAnsi="Helvetica"/>
          <w:lang w:val="es-ES"/>
        </w:rPr>
        <w:t>.</w:t>
      </w:r>
    </w:p>
    <w:p w14:paraId="2225B28D" w14:textId="62D79AE7" w:rsidR="000E2B05" w:rsidRPr="00623806" w:rsidRDefault="000E2B05" w:rsidP="005B7DDA">
      <w:pPr>
        <w:pStyle w:val="Scene"/>
        <w:spacing w:line="276" w:lineRule="auto"/>
        <w:jc w:val="both"/>
        <w:rPr>
          <w:rFonts w:ascii="Helvetica" w:hAnsi="Helvetica"/>
          <w:lang w:val="es-ES"/>
        </w:rPr>
      </w:pPr>
      <w:proofErr w:type="spellStart"/>
      <w:r w:rsidRPr="00623806">
        <w:rPr>
          <w:rFonts w:ascii="Helvetica" w:hAnsi="Helvetica"/>
          <w:lang w:val="es-ES"/>
        </w:rPr>
        <w:lastRenderedPageBreak/>
        <w:t>It</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been</w:t>
      </w:r>
      <w:proofErr w:type="spellEnd"/>
      <w:r w:rsidRPr="00623806">
        <w:rPr>
          <w:rFonts w:ascii="Helvetica" w:hAnsi="Helvetica"/>
          <w:lang w:val="es-ES"/>
        </w:rPr>
        <w:t xml:space="preserve"> </w:t>
      </w:r>
      <w:proofErr w:type="spellStart"/>
      <w:r w:rsidRPr="00623806">
        <w:rPr>
          <w:rFonts w:ascii="Helvetica" w:hAnsi="Helvetica"/>
          <w:lang w:val="es-ES"/>
        </w:rPr>
        <w:t>subtle</w:t>
      </w:r>
      <w:proofErr w:type="spellEnd"/>
      <w:r w:rsidRPr="00623806">
        <w:rPr>
          <w:rFonts w:ascii="Helvetica" w:hAnsi="Helvetica"/>
          <w:lang w:val="es-ES"/>
        </w:rPr>
        <w:t>—</w:t>
      </w:r>
      <w:proofErr w:type="spellStart"/>
      <w:r w:rsidRPr="00623806">
        <w:rPr>
          <w:rFonts w:ascii="Helvetica" w:hAnsi="Helvetica"/>
          <w:lang w:val="es-ES"/>
        </w:rPr>
        <w:t>tucked</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beneath</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collar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blouse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delicate</w:t>
      </w:r>
      <w:proofErr w:type="spellEnd"/>
      <w:r w:rsidRPr="00623806">
        <w:rPr>
          <w:rFonts w:ascii="Helvetica" w:hAnsi="Helvetica"/>
          <w:lang w:val="es-ES"/>
        </w:rPr>
        <w:t xml:space="preserve"> </w:t>
      </w:r>
      <w:proofErr w:type="spellStart"/>
      <w:r w:rsidRPr="00623806">
        <w:rPr>
          <w:rFonts w:ascii="Helvetica" w:hAnsi="Helvetica"/>
          <w:lang w:val="es-ES"/>
        </w:rPr>
        <w:t>silver</w:t>
      </w:r>
      <w:proofErr w:type="spellEnd"/>
      <w:r w:rsidRPr="00623806">
        <w:rPr>
          <w:rFonts w:ascii="Helvetica" w:hAnsi="Helvetica"/>
          <w:lang w:val="es-ES"/>
        </w:rPr>
        <w:t xml:space="preserve"> </w:t>
      </w:r>
      <w:proofErr w:type="spellStart"/>
      <w:r w:rsidRPr="00623806">
        <w:rPr>
          <w:rFonts w:ascii="Helvetica" w:hAnsi="Helvetica"/>
          <w:lang w:val="es-ES"/>
        </w:rPr>
        <w:t>chain</w:t>
      </w:r>
      <w:proofErr w:type="spellEnd"/>
      <w:r w:rsidRPr="00623806">
        <w:rPr>
          <w:rFonts w:ascii="Helvetica" w:hAnsi="Helvetica"/>
          <w:lang w:val="es-ES"/>
        </w:rPr>
        <w:t xml:space="preserve"> </w:t>
      </w:r>
      <w:proofErr w:type="spellStart"/>
      <w:r w:rsidRPr="00623806">
        <w:rPr>
          <w:rFonts w:ascii="Helvetica" w:hAnsi="Helvetica"/>
          <w:lang w:val="es-ES"/>
        </w:rPr>
        <w:t>disappearing</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hollow</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throat</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pendant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pendant</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rested</w:t>
      </w:r>
      <w:proofErr w:type="spellEnd"/>
      <w:r w:rsidRPr="00623806">
        <w:rPr>
          <w:rFonts w:ascii="Helvetica" w:hAnsi="Helvetica"/>
          <w:lang w:val="es-ES"/>
        </w:rPr>
        <w:t xml:space="preserve"> </w:t>
      </w:r>
      <w:proofErr w:type="spellStart"/>
      <w:r w:rsidRPr="00623806">
        <w:rPr>
          <w:rFonts w:ascii="Helvetica" w:hAnsi="Helvetica"/>
          <w:lang w:val="es-ES"/>
        </w:rPr>
        <w:t>square</w:t>
      </w:r>
      <w:proofErr w:type="spellEnd"/>
      <w:r w:rsidRPr="00623806">
        <w:rPr>
          <w:rFonts w:ascii="Helvetica" w:hAnsi="Helvetica"/>
          <w:lang w:val="es-ES"/>
        </w:rPr>
        <w:t xml:space="preserve"> </w:t>
      </w:r>
      <w:proofErr w:type="spellStart"/>
      <w:r w:rsidRPr="00623806">
        <w:rPr>
          <w:rFonts w:ascii="Helvetica" w:hAnsi="Helvetica"/>
          <w:lang w:val="es-ES"/>
        </w:rPr>
        <w:t>against</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collarbone</w:t>
      </w:r>
      <w:proofErr w:type="spellEnd"/>
      <w:r w:rsidRPr="00623806">
        <w:rPr>
          <w:rFonts w:ascii="Helvetica" w:hAnsi="Helvetica"/>
          <w:lang w:val="es-ES"/>
        </w:rPr>
        <w:t xml:space="preserve">, </w:t>
      </w:r>
      <w:proofErr w:type="spellStart"/>
      <w:r w:rsidRPr="00623806">
        <w:rPr>
          <w:rFonts w:ascii="Helvetica" w:hAnsi="Helvetica"/>
          <w:lang w:val="es-ES"/>
        </w:rPr>
        <w:t>glinting</w:t>
      </w:r>
      <w:proofErr w:type="spellEnd"/>
      <w:r w:rsidRPr="00623806">
        <w:rPr>
          <w:rFonts w:ascii="Helvetica" w:hAnsi="Helvetica"/>
          <w:lang w:val="es-ES"/>
        </w:rPr>
        <w:t xml:space="preserve"> </w:t>
      </w:r>
      <w:proofErr w:type="spellStart"/>
      <w:r w:rsidRPr="00623806">
        <w:rPr>
          <w:rFonts w:ascii="Helvetica" w:hAnsi="Helvetica"/>
          <w:lang w:val="es-ES"/>
        </w:rPr>
        <w:t>softly</w:t>
      </w:r>
      <w:proofErr w:type="spellEnd"/>
      <w:r w:rsidRPr="00623806">
        <w:rPr>
          <w:rFonts w:ascii="Helvetica" w:hAnsi="Helvetica"/>
          <w:lang w:val="es-ES"/>
        </w:rPr>
        <w:t xml:space="preserve"> </w:t>
      </w:r>
      <w:proofErr w:type="spellStart"/>
      <w:r w:rsidRPr="00623806">
        <w:rPr>
          <w:rFonts w:ascii="Helvetica" w:hAnsi="Helvetica"/>
          <w:lang w:val="es-ES"/>
        </w:rPr>
        <w:t>when</w:t>
      </w:r>
      <w:proofErr w:type="spellEnd"/>
      <w:r w:rsidRPr="00623806">
        <w:rPr>
          <w:rFonts w:ascii="Helvetica" w:hAnsi="Helvetica"/>
          <w:lang w:val="es-ES"/>
        </w:rPr>
        <w:t xml:space="preserve"> </w:t>
      </w:r>
      <w:proofErr w:type="spellStart"/>
      <w:r w:rsidRPr="00623806">
        <w:rPr>
          <w:rFonts w:ascii="Helvetica" w:hAnsi="Helvetica"/>
          <w:lang w:val="es-ES"/>
        </w:rPr>
        <w:t>she</w:t>
      </w:r>
      <w:proofErr w:type="spellEnd"/>
      <w:r w:rsidRPr="00623806">
        <w:rPr>
          <w:rFonts w:ascii="Helvetica" w:hAnsi="Helvetica"/>
          <w:lang w:val="es-ES"/>
        </w:rPr>
        <w:t xml:space="preserve"> moved, </w:t>
      </w:r>
      <w:proofErr w:type="spellStart"/>
      <w:r w:rsidRPr="00623806">
        <w:rPr>
          <w:rFonts w:ascii="Helvetica" w:hAnsi="Helvetica"/>
          <w:lang w:val="es-ES"/>
        </w:rPr>
        <w:t>bearing</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mark</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bloodline</w:t>
      </w:r>
      <w:proofErr w:type="spellEnd"/>
      <w:r w:rsidRPr="00623806">
        <w:rPr>
          <w:rFonts w:ascii="Helvetica" w:hAnsi="Helvetica"/>
          <w:lang w:val="es-ES"/>
        </w:rPr>
        <w:t xml:space="preserve">. A </w:t>
      </w:r>
      <w:proofErr w:type="spellStart"/>
      <w:r w:rsidRPr="00623806">
        <w:rPr>
          <w:rFonts w:ascii="Helvetica" w:hAnsi="Helvetica"/>
          <w:lang w:val="es-ES"/>
        </w:rPr>
        <w:t>wolf</w:t>
      </w:r>
      <w:proofErr w:type="spellEnd"/>
      <w:r w:rsidRPr="00623806">
        <w:rPr>
          <w:rFonts w:ascii="Helvetica" w:hAnsi="Helvetica"/>
          <w:lang w:val="es-ES"/>
        </w:rPr>
        <w:t xml:space="preserve"> </w:t>
      </w:r>
      <w:proofErr w:type="spellStart"/>
      <w:r w:rsidRPr="00623806">
        <w:rPr>
          <w:rFonts w:ascii="Helvetica" w:hAnsi="Helvetica"/>
          <w:lang w:val="es-ES"/>
        </w:rPr>
        <w:t>mid-howl</w:t>
      </w:r>
      <w:proofErr w:type="spellEnd"/>
      <w:r w:rsidRPr="00623806">
        <w:rPr>
          <w:rFonts w:ascii="Helvetica" w:hAnsi="Helvetica"/>
          <w:lang w:val="es-ES"/>
        </w:rPr>
        <w:t xml:space="preserve">, runes </w:t>
      </w:r>
      <w:proofErr w:type="spellStart"/>
      <w:r w:rsidRPr="00623806">
        <w:rPr>
          <w:rFonts w:ascii="Helvetica" w:hAnsi="Helvetica"/>
          <w:lang w:val="es-ES"/>
        </w:rPr>
        <w:t>curling</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its</w:t>
      </w:r>
      <w:proofErr w:type="spellEnd"/>
      <w:r w:rsidRPr="00623806">
        <w:rPr>
          <w:rFonts w:ascii="Helvetica" w:hAnsi="Helvetica"/>
          <w:lang w:val="es-ES"/>
        </w:rPr>
        <w:t xml:space="preserve"> </w:t>
      </w:r>
      <w:proofErr w:type="spellStart"/>
      <w:r w:rsidRPr="00623806">
        <w:rPr>
          <w:rFonts w:ascii="Helvetica" w:hAnsi="Helvetica"/>
          <w:lang w:val="es-ES"/>
        </w:rPr>
        <w:t>fur</w:t>
      </w:r>
      <w:proofErr w:type="spellEnd"/>
      <w:r w:rsidR="00775DFD" w:rsidRPr="00623806">
        <w:rPr>
          <w:rFonts w:ascii="Helvetica" w:hAnsi="Helvetica"/>
          <w:lang w:val="es-ES"/>
        </w:rPr>
        <w:t>,</w:t>
      </w:r>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whispers</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another</w:t>
      </w:r>
      <w:proofErr w:type="spellEnd"/>
      <w:r w:rsidRPr="00623806">
        <w:rPr>
          <w:rFonts w:ascii="Helvetica" w:hAnsi="Helvetica"/>
          <w:lang w:val="es-ES"/>
        </w:rPr>
        <w:t xml:space="preserve"> time.</w:t>
      </w:r>
    </w:p>
    <w:p w14:paraId="6E652544" w14:textId="7D88D862" w:rsidR="000E2B05" w:rsidRPr="00623806" w:rsidRDefault="000E2B05" w:rsidP="005B7DDA">
      <w:pPr>
        <w:pStyle w:val="Scene"/>
        <w:spacing w:line="276" w:lineRule="auto"/>
        <w:jc w:val="both"/>
        <w:rPr>
          <w:rFonts w:ascii="Helvetica" w:hAnsi="Helvetica"/>
          <w:lang w:val="es-ES"/>
        </w:rPr>
      </w:pPr>
      <w:proofErr w:type="spellStart"/>
      <w:r w:rsidRPr="00623806">
        <w:rPr>
          <w:rFonts w:ascii="Helvetica" w:hAnsi="Helvetica"/>
          <w:lang w:val="es-ES"/>
        </w:rPr>
        <w:t>I’d</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call</w:t>
      </w:r>
      <w:proofErr w:type="spellEnd"/>
      <w:r w:rsidRPr="00623806">
        <w:rPr>
          <w:rFonts w:ascii="Helvetica" w:hAnsi="Helvetica"/>
          <w:lang w:val="es-ES"/>
        </w:rPr>
        <w:t xml:space="preserve"> in a favor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Brogan</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get</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forged</w:t>
      </w:r>
      <w:proofErr w:type="spellEnd"/>
      <w:r w:rsidRPr="00623806">
        <w:rPr>
          <w:rFonts w:ascii="Helvetica" w:hAnsi="Helvetica"/>
          <w:lang w:val="es-ES"/>
        </w:rPr>
        <w:t>—</w:t>
      </w:r>
      <w:proofErr w:type="spellStart"/>
      <w:r w:rsidRPr="00623806">
        <w:rPr>
          <w:rFonts w:ascii="Helvetica" w:hAnsi="Helvetica"/>
          <w:lang w:val="es-ES"/>
        </w:rPr>
        <w:t>faster</w:t>
      </w:r>
      <w:proofErr w:type="spellEnd"/>
      <w:r w:rsidRPr="00623806">
        <w:rPr>
          <w:rFonts w:ascii="Helvetica" w:hAnsi="Helvetica"/>
          <w:lang w:val="es-ES"/>
        </w:rPr>
        <w:t xml:space="preserve"> </w:t>
      </w:r>
      <w:proofErr w:type="spellStart"/>
      <w:r w:rsidRPr="00623806">
        <w:rPr>
          <w:rFonts w:ascii="Helvetica" w:hAnsi="Helvetica"/>
          <w:lang w:val="es-ES"/>
        </w:rPr>
        <w:t>than</w:t>
      </w:r>
      <w:proofErr w:type="spellEnd"/>
      <w:r w:rsidRPr="00623806">
        <w:rPr>
          <w:rFonts w:ascii="Helvetica" w:hAnsi="Helvetica"/>
          <w:lang w:val="es-ES"/>
        </w:rPr>
        <w:t xml:space="preserve"> I </w:t>
      </w:r>
      <w:proofErr w:type="spellStart"/>
      <w:r w:rsidRPr="00623806">
        <w:rPr>
          <w:rFonts w:ascii="Helvetica" w:hAnsi="Helvetica"/>
          <w:lang w:val="es-ES"/>
        </w:rPr>
        <w:t>liked</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fewer</w:t>
      </w:r>
      <w:proofErr w:type="spellEnd"/>
      <w:r w:rsidRPr="00623806">
        <w:rPr>
          <w:rFonts w:ascii="Helvetica" w:hAnsi="Helvetica"/>
          <w:lang w:val="es-ES"/>
        </w:rPr>
        <w:t xml:space="preserve"> </w:t>
      </w:r>
      <w:proofErr w:type="spellStart"/>
      <w:r w:rsidRPr="00623806">
        <w:rPr>
          <w:rFonts w:ascii="Helvetica" w:hAnsi="Helvetica"/>
          <w:lang w:val="es-ES"/>
        </w:rPr>
        <w:t>questions</w:t>
      </w:r>
      <w:proofErr w:type="spellEnd"/>
      <w:r w:rsidRPr="00623806">
        <w:rPr>
          <w:rFonts w:ascii="Helvetica" w:hAnsi="Helvetica"/>
          <w:lang w:val="es-ES"/>
        </w:rPr>
        <w:t xml:space="preserve"> </w:t>
      </w:r>
      <w:proofErr w:type="spellStart"/>
      <w:r w:rsidRPr="00623806">
        <w:rPr>
          <w:rFonts w:ascii="Helvetica" w:hAnsi="Helvetica"/>
          <w:lang w:val="es-ES"/>
        </w:rPr>
        <w:t>than</w:t>
      </w:r>
      <w:proofErr w:type="spellEnd"/>
      <w:r w:rsidRPr="00623806">
        <w:rPr>
          <w:rFonts w:ascii="Helvetica" w:hAnsi="Helvetica"/>
          <w:lang w:val="es-ES"/>
        </w:rPr>
        <w:t xml:space="preserve"> he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comfortable</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Brogan</w:t>
      </w:r>
      <w:proofErr w:type="spellEnd"/>
      <w:r w:rsidRPr="00623806">
        <w:rPr>
          <w:rFonts w:ascii="Helvetica" w:hAnsi="Helvetica"/>
          <w:lang w:val="es-ES"/>
        </w:rPr>
        <w:t xml:space="preserve"> </w:t>
      </w:r>
      <w:proofErr w:type="spellStart"/>
      <w:r w:rsidRPr="00623806">
        <w:rPr>
          <w:rFonts w:ascii="Helvetica" w:hAnsi="Helvetica"/>
          <w:lang w:val="es-ES"/>
        </w:rPr>
        <w:t>never</w:t>
      </w:r>
      <w:proofErr w:type="spellEnd"/>
      <w:r w:rsidRPr="00623806">
        <w:rPr>
          <w:rFonts w:ascii="Helvetica" w:hAnsi="Helvetica"/>
          <w:lang w:val="es-ES"/>
        </w:rPr>
        <w:t xml:space="preserve"> </w:t>
      </w:r>
      <w:proofErr w:type="spellStart"/>
      <w:r w:rsidRPr="00623806">
        <w:rPr>
          <w:rFonts w:ascii="Helvetica" w:hAnsi="Helvetica"/>
          <w:lang w:val="es-ES"/>
        </w:rPr>
        <w:t>did</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keeping</w:t>
      </w:r>
      <w:proofErr w:type="spellEnd"/>
      <w:r w:rsidRPr="00623806">
        <w:rPr>
          <w:rFonts w:ascii="Helvetica" w:hAnsi="Helvetica"/>
          <w:lang w:val="es-ES"/>
        </w:rPr>
        <w:t xml:space="preserve"> </w:t>
      </w:r>
      <w:proofErr w:type="spellStart"/>
      <w:r w:rsidRPr="00623806">
        <w:rPr>
          <w:rFonts w:ascii="Helvetica" w:hAnsi="Helvetica"/>
          <w:lang w:val="es-ES"/>
        </w:rPr>
        <w:t>secrets</w:t>
      </w:r>
      <w:proofErr w:type="spellEnd"/>
      <w:r w:rsidRPr="00623806">
        <w:rPr>
          <w:rFonts w:ascii="Helvetica" w:hAnsi="Helvetica"/>
          <w:lang w:val="es-ES"/>
        </w:rPr>
        <w:t xml:space="preserve">, </w:t>
      </w:r>
      <w:proofErr w:type="spellStart"/>
      <w:r w:rsidRPr="00623806">
        <w:rPr>
          <w:rFonts w:ascii="Helvetica" w:hAnsi="Helvetica"/>
          <w:lang w:val="es-ES"/>
        </w:rPr>
        <w:t>especially</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me. </w:t>
      </w:r>
      <w:proofErr w:type="spellStart"/>
      <w:r w:rsidRPr="00623806">
        <w:rPr>
          <w:rFonts w:ascii="Helvetica" w:hAnsi="Helvetica"/>
          <w:lang w:val="es-ES"/>
        </w:rPr>
        <w:t>However</w:t>
      </w:r>
      <w:proofErr w:type="spellEnd"/>
      <w:r w:rsidRPr="00623806">
        <w:rPr>
          <w:rFonts w:ascii="Helvetica" w:hAnsi="Helvetica"/>
          <w:lang w:val="es-ES"/>
        </w:rPr>
        <w:t xml:space="preserve">, </w:t>
      </w:r>
      <w:proofErr w:type="spellStart"/>
      <w:r w:rsidRPr="00623806">
        <w:rPr>
          <w:rFonts w:ascii="Helvetica" w:hAnsi="Helvetica"/>
          <w:lang w:val="es-ES"/>
        </w:rPr>
        <w:t>sharing</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question</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yet</w:t>
      </w:r>
      <w:proofErr w:type="spellEnd"/>
      <w:r w:rsidRPr="00623806">
        <w:rPr>
          <w:rFonts w:ascii="Helvetica" w:hAnsi="Helvetica"/>
          <w:lang w:val="es-ES"/>
        </w:rPr>
        <w:t>.</w:t>
      </w:r>
    </w:p>
    <w:p w14:paraId="5574B5B0" w14:textId="4D582A2C" w:rsidR="000E2B05" w:rsidRPr="00623806" w:rsidRDefault="000E2B05" w:rsidP="000E2B05">
      <w:pPr>
        <w:pStyle w:val="Scene"/>
        <w:spacing w:line="276" w:lineRule="auto"/>
        <w:jc w:val="both"/>
        <w:rPr>
          <w:rFonts w:ascii="Helvetica" w:hAnsi="Helvetica"/>
          <w:lang w:val="es-ES"/>
        </w:rPr>
      </w:pPr>
      <w:proofErr w:type="spellStart"/>
      <w:r w:rsidRPr="00623806">
        <w:rPr>
          <w:rFonts w:ascii="Helvetica" w:hAnsi="Helvetica"/>
          <w:lang w:val="es-ES"/>
        </w:rPr>
        <w:t>If</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tome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right</w:t>
      </w:r>
      <w:proofErr w:type="spellEnd"/>
      <w:r w:rsidRPr="00623806">
        <w:rPr>
          <w:rFonts w:ascii="Helvetica" w:hAnsi="Helvetica"/>
          <w:lang w:val="es-ES"/>
        </w:rPr>
        <w:t xml:space="preserve">—and </w:t>
      </w:r>
      <w:proofErr w:type="spellStart"/>
      <w:r w:rsidRPr="00623806">
        <w:rPr>
          <w:rFonts w:ascii="Helvetica" w:hAnsi="Helvetica"/>
          <w:lang w:val="es-ES"/>
        </w:rPr>
        <w:t>Goddess</w:t>
      </w:r>
      <w:proofErr w:type="spellEnd"/>
      <w:r w:rsidRPr="00623806">
        <w:rPr>
          <w:rFonts w:ascii="Helvetica" w:hAnsi="Helvetica"/>
          <w:lang w:val="es-ES"/>
        </w:rPr>
        <w:t xml:space="preserve"> </w:t>
      </w:r>
      <w:proofErr w:type="spellStart"/>
      <w:r w:rsidRPr="00623806">
        <w:rPr>
          <w:rFonts w:ascii="Helvetica" w:hAnsi="Helvetica"/>
          <w:lang w:val="es-ES"/>
        </w:rPr>
        <w:t>help</w:t>
      </w:r>
      <w:proofErr w:type="spellEnd"/>
      <w:r w:rsidRPr="00623806">
        <w:rPr>
          <w:rFonts w:ascii="Helvetica" w:hAnsi="Helvetica"/>
          <w:lang w:val="es-ES"/>
        </w:rPr>
        <w:t xml:space="preserve"> me, I </w:t>
      </w:r>
      <w:proofErr w:type="spellStart"/>
      <w:r w:rsidRPr="00623806">
        <w:rPr>
          <w:rFonts w:ascii="Helvetica" w:hAnsi="Helvetica"/>
          <w:lang w:val="es-ES"/>
        </w:rPr>
        <w:t>think</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is</w:t>
      </w:r>
      <w:proofErr w:type="spellEnd"/>
      <w:r w:rsidRPr="00623806">
        <w:rPr>
          <w:rFonts w:ascii="Helvetica" w:hAnsi="Helvetica"/>
          <w:lang w:val="es-ES"/>
        </w:rPr>
        <w:t>—</w:t>
      </w:r>
      <w:proofErr w:type="spellStart"/>
      <w:r w:rsidRPr="00623806">
        <w:rPr>
          <w:rFonts w:ascii="Helvetica" w:hAnsi="Helvetica"/>
          <w:lang w:val="es-ES"/>
        </w:rPr>
        <w:t>then</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necklace</w:t>
      </w:r>
      <w:proofErr w:type="spellEnd"/>
      <w:r w:rsidRPr="00623806">
        <w:rPr>
          <w:rFonts w:ascii="Helvetica" w:hAnsi="Helvetica"/>
          <w:lang w:val="es-ES"/>
        </w:rPr>
        <w:t xml:space="preserve">, </w:t>
      </w:r>
      <w:proofErr w:type="spellStart"/>
      <w:r w:rsidRPr="00623806">
        <w:rPr>
          <w:rFonts w:ascii="Helvetica" w:hAnsi="Helvetica"/>
          <w:lang w:val="es-ES"/>
        </w:rPr>
        <w:t>woven</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smallest</w:t>
      </w:r>
      <w:proofErr w:type="spellEnd"/>
      <w:r w:rsidRPr="00623806">
        <w:rPr>
          <w:rFonts w:ascii="Helvetica" w:hAnsi="Helvetica"/>
          <w:lang w:val="es-ES"/>
        </w:rPr>
        <w:t xml:space="preserve"> trace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wolf’s</w:t>
      </w:r>
      <w:proofErr w:type="spellEnd"/>
      <w:r w:rsidRPr="00623806">
        <w:rPr>
          <w:rFonts w:ascii="Helvetica" w:hAnsi="Helvetica"/>
          <w:lang w:val="es-ES"/>
        </w:rPr>
        <w:t xml:space="preserve"> </w:t>
      </w:r>
      <w:proofErr w:type="spellStart"/>
      <w:r w:rsidRPr="00623806">
        <w:rPr>
          <w:rFonts w:ascii="Helvetica" w:hAnsi="Helvetica"/>
          <w:lang w:val="es-ES"/>
        </w:rPr>
        <w:t>blood</w:t>
      </w:r>
      <w:proofErr w:type="spellEnd"/>
      <w:r w:rsidRPr="00623806">
        <w:rPr>
          <w:rFonts w:ascii="Helvetica" w:hAnsi="Helvetica"/>
          <w:lang w:val="es-ES"/>
        </w:rPr>
        <w:t xml:space="preserve">, </w:t>
      </w:r>
      <w:proofErr w:type="spellStart"/>
      <w:r w:rsidRPr="00623806">
        <w:rPr>
          <w:rFonts w:ascii="Helvetica" w:hAnsi="Helvetica"/>
          <w:lang w:val="es-ES"/>
        </w:rPr>
        <w:t>should</w:t>
      </w:r>
      <w:proofErr w:type="spellEnd"/>
      <w:r w:rsidRPr="00623806">
        <w:rPr>
          <w:rFonts w:ascii="Helvetica" w:hAnsi="Helvetica"/>
          <w:lang w:val="es-ES"/>
        </w:rPr>
        <w:t xml:space="preserve"> </w:t>
      </w:r>
      <w:proofErr w:type="spellStart"/>
      <w:r w:rsidRPr="00623806">
        <w:rPr>
          <w:rFonts w:ascii="Helvetica" w:hAnsi="Helvetica"/>
          <w:lang w:val="es-ES"/>
        </w:rPr>
        <w:t>help</w:t>
      </w:r>
      <w:proofErr w:type="spellEnd"/>
      <w:r w:rsidRPr="00623806">
        <w:rPr>
          <w:rFonts w:ascii="Helvetica" w:hAnsi="Helvetica"/>
          <w:lang w:val="es-ES"/>
        </w:rPr>
        <w:t xml:space="preserve"> </w:t>
      </w:r>
      <w:proofErr w:type="spellStart"/>
      <w:r w:rsidRPr="00623806">
        <w:rPr>
          <w:rFonts w:ascii="Helvetica" w:hAnsi="Helvetica"/>
          <w:lang w:val="es-ES"/>
        </w:rPr>
        <w:t>keep</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magic</w:t>
      </w:r>
      <w:proofErr w:type="spellEnd"/>
      <w:r w:rsidRPr="00623806">
        <w:rPr>
          <w:rFonts w:ascii="Helvetica" w:hAnsi="Helvetica"/>
          <w:lang w:val="es-ES"/>
        </w:rPr>
        <w:t xml:space="preserve"> </w:t>
      </w:r>
      <w:proofErr w:type="spellStart"/>
      <w:r w:rsidRPr="00623806">
        <w:rPr>
          <w:rFonts w:ascii="Helvetica" w:hAnsi="Helvetica"/>
          <w:lang w:val="es-ES"/>
        </w:rPr>
        <w:t>soothed</w:t>
      </w:r>
      <w:proofErr w:type="spellEnd"/>
      <w:r w:rsidRPr="00623806">
        <w:rPr>
          <w:rFonts w:ascii="Helvetica" w:hAnsi="Helvetica"/>
          <w:lang w:val="es-ES"/>
        </w:rPr>
        <w:t xml:space="preserve">. </w:t>
      </w:r>
      <w:proofErr w:type="spellStart"/>
      <w:r w:rsidRPr="00623806">
        <w:rPr>
          <w:rFonts w:ascii="Helvetica" w:hAnsi="Helvetica"/>
          <w:lang w:val="es-ES"/>
        </w:rPr>
        <w:t>Balanced</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should</w:t>
      </w:r>
      <w:proofErr w:type="spellEnd"/>
      <w:r w:rsidRPr="00623806">
        <w:rPr>
          <w:rFonts w:ascii="Helvetica" w:hAnsi="Helvetica"/>
          <w:lang w:val="es-ES"/>
        </w:rPr>
        <w:t xml:space="preserve"> continue </w:t>
      </w:r>
      <w:proofErr w:type="spellStart"/>
      <w:r w:rsidRPr="00623806">
        <w:rPr>
          <w:rFonts w:ascii="Helvetica" w:hAnsi="Helvetica"/>
          <w:lang w:val="es-ES"/>
        </w:rPr>
        <w:t>until</w:t>
      </w:r>
      <w:proofErr w:type="spellEnd"/>
      <w:r w:rsidRPr="00623806">
        <w:rPr>
          <w:rFonts w:ascii="Helvetica" w:hAnsi="Helvetica"/>
          <w:lang w:val="es-ES"/>
        </w:rPr>
        <w:t xml:space="preserve">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feels</w:t>
      </w:r>
      <w:proofErr w:type="spellEnd"/>
      <w:r w:rsidRPr="00623806">
        <w:rPr>
          <w:rFonts w:ascii="Helvetica" w:hAnsi="Helvetica"/>
          <w:lang w:val="es-ES"/>
        </w:rPr>
        <w:t xml:space="preserve"> </w:t>
      </w:r>
      <w:proofErr w:type="spellStart"/>
      <w:r w:rsidRPr="00623806">
        <w:rPr>
          <w:rFonts w:ascii="Helvetica" w:hAnsi="Helvetica"/>
          <w:lang w:val="es-ES"/>
        </w:rPr>
        <w:t>ready</w:t>
      </w:r>
      <w:proofErr w:type="spellEnd"/>
      <w:r w:rsidRPr="00623806">
        <w:rPr>
          <w:rFonts w:ascii="Helvetica" w:hAnsi="Helvetica"/>
          <w:lang w:val="es-ES"/>
        </w:rPr>
        <w:t>.</w:t>
      </w:r>
    </w:p>
    <w:p w14:paraId="17E718AF" w14:textId="4A56BA6B" w:rsidR="000E2B05" w:rsidRPr="00623806" w:rsidRDefault="000E2B05" w:rsidP="000E2B05">
      <w:pPr>
        <w:pStyle w:val="Scene"/>
        <w:spacing w:line="276" w:lineRule="auto"/>
        <w:jc w:val="both"/>
        <w:rPr>
          <w:rFonts w:ascii="Helvetica" w:hAnsi="Helvetica"/>
          <w:i/>
          <w:iCs/>
          <w:lang w:val="es-ES"/>
        </w:rPr>
      </w:pPr>
      <w:proofErr w:type="spellStart"/>
      <w:r w:rsidRPr="00623806">
        <w:rPr>
          <w:rFonts w:ascii="Helvetica" w:hAnsi="Helvetica"/>
          <w:i/>
          <w:iCs/>
          <w:lang w:val="es-ES"/>
        </w:rPr>
        <w:t>But</w:t>
      </w:r>
      <w:proofErr w:type="spellEnd"/>
      <w:r w:rsidRPr="00623806">
        <w:rPr>
          <w:rFonts w:ascii="Helvetica" w:hAnsi="Helvetica"/>
          <w:i/>
          <w:iCs/>
          <w:lang w:val="es-ES"/>
        </w:rPr>
        <w:t xml:space="preserve"> </w:t>
      </w:r>
      <w:proofErr w:type="spellStart"/>
      <w:r w:rsidRPr="00623806">
        <w:rPr>
          <w:rFonts w:ascii="Helvetica" w:hAnsi="Helvetica"/>
          <w:i/>
          <w:iCs/>
          <w:lang w:val="es-ES"/>
        </w:rPr>
        <w:t>fuck</w:t>
      </w:r>
      <w:proofErr w:type="spellEnd"/>
      <w:r w:rsidRPr="00623806">
        <w:rPr>
          <w:rFonts w:ascii="Helvetica" w:hAnsi="Helvetica"/>
          <w:i/>
          <w:iCs/>
          <w:lang w:val="es-ES"/>
        </w:rPr>
        <w:t>.</w:t>
      </w:r>
    </w:p>
    <w:p w14:paraId="09F4E51A" w14:textId="7C3A6BF1" w:rsidR="000E2B05" w:rsidRPr="00623806" w:rsidRDefault="000E2B05" w:rsidP="000E2B05">
      <w:pPr>
        <w:pStyle w:val="Scene"/>
        <w:spacing w:line="276" w:lineRule="auto"/>
        <w:jc w:val="both"/>
        <w:rPr>
          <w:rFonts w:ascii="Helvetica" w:hAnsi="Helvetica"/>
          <w:lang w:val="es-ES"/>
        </w:rPr>
      </w:pPr>
      <w:proofErr w:type="spellStart"/>
      <w:r w:rsidRPr="00623806">
        <w:rPr>
          <w:rFonts w:ascii="Helvetica" w:hAnsi="Helvetica"/>
          <w:lang w:val="es-ES"/>
        </w:rPr>
        <w:t>If</w:t>
      </w:r>
      <w:proofErr w:type="spellEnd"/>
      <w:r w:rsidRPr="00623806">
        <w:rPr>
          <w:rFonts w:ascii="Helvetica" w:hAnsi="Helvetica"/>
          <w:lang w:val="es-ES"/>
        </w:rPr>
        <w:t xml:space="preserve"> </w:t>
      </w:r>
      <w:proofErr w:type="spellStart"/>
      <w:r w:rsidRPr="00623806">
        <w:rPr>
          <w:rFonts w:ascii="Helvetica" w:hAnsi="Helvetica"/>
          <w:lang w:val="es-ES"/>
        </w:rPr>
        <w:t>I’m</w:t>
      </w:r>
      <w:proofErr w:type="spellEnd"/>
      <w:r w:rsidRPr="00623806">
        <w:rPr>
          <w:rFonts w:ascii="Helvetica" w:hAnsi="Helvetica"/>
          <w:lang w:val="es-ES"/>
        </w:rPr>
        <w:t xml:space="preserve"> </w:t>
      </w:r>
      <w:proofErr w:type="spellStart"/>
      <w:r w:rsidRPr="00623806">
        <w:rPr>
          <w:rFonts w:ascii="Helvetica" w:hAnsi="Helvetica"/>
          <w:lang w:val="es-ES"/>
        </w:rPr>
        <w:t>right</w:t>
      </w:r>
      <w:proofErr w:type="spellEnd"/>
      <w:r w:rsidRPr="00623806">
        <w:rPr>
          <w:rFonts w:ascii="Helvetica" w:hAnsi="Helvetica"/>
          <w:lang w:val="es-ES"/>
        </w:rPr>
        <w:t xml:space="preserve">… </w:t>
      </w:r>
      <w:proofErr w:type="spellStart"/>
      <w:r w:rsidRPr="00623806">
        <w:rPr>
          <w:rFonts w:ascii="Helvetica" w:hAnsi="Helvetica"/>
          <w:lang w:val="es-ES"/>
        </w:rPr>
        <w:t>If</w:t>
      </w:r>
      <w:proofErr w:type="spellEnd"/>
      <w:r w:rsidRPr="00623806">
        <w:rPr>
          <w:rFonts w:ascii="Helvetica" w:hAnsi="Helvetica"/>
          <w:lang w:val="es-ES"/>
        </w:rPr>
        <w:t xml:space="preserve">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is</w:t>
      </w:r>
      <w:proofErr w:type="spellEnd"/>
      <w:r w:rsidRPr="00623806">
        <w:rPr>
          <w:rFonts w:ascii="Helvetica" w:hAnsi="Helvetica"/>
          <w:lang w:val="es-ES"/>
        </w:rPr>
        <w:t xml:space="preserve"> </w:t>
      </w:r>
      <w:proofErr w:type="spellStart"/>
      <w:r w:rsidRPr="00623806">
        <w:rPr>
          <w:rFonts w:ascii="Helvetica" w:hAnsi="Helvetica"/>
          <w:lang w:val="es-ES"/>
        </w:rPr>
        <w:t>what</w:t>
      </w:r>
      <w:proofErr w:type="spellEnd"/>
      <w:r w:rsidRPr="00623806">
        <w:rPr>
          <w:rFonts w:ascii="Helvetica" w:hAnsi="Helvetica"/>
          <w:lang w:val="es-ES"/>
        </w:rPr>
        <w:t xml:space="preserve"> I </w:t>
      </w:r>
      <w:proofErr w:type="spellStart"/>
      <w:r w:rsidRPr="00623806">
        <w:rPr>
          <w:rFonts w:ascii="Helvetica" w:hAnsi="Helvetica"/>
          <w:lang w:val="es-ES"/>
        </w:rPr>
        <w:t>suspect</w:t>
      </w:r>
      <w:proofErr w:type="spellEnd"/>
      <w:r w:rsidRPr="00623806">
        <w:rPr>
          <w:rFonts w:ascii="Helvetica" w:hAnsi="Helvetica"/>
          <w:lang w:val="es-ES"/>
        </w:rPr>
        <w:t xml:space="preserve">,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is</w:t>
      </w:r>
      <w:proofErr w:type="spellEnd"/>
      <w:r w:rsidRPr="00623806">
        <w:rPr>
          <w:rFonts w:ascii="Helvetica" w:hAnsi="Helvetica"/>
          <w:lang w:val="es-ES"/>
        </w:rPr>
        <w:t>…</w:t>
      </w:r>
    </w:p>
    <w:p w14:paraId="62BB1667" w14:textId="26A3EB4E" w:rsidR="000E2B05" w:rsidRPr="00623806" w:rsidRDefault="000E2B05" w:rsidP="000E2B05">
      <w:pPr>
        <w:pStyle w:val="Scene"/>
        <w:spacing w:line="276" w:lineRule="auto"/>
        <w:jc w:val="both"/>
        <w:rPr>
          <w:rFonts w:ascii="Helvetica" w:hAnsi="Helvetica"/>
          <w:lang w:val="es-ES"/>
        </w:rPr>
      </w:pPr>
      <w:proofErr w:type="spellStart"/>
      <w:r w:rsidRPr="00623806">
        <w:rPr>
          <w:rFonts w:ascii="Helvetica" w:hAnsi="Helvetica"/>
          <w:lang w:val="es-ES"/>
        </w:rPr>
        <w:t>Then</w:t>
      </w:r>
      <w:proofErr w:type="spellEnd"/>
      <w:r w:rsidRPr="00623806">
        <w:rPr>
          <w:rFonts w:ascii="Helvetica" w:hAnsi="Helvetica"/>
          <w:lang w:val="es-ES"/>
        </w:rPr>
        <w:t xml:space="preserve"> I </w:t>
      </w:r>
      <w:proofErr w:type="spellStart"/>
      <w:r w:rsidRPr="00623806">
        <w:rPr>
          <w:rFonts w:ascii="Helvetica" w:hAnsi="Helvetica"/>
          <w:lang w:val="es-ES"/>
        </w:rPr>
        <w:t>must</w:t>
      </w:r>
      <w:proofErr w:type="spellEnd"/>
      <w:r w:rsidRPr="00623806">
        <w:rPr>
          <w:rFonts w:ascii="Helvetica" w:hAnsi="Helvetica"/>
          <w:lang w:val="es-ES"/>
        </w:rPr>
        <w:t xml:space="preserve"> </w:t>
      </w:r>
      <w:proofErr w:type="spellStart"/>
      <w:r w:rsidRPr="00623806">
        <w:rPr>
          <w:rFonts w:ascii="Helvetica" w:hAnsi="Helvetica"/>
          <w:lang w:val="es-ES"/>
        </w:rPr>
        <w:t>tread</w:t>
      </w:r>
      <w:proofErr w:type="spellEnd"/>
      <w:r w:rsidRPr="00623806">
        <w:rPr>
          <w:rFonts w:ascii="Helvetica" w:hAnsi="Helvetica"/>
          <w:lang w:val="es-ES"/>
        </w:rPr>
        <w:t xml:space="preserve"> </w:t>
      </w:r>
      <w:proofErr w:type="spellStart"/>
      <w:r w:rsidRPr="00623806">
        <w:rPr>
          <w:rFonts w:ascii="Helvetica" w:hAnsi="Helvetica"/>
          <w:lang w:val="es-ES"/>
        </w:rPr>
        <w:t>carefully</w:t>
      </w:r>
      <w:proofErr w:type="spellEnd"/>
      <w:r w:rsidRPr="00623806">
        <w:rPr>
          <w:rFonts w:ascii="Helvetica" w:hAnsi="Helvetica"/>
          <w:lang w:val="es-ES"/>
        </w:rPr>
        <w:t xml:space="preserve">. </w:t>
      </w:r>
      <w:proofErr w:type="spellStart"/>
      <w:r w:rsidRPr="00623806">
        <w:rPr>
          <w:rFonts w:ascii="Helvetica" w:hAnsi="Helvetica"/>
          <w:lang w:val="es-ES"/>
        </w:rPr>
        <w:t>Very</w:t>
      </w:r>
      <w:proofErr w:type="spellEnd"/>
      <w:r w:rsidRPr="00623806">
        <w:rPr>
          <w:rFonts w:ascii="Helvetica" w:hAnsi="Helvetica"/>
          <w:lang w:val="es-ES"/>
        </w:rPr>
        <w:t xml:space="preserve"> </w:t>
      </w:r>
      <w:proofErr w:type="spellStart"/>
      <w:r w:rsidRPr="00623806">
        <w:rPr>
          <w:rFonts w:ascii="Helvetica" w:hAnsi="Helvetica"/>
          <w:lang w:val="es-ES"/>
        </w:rPr>
        <w:t>carefully</w:t>
      </w:r>
      <w:proofErr w:type="spellEnd"/>
      <w:r w:rsidRPr="00623806">
        <w:rPr>
          <w:rFonts w:ascii="Helvetica" w:hAnsi="Helvetica"/>
          <w:lang w:val="es-ES"/>
        </w:rPr>
        <w:t>.</w:t>
      </w:r>
    </w:p>
    <w:p w14:paraId="35B73C41" w14:textId="361D1CDD" w:rsidR="000E2B05" w:rsidRPr="00623806" w:rsidRDefault="000E2B05" w:rsidP="00E2615A">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last</w:t>
      </w:r>
      <w:proofErr w:type="spellEnd"/>
      <w:r w:rsidRPr="00623806">
        <w:rPr>
          <w:rFonts w:ascii="Helvetica" w:hAnsi="Helvetica"/>
          <w:lang w:val="es-ES"/>
        </w:rPr>
        <w:t xml:space="preserve"> time a </w:t>
      </w:r>
      <w:proofErr w:type="spellStart"/>
      <w:r w:rsidRPr="00623806">
        <w:rPr>
          <w:rFonts w:ascii="Helvetica" w:hAnsi="Helvetica"/>
          <w:lang w:val="es-ES"/>
        </w:rPr>
        <w:t>Gunnolf</w:t>
      </w:r>
      <w:proofErr w:type="spellEnd"/>
      <w:r w:rsidRPr="00623806">
        <w:rPr>
          <w:rFonts w:ascii="Helvetica" w:hAnsi="Helvetica"/>
          <w:lang w:val="es-ES"/>
        </w:rPr>
        <w:t xml:space="preserve"> </w:t>
      </w:r>
      <w:proofErr w:type="spellStart"/>
      <w:r w:rsidRPr="00623806">
        <w:rPr>
          <w:rFonts w:ascii="Helvetica" w:hAnsi="Helvetica"/>
          <w:lang w:val="es-ES"/>
        </w:rPr>
        <w:t>attempted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bind</w:t>
      </w:r>
      <w:proofErr w:type="spellEnd"/>
      <w:r w:rsidRPr="00623806">
        <w:rPr>
          <w:rFonts w:ascii="Helvetica" w:hAnsi="Helvetica"/>
          <w:lang w:val="es-ES"/>
        </w:rPr>
        <w:t xml:space="preserve"> a </w:t>
      </w:r>
      <w:proofErr w:type="spellStart"/>
      <w:r w:rsidRPr="00623806">
        <w:rPr>
          <w:rFonts w:ascii="Helvetica" w:hAnsi="Helvetica"/>
          <w:lang w:val="es-ES"/>
        </w:rPr>
        <w:t>magical</w:t>
      </w:r>
      <w:proofErr w:type="spellEnd"/>
      <w:r w:rsidRPr="00623806">
        <w:rPr>
          <w:rFonts w:ascii="Helvetica" w:hAnsi="Helvetica"/>
          <w:lang w:val="es-ES"/>
        </w:rPr>
        <w:t xml:space="preserve"> </w:t>
      </w:r>
      <w:proofErr w:type="spellStart"/>
      <w:r w:rsidRPr="00623806">
        <w:rPr>
          <w:rFonts w:ascii="Helvetica" w:hAnsi="Helvetica"/>
          <w:lang w:val="es-ES"/>
        </w:rPr>
        <w:t>being</w:t>
      </w:r>
      <w:proofErr w:type="spellEnd"/>
      <w:r w:rsidRPr="00623806">
        <w:rPr>
          <w:rFonts w:ascii="Helvetica" w:hAnsi="Helvetica"/>
          <w:lang w:val="es-ES"/>
        </w:rPr>
        <w:t xml:space="preserve"> </w:t>
      </w:r>
      <w:proofErr w:type="spellStart"/>
      <w:r w:rsidR="00E2615A"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secure</w:t>
      </w:r>
      <w:proofErr w:type="spellEnd"/>
      <w:r w:rsidRPr="00623806">
        <w:rPr>
          <w:rFonts w:ascii="Helvetica" w:hAnsi="Helvetica"/>
          <w:lang w:val="es-ES"/>
        </w:rPr>
        <w:t xml:space="preserve"> a </w:t>
      </w:r>
      <w:proofErr w:type="spellStart"/>
      <w:r w:rsidRPr="00623806">
        <w:rPr>
          <w:rFonts w:ascii="Helvetica" w:hAnsi="Helvetica"/>
          <w:lang w:val="es-ES"/>
        </w:rPr>
        <w:t>second</w:t>
      </w:r>
      <w:proofErr w:type="spellEnd"/>
      <w:r w:rsidRPr="00623806">
        <w:rPr>
          <w:rFonts w:ascii="Helvetica" w:hAnsi="Helvetica"/>
          <w:lang w:val="es-ES"/>
        </w:rPr>
        <w:t xml:space="preserve"> chance at </w:t>
      </w:r>
      <w:proofErr w:type="spellStart"/>
      <w:r w:rsidRPr="00623806">
        <w:rPr>
          <w:rFonts w:ascii="Helvetica" w:hAnsi="Helvetica"/>
          <w:lang w:val="es-ES"/>
        </w:rPr>
        <w:t>mating</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action</w:t>
      </w:r>
      <w:proofErr w:type="spellEnd"/>
      <w:r w:rsidRPr="00623806">
        <w:rPr>
          <w:rFonts w:ascii="Helvetica" w:hAnsi="Helvetica"/>
          <w:lang w:val="es-ES"/>
        </w:rPr>
        <w:t xml:space="preserve"> </w:t>
      </w:r>
      <w:proofErr w:type="spellStart"/>
      <w:r w:rsidRPr="00623806">
        <w:rPr>
          <w:rFonts w:ascii="Helvetica" w:hAnsi="Helvetica"/>
          <w:lang w:val="es-ES"/>
        </w:rPr>
        <w:t>initiated</w:t>
      </w:r>
      <w:proofErr w:type="spellEnd"/>
      <w:r w:rsidRPr="00623806">
        <w:rPr>
          <w:rFonts w:ascii="Helvetica" w:hAnsi="Helvetica"/>
          <w:lang w:val="es-ES"/>
        </w:rPr>
        <w:t xml:space="preserve"> a </w:t>
      </w:r>
      <w:proofErr w:type="spellStart"/>
      <w:r w:rsidRPr="00623806">
        <w:rPr>
          <w:rFonts w:ascii="Helvetica" w:hAnsi="Helvetica"/>
          <w:lang w:val="es-ES"/>
        </w:rPr>
        <w:t>war</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nearly</w:t>
      </w:r>
      <w:proofErr w:type="spellEnd"/>
      <w:r w:rsidRPr="00623806">
        <w:rPr>
          <w:rFonts w:ascii="Helvetica" w:hAnsi="Helvetica"/>
          <w:lang w:val="es-ES"/>
        </w:rPr>
        <w:t xml:space="preserve"> led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00775DFD" w:rsidRPr="00623806">
        <w:rPr>
          <w:rFonts w:ascii="Helvetica" w:hAnsi="Helvetica"/>
          <w:lang w:val="es-ES"/>
        </w:rPr>
        <w:t>destruction</w:t>
      </w:r>
      <w:proofErr w:type="spellEnd"/>
      <w:r w:rsidRPr="00623806">
        <w:rPr>
          <w:rFonts w:ascii="Helvetica" w:hAnsi="Helvetica"/>
          <w:lang w:val="es-ES"/>
        </w:rPr>
        <w:t>.</w:t>
      </w:r>
    </w:p>
    <w:p w14:paraId="0115D6CA" w14:textId="4E9BF686" w:rsidR="000E2B05" w:rsidRPr="00623806" w:rsidRDefault="000E2B05" w:rsidP="00E2615A">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will</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repeat</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mistake</w:t>
      </w:r>
      <w:proofErr w:type="spellEnd"/>
      <w:r w:rsidRPr="00623806">
        <w:rPr>
          <w:rFonts w:ascii="Helvetica" w:hAnsi="Helvetica"/>
          <w:lang w:val="es-ES"/>
        </w:rPr>
        <w:t>.</w:t>
      </w:r>
    </w:p>
    <w:p w14:paraId="7AEE47EC" w14:textId="504D4AA5" w:rsidR="000E2B05" w:rsidRPr="00623806" w:rsidRDefault="000E2B05" w:rsidP="00E2615A">
      <w:pPr>
        <w:pStyle w:val="Scene"/>
        <w:spacing w:line="276" w:lineRule="auto"/>
        <w:jc w:val="both"/>
        <w:rPr>
          <w:rFonts w:ascii="Helvetica" w:hAnsi="Helvetica"/>
          <w:lang w:val="es-ES"/>
        </w:rPr>
      </w:pP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must</w:t>
      </w:r>
      <w:proofErr w:type="spellEnd"/>
      <w:r w:rsidRPr="00623806">
        <w:rPr>
          <w:rFonts w:ascii="Helvetica" w:hAnsi="Helvetica"/>
          <w:lang w:val="es-ES"/>
        </w:rPr>
        <w:t xml:space="preserve"> </w:t>
      </w:r>
      <w:proofErr w:type="spellStart"/>
      <w:r w:rsidRPr="00623806">
        <w:rPr>
          <w:rFonts w:ascii="Helvetica" w:hAnsi="Helvetica"/>
          <w:lang w:val="es-ES"/>
        </w:rPr>
        <w:t>choose</w:t>
      </w:r>
      <w:proofErr w:type="spellEnd"/>
      <w:r w:rsidRPr="00623806">
        <w:rPr>
          <w:rFonts w:ascii="Helvetica" w:hAnsi="Helvetica"/>
          <w:lang w:val="es-ES"/>
        </w:rPr>
        <w:t xml:space="preserve"> me. </w:t>
      </w:r>
      <w:proofErr w:type="spellStart"/>
      <w:r w:rsidRPr="00623806">
        <w:rPr>
          <w:rFonts w:ascii="Helvetica" w:hAnsi="Helvetica"/>
          <w:lang w:val="es-ES"/>
        </w:rPr>
        <w:t>Freely</w:t>
      </w:r>
      <w:proofErr w:type="spellEnd"/>
      <w:r w:rsidRPr="00623806">
        <w:rPr>
          <w:rFonts w:ascii="Helvetica" w:hAnsi="Helvetica"/>
          <w:lang w:val="es-ES"/>
        </w:rPr>
        <w:t xml:space="preserve">. </w:t>
      </w:r>
      <w:proofErr w:type="spellStart"/>
      <w:r w:rsidRPr="00623806">
        <w:rPr>
          <w:rFonts w:ascii="Helvetica" w:hAnsi="Helvetica"/>
          <w:lang w:val="es-ES"/>
        </w:rPr>
        <w:t>Without</w:t>
      </w:r>
      <w:proofErr w:type="spellEnd"/>
      <w:r w:rsidRPr="00623806">
        <w:rPr>
          <w:rFonts w:ascii="Helvetica" w:hAnsi="Helvetica"/>
          <w:lang w:val="es-ES"/>
        </w:rPr>
        <w:t xml:space="preserve"> </w:t>
      </w:r>
      <w:proofErr w:type="spellStart"/>
      <w:r w:rsidRPr="00623806">
        <w:rPr>
          <w:rFonts w:ascii="Helvetica" w:hAnsi="Helvetica"/>
          <w:lang w:val="es-ES"/>
        </w:rPr>
        <w:t>magic</w:t>
      </w:r>
      <w:proofErr w:type="spellEnd"/>
      <w:r w:rsidRPr="00623806">
        <w:rPr>
          <w:rFonts w:ascii="Helvetica" w:hAnsi="Helvetica"/>
          <w:lang w:val="es-ES"/>
        </w:rPr>
        <w:t xml:space="preserve">. </w:t>
      </w:r>
      <w:proofErr w:type="spellStart"/>
      <w:r w:rsidRPr="00623806">
        <w:rPr>
          <w:rFonts w:ascii="Helvetica" w:hAnsi="Helvetica"/>
          <w:lang w:val="es-ES"/>
        </w:rPr>
        <w:t>Without</w:t>
      </w:r>
      <w:proofErr w:type="spellEnd"/>
      <w:r w:rsidRPr="00623806">
        <w:rPr>
          <w:rFonts w:ascii="Helvetica" w:hAnsi="Helvetica"/>
          <w:lang w:val="es-ES"/>
        </w:rPr>
        <w:t xml:space="preserve"> </w:t>
      </w:r>
      <w:proofErr w:type="spellStart"/>
      <w:r w:rsidRPr="00623806">
        <w:rPr>
          <w:rFonts w:ascii="Helvetica" w:hAnsi="Helvetica"/>
          <w:lang w:val="es-ES"/>
        </w:rPr>
        <w:t>pressure</w:t>
      </w:r>
      <w:proofErr w:type="spellEnd"/>
      <w:r w:rsidRPr="00623806">
        <w:rPr>
          <w:rFonts w:ascii="Helvetica" w:hAnsi="Helvetica"/>
          <w:lang w:val="es-ES"/>
        </w:rPr>
        <w:t xml:space="preserve">. </w:t>
      </w:r>
      <w:proofErr w:type="spellStart"/>
      <w:r w:rsidRPr="00623806">
        <w:rPr>
          <w:rFonts w:ascii="Helvetica" w:hAnsi="Helvetica"/>
          <w:lang w:val="es-ES"/>
        </w:rPr>
        <w:t>Without</w:t>
      </w:r>
      <w:proofErr w:type="spellEnd"/>
      <w:r w:rsidRPr="00623806">
        <w:rPr>
          <w:rFonts w:ascii="Helvetica" w:hAnsi="Helvetica"/>
          <w:lang w:val="es-ES"/>
        </w:rPr>
        <w:t xml:space="preserve"> </w:t>
      </w:r>
      <w:proofErr w:type="spellStart"/>
      <w:r w:rsidRPr="00623806">
        <w:rPr>
          <w:rFonts w:ascii="Helvetica" w:hAnsi="Helvetica"/>
          <w:lang w:val="es-ES"/>
        </w:rPr>
        <w:t>fear</w:t>
      </w:r>
      <w:proofErr w:type="spellEnd"/>
      <w:r w:rsidRPr="00623806">
        <w:rPr>
          <w:rFonts w:ascii="Helvetica" w:hAnsi="Helvetica"/>
          <w:lang w:val="es-ES"/>
        </w:rPr>
        <w:t>.</w:t>
      </w:r>
    </w:p>
    <w:p w14:paraId="12E3276C" w14:textId="40357F39" w:rsidR="000E2B05" w:rsidRPr="00623806" w:rsidRDefault="000E2B05" w:rsidP="00E2615A">
      <w:pPr>
        <w:pStyle w:val="Scene"/>
        <w:spacing w:line="276" w:lineRule="auto"/>
        <w:jc w:val="both"/>
        <w:rPr>
          <w:rFonts w:ascii="Helvetica" w:hAnsi="Helvetica"/>
          <w:lang w:val="es-ES"/>
        </w:rPr>
      </w:pPr>
      <w:proofErr w:type="spellStart"/>
      <w:r w:rsidRPr="00623806">
        <w:rPr>
          <w:rFonts w:ascii="Helvetica" w:hAnsi="Helvetica"/>
          <w:lang w:val="es-ES"/>
        </w:rPr>
        <w:t>Because</w:t>
      </w:r>
      <w:proofErr w:type="spellEnd"/>
      <w:r w:rsidRPr="00623806">
        <w:rPr>
          <w:rFonts w:ascii="Helvetica" w:hAnsi="Helvetica"/>
          <w:lang w:val="es-ES"/>
        </w:rPr>
        <w:t xml:space="preserve"> </w:t>
      </w:r>
      <w:proofErr w:type="spellStart"/>
      <w:r w:rsidRPr="00623806">
        <w:rPr>
          <w:rFonts w:ascii="Helvetica" w:hAnsi="Helvetica"/>
          <w:lang w:val="es-ES"/>
        </w:rPr>
        <w:t>if</w:t>
      </w:r>
      <w:proofErr w:type="spellEnd"/>
      <w:r w:rsidRPr="00623806">
        <w:rPr>
          <w:rFonts w:ascii="Helvetica" w:hAnsi="Helvetica"/>
          <w:lang w:val="es-ES"/>
        </w:rPr>
        <w:t xml:space="preserve">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is</w:t>
      </w:r>
      <w:proofErr w:type="spellEnd"/>
      <w:r w:rsidRPr="00623806">
        <w:rPr>
          <w:rFonts w:ascii="Helvetica" w:hAnsi="Helvetica"/>
          <w:lang w:val="es-ES"/>
        </w:rPr>
        <w:t xml:space="preserve"> </w:t>
      </w:r>
      <w:proofErr w:type="spellStart"/>
      <w:r w:rsidRPr="00623806">
        <w:rPr>
          <w:rFonts w:ascii="Helvetica" w:hAnsi="Helvetica"/>
          <w:lang w:val="es-ES"/>
        </w:rPr>
        <w:t>what</w:t>
      </w:r>
      <w:proofErr w:type="spellEnd"/>
      <w:r w:rsidRPr="00623806">
        <w:rPr>
          <w:rFonts w:ascii="Helvetica" w:hAnsi="Helvetica"/>
          <w:lang w:val="es-ES"/>
        </w:rPr>
        <w:t xml:space="preserve"> I </w:t>
      </w:r>
      <w:proofErr w:type="spellStart"/>
      <w:r w:rsidRPr="00623806">
        <w:rPr>
          <w:rFonts w:ascii="Helvetica" w:hAnsi="Helvetica"/>
          <w:lang w:val="es-ES"/>
        </w:rPr>
        <w:t>think</w:t>
      </w:r>
      <w:proofErr w:type="spellEnd"/>
      <w:r w:rsidRPr="00623806">
        <w:rPr>
          <w:rFonts w:ascii="Helvetica" w:hAnsi="Helvetica"/>
          <w:lang w:val="es-ES"/>
        </w:rPr>
        <w:t xml:space="preserve">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is</w:t>
      </w:r>
      <w:proofErr w:type="spellEnd"/>
      <w:r w:rsidRPr="00623806">
        <w:rPr>
          <w:rFonts w:ascii="Helvetica" w:hAnsi="Helvetica"/>
          <w:lang w:val="es-ES"/>
        </w:rPr>
        <w:t>—</w:t>
      </w:r>
    </w:p>
    <w:p w14:paraId="602E6717" w14:textId="5F5E7B08" w:rsidR="000E2B05" w:rsidRPr="00623806" w:rsidRDefault="000E2B05" w:rsidP="00E2615A">
      <w:pPr>
        <w:pStyle w:val="Scene"/>
        <w:spacing w:line="276" w:lineRule="auto"/>
        <w:jc w:val="both"/>
        <w:rPr>
          <w:rFonts w:ascii="Helvetica" w:hAnsi="Helvetica"/>
          <w:lang w:val="es-ES"/>
        </w:rPr>
      </w:pPr>
      <w:proofErr w:type="spellStart"/>
      <w:r w:rsidRPr="00623806">
        <w:rPr>
          <w:rFonts w:ascii="Helvetica" w:hAnsi="Helvetica"/>
          <w:lang w:val="es-ES"/>
        </w:rPr>
        <w:t>Then</w:t>
      </w:r>
      <w:proofErr w:type="spellEnd"/>
      <w:r w:rsidRPr="00623806">
        <w:rPr>
          <w:rFonts w:ascii="Helvetica" w:hAnsi="Helvetica"/>
          <w:lang w:val="es-ES"/>
        </w:rPr>
        <w:t xml:space="preserve"> </w:t>
      </w:r>
      <w:proofErr w:type="spellStart"/>
      <w:r w:rsidRPr="00623806">
        <w:rPr>
          <w:rFonts w:ascii="Helvetica" w:hAnsi="Helvetica"/>
          <w:lang w:val="es-ES"/>
        </w:rPr>
        <w:t>she’s</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mate.</w:t>
      </w:r>
    </w:p>
    <w:p w14:paraId="7A5D2F5C" w14:textId="46A2CD21" w:rsidR="000E2B05" w:rsidRPr="00623806" w:rsidRDefault="000E2B05" w:rsidP="00E2615A">
      <w:pPr>
        <w:pStyle w:val="Scene"/>
        <w:spacing w:line="276" w:lineRule="auto"/>
        <w:jc w:val="both"/>
        <w:rPr>
          <w:rFonts w:ascii="Helvetica" w:hAnsi="Helvetica"/>
          <w:lang w:val="es-ES"/>
        </w:rPr>
      </w:pPr>
      <w:proofErr w:type="spellStart"/>
      <w:r w:rsidRPr="00623806">
        <w:rPr>
          <w:rFonts w:ascii="Helvetica" w:hAnsi="Helvetica"/>
          <w:lang w:val="es-ES"/>
        </w:rPr>
        <w:t>She’s</w:t>
      </w:r>
      <w:proofErr w:type="spellEnd"/>
      <w:r w:rsidRPr="00623806">
        <w:rPr>
          <w:rFonts w:ascii="Helvetica" w:hAnsi="Helvetica"/>
          <w:lang w:val="es-ES"/>
        </w:rPr>
        <w:t xml:space="preserve"> a </w:t>
      </w:r>
      <w:proofErr w:type="spellStart"/>
      <w:r w:rsidRPr="00623806">
        <w:rPr>
          <w:rFonts w:ascii="Helvetica" w:hAnsi="Helvetica"/>
          <w:lang w:val="es-ES"/>
        </w:rPr>
        <w:t>key</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ancient</w:t>
      </w:r>
      <w:proofErr w:type="spellEnd"/>
      <w:r w:rsidRPr="00623806">
        <w:rPr>
          <w:rFonts w:ascii="Helvetica" w:hAnsi="Helvetica"/>
          <w:lang w:val="es-ES"/>
        </w:rPr>
        <w:t>.</w:t>
      </w:r>
    </w:p>
    <w:p w14:paraId="5C22C86D" w14:textId="6EA4420D" w:rsidR="000E2B05" w:rsidRPr="00623806" w:rsidRDefault="000E2B05" w:rsidP="00E2615A">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leaned</w:t>
      </w:r>
      <w:proofErr w:type="spellEnd"/>
      <w:r w:rsidRPr="00623806">
        <w:rPr>
          <w:rFonts w:ascii="Helvetica" w:hAnsi="Helvetica"/>
          <w:lang w:val="es-ES"/>
        </w:rPr>
        <w:t xml:space="preserve"> back in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chair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leather</w:t>
      </w:r>
      <w:proofErr w:type="spellEnd"/>
      <w:r w:rsidRPr="00623806">
        <w:rPr>
          <w:rFonts w:ascii="Helvetica" w:hAnsi="Helvetica"/>
          <w:lang w:val="es-ES"/>
        </w:rPr>
        <w:t xml:space="preserve"> </w:t>
      </w:r>
      <w:proofErr w:type="spellStart"/>
      <w:r w:rsidRPr="00623806">
        <w:rPr>
          <w:rFonts w:ascii="Helvetica" w:hAnsi="Helvetica"/>
          <w:lang w:val="es-ES"/>
        </w:rPr>
        <w:t>groaning</w:t>
      </w:r>
      <w:proofErr w:type="spellEnd"/>
      <w:r w:rsidRPr="00623806">
        <w:rPr>
          <w:rFonts w:ascii="Helvetica" w:hAnsi="Helvetica"/>
          <w:lang w:val="es-ES"/>
        </w:rPr>
        <w:t xml:space="preserve"> </w:t>
      </w:r>
      <w:proofErr w:type="spellStart"/>
      <w:r w:rsidRPr="00623806">
        <w:rPr>
          <w:rFonts w:ascii="Helvetica" w:hAnsi="Helvetica"/>
          <w:lang w:val="es-ES"/>
        </w:rPr>
        <w:t>beneath</w:t>
      </w:r>
      <w:proofErr w:type="spellEnd"/>
      <w:r w:rsidRPr="00623806">
        <w:rPr>
          <w:rFonts w:ascii="Helvetica" w:hAnsi="Helvetica"/>
          <w:lang w:val="es-ES"/>
        </w:rPr>
        <w:t xml:space="preserve"> me as I </w:t>
      </w:r>
      <w:proofErr w:type="spellStart"/>
      <w:r w:rsidRPr="00623806">
        <w:rPr>
          <w:rFonts w:ascii="Helvetica" w:hAnsi="Helvetica"/>
          <w:lang w:val="es-ES"/>
        </w:rPr>
        <w:t>exhaled</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nose</w:t>
      </w:r>
      <w:proofErr w:type="spellEnd"/>
      <w:r w:rsidRPr="00623806">
        <w:rPr>
          <w:rFonts w:ascii="Helvetica" w:hAnsi="Helvetica"/>
          <w:lang w:val="es-ES"/>
        </w:rPr>
        <w:t xml:space="preserve">, </w:t>
      </w:r>
      <w:proofErr w:type="spellStart"/>
      <w:r w:rsidRPr="00623806">
        <w:rPr>
          <w:rFonts w:ascii="Helvetica" w:hAnsi="Helvetica"/>
          <w:lang w:val="es-ES"/>
        </w:rPr>
        <w:t>rubbing</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tension</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jaw</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hands</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w:t>
      </w:r>
      <w:proofErr w:type="spellStart"/>
      <w:r w:rsidRPr="00623806">
        <w:rPr>
          <w:rFonts w:ascii="Helvetica" w:hAnsi="Helvetica"/>
          <w:lang w:val="es-ES"/>
        </w:rPr>
        <w:t>trembling</w:t>
      </w:r>
      <w:proofErr w:type="spellEnd"/>
      <w:r w:rsidRPr="00623806">
        <w:rPr>
          <w:rFonts w:ascii="Helvetica" w:hAnsi="Helvetica"/>
          <w:lang w:val="es-ES"/>
        </w:rPr>
        <w:t xml:space="preserve"> </w:t>
      </w:r>
      <w:proofErr w:type="spellStart"/>
      <w:r w:rsidRPr="00623806">
        <w:rPr>
          <w:rFonts w:ascii="Helvetica" w:hAnsi="Helvetica"/>
          <w:lang w:val="es-ES"/>
        </w:rPr>
        <w:t>again</w:t>
      </w:r>
      <w:proofErr w:type="spellEnd"/>
      <w:r w:rsidRPr="00623806">
        <w:rPr>
          <w:rFonts w:ascii="Helvetica" w:hAnsi="Helvetica"/>
          <w:lang w:val="es-ES"/>
        </w:rPr>
        <w:t xml:space="preserve">, a </w:t>
      </w:r>
      <w:proofErr w:type="spellStart"/>
      <w:r w:rsidRPr="00623806">
        <w:rPr>
          <w:rFonts w:ascii="Helvetica" w:hAnsi="Helvetica"/>
          <w:lang w:val="es-ES"/>
        </w:rPr>
        <w:t>quiet</w:t>
      </w:r>
      <w:proofErr w:type="spellEnd"/>
      <w:r w:rsidRPr="00623806">
        <w:rPr>
          <w:rFonts w:ascii="Helvetica" w:hAnsi="Helvetica"/>
          <w:lang w:val="es-ES"/>
        </w:rPr>
        <w:t xml:space="preserve"> tremor I </w:t>
      </w:r>
      <w:proofErr w:type="spellStart"/>
      <w:r w:rsidRPr="00623806">
        <w:rPr>
          <w:rFonts w:ascii="Helvetica" w:hAnsi="Helvetica"/>
          <w:lang w:val="es-ES"/>
        </w:rPr>
        <w:t>only</w:t>
      </w:r>
      <w:proofErr w:type="spellEnd"/>
      <w:r w:rsidRPr="00623806">
        <w:rPr>
          <w:rFonts w:ascii="Helvetica" w:hAnsi="Helvetica"/>
          <w:lang w:val="es-ES"/>
        </w:rPr>
        <w:t xml:space="preserve"> </w:t>
      </w:r>
      <w:proofErr w:type="spellStart"/>
      <w:r w:rsidRPr="00623806">
        <w:rPr>
          <w:rFonts w:ascii="Helvetica" w:hAnsi="Helvetica"/>
          <w:lang w:val="es-ES"/>
        </w:rPr>
        <w:t>ever</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after </w:t>
      </w:r>
      <w:proofErr w:type="spellStart"/>
      <w:r w:rsidRPr="00623806">
        <w:rPr>
          <w:rFonts w:ascii="Helvetica" w:hAnsi="Helvetica"/>
          <w:lang w:val="es-ES"/>
        </w:rPr>
        <w:t>being</w:t>
      </w:r>
      <w:proofErr w:type="spellEnd"/>
      <w:r w:rsidRPr="00623806">
        <w:rPr>
          <w:rFonts w:ascii="Helvetica" w:hAnsi="Helvetica"/>
          <w:lang w:val="es-ES"/>
        </w:rPr>
        <w:t xml:space="preserve"> </w:t>
      </w:r>
      <w:proofErr w:type="spellStart"/>
      <w:r w:rsidRPr="00623806">
        <w:rPr>
          <w:rFonts w:ascii="Helvetica" w:hAnsi="Helvetica"/>
          <w:lang w:val="es-ES"/>
        </w:rPr>
        <w:t>near</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pulse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energy</w:t>
      </w:r>
      <w:proofErr w:type="spellEnd"/>
      <w:r w:rsidRPr="00623806">
        <w:rPr>
          <w:rFonts w:ascii="Helvetica" w:hAnsi="Helvetica"/>
          <w:lang w:val="es-ES"/>
        </w:rPr>
        <w:t>—</w:t>
      </w:r>
      <w:proofErr w:type="spellStart"/>
      <w:r w:rsidRPr="00623806">
        <w:rPr>
          <w:rFonts w:ascii="Helvetica" w:hAnsi="Helvetica"/>
          <w:lang w:val="es-ES"/>
        </w:rPr>
        <w:t>hers</w:t>
      </w:r>
      <w:proofErr w:type="spellEnd"/>
      <w:r w:rsidRPr="00623806">
        <w:rPr>
          <w:rFonts w:ascii="Helvetica" w:hAnsi="Helvetica"/>
          <w:lang w:val="es-ES"/>
        </w:rPr>
        <w:t>—</w:t>
      </w:r>
      <w:proofErr w:type="spellStart"/>
      <w:r w:rsidRPr="00623806">
        <w:rPr>
          <w:rFonts w:ascii="Helvetica" w:hAnsi="Helvetica"/>
          <w:lang w:val="es-ES"/>
        </w:rPr>
        <w:t>crackled</w:t>
      </w:r>
      <w:proofErr w:type="spellEnd"/>
      <w:r w:rsidRPr="00623806">
        <w:rPr>
          <w:rFonts w:ascii="Helvetica" w:hAnsi="Helvetica"/>
          <w:lang w:val="es-ES"/>
        </w:rPr>
        <w:t xml:space="preserve"> </w:t>
      </w:r>
      <w:proofErr w:type="spellStart"/>
      <w:r w:rsidRPr="00623806">
        <w:rPr>
          <w:rFonts w:ascii="Helvetica" w:hAnsi="Helvetica"/>
          <w:lang w:val="es-ES"/>
        </w:rPr>
        <w:lastRenderedPageBreak/>
        <w:t>against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skin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static</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desire</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deeper</w:t>
      </w:r>
      <w:proofErr w:type="spellEnd"/>
      <w:r w:rsidRPr="00623806">
        <w:rPr>
          <w:rFonts w:ascii="Helvetica" w:hAnsi="Helvetica"/>
          <w:lang w:val="es-ES"/>
        </w:rPr>
        <w:t>. Primal. Pure.</w:t>
      </w:r>
    </w:p>
    <w:p w14:paraId="0632DAAA" w14:textId="2E86EF79" w:rsidR="000E2B05" w:rsidRPr="00623806" w:rsidRDefault="000E2B05" w:rsidP="00E2615A">
      <w:pPr>
        <w:pStyle w:val="Scene"/>
        <w:spacing w:line="276" w:lineRule="auto"/>
        <w:jc w:val="both"/>
        <w:rPr>
          <w:rFonts w:ascii="Helvetica" w:hAnsi="Helvetica"/>
          <w:lang w:val="es-ES"/>
        </w:rPr>
      </w:pPr>
      <w:proofErr w:type="spellStart"/>
      <w:r w:rsidRPr="00623806">
        <w:rPr>
          <w:rFonts w:ascii="Helvetica" w:hAnsi="Helvetica"/>
          <w:lang w:val="es-ES"/>
        </w:rPr>
        <w:t>When</w:t>
      </w:r>
      <w:proofErr w:type="spellEnd"/>
      <w:r w:rsidRPr="00623806">
        <w:rPr>
          <w:rFonts w:ascii="Helvetica" w:hAnsi="Helvetica"/>
          <w:lang w:val="es-ES"/>
        </w:rPr>
        <w:t xml:space="preserve"> I </w:t>
      </w:r>
      <w:proofErr w:type="spellStart"/>
      <w:r w:rsidRPr="00623806">
        <w:rPr>
          <w:rFonts w:ascii="Helvetica" w:hAnsi="Helvetica"/>
          <w:lang w:val="es-ES"/>
        </w:rPr>
        <w:t>touched</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I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power</w:t>
      </w:r>
      <w:proofErr w:type="spellEnd"/>
      <w:r w:rsidRPr="00623806">
        <w:rPr>
          <w:rFonts w:ascii="Helvetica" w:hAnsi="Helvetica"/>
          <w:lang w:val="es-ES"/>
        </w:rPr>
        <w:t>.</w:t>
      </w:r>
    </w:p>
    <w:p w14:paraId="33C3187A" w14:textId="099DCD73" w:rsidR="000E2B05" w:rsidRPr="00623806" w:rsidRDefault="000E2B05" w:rsidP="00E2615A">
      <w:pPr>
        <w:pStyle w:val="Scene"/>
        <w:spacing w:line="276" w:lineRule="auto"/>
        <w:jc w:val="both"/>
        <w:rPr>
          <w:rFonts w:ascii="Helvetica" w:hAnsi="Helvetica"/>
          <w:lang w:val="es-ES"/>
        </w:rPr>
      </w:pPr>
      <w:proofErr w:type="spellStart"/>
      <w:r w:rsidRPr="00623806">
        <w:rPr>
          <w:rFonts w:ascii="Helvetica" w:hAnsi="Helvetica"/>
          <w:lang w:val="es-ES"/>
        </w:rPr>
        <w:t>Ancient</w:t>
      </w:r>
      <w:proofErr w:type="spellEnd"/>
      <w:r w:rsidRPr="00623806">
        <w:rPr>
          <w:rFonts w:ascii="Helvetica" w:hAnsi="Helvetica"/>
          <w:lang w:val="es-ES"/>
        </w:rPr>
        <w:t xml:space="preserve">. </w:t>
      </w:r>
      <w:proofErr w:type="spellStart"/>
      <w:r w:rsidRPr="00623806">
        <w:rPr>
          <w:rFonts w:ascii="Helvetica" w:hAnsi="Helvetica"/>
          <w:lang w:val="es-ES"/>
        </w:rPr>
        <w:t>Dormant</w:t>
      </w:r>
      <w:proofErr w:type="spellEnd"/>
      <w:r w:rsidRPr="00623806">
        <w:rPr>
          <w:rFonts w:ascii="Helvetica" w:hAnsi="Helvetica"/>
          <w:lang w:val="es-ES"/>
        </w:rPr>
        <w:t xml:space="preserve">. </w:t>
      </w:r>
      <w:proofErr w:type="spellStart"/>
      <w:r w:rsidRPr="00623806">
        <w:rPr>
          <w:rFonts w:ascii="Helvetica" w:hAnsi="Helvetica"/>
          <w:lang w:val="es-ES"/>
        </w:rPr>
        <w:t>Untapped</w:t>
      </w:r>
      <w:proofErr w:type="spellEnd"/>
      <w:r w:rsidRPr="00623806">
        <w:rPr>
          <w:rFonts w:ascii="Helvetica" w:hAnsi="Helvetica"/>
          <w:lang w:val="es-ES"/>
        </w:rPr>
        <w:t>.</w:t>
      </w:r>
    </w:p>
    <w:p w14:paraId="25DBF088" w14:textId="05DF7C1D" w:rsidR="000E2B05" w:rsidRPr="00623806" w:rsidRDefault="000E2B05" w:rsidP="00E2615A">
      <w:pPr>
        <w:pStyle w:val="Scene"/>
        <w:spacing w:line="276" w:lineRule="auto"/>
        <w:jc w:val="both"/>
        <w:rPr>
          <w:rFonts w:ascii="Helvetica" w:hAnsi="Helvetica"/>
          <w:lang w:val="es-ES"/>
        </w:rPr>
      </w:pP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is</w:t>
      </w:r>
      <w:proofErr w:type="spellEnd"/>
      <w:r w:rsidRPr="00623806">
        <w:rPr>
          <w:rFonts w:ascii="Helvetica" w:hAnsi="Helvetica"/>
          <w:lang w:val="es-ES"/>
        </w:rPr>
        <w:t xml:space="preserve"> sleeping </w:t>
      </w:r>
      <w:proofErr w:type="gramStart"/>
      <w:r w:rsidRPr="00623806">
        <w:rPr>
          <w:rFonts w:ascii="Helvetica" w:hAnsi="Helvetica"/>
          <w:lang w:val="es-ES"/>
        </w:rPr>
        <w:t>in human</w:t>
      </w:r>
      <w:proofErr w:type="gramEnd"/>
      <w:r w:rsidRPr="00623806">
        <w:rPr>
          <w:rFonts w:ascii="Helvetica" w:hAnsi="Helvetica"/>
          <w:lang w:val="es-ES"/>
        </w:rPr>
        <w:t xml:space="preserve"> skin.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know</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yet</w:t>
      </w:r>
      <w:proofErr w:type="spellEnd"/>
      <w:r w:rsidRPr="00623806">
        <w:rPr>
          <w:rFonts w:ascii="Helvetica" w:hAnsi="Helvetica"/>
          <w:lang w:val="es-ES"/>
        </w:rPr>
        <w:t>.</w:t>
      </w:r>
    </w:p>
    <w:p w14:paraId="0A15B7C0" w14:textId="69A91503" w:rsidR="000E2B05" w:rsidRPr="00623806" w:rsidRDefault="000E2B05" w:rsidP="00E2615A">
      <w:pPr>
        <w:pStyle w:val="Scene"/>
        <w:spacing w:line="276" w:lineRule="auto"/>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gods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moment</w:t>
      </w:r>
      <w:proofErr w:type="spellEnd"/>
      <w:r w:rsidRPr="00623806">
        <w:rPr>
          <w:rFonts w:ascii="Helvetica" w:hAnsi="Helvetica"/>
          <w:lang w:val="es-ES"/>
        </w:rPr>
        <w:t xml:space="preserve">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does</w:t>
      </w:r>
      <w:proofErr w:type="spellEnd"/>
      <w:r w:rsidRPr="00623806">
        <w:rPr>
          <w:rFonts w:ascii="Helvetica" w:hAnsi="Helvetica"/>
          <w:lang w:val="es-ES"/>
        </w:rPr>
        <w:t>—</w:t>
      </w:r>
      <w:proofErr w:type="spellStart"/>
      <w:r w:rsidRPr="00623806">
        <w:rPr>
          <w:rFonts w:ascii="Helvetica" w:hAnsi="Helvetica"/>
          <w:lang w:val="es-ES"/>
        </w:rPr>
        <w:t>what</w:t>
      </w:r>
      <w:proofErr w:type="spellEnd"/>
      <w:r w:rsidRPr="00623806">
        <w:rPr>
          <w:rFonts w:ascii="Helvetica" w:hAnsi="Helvetica"/>
          <w:lang w:val="es-ES"/>
        </w:rPr>
        <w:t xml:space="preserve"> </w:t>
      </w:r>
      <w:proofErr w:type="spellStart"/>
      <w:r w:rsidRPr="00623806">
        <w:rPr>
          <w:rFonts w:ascii="Helvetica" w:hAnsi="Helvetica"/>
          <w:lang w:val="es-ES"/>
        </w:rPr>
        <w:t>then</w:t>
      </w:r>
      <w:proofErr w:type="spellEnd"/>
      <w:r w:rsidRPr="00623806">
        <w:rPr>
          <w:rFonts w:ascii="Helvetica" w:hAnsi="Helvetica"/>
          <w:lang w:val="es-ES"/>
        </w:rPr>
        <w:t>?</w:t>
      </w:r>
    </w:p>
    <w:p w14:paraId="1D415260" w14:textId="169801F0" w:rsidR="000E2B05" w:rsidRPr="00623806" w:rsidRDefault="000E2B05" w:rsidP="00E2615A">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feel</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warmth</w:t>
      </w:r>
      <w:proofErr w:type="spellEnd"/>
      <w:r w:rsidRPr="00623806">
        <w:rPr>
          <w:rFonts w:ascii="Helvetica" w:hAnsi="Helvetica"/>
          <w:lang w:val="es-ES"/>
        </w:rPr>
        <w:t xml:space="preserve"> </w:t>
      </w:r>
      <w:proofErr w:type="spellStart"/>
      <w:r w:rsidRPr="00623806">
        <w:rPr>
          <w:rFonts w:ascii="Helvetica" w:hAnsi="Helvetica"/>
          <w:lang w:val="es-ES"/>
        </w:rPr>
        <w:t>lingering</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fingertips</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accidental </w:t>
      </w:r>
      <w:proofErr w:type="spellStart"/>
      <w:r w:rsidRPr="00623806">
        <w:rPr>
          <w:rFonts w:ascii="Helvetica" w:hAnsi="Helvetica"/>
          <w:lang w:val="es-ES"/>
        </w:rPr>
        <w:t>brush</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skin </w:t>
      </w:r>
      <w:proofErr w:type="spellStart"/>
      <w:r w:rsidRPr="00623806">
        <w:rPr>
          <w:rFonts w:ascii="Helvetica" w:hAnsi="Helvetica"/>
          <w:lang w:val="es-ES"/>
        </w:rPr>
        <w:t>when</w:t>
      </w:r>
      <w:proofErr w:type="spellEnd"/>
      <w:r w:rsidRPr="00623806">
        <w:rPr>
          <w:rFonts w:ascii="Helvetica" w:hAnsi="Helvetica"/>
          <w:lang w:val="es-ES"/>
        </w:rPr>
        <w:t xml:space="preserve">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passed</w:t>
      </w:r>
      <w:proofErr w:type="spellEnd"/>
      <w:r w:rsidRPr="00623806">
        <w:rPr>
          <w:rFonts w:ascii="Helvetica" w:hAnsi="Helvetica"/>
          <w:lang w:val="es-ES"/>
        </w:rPr>
        <w:t xml:space="preserve"> me </w:t>
      </w:r>
      <w:proofErr w:type="spellStart"/>
      <w:r w:rsidRPr="00623806">
        <w:rPr>
          <w:rFonts w:ascii="Helvetica" w:hAnsi="Helvetica"/>
          <w:lang w:val="es-ES"/>
        </w:rPr>
        <w:t>the</w:t>
      </w:r>
      <w:proofErr w:type="spellEnd"/>
      <w:r w:rsidRPr="00623806">
        <w:rPr>
          <w:rFonts w:ascii="Helvetica" w:hAnsi="Helvetica"/>
          <w:lang w:val="es-ES"/>
        </w:rPr>
        <w:t xml:space="preserve"> folder </w:t>
      </w:r>
      <w:proofErr w:type="spellStart"/>
      <w:r w:rsidRPr="00623806">
        <w:rPr>
          <w:rFonts w:ascii="Helvetica" w:hAnsi="Helvetica"/>
          <w:lang w:val="es-ES"/>
        </w:rPr>
        <w:t>earlier</w:t>
      </w:r>
      <w:proofErr w:type="spellEnd"/>
      <w:r w:rsidRPr="00623806">
        <w:rPr>
          <w:rFonts w:ascii="Helvetica" w:hAnsi="Helvetica"/>
          <w:lang w:val="es-ES"/>
        </w:rPr>
        <w:t xml:space="preserve"> </w:t>
      </w:r>
      <w:proofErr w:type="spellStart"/>
      <w:r w:rsidRPr="00623806">
        <w:rPr>
          <w:rFonts w:ascii="Helvetica" w:hAnsi="Helvetica"/>
          <w:lang w:val="es-ES"/>
        </w:rPr>
        <w:t>today</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nearly</w:t>
      </w:r>
      <w:proofErr w:type="spellEnd"/>
      <w:r w:rsidRPr="00623806">
        <w:rPr>
          <w:rFonts w:ascii="Helvetica" w:hAnsi="Helvetica"/>
          <w:lang w:val="es-ES"/>
        </w:rPr>
        <w:t xml:space="preserve"> </w:t>
      </w:r>
      <w:proofErr w:type="spellStart"/>
      <w:r w:rsidRPr="00623806">
        <w:rPr>
          <w:rFonts w:ascii="Helvetica" w:hAnsi="Helvetica"/>
          <w:lang w:val="es-ES"/>
        </w:rPr>
        <w:t>undone</w:t>
      </w:r>
      <w:proofErr w:type="spellEnd"/>
      <w:r w:rsidRPr="00623806">
        <w:rPr>
          <w:rFonts w:ascii="Helvetica" w:hAnsi="Helvetica"/>
          <w:lang w:val="es-ES"/>
        </w:rPr>
        <w:t xml:space="preserve"> me. I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magic</w:t>
      </w:r>
      <w:proofErr w:type="spellEnd"/>
      <w:r w:rsidRPr="00623806">
        <w:rPr>
          <w:rFonts w:ascii="Helvetica" w:hAnsi="Helvetica"/>
          <w:lang w:val="es-ES"/>
        </w:rPr>
        <w:t xml:space="preserve"> </w:t>
      </w:r>
      <w:proofErr w:type="spellStart"/>
      <w:r w:rsidRPr="00623806">
        <w:rPr>
          <w:rFonts w:ascii="Helvetica" w:hAnsi="Helvetica"/>
          <w:lang w:val="es-ES"/>
        </w:rPr>
        <w:t>then</w:t>
      </w:r>
      <w:proofErr w:type="spellEnd"/>
      <w:r w:rsidRPr="00623806">
        <w:rPr>
          <w:rFonts w:ascii="Helvetica" w:hAnsi="Helvetica"/>
          <w:lang w:val="es-ES"/>
        </w:rPr>
        <w:t>—</w:t>
      </w:r>
      <w:proofErr w:type="spellStart"/>
      <w:r w:rsidRPr="00623806">
        <w:rPr>
          <w:rFonts w:ascii="Helvetica" w:hAnsi="Helvetica"/>
          <w:lang w:val="es-ES"/>
        </w:rPr>
        <w:t>buried</w:t>
      </w:r>
      <w:proofErr w:type="spellEnd"/>
      <w:r w:rsidRPr="00623806">
        <w:rPr>
          <w:rFonts w:ascii="Helvetica" w:hAnsi="Helvetica"/>
          <w:lang w:val="es-ES"/>
        </w:rPr>
        <w:t xml:space="preserve"> </w:t>
      </w:r>
      <w:proofErr w:type="spellStart"/>
      <w:r w:rsidRPr="00623806">
        <w:rPr>
          <w:rFonts w:ascii="Helvetica" w:hAnsi="Helvetica"/>
          <w:lang w:val="es-ES"/>
        </w:rPr>
        <w:t>deep</w:t>
      </w:r>
      <w:proofErr w:type="spellEnd"/>
      <w:r w:rsidRPr="00623806">
        <w:rPr>
          <w:rFonts w:ascii="Helvetica" w:hAnsi="Helvetica"/>
          <w:lang w:val="es-ES"/>
        </w:rPr>
        <w:t xml:space="preserve">, wild, and </w:t>
      </w:r>
      <w:proofErr w:type="spellStart"/>
      <w:r w:rsidRPr="00623806">
        <w:rPr>
          <w:rFonts w:ascii="Helvetica" w:hAnsi="Helvetica"/>
          <w:lang w:val="es-ES"/>
        </w:rPr>
        <w:t>coiled</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a sleeping </w:t>
      </w:r>
      <w:proofErr w:type="spellStart"/>
      <w:r w:rsidRPr="00623806">
        <w:rPr>
          <w:rFonts w:ascii="Helvetica" w:hAnsi="Helvetica"/>
          <w:lang w:val="es-ES"/>
        </w:rPr>
        <w:t>beast</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frighten</w:t>
      </w:r>
      <w:proofErr w:type="spellEnd"/>
      <w:r w:rsidRPr="00623806">
        <w:rPr>
          <w:rFonts w:ascii="Helvetica" w:hAnsi="Helvetica"/>
          <w:lang w:val="es-ES"/>
        </w:rPr>
        <w:t xml:space="preserve"> me.</w:t>
      </w:r>
    </w:p>
    <w:p w14:paraId="5BC60ECF" w14:textId="608F129A" w:rsidR="000E2B05" w:rsidRPr="00623806" w:rsidRDefault="000E2B05" w:rsidP="00E2615A">
      <w:pPr>
        <w:pStyle w:val="Scene"/>
        <w:spacing w:line="276" w:lineRule="auto"/>
        <w:jc w:val="both"/>
        <w:rPr>
          <w:rFonts w:ascii="Helvetica" w:hAnsi="Helvetica"/>
          <w:lang w:val="es-ES"/>
        </w:rPr>
      </w:pP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called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me.</w:t>
      </w:r>
    </w:p>
    <w:p w14:paraId="3A675ED5" w14:textId="6BC9838C" w:rsidR="000E2B05" w:rsidRPr="00623806" w:rsidRDefault="000E2B05" w:rsidP="00E2615A">
      <w:pPr>
        <w:pStyle w:val="Scene"/>
        <w:spacing w:line="276" w:lineRule="auto"/>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terrified</w:t>
      </w:r>
      <w:proofErr w:type="spellEnd"/>
      <w:r w:rsidRPr="00623806">
        <w:rPr>
          <w:rFonts w:ascii="Helvetica" w:hAnsi="Helvetica"/>
          <w:lang w:val="es-ES"/>
        </w:rPr>
        <w:t xml:space="preserve"> me… </w:t>
      </w:r>
      <w:proofErr w:type="spellStart"/>
      <w:r w:rsidRPr="00623806">
        <w:rPr>
          <w:rFonts w:ascii="Helvetica" w:hAnsi="Helvetica"/>
          <w:lang w:val="es-ES"/>
        </w:rPr>
        <w:t>because</w:t>
      </w:r>
      <w:proofErr w:type="spellEnd"/>
      <w:r w:rsidRPr="00623806">
        <w:rPr>
          <w:rFonts w:ascii="Helvetica" w:hAnsi="Helvetica"/>
          <w:lang w:val="es-ES"/>
        </w:rPr>
        <w:t xml:space="preserve"> I </w:t>
      </w:r>
      <w:proofErr w:type="spellStart"/>
      <w:r w:rsidRPr="00623806">
        <w:rPr>
          <w:rFonts w:ascii="Helvetica" w:hAnsi="Helvetica"/>
          <w:lang w:val="es-ES"/>
        </w:rPr>
        <w:t>wanted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w:t>
      </w:r>
    </w:p>
    <w:p w14:paraId="6E7E857E" w14:textId="2CC87764" w:rsidR="000E2B05" w:rsidRPr="00623806" w:rsidRDefault="000E2B05" w:rsidP="00E2615A">
      <w:pPr>
        <w:pStyle w:val="Scene"/>
        <w:spacing w:line="276" w:lineRule="auto"/>
        <w:jc w:val="both"/>
        <w:rPr>
          <w:rFonts w:ascii="Helvetica" w:hAnsi="Helvetica"/>
          <w:lang w:val="es-ES"/>
        </w:rPr>
      </w:pPr>
      <w:proofErr w:type="spellStart"/>
      <w:r w:rsidRPr="00623806">
        <w:rPr>
          <w:rFonts w:ascii="Helvetica" w:hAnsi="Helvetica"/>
          <w:lang w:val="es-ES"/>
        </w:rPr>
        <w:t>Her</w:t>
      </w:r>
      <w:proofErr w:type="spellEnd"/>
      <w:r w:rsidRPr="00623806">
        <w:rPr>
          <w:rFonts w:ascii="Helvetica" w:hAnsi="Helvetica"/>
          <w:lang w:val="es-ES"/>
        </w:rPr>
        <w:t>.</w:t>
      </w:r>
    </w:p>
    <w:p w14:paraId="16442C1B" w14:textId="2198EF9A" w:rsidR="000E2B05" w:rsidRPr="00623806" w:rsidRDefault="000E2B05" w:rsidP="00E2615A">
      <w:pPr>
        <w:pStyle w:val="Scene"/>
        <w:spacing w:line="276" w:lineRule="auto"/>
        <w:jc w:val="both"/>
        <w:rPr>
          <w:rFonts w:ascii="Helvetica" w:hAnsi="Helvetica"/>
          <w:lang w:val="es-ES"/>
        </w:rPr>
      </w:pP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because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bond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gnawing</w:t>
      </w:r>
      <w:proofErr w:type="spellEnd"/>
      <w:r w:rsidRPr="00623806">
        <w:rPr>
          <w:rFonts w:ascii="Helvetica" w:hAnsi="Helvetica"/>
          <w:lang w:val="es-ES"/>
        </w:rPr>
        <w:t xml:space="preserve"> at me as </w:t>
      </w:r>
      <w:proofErr w:type="spellStart"/>
      <w:r w:rsidRPr="00623806">
        <w:rPr>
          <w:rFonts w:ascii="Helvetica" w:hAnsi="Helvetica"/>
          <w:lang w:val="es-ES"/>
        </w:rPr>
        <w:t>if</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w:t>
      </w:r>
      <w:proofErr w:type="spellStart"/>
      <w:r w:rsidRPr="00623806">
        <w:rPr>
          <w:rFonts w:ascii="Helvetica" w:hAnsi="Helvetica"/>
          <w:lang w:val="es-ES"/>
        </w:rPr>
        <w:t>already</w:t>
      </w:r>
      <w:proofErr w:type="spellEnd"/>
      <w:r w:rsidRPr="00623806">
        <w:rPr>
          <w:rFonts w:ascii="Helvetica" w:hAnsi="Helvetica"/>
          <w:lang w:val="es-ES"/>
        </w:rPr>
        <w:t xml:space="preserve"> </w:t>
      </w:r>
      <w:proofErr w:type="spellStart"/>
      <w:r w:rsidRPr="00623806">
        <w:rPr>
          <w:rFonts w:ascii="Helvetica" w:hAnsi="Helvetica"/>
          <w:lang w:val="es-ES"/>
        </w:rPr>
        <w:t>halfway</w:t>
      </w:r>
      <w:proofErr w:type="spellEnd"/>
      <w:r w:rsidRPr="00623806">
        <w:rPr>
          <w:rFonts w:ascii="Helvetica" w:hAnsi="Helvetica"/>
          <w:lang w:val="es-ES"/>
        </w:rPr>
        <w:t xml:space="preserve"> </w:t>
      </w:r>
      <w:proofErr w:type="spellStart"/>
      <w:r w:rsidRPr="00623806">
        <w:rPr>
          <w:rFonts w:ascii="Helvetica" w:hAnsi="Helvetica"/>
          <w:lang w:val="es-ES"/>
        </w:rPr>
        <w:t>formed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because</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heart</w:t>
      </w:r>
      <w:proofErr w:type="spellEnd"/>
      <w:r w:rsidRPr="00623806">
        <w:rPr>
          <w:rFonts w:ascii="Helvetica" w:hAnsi="Helvetica"/>
          <w:lang w:val="es-ES"/>
        </w:rPr>
        <w:t xml:space="preserve"> </w:t>
      </w:r>
      <w:proofErr w:type="spellStart"/>
      <w:r w:rsidRPr="00623806">
        <w:rPr>
          <w:rFonts w:ascii="Helvetica" w:hAnsi="Helvetica"/>
          <w:lang w:val="es-ES"/>
        </w:rPr>
        <w:t>ached</w:t>
      </w:r>
      <w:proofErr w:type="spellEnd"/>
      <w:r w:rsidRPr="00623806">
        <w:rPr>
          <w:rFonts w:ascii="Helvetica" w:hAnsi="Helvetica"/>
          <w:lang w:val="es-ES"/>
        </w:rPr>
        <w:t xml:space="preserve"> </w:t>
      </w:r>
      <w:proofErr w:type="spellStart"/>
      <w:r w:rsidRPr="00623806">
        <w:rPr>
          <w:rFonts w:ascii="Helvetica" w:hAnsi="Helvetica"/>
          <w:lang w:val="es-ES"/>
        </w:rPr>
        <w:t>every</w:t>
      </w:r>
      <w:proofErr w:type="spellEnd"/>
      <w:r w:rsidRPr="00623806">
        <w:rPr>
          <w:rFonts w:ascii="Helvetica" w:hAnsi="Helvetica"/>
          <w:lang w:val="es-ES"/>
        </w:rPr>
        <w:t xml:space="preserve"> time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smiled</w:t>
      </w:r>
      <w:proofErr w:type="spellEnd"/>
      <w:r w:rsidRPr="00623806">
        <w:rPr>
          <w:rFonts w:ascii="Helvetica" w:hAnsi="Helvetica"/>
          <w:lang w:val="es-ES"/>
        </w:rPr>
        <w:t>.</w:t>
      </w:r>
    </w:p>
    <w:p w14:paraId="0F619E84" w14:textId="1808ABB5" w:rsidR="000E2B05" w:rsidRPr="00623806" w:rsidRDefault="000E2B05" w:rsidP="00E2615A">
      <w:pPr>
        <w:pStyle w:val="Scene"/>
        <w:spacing w:line="276" w:lineRule="auto"/>
        <w:jc w:val="both"/>
        <w:rPr>
          <w:rFonts w:ascii="Helvetica" w:hAnsi="Helvetica"/>
          <w:lang w:val="es-ES"/>
        </w:rPr>
      </w:pP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fueled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desire</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more.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made</w:t>
      </w:r>
      <w:proofErr w:type="spellEnd"/>
      <w:r w:rsidRPr="00623806">
        <w:rPr>
          <w:rFonts w:ascii="Helvetica" w:hAnsi="Helvetica"/>
          <w:lang w:val="es-ES"/>
        </w:rPr>
        <w:t xml:space="preserve"> me </w:t>
      </w:r>
      <w:proofErr w:type="spellStart"/>
      <w:r w:rsidRPr="00623806">
        <w:rPr>
          <w:rFonts w:ascii="Helvetica" w:hAnsi="Helvetica"/>
          <w:lang w:val="es-ES"/>
        </w:rPr>
        <w:t>yearn</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more.</w:t>
      </w:r>
    </w:p>
    <w:p w14:paraId="4FC4A724" w14:textId="13FE261C" w:rsidR="000E2B05" w:rsidRPr="00623806" w:rsidRDefault="000E2B05" w:rsidP="00E2615A">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door</w:t>
      </w:r>
      <w:proofErr w:type="spellEnd"/>
      <w:r w:rsidRPr="00623806">
        <w:rPr>
          <w:rFonts w:ascii="Helvetica" w:hAnsi="Helvetica"/>
          <w:lang w:val="es-ES"/>
        </w:rPr>
        <w:t xml:space="preserve"> </w:t>
      </w:r>
      <w:proofErr w:type="spellStart"/>
      <w:r w:rsidRPr="00623806">
        <w:rPr>
          <w:rFonts w:ascii="Helvetica" w:hAnsi="Helvetica"/>
          <w:lang w:val="es-ES"/>
        </w:rPr>
        <w:t>creaked</w:t>
      </w:r>
      <w:proofErr w:type="spellEnd"/>
      <w:r w:rsidRPr="00623806">
        <w:rPr>
          <w:rFonts w:ascii="Helvetica" w:hAnsi="Helvetica"/>
          <w:lang w:val="es-ES"/>
        </w:rPr>
        <w:t xml:space="preserve"> open </w:t>
      </w:r>
      <w:proofErr w:type="spellStart"/>
      <w:r w:rsidRPr="00623806">
        <w:rPr>
          <w:rFonts w:ascii="Helvetica" w:hAnsi="Helvetica"/>
          <w:lang w:val="es-ES"/>
        </w:rPr>
        <w:t>behind</w:t>
      </w:r>
      <w:proofErr w:type="spellEnd"/>
      <w:r w:rsidRPr="00623806">
        <w:rPr>
          <w:rFonts w:ascii="Helvetica" w:hAnsi="Helvetica"/>
          <w:lang w:val="es-ES"/>
        </w:rPr>
        <w:t xml:space="preserve"> me, and I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need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turn</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know</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Josh.</w:t>
      </w:r>
      <w:r w:rsidR="00E2615A" w:rsidRPr="00623806">
        <w:rPr>
          <w:rFonts w:ascii="Helvetica" w:hAnsi="Helvetica"/>
          <w:lang w:val="es-ES"/>
        </w:rPr>
        <w:t xml:space="preserve"> I </w:t>
      </w:r>
      <w:proofErr w:type="spellStart"/>
      <w:r w:rsidR="00E2615A" w:rsidRPr="00623806">
        <w:rPr>
          <w:rFonts w:ascii="Helvetica" w:hAnsi="Helvetica"/>
          <w:lang w:val="es-ES"/>
        </w:rPr>
        <w:t>instantly</w:t>
      </w:r>
      <w:proofErr w:type="spellEnd"/>
      <w:r w:rsidR="00E2615A" w:rsidRPr="00623806">
        <w:rPr>
          <w:rFonts w:ascii="Helvetica" w:hAnsi="Helvetica"/>
          <w:lang w:val="es-ES"/>
        </w:rPr>
        <w:t xml:space="preserve"> </w:t>
      </w:r>
      <w:proofErr w:type="spellStart"/>
      <w:r w:rsidR="00E2615A" w:rsidRPr="00623806">
        <w:rPr>
          <w:rFonts w:ascii="Helvetica" w:hAnsi="Helvetica"/>
          <w:lang w:val="es-ES"/>
        </w:rPr>
        <w:t>picked</w:t>
      </w:r>
      <w:proofErr w:type="spellEnd"/>
      <w:r w:rsidR="00E2615A" w:rsidRPr="00623806">
        <w:rPr>
          <w:rFonts w:ascii="Helvetica" w:hAnsi="Helvetica"/>
          <w:lang w:val="es-ES"/>
        </w:rPr>
        <w:t xml:space="preserve"> up </w:t>
      </w:r>
      <w:proofErr w:type="spellStart"/>
      <w:r w:rsidR="00E2615A" w:rsidRPr="00623806">
        <w:rPr>
          <w:rFonts w:ascii="Helvetica" w:hAnsi="Helvetica"/>
          <w:lang w:val="es-ES"/>
        </w:rPr>
        <w:t>the</w:t>
      </w:r>
      <w:proofErr w:type="spellEnd"/>
      <w:r w:rsidR="00E2615A" w:rsidRPr="00623806">
        <w:rPr>
          <w:rFonts w:ascii="Helvetica" w:hAnsi="Helvetica"/>
          <w:lang w:val="es-ES"/>
        </w:rPr>
        <w:t xml:space="preserve"> </w:t>
      </w:r>
      <w:proofErr w:type="spellStart"/>
      <w:r w:rsidR="00E2615A" w:rsidRPr="00623806">
        <w:rPr>
          <w:rFonts w:ascii="Helvetica" w:hAnsi="Helvetica"/>
          <w:lang w:val="es-ES"/>
        </w:rPr>
        <w:t>old</w:t>
      </w:r>
      <w:proofErr w:type="spellEnd"/>
      <w:r w:rsidR="00E2615A" w:rsidRPr="00623806">
        <w:rPr>
          <w:rFonts w:ascii="Helvetica" w:hAnsi="Helvetica"/>
          <w:lang w:val="es-ES"/>
        </w:rPr>
        <w:t xml:space="preserve"> tome and placed </w:t>
      </w:r>
      <w:proofErr w:type="spellStart"/>
      <w:r w:rsidR="00E2615A" w:rsidRPr="00623806">
        <w:rPr>
          <w:rFonts w:ascii="Helvetica" w:hAnsi="Helvetica"/>
          <w:lang w:val="es-ES"/>
        </w:rPr>
        <w:t>it</w:t>
      </w:r>
      <w:proofErr w:type="spellEnd"/>
      <w:r w:rsidR="00E2615A" w:rsidRPr="00623806">
        <w:rPr>
          <w:rFonts w:ascii="Helvetica" w:hAnsi="Helvetica"/>
          <w:lang w:val="es-ES"/>
        </w:rPr>
        <w:t xml:space="preserve"> in </w:t>
      </w:r>
      <w:proofErr w:type="spellStart"/>
      <w:r w:rsidR="00E2615A" w:rsidRPr="00623806">
        <w:rPr>
          <w:rFonts w:ascii="Helvetica" w:hAnsi="Helvetica"/>
          <w:lang w:val="es-ES"/>
        </w:rPr>
        <w:t>one</w:t>
      </w:r>
      <w:proofErr w:type="spellEnd"/>
      <w:r w:rsidR="00E2615A" w:rsidRPr="00623806">
        <w:rPr>
          <w:rFonts w:ascii="Helvetica" w:hAnsi="Helvetica"/>
          <w:lang w:val="es-ES"/>
        </w:rPr>
        <w:t xml:space="preserve"> </w:t>
      </w:r>
      <w:proofErr w:type="spellStart"/>
      <w:r w:rsidR="00E2615A" w:rsidRPr="00623806">
        <w:rPr>
          <w:rFonts w:ascii="Helvetica" w:hAnsi="Helvetica"/>
          <w:lang w:val="es-ES"/>
        </w:rPr>
        <w:t>of</w:t>
      </w:r>
      <w:proofErr w:type="spellEnd"/>
      <w:r w:rsidR="00E2615A" w:rsidRPr="00623806">
        <w:rPr>
          <w:rFonts w:ascii="Helvetica" w:hAnsi="Helvetica"/>
          <w:lang w:val="es-ES"/>
        </w:rPr>
        <w:t xml:space="preserve"> </w:t>
      </w:r>
      <w:proofErr w:type="spellStart"/>
      <w:r w:rsidR="00E2615A" w:rsidRPr="00623806">
        <w:rPr>
          <w:rFonts w:ascii="Helvetica" w:hAnsi="Helvetica"/>
          <w:lang w:val="es-ES"/>
        </w:rPr>
        <w:t>the</w:t>
      </w:r>
      <w:proofErr w:type="spellEnd"/>
      <w:r w:rsidR="00E2615A" w:rsidRPr="00623806">
        <w:rPr>
          <w:rFonts w:ascii="Helvetica" w:hAnsi="Helvetica"/>
          <w:lang w:val="es-ES"/>
        </w:rPr>
        <w:t xml:space="preserve"> </w:t>
      </w:r>
      <w:proofErr w:type="spellStart"/>
      <w:r w:rsidR="00E2615A" w:rsidRPr="00623806">
        <w:rPr>
          <w:rFonts w:ascii="Helvetica" w:hAnsi="Helvetica"/>
          <w:lang w:val="es-ES"/>
        </w:rPr>
        <w:t>drawers</w:t>
      </w:r>
      <w:proofErr w:type="spellEnd"/>
      <w:r w:rsidR="00E2615A" w:rsidRPr="00623806">
        <w:rPr>
          <w:rFonts w:ascii="Helvetica" w:hAnsi="Helvetica"/>
          <w:lang w:val="es-ES"/>
        </w:rPr>
        <w:t xml:space="preserve"> </w:t>
      </w:r>
      <w:proofErr w:type="spellStart"/>
      <w:r w:rsidR="00E2615A" w:rsidRPr="00623806">
        <w:rPr>
          <w:rFonts w:ascii="Helvetica" w:hAnsi="Helvetica"/>
          <w:lang w:val="es-ES"/>
        </w:rPr>
        <w:t>of</w:t>
      </w:r>
      <w:proofErr w:type="spellEnd"/>
      <w:r w:rsidR="00E2615A" w:rsidRPr="00623806">
        <w:rPr>
          <w:rFonts w:ascii="Helvetica" w:hAnsi="Helvetica"/>
          <w:lang w:val="es-ES"/>
        </w:rPr>
        <w:t xml:space="preserve"> </w:t>
      </w:r>
      <w:proofErr w:type="spellStart"/>
      <w:r w:rsidR="00E2615A" w:rsidRPr="00623806">
        <w:rPr>
          <w:rFonts w:ascii="Helvetica" w:hAnsi="Helvetica"/>
          <w:lang w:val="es-ES"/>
        </w:rPr>
        <w:t>my</w:t>
      </w:r>
      <w:proofErr w:type="spellEnd"/>
      <w:r w:rsidR="00E2615A" w:rsidRPr="00623806">
        <w:rPr>
          <w:rFonts w:ascii="Helvetica" w:hAnsi="Helvetica"/>
          <w:lang w:val="es-ES"/>
        </w:rPr>
        <w:t xml:space="preserve"> </w:t>
      </w:r>
      <w:proofErr w:type="spellStart"/>
      <w:r w:rsidR="00E2615A" w:rsidRPr="00623806">
        <w:rPr>
          <w:rFonts w:ascii="Helvetica" w:hAnsi="Helvetica"/>
          <w:lang w:val="es-ES"/>
        </w:rPr>
        <w:t>desk</w:t>
      </w:r>
      <w:proofErr w:type="spellEnd"/>
      <w:r w:rsidR="00E2615A" w:rsidRPr="00623806">
        <w:rPr>
          <w:rFonts w:ascii="Helvetica" w:hAnsi="Helvetica"/>
          <w:lang w:val="es-ES"/>
        </w:rPr>
        <w:t>.</w:t>
      </w:r>
    </w:p>
    <w:p w14:paraId="1038083A" w14:textId="1FB006B0" w:rsidR="000E2B05" w:rsidRPr="00623806" w:rsidRDefault="00E2615A" w:rsidP="00E2615A">
      <w:pPr>
        <w:pStyle w:val="Scene"/>
        <w:spacing w:line="276" w:lineRule="auto"/>
        <w:jc w:val="both"/>
        <w:rPr>
          <w:rFonts w:ascii="Helvetica" w:hAnsi="Helvetica"/>
          <w:lang w:val="es-ES"/>
        </w:rPr>
      </w:pPr>
      <w:r w:rsidRPr="00623806">
        <w:rPr>
          <w:rFonts w:ascii="Helvetica" w:hAnsi="Helvetica"/>
          <w:lang w:val="es-ES"/>
        </w:rPr>
        <w:t xml:space="preserve">John </w:t>
      </w:r>
      <w:proofErr w:type="spellStart"/>
      <w:r w:rsidR="000E2B05" w:rsidRPr="00623806">
        <w:rPr>
          <w:rFonts w:ascii="Helvetica" w:hAnsi="Helvetica"/>
          <w:lang w:val="es-ES"/>
        </w:rPr>
        <w:t>My</w:t>
      </w:r>
      <w:proofErr w:type="spellEnd"/>
      <w:r w:rsidR="000E2B05" w:rsidRPr="00623806">
        <w:rPr>
          <w:rFonts w:ascii="Helvetica" w:hAnsi="Helvetica"/>
          <w:lang w:val="es-ES"/>
        </w:rPr>
        <w:t xml:space="preserve"> beta. </w:t>
      </w:r>
      <w:proofErr w:type="spellStart"/>
      <w:r w:rsidR="000E2B05" w:rsidRPr="00623806">
        <w:rPr>
          <w:rFonts w:ascii="Helvetica" w:hAnsi="Helvetica"/>
          <w:lang w:val="es-ES"/>
        </w:rPr>
        <w:t>My</w:t>
      </w:r>
      <w:proofErr w:type="spellEnd"/>
      <w:r w:rsidR="000E2B05" w:rsidRPr="00623806">
        <w:rPr>
          <w:rFonts w:ascii="Helvetica" w:hAnsi="Helvetica"/>
          <w:lang w:val="es-ES"/>
        </w:rPr>
        <w:t xml:space="preserve"> </w:t>
      </w:r>
      <w:proofErr w:type="spellStart"/>
      <w:r w:rsidR="000E2B05" w:rsidRPr="00623806">
        <w:rPr>
          <w:rFonts w:ascii="Helvetica" w:hAnsi="Helvetica"/>
          <w:lang w:val="es-ES"/>
        </w:rPr>
        <w:t>second</w:t>
      </w:r>
      <w:proofErr w:type="spellEnd"/>
      <w:r w:rsidR="000E2B05" w:rsidRPr="00623806">
        <w:rPr>
          <w:rFonts w:ascii="Helvetica" w:hAnsi="Helvetica"/>
          <w:lang w:val="es-ES"/>
        </w:rPr>
        <w:t xml:space="preserve">. He </w:t>
      </w:r>
      <w:proofErr w:type="spellStart"/>
      <w:r w:rsidR="000E2B05" w:rsidRPr="00623806">
        <w:rPr>
          <w:rFonts w:ascii="Helvetica" w:hAnsi="Helvetica"/>
          <w:lang w:val="es-ES"/>
        </w:rPr>
        <w:t>was</w:t>
      </w:r>
      <w:proofErr w:type="spellEnd"/>
      <w:r w:rsidR="000E2B05" w:rsidRPr="00623806">
        <w:rPr>
          <w:rFonts w:ascii="Helvetica" w:hAnsi="Helvetica"/>
          <w:lang w:val="es-ES"/>
        </w:rPr>
        <w:t xml:space="preserve"> </w:t>
      </w:r>
      <w:proofErr w:type="spellStart"/>
      <w:r w:rsidR="000E2B05" w:rsidRPr="00623806">
        <w:rPr>
          <w:rFonts w:ascii="Helvetica" w:hAnsi="Helvetica"/>
          <w:lang w:val="es-ES"/>
        </w:rPr>
        <w:t>also</w:t>
      </w:r>
      <w:proofErr w:type="spellEnd"/>
      <w:r w:rsidR="000E2B05" w:rsidRPr="00623806">
        <w:rPr>
          <w:rFonts w:ascii="Helvetica" w:hAnsi="Helvetica"/>
          <w:lang w:val="es-ES"/>
        </w:rPr>
        <w:t xml:space="preserve"> </w:t>
      </w:r>
      <w:proofErr w:type="spellStart"/>
      <w:r w:rsidR="000E2B05" w:rsidRPr="00623806">
        <w:rPr>
          <w:rFonts w:ascii="Helvetica" w:hAnsi="Helvetica"/>
          <w:lang w:val="es-ES"/>
        </w:rPr>
        <w:t>my</w:t>
      </w:r>
      <w:proofErr w:type="spellEnd"/>
      <w:r w:rsidR="000E2B05" w:rsidRPr="00623806">
        <w:rPr>
          <w:rFonts w:ascii="Helvetica" w:hAnsi="Helvetica"/>
          <w:lang w:val="es-ES"/>
        </w:rPr>
        <w:t xml:space="preserve"> </w:t>
      </w:r>
      <w:proofErr w:type="spellStart"/>
      <w:r w:rsidR="000E2B05" w:rsidRPr="00623806">
        <w:rPr>
          <w:rFonts w:ascii="Helvetica" w:hAnsi="Helvetica"/>
          <w:lang w:val="es-ES"/>
        </w:rPr>
        <w:t>oldest</w:t>
      </w:r>
      <w:proofErr w:type="spellEnd"/>
      <w:r w:rsidR="000E2B05" w:rsidRPr="00623806">
        <w:rPr>
          <w:rFonts w:ascii="Helvetica" w:hAnsi="Helvetica"/>
          <w:lang w:val="es-ES"/>
        </w:rPr>
        <w:t xml:space="preserve"> </w:t>
      </w:r>
      <w:proofErr w:type="spellStart"/>
      <w:r w:rsidR="000E2B05" w:rsidRPr="00623806">
        <w:rPr>
          <w:rFonts w:ascii="Helvetica" w:hAnsi="Helvetica"/>
          <w:lang w:val="es-ES"/>
        </w:rPr>
        <w:t>friend</w:t>
      </w:r>
      <w:proofErr w:type="spellEnd"/>
      <w:r w:rsidR="000E2B05" w:rsidRPr="00623806">
        <w:rPr>
          <w:rFonts w:ascii="Helvetica" w:hAnsi="Helvetica"/>
          <w:lang w:val="es-ES"/>
        </w:rPr>
        <w:t>.</w:t>
      </w:r>
    </w:p>
    <w:p w14:paraId="31887E51" w14:textId="3EFD4FCD" w:rsidR="000E2B05" w:rsidRPr="00623806" w:rsidRDefault="000E2B05" w:rsidP="00E2615A">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You’re</w:t>
      </w:r>
      <w:proofErr w:type="spellEnd"/>
      <w:r w:rsidRPr="00623806">
        <w:rPr>
          <w:rFonts w:ascii="Helvetica" w:hAnsi="Helvetica"/>
          <w:lang w:val="es-ES"/>
        </w:rPr>
        <w:t xml:space="preserve"> </w:t>
      </w:r>
      <w:proofErr w:type="spellStart"/>
      <w:r w:rsidRPr="00623806">
        <w:rPr>
          <w:rFonts w:ascii="Helvetica" w:hAnsi="Helvetica"/>
          <w:lang w:val="es-ES"/>
        </w:rPr>
        <w:t>going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kill</w:t>
      </w:r>
      <w:proofErr w:type="spellEnd"/>
      <w:r w:rsidRPr="00623806">
        <w:rPr>
          <w:rFonts w:ascii="Helvetica" w:hAnsi="Helvetica"/>
          <w:lang w:val="es-ES"/>
        </w:rPr>
        <w:t xml:space="preserve"> </w:t>
      </w:r>
      <w:proofErr w:type="spellStart"/>
      <w:r w:rsidRPr="00623806">
        <w:rPr>
          <w:rFonts w:ascii="Helvetica" w:hAnsi="Helvetica"/>
          <w:lang w:val="es-ES"/>
        </w:rPr>
        <w:t>yourself</w:t>
      </w:r>
      <w:proofErr w:type="spellEnd"/>
      <w:r w:rsidRPr="00623806">
        <w:rPr>
          <w:rFonts w:ascii="Helvetica" w:hAnsi="Helvetica"/>
          <w:lang w:val="es-ES"/>
        </w:rPr>
        <w:t xml:space="preserve"> at </w:t>
      </w:r>
      <w:proofErr w:type="spellStart"/>
      <w:r w:rsidRPr="00623806">
        <w:rPr>
          <w:rFonts w:ascii="Helvetica" w:hAnsi="Helvetica"/>
          <w:lang w:val="es-ES"/>
        </w:rPr>
        <w:t>this</w:t>
      </w:r>
      <w:proofErr w:type="spellEnd"/>
      <w:r w:rsidRPr="00623806">
        <w:rPr>
          <w:rFonts w:ascii="Helvetica" w:hAnsi="Helvetica"/>
          <w:lang w:val="es-ES"/>
        </w:rPr>
        <w:t xml:space="preserve"> pace,” Josh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flatly</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scraped</w:t>
      </w:r>
      <w:proofErr w:type="spellEnd"/>
      <w:r w:rsidRPr="00623806">
        <w:rPr>
          <w:rFonts w:ascii="Helvetica" w:hAnsi="Helvetica"/>
          <w:lang w:val="es-ES"/>
        </w:rPr>
        <w:t xml:space="preserve"> raw </w:t>
      </w:r>
      <w:proofErr w:type="spellStart"/>
      <w:r w:rsidRPr="00623806">
        <w:rPr>
          <w:rFonts w:ascii="Helvetica" w:hAnsi="Helvetica"/>
          <w:lang w:val="es-ES"/>
        </w:rPr>
        <w:t>from</w:t>
      </w:r>
      <w:proofErr w:type="spellEnd"/>
      <w:r w:rsidRPr="00623806">
        <w:rPr>
          <w:rFonts w:ascii="Helvetica" w:hAnsi="Helvetica"/>
          <w:lang w:val="es-ES"/>
        </w:rPr>
        <w:t xml:space="preserve"> fatigue and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quiet</w:t>
      </w:r>
      <w:proofErr w:type="spellEnd"/>
      <w:r w:rsidRPr="00623806">
        <w:rPr>
          <w:rFonts w:ascii="Helvetica" w:hAnsi="Helvetica"/>
          <w:lang w:val="es-ES"/>
        </w:rPr>
        <w:t xml:space="preserve">, </w:t>
      </w:r>
      <w:proofErr w:type="spellStart"/>
      <w:r w:rsidRPr="00623806">
        <w:rPr>
          <w:rFonts w:ascii="Helvetica" w:hAnsi="Helvetica"/>
          <w:lang w:val="es-ES"/>
        </w:rPr>
        <w:t>simmering</w:t>
      </w:r>
      <w:proofErr w:type="spellEnd"/>
      <w:r w:rsidRPr="00623806">
        <w:rPr>
          <w:rFonts w:ascii="Helvetica" w:hAnsi="Helvetica"/>
          <w:lang w:val="es-ES"/>
        </w:rPr>
        <w:t xml:space="preserve"> </w:t>
      </w:r>
      <w:proofErr w:type="spellStart"/>
      <w:r w:rsidRPr="00623806">
        <w:rPr>
          <w:rFonts w:ascii="Helvetica" w:hAnsi="Helvetica"/>
          <w:lang w:val="es-ES"/>
        </w:rPr>
        <w:t>judgment</w:t>
      </w:r>
      <w:proofErr w:type="spellEnd"/>
      <w:r w:rsidRPr="00623806">
        <w:rPr>
          <w:rFonts w:ascii="Helvetica" w:hAnsi="Helvetica"/>
          <w:lang w:val="es-ES"/>
        </w:rPr>
        <w:t xml:space="preserve"> </w:t>
      </w:r>
      <w:proofErr w:type="spellStart"/>
      <w:r w:rsidRPr="00623806">
        <w:rPr>
          <w:rFonts w:ascii="Helvetica" w:hAnsi="Helvetica"/>
          <w:lang w:val="es-ES"/>
        </w:rPr>
        <w:t>only</w:t>
      </w:r>
      <w:proofErr w:type="spellEnd"/>
      <w:r w:rsidRPr="00623806">
        <w:rPr>
          <w:rFonts w:ascii="Helvetica" w:hAnsi="Helvetica"/>
          <w:lang w:val="es-ES"/>
        </w:rPr>
        <w:t xml:space="preserve"> he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deliver</w:t>
      </w:r>
      <w:proofErr w:type="spellEnd"/>
      <w:r w:rsidRPr="00623806">
        <w:rPr>
          <w:rFonts w:ascii="Helvetica" w:hAnsi="Helvetica"/>
          <w:lang w:val="es-ES"/>
        </w:rPr>
        <w:t xml:space="preserve"> </w:t>
      </w:r>
      <w:proofErr w:type="spellStart"/>
      <w:r w:rsidRPr="00623806">
        <w:rPr>
          <w:rFonts w:ascii="Helvetica" w:hAnsi="Helvetica"/>
          <w:lang w:val="es-ES"/>
        </w:rPr>
        <w:t>without</w:t>
      </w:r>
      <w:proofErr w:type="spellEnd"/>
      <w:r w:rsidRPr="00623806">
        <w:rPr>
          <w:rFonts w:ascii="Helvetica" w:hAnsi="Helvetica"/>
          <w:lang w:val="es-ES"/>
        </w:rPr>
        <w:t xml:space="preserve"> </w:t>
      </w:r>
      <w:proofErr w:type="spellStart"/>
      <w:r w:rsidRPr="00623806">
        <w:rPr>
          <w:rFonts w:ascii="Helvetica" w:hAnsi="Helvetica"/>
          <w:lang w:val="es-ES"/>
        </w:rPr>
        <w:t>raising</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w:t>
      </w:r>
    </w:p>
    <w:p w14:paraId="510CDA5A" w14:textId="16EB385A" w:rsidR="000E2B05" w:rsidRPr="00623806" w:rsidRDefault="000E2B05" w:rsidP="00E2615A">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need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yell</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make</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sting</w:t>
      </w:r>
      <w:proofErr w:type="spellEnd"/>
      <w:r w:rsidRPr="00623806">
        <w:rPr>
          <w:rFonts w:ascii="Helvetica" w:hAnsi="Helvetica"/>
          <w:lang w:val="es-ES"/>
        </w:rPr>
        <w:t>.</w:t>
      </w:r>
    </w:p>
    <w:p w14:paraId="24B0483A" w14:textId="58DD961B" w:rsidR="000E2B05" w:rsidRPr="00623806" w:rsidRDefault="000E2B05" w:rsidP="00E2615A">
      <w:pPr>
        <w:pStyle w:val="Scene"/>
        <w:spacing w:line="276" w:lineRule="auto"/>
        <w:jc w:val="both"/>
        <w:rPr>
          <w:rFonts w:ascii="Helvetica" w:hAnsi="Helvetica"/>
          <w:lang w:val="es-ES"/>
        </w:rPr>
      </w:pPr>
      <w:proofErr w:type="spellStart"/>
      <w:r w:rsidRPr="00623806">
        <w:rPr>
          <w:rFonts w:ascii="Helvetica" w:hAnsi="Helvetica"/>
          <w:lang w:val="es-ES"/>
        </w:rPr>
        <w:t>Josh's</w:t>
      </w:r>
      <w:proofErr w:type="spellEnd"/>
      <w:r w:rsidRPr="00623806">
        <w:rPr>
          <w:rFonts w:ascii="Helvetica" w:hAnsi="Helvetica"/>
          <w:lang w:val="es-ES"/>
        </w:rPr>
        <w:t xml:space="preserve"> </w:t>
      </w:r>
      <w:proofErr w:type="spellStart"/>
      <w:r w:rsidRPr="00623806">
        <w:rPr>
          <w:rFonts w:ascii="Helvetica" w:hAnsi="Helvetica"/>
          <w:lang w:val="es-ES"/>
        </w:rPr>
        <w:t>posture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always</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a </w:t>
      </w:r>
      <w:proofErr w:type="spellStart"/>
      <w:r w:rsidRPr="00623806">
        <w:rPr>
          <w:rFonts w:ascii="Helvetica" w:hAnsi="Helvetica"/>
          <w:lang w:val="es-ES"/>
        </w:rPr>
        <w:t>soldier</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shoulders</w:t>
      </w:r>
      <w:proofErr w:type="spellEnd"/>
      <w:r w:rsidRPr="00623806">
        <w:rPr>
          <w:rFonts w:ascii="Helvetica" w:hAnsi="Helvetica"/>
          <w:lang w:val="es-ES"/>
        </w:rPr>
        <w:t xml:space="preserve"> </w:t>
      </w:r>
      <w:proofErr w:type="spellStart"/>
      <w:r w:rsidRPr="00623806">
        <w:rPr>
          <w:rFonts w:ascii="Helvetica" w:hAnsi="Helvetica"/>
          <w:lang w:val="es-ES"/>
        </w:rPr>
        <w:t>squared</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purpose</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movements</w:t>
      </w:r>
      <w:proofErr w:type="spellEnd"/>
      <w:r w:rsidRPr="00623806">
        <w:rPr>
          <w:rFonts w:ascii="Helvetica" w:hAnsi="Helvetica"/>
          <w:lang w:val="es-ES"/>
        </w:rPr>
        <w:t xml:space="preserve"> </w:t>
      </w:r>
      <w:proofErr w:type="spellStart"/>
      <w:r w:rsidRPr="00623806">
        <w:rPr>
          <w:rFonts w:ascii="Helvetica" w:hAnsi="Helvetica"/>
          <w:lang w:val="es-ES"/>
        </w:rPr>
        <w:t>sharp</w:t>
      </w:r>
      <w:proofErr w:type="spellEnd"/>
      <w:r w:rsidRPr="00623806">
        <w:rPr>
          <w:rFonts w:ascii="Helvetica" w:hAnsi="Helvetica"/>
          <w:lang w:val="es-ES"/>
        </w:rPr>
        <w:t xml:space="preserve"> and </w:t>
      </w:r>
      <w:proofErr w:type="spellStart"/>
      <w:r w:rsidRPr="00623806">
        <w:rPr>
          <w:rFonts w:ascii="Helvetica" w:hAnsi="Helvetica"/>
          <w:lang w:val="es-ES"/>
        </w:rPr>
        <w:t>calculated</w:t>
      </w:r>
      <w:proofErr w:type="spellEnd"/>
      <w:r w:rsidRPr="00623806">
        <w:rPr>
          <w:rFonts w:ascii="Helvetica" w:hAnsi="Helvetica"/>
          <w:lang w:val="es-ES"/>
        </w:rPr>
        <w:t xml:space="preserve">, as </w:t>
      </w:r>
      <w:proofErr w:type="spellStart"/>
      <w:r w:rsidRPr="00623806">
        <w:rPr>
          <w:rFonts w:ascii="Helvetica" w:hAnsi="Helvetica"/>
          <w:lang w:val="es-ES"/>
        </w:rPr>
        <w:t>if</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memorized</w:t>
      </w:r>
      <w:proofErr w:type="spellEnd"/>
      <w:r w:rsidRPr="00623806">
        <w:rPr>
          <w:rFonts w:ascii="Helvetica" w:hAnsi="Helvetica"/>
          <w:lang w:val="es-ES"/>
        </w:rPr>
        <w:t xml:space="preserve"> a </w:t>
      </w:r>
      <w:proofErr w:type="spellStart"/>
      <w:r w:rsidRPr="00623806">
        <w:rPr>
          <w:rFonts w:ascii="Helvetica" w:hAnsi="Helvetica"/>
          <w:lang w:val="es-ES"/>
        </w:rPr>
        <w:t>battlefield</w:t>
      </w:r>
      <w:proofErr w:type="spellEnd"/>
      <w:r w:rsidRPr="00623806">
        <w:rPr>
          <w:rFonts w:ascii="Helvetica" w:hAnsi="Helvetica"/>
          <w:lang w:val="es-ES"/>
        </w:rPr>
        <w:t xml:space="preserve"> </w:t>
      </w:r>
      <w:proofErr w:type="spellStart"/>
      <w:r w:rsidRPr="00623806">
        <w:rPr>
          <w:rFonts w:ascii="Helvetica" w:hAnsi="Helvetica"/>
          <w:lang w:val="es-ES"/>
        </w:rPr>
        <w:t>long</w:t>
      </w:r>
      <w:proofErr w:type="spellEnd"/>
      <w:r w:rsidRPr="00623806">
        <w:rPr>
          <w:rFonts w:ascii="Helvetica" w:hAnsi="Helvetica"/>
          <w:lang w:val="es-ES"/>
        </w:rPr>
        <w:t xml:space="preserve"> ago.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close-cropped</w:t>
      </w:r>
      <w:proofErr w:type="spellEnd"/>
      <w:r w:rsidRPr="00623806">
        <w:rPr>
          <w:rFonts w:ascii="Helvetica" w:hAnsi="Helvetica"/>
          <w:lang w:val="es-ES"/>
        </w:rPr>
        <w:t xml:space="preserve"> </w:t>
      </w:r>
      <w:proofErr w:type="spellStart"/>
      <w:r w:rsidRPr="00623806">
        <w:rPr>
          <w:rFonts w:ascii="Helvetica" w:hAnsi="Helvetica"/>
          <w:lang w:val="es-ES"/>
        </w:rPr>
        <w:t>dark</w:t>
      </w:r>
      <w:proofErr w:type="spellEnd"/>
      <w:r w:rsidRPr="00623806">
        <w:rPr>
          <w:rFonts w:ascii="Helvetica" w:hAnsi="Helvetica"/>
          <w:lang w:val="es-ES"/>
        </w:rPr>
        <w:t xml:space="preserve"> </w:t>
      </w:r>
      <w:proofErr w:type="spellStart"/>
      <w:r w:rsidRPr="00623806">
        <w:rPr>
          <w:rFonts w:ascii="Helvetica" w:hAnsi="Helvetica"/>
          <w:lang w:val="es-ES"/>
        </w:rPr>
        <w:t>hair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unrelenting</w:t>
      </w:r>
      <w:proofErr w:type="spellEnd"/>
      <w:r w:rsidRPr="00623806">
        <w:rPr>
          <w:rFonts w:ascii="Helvetica" w:hAnsi="Helvetica"/>
          <w:lang w:val="es-ES"/>
        </w:rPr>
        <w:t xml:space="preserve"> </w:t>
      </w:r>
      <w:proofErr w:type="spellStart"/>
      <w:r w:rsidRPr="00623806">
        <w:rPr>
          <w:rFonts w:ascii="Helvetica" w:hAnsi="Helvetica"/>
          <w:lang w:val="es-ES"/>
        </w:rPr>
        <w:t>jaw</w:t>
      </w:r>
      <w:proofErr w:type="spellEnd"/>
      <w:r w:rsidRPr="00623806">
        <w:rPr>
          <w:rFonts w:ascii="Helvetica" w:hAnsi="Helvetica"/>
          <w:lang w:val="es-ES"/>
        </w:rPr>
        <w:t xml:space="preserve">, and </w:t>
      </w:r>
      <w:proofErr w:type="spellStart"/>
      <w:r w:rsidRPr="00623806">
        <w:rPr>
          <w:rFonts w:ascii="Helvetica" w:hAnsi="Helvetica"/>
          <w:lang w:val="es-ES"/>
        </w:rPr>
        <w:t>those</w:t>
      </w:r>
      <w:proofErr w:type="spellEnd"/>
      <w:r w:rsidRPr="00623806">
        <w:rPr>
          <w:rFonts w:ascii="Helvetica" w:hAnsi="Helvetica"/>
          <w:lang w:val="es-ES"/>
        </w:rPr>
        <w:t xml:space="preserve"> </w:t>
      </w:r>
      <w:proofErr w:type="spellStart"/>
      <w:r w:rsidRPr="00623806">
        <w:rPr>
          <w:rFonts w:ascii="Helvetica" w:hAnsi="Helvetica"/>
          <w:lang w:val="es-ES"/>
        </w:rPr>
        <w:lastRenderedPageBreak/>
        <w:t>brown</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w:t>
      </w:r>
      <w:proofErr w:type="spellStart"/>
      <w:r w:rsidRPr="00623806">
        <w:rPr>
          <w:rFonts w:ascii="Helvetica" w:hAnsi="Helvetica"/>
          <w:lang w:val="es-ES"/>
        </w:rPr>
        <w:t>they</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w:t>
      </w:r>
      <w:proofErr w:type="spellStart"/>
      <w:r w:rsidRPr="00623806">
        <w:rPr>
          <w:rFonts w:ascii="Helvetica" w:hAnsi="Helvetica"/>
          <w:lang w:val="es-ES"/>
        </w:rPr>
        <w:t>designed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cut</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anything</w:t>
      </w:r>
      <w:proofErr w:type="spellEnd"/>
      <w:r w:rsidRPr="00623806">
        <w:rPr>
          <w:rFonts w:ascii="Helvetica" w:hAnsi="Helvetica"/>
          <w:lang w:val="es-ES"/>
        </w:rPr>
        <w:t xml:space="preserve"> </w:t>
      </w:r>
      <w:proofErr w:type="spellStart"/>
      <w:r w:rsidRPr="00623806">
        <w:rPr>
          <w:rFonts w:ascii="Helvetica" w:hAnsi="Helvetica"/>
          <w:lang w:val="es-ES"/>
        </w:rPr>
        <w:t>soft</w:t>
      </w:r>
      <w:proofErr w:type="spellEnd"/>
      <w:r w:rsidRPr="00623806">
        <w:rPr>
          <w:rFonts w:ascii="Helvetica" w:hAnsi="Helvetica"/>
          <w:lang w:val="es-ES"/>
        </w:rPr>
        <w:t xml:space="preserve">. </w:t>
      </w:r>
      <w:proofErr w:type="spellStart"/>
      <w:r w:rsidRPr="00623806">
        <w:rPr>
          <w:rFonts w:ascii="Helvetica" w:hAnsi="Helvetica"/>
          <w:lang w:val="es-ES"/>
        </w:rPr>
        <w:t>Including</w:t>
      </w:r>
      <w:proofErr w:type="spellEnd"/>
      <w:r w:rsidRPr="00623806">
        <w:rPr>
          <w:rFonts w:ascii="Helvetica" w:hAnsi="Helvetica"/>
          <w:lang w:val="es-ES"/>
        </w:rPr>
        <w:t xml:space="preserve"> me.</w:t>
      </w:r>
    </w:p>
    <w:p w14:paraId="4A8EE5B0" w14:textId="47D4799A" w:rsidR="000E2B05" w:rsidRPr="00623806" w:rsidRDefault="000E2B05" w:rsidP="00E2615A">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stood</w:t>
      </w:r>
      <w:proofErr w:type="spellEnd"/>
      <w:r w:rsidRPr="00623806">
        <w:rPr>
          <w:rFonts w:ascii="Helvetica" w:hAnsi="Helvetica"/>
          <w:lang w:val="es-ES"/>
        </w:rPr>
        <w:t xml:space="preserve"> 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doorway</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a beat </w:t>
      </w:r>
      <w:proofErr w:type="spellStart"/>
      <w:r w:rsidRPr="00623806">
        <w:rPr>
          <w:rFonts w:ascii="Helvetica" w:hAnsi="Helvetica"/>
          <w:lang w:val="es-ES"/>
        </w:rPr>
        <w:t>before</w:t>
      </w:r>
      <w:proofErr w:type="spellEnd"/>
      <w:r w:rsidRPr="00623806">
        <w:rPr>
          <w:rFonts w:ascii="Helvetica" w:hAnsi="Helvetica"/>
          <w:lang w:val="es-ES"/>
        </w:rPr>
        <w:t xml:space="preserve"> </w:t>
      </w:r>
      <w:proofErr w:type="spellStart"/>
      <w:r w:rsidRPr="00623806">
        <w:rPr>
          <w:rFonts w:ascii="Helvetica" w:hAnsi="Helvetica"/>
          <w:lang w:val="es-ES"/>
        </w:rPr>
        <w:t>stepping</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room</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floorboards</w:t>
      </w:r>
      <w:proofErr w:type="spellEnd"/>
      <w:r w:rsidRPr="00623806">
        <w:rPr>
          <w:rFonts w:ascii="Helvetica" w:hAnsi="Helvetica"/>
          <w:lang w:val="es-ES"/>
        </w:rPr>
        <w:t xml:space="preserve"> </w:t>
      </w:r>
      <w:proofErr w:type="spellStart"/>
      <w:r w:rsidRPr="00623806">
        <w:rPr>
          <w:rFonts w:ascii="Helvetica" w:hAnsi="Helvetica"/>
          <w:lang w:val="es-ES"/>
        </w:rPr>
        <w:t>creaked</w:t>
      </w:r>
      <w:proofErr w:type="spellEnd"/>
      <w:r w:rsidRPr="00623806">
        <w:rPr>
          <w:rFonts w:ascii="Helvetica" w:hAnsi="Helvetica"/>
          <w:lang w:val="es-ES"/>
        </w:rPr>
        <w:t xml:space="preserve"> </w:t>
      </w:r>
      <w:proofErr w:type="spellStart"/>
      <w:r w:rsidRPr="00623806">
        <w:rPr>
          <w:rFonts w:ascii="Helvetica" w:hAnsi="Helvetica"/>
          <w:lang w:val="es-ES"/>
        </w:rPr>
        <w:t>under</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boots</w:t>
      </w:r>
      <w:proofErr w:type="spellEnd"/>
      <w:r w:rsidRPr="00623806">
        <w:rPr>
          <w:rFonts w:ascii="Helvetica" w:hAnsi="Helvetica"/>
          <w:lang w:val="es-ES"/>
        </w:rPr>
        <w:t>—</w:t>
      </w:r>
      <w:proofErr w:type="spellStart"/>
      <w:r w:rsidRPr="00623806">
        <w:rPr>
          <w:rFonts w:ascii="Helvetica" w:hAnsi="Helvetica"/>
          <w:lang w:val="es-ES"/>
        </w:rPr>
        <w:t>three</w:t>
      </w:r>
      <w:proofErr w:type="spellEnd"/>
      <w:r w:rsidRPr="00623806">
        <w:rPr>
          <w:rFonts w:ascii="Helvetica" w:hAnsi="Helvetica"/>
          <w:lang w:val="es-ES"/>
        </w:rPr>
        <w:t xml:space="preserve"> </w:t>
      </w:r>
      <w:proofErr w:type="spellStart"/>
      <w:r w:rsidRPr="00623806">
        <w:rPr>
          <w:rFonts w:ascii="Helvetica" w:hAnsi="Helvetica"/>
          <w:lang w:val="es-ES"/>
        </w:rPr>
        <w:t>strides</w:t>
      </w:r>
      <w:proofErr w:type="spellEnd"/>
      <w:r w:rsidRPr="00623806">
        <w:rPr>
          <w:rFonts w:ascii="Helvetica" w:hAnsi="Helvetica"/>
          <w:lang w:val="es-ES"/>
        </w:rPr>
        <w:t xml:space="preserve">, and he </w:t>
      </w:r>
      <w:proofErr w:type="spellStart"/>
      <w:r w:rsidRPr="00623806">
        <w:rPr>
          <w:rFonts w:ascii="Helvetica" w:hAnsi="Helvetica"/>
          <w:lang w:val="es-ES"/>
        </w:rPr>
        <w:t>was</w:t>
      </w:r>
      <w:proofErr w:type="spellEnd"/>
      <w:r w:rsidRPr="00623806">
        <w:rPr>
          <w:rFonts w:ascii="Helvetica" w:hAnsi="Helvetica"/>
          <w:lang w:val="es-ES"/>
        </w:rPr>
        <w:t xml:space="preserve"> at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desk</w:t>
      </w:r>
      <w:proofErr w:type="spellEnd"/>
      <w:r w:rsidRPr="00623806">
        <w:rPr>
          <w:rFonts w:ascii="Helvetica" w:hAnsi="Helvetica"/>
          <w:lang w:val="es-ES"/>
        </w:rPr>
        <w:t>.</w:t>
      </w:r>
    </w:p>
    <w:p w14:paraId="2CFB3ECC" w14:textId="3D49E316" w:rsidR="000E2B05" w:rsidRPr="00623806" w:rsidRDefault="000E2B05" w:rsidP="00E2615A">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lift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head. “</w:t>
      </w:r>
      <w:proofErr w:type="spellStart"/>
      <w:r w:rsidRPr="00623806">
        <w:rPr>
          <w:rFonts w:ascii="Helvetica" w:hAnsi="Helvetica"/>
          <w:lang w:val="es-ES"/>
        </w:rPr>
        <w:t>The</w:t>
      </w:r>
      <w:proofErr w:type="spellEnd"/>
      <w:r w:rsidRPr="00623806">
        <w:rPr>
          <w:rFonts w:ascii="Helvetica" w:hAnsi="Helvetica"/>
          <w:lang w:val="es-ES"/>
        </w:rPr>
        <w:t xml:space="preserve"> pack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needs</w:t>
      </w:r>
      <w:proofErr w:type="spellEnd"/>
      <w:r w:rsidRPr="00623806">
        <w:rPr>
          <w:rFonts w:ascii="Helvetica" w:hAnsi="Helvetica"/>
          <w:lang w:val="es-ES"/>
        </w:rPr>
        <w:t>—”</w:t>
      </w:r>
    </w:p>
    <w:p w14:paraId="79A9A28D" w14:textId="56998A2C" w:rsidR="000E2B05" w:rsidRPr="00623806" w:rsidRDefault="000E2B05" w:rsidP="00E2615A">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They</w:t>
      </w:r>
      <w:proofErr w:type="spellEnd"/>
      <w:r w:rsidRPr="00623806">
        <w:rPr>
          <w:rFonts w:ascii="Helvetica" w:hAnsi="Helvetica"/>
          <w:lang w:val="es-ES"/>
        </w:rPr>
        <w:t xml:space="preserve"> </w:t>
      </w:r>
      <w:proofErr w:type="spellStart"/>
      <w:r w:rsidRPr="00623806">
        <w:rPr>
          <w:rFonts w:ascii="Helvetica" w:hAnsi="Helvetica"/>
          <w:lang w:val="es-ES"/>
        </w:rPr>
        <w:t>don’t</w:t>
      </w:r>
      <w:proofErr w:type="spellEnd"/>
      <w:r w:rsidRPr="00623806">
        <w:rPr>
          <w:rFonts w:ascii="Helvetica" w:hAnsi="Helvetica"/>
          <w:lang w:val="es-ES"/>
        </w:rPr>
        <w:t xml:space="preserve"> </w:t>
      </w:r>
      <w:proofErr w:type="spellStart"/>
      <w:r w:rsidRPr="00623806">
        <w:rPr>
          <w:rFonts w:ascii="Helvetica" w:hAnsi="Helvetica"/>
          <w:lang w:val="es-ES"/>
        </w:rPr>
        <w:t>need</w:t>
      </w:r>
      <w:proofErr w:type="spellEnd"/>
      <w:r w:rsidRPr="00623806">
        <w:rPr>
          <w:rFonts w:ascii="Helvetica" w:hAnsi="Helvetica"/>
          <w:lang w:val="es-ES"/>
        </w:rPr>
        <w:t xml:space="preserve"> a </w:t>
      </w:r>
      <w:proofErr w:type="spellStart"/>
      <w:r w:rsidRPr="00623806">
        <w:rPr>
          <w:rFonts w:ascii="Helvetica" w:hAnsi="Helvetica"/>
          <w:lang w:val="es-ES"/>
        </w:rPr>
        <w:t>dead</w:t>
      </w:r>
      <w:proofErr w:type="spellEnd"/>
      <w:r w:rsidRPr="00623806">
        <w:rPr>
          <w:rFonts w:ascii="Helvetica" w:hAnsi="Helvetica"/>
          <w:lang w:val="es-ES"/>
        </w:rPr>
        <w:t xml:space="preserve"> Alpha,” he </w:t>
      </w:r>
      <w:proofErr w:type="spellStart"/>
      <w:r w:rsidRPr="00623806">
        <w:rPr>
          <w:rFonts w:ascii="Helvetica" w:hAnsi="Helvetica"/>
          <w:lang w:val="es-ES"/>
        </w:rPr>
        <w:t>cut</w:t>
      </w:r>
      <w:proofErr w:type="spellEnd"/>
      <w:r w:rsidRPr="00623806">
        <w:rPr>
          <w:rFonts w:ascii="Helvetica" w:hAnsi="Helvetica"/>
          <w:lang w:val="es-ES"/>
        </w:rPr>
        <w:t xml:space="preserve"> in, </w:t>
      </w:r>
      <w:proofErr w:type="spellStart"/>
      <w:r w:rsidRPr="00623806">
        <w:rPr>
          <w:rFonts w:ascii="Helvetica" w:hAnsi="Helvetica"/>
          <w:lang w:val="es-ES"/>
        </w:rPr>
        <w:t>firmer</w:t>
      </w:r>
      <w:proofErr w:type="spellEnd"/>
      <w:r w:rsidRPr="00623806">
        <w:rPr>
          <w:rFonts w:ascii="Helvetica" w:hAnsi="Helvetica"/>
          <w:lang w:val="es-ES"/>
        </w:rPr>
        <w:t xml:space="preserve"> </w:t>
      </w:r>
      <w:proofErr w:type="spellStart"/>
      <w:r w:rsidRPr="00623806">
        <w:rPr>
          <w:rFonts w:ascii="Helvetica" w:hAnsi="Helvetica"/>
          <w:lang w:val="es-ES"/>
        </w:rPr>
        <w:t>now</w:t>
      </w:r>
      <w:proofErr w:type="spellEnd"/>
      <w:r w:rsidRPr="00623806">
        <w:rPr>
          <w:rFonts w:ascii="Helvetica" w:hAnsi="Helvetica"/>
          <w:lang w:val="es-ES"/>
        </w:rPr>
        <w:t>.</w:t>
      </w:r>
    </w:p>
    <w:p w14:paraId="29AEC546" w14:textId="5B56A940" w:rsidR="000E2B05" w:rsidRPr="00623806" w:rsidRDefault="000E2B05" w:rsidP="00E2615A">
      <w:pPr>
        <w:pStyle w:val="Scene"/>
        <w:spacing w:line="276" w:lineRule="auto"/>
        <w:jc w:val="both"/>
        <w:rPr>
          <w:rFonts w:ascii="Helvetica" w:hAnsi="Helvetica"/>
          <w:lang w:val="es-ES"/>
        </w:rPr>
      </w:pPr>
      <w:r w:rsidRPr="00623806">
        <w:rPr>
          <w:rFonts w:ascii="Helvetica" w:hAnsi="Helvetica"/>
          <w:lang w:val="es-ES"/>
        </w:rPr>
        <w:t xml:space="preserve">He placed a </w:t>
      </w:r>
      <w:proofErr w:type="spellStart"/>
      <w:r w:rsidRPr="00623806">
        <w:rPr>
          <w:rFonts w:ascii="Helvetica" w:hAnsi="Helvetica"/>
          <w:lang w:val="es-ES"/>
        </w:rPr>
        <w:t>thick</w:t>
      </w:r>
      <w:proofErr w:type="spellEnd"/>
      <w:r w:rsidRPr="00623806">
        <w:rPr>
          <w:rFonts w:ascii="Helvetica" w:hAnsi="Helvetica"/>
          <w:lang w:val="es-ES"/>
        </w:rPr>
        <w:t xml:space="preserve"> </w:t>
      </w:r>
      <w:proofErr w:type="spellStart"/>
      <w:r w:rsidRPr="00623806">
        <w:rPr>
          <w:rFonts w:ascii="Helvetica" w:hAnsi="Helvetica"/>
          <w:lang w:val="es-ES"/>
        </w:rPr>
        <w:t>hand</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edge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desk</w:t>
      </w:r>
      <w:proofErr w:type="spellEnd"/>
      <w:r w:rsidRPr="00623806">
        <w:rPr>
          <w:rFonts w:ascii="Helvetica" w:hAnsi="Helvetica"/>
          <w:lang w:val="es-ES"/>
        </w:rPr>
        <w:t xml:space="preserve">, </w:t>
      </w:r>
      <w:proofErr w:type="spellStart"/>
      <w:r w:rsidRPr="00623806">
        <w:rPr>
          <w:rFonts w:ascii="Helvetica" w:hAnsi="Helvetica"/>
          <w:lang w:val="es-ES"/>
        </w:rPr>
        <w:t>fingers</w:t>
      </w:r>
      <w:proofErr w:type="spellEnd"/>
      <w:r w:rsidRPr="00623806">
        <w:rPr>
          <w:rFonts w:ascii="Helvetica" w:hAnsi="Helvetica"/>
          <w:lang w:val="es-ES"/>
        </w:rPr>
        <w:t xml:space="preserve"> </w:t>
      </w:r>
      <w:proofErr w:type="spellStart"/>
      <w:r w:rsidRPr="00623806">
        <w:rPr>
          <w:rFonts w:ascii="Helvetica" w:hAnsi="Helvetica"/>
          <w:lang w:val="es-ES"/>
        </w:rPr>
        <w:t>splayed</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he </w:t>
      </w:r>
      <w:proofErr w:type="spellStart"/>
      <w:r w:rsidRPr="00623806">
        <w:rPr>
          <w:rFonts w:ascii="Helvetica" w:hAnsi="Helvetica"/>
          <w:lang w:val="es-ES"/>
        </w:rPr>
        <w:t>might</w:t>
      </w:r>
      <w:proofErr w:type="spellEnd"/>
      <w:r w:rsidRPr="00623806">
        <w:rPr>
          <w:rFonts w:ascii="Helvetica" w:hAnsi="Helvetica"/>
          <w:lang w:val="es-ES"/>
        </w:rPr>
        <w:t xml:space="preserve"> </w:t>
      </w:r>
      <w:proofErr w:type="spellStart"/>
      <w:r w:rsidRPr="00623806">
        <w:rPr>
          <w:rFonts w:ascii="Helvetica" w:hAnsi="Helvetica"/>
          <w:lang w:val="es-ES"/>
        </w:rPr>
        <w:t>crush</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damn</w:t>
      </w:r>
      <w:proofErr w:type="spellEnd"/>
      <w:r w:rsidRPr="00623806">
        <w:rPr>
          <w:rFonts w:ascii="Helvetica" w:hAnsi="Helvetica"/>
          <w:lang w:val="es-ES"/>
        </w:rPr>
        <w:t xml:space="preserve"> </w:t>
      </w:r>
      <w:proofErr w:type="spellStart"/>
      <w:r w:rsidRPr="00623806">
        <w:rPr>
          <w:rFonts w:ascii="Helvetica" w:hAnsi="Helvetica"/>
          <w:lang w:val="es-ES"/>
        </w:rPr>
        <w:t>wood</w:t>
      </w:r>
      <w:proofErr w:type="spellEnd"/>
      <w:r w:rsidRPr="00623806">
        <w:rPr>
          <w:rFonts w:ascii="Helvetica" w:hAnsi="Helvetica"/>
          <w:lang w:val="es-ES"/>
        </w:rPr>
        <w:t xml:space="preserve"> </w:t>
      </w:r>
      <w:proofErr w:type="spellStart"/>
      <w:r w:rsidRPr="00623806">
        <w:rPr>
          <w:rFonts w:ascii="Helvetica" w:hAnsi="Helvetica"/>
          <w:lang w:val="es-ES"/>
        </w:rPr>
        <w:t>if</w:t>
      </w:r>
      <w:proofErr w:type="spellEnd"/>
      <w:r w:rsidRPr="00623806">
        <w:rPr>
          <w:rFonts w:ascii="Helvetica" w:hAnsi="Helvetica"/>
          <w:lang w:val="es-ES"/>
        </w:rPr>
        <w:t xml:space="preserve"> I </w:t>
      </w:r>
      <w:proofErr w:type="spellStart"/>
      <w:r w:rsidRPr="00623806">
        <w:rPr>
          <w:rFonts w:ascii="Helvetica" w:hAnsi="Helvetica"/>
          <w:lang w:val="es-ES"/>
        </w:rPr>
        <w:t>argued</w:t>
      </w:r>
      <w:proofErr w:type="spellEnd"/>
      <w:r w:rsidRPr="00623806">
        <w:rPr>
          <w:rFonts w:ascii="Helvetica" w:hAnsi="Helvetica"/>
          <w:lang w:val="es-ES"/>
        </w:rPr>
        <w:t>.</w:t>
      </w:r>
    </w:p>
    <w:p w14:paraId="2619F142" w14:textId="26A7F257" w:rsidR="000E2B05" w:rsidRPr="00623806" w:rsidRDefault="000E2B05" w:rsidP="00E2615A">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You’ve</w:t>
      </w:r>
      <w:proofErr w:type="spellEnd"/>
      <w:r w:rsidRPr="00623806">
        <w:rPr>
          <w:rFonts w:ascii="Helvetica" w:hAnsi="Helvetica"/>
          <w:lang w:val="es-ES"/>
        </w:rPr>
        <w:t xml:space="preserve"> </w:t>
      </w:r>
      <w:proofErr w:type="spellStart"/>
      <w:r w:rsidRPr="00623806">
        <w:rPr>
          <w:rFonts w:ascii="Helvetica" w:hAnsi="Helvetica"/>
          <w:lang w:val="es-ES"/>
        </w:rPr>
        <w:t>barely</w:t>
      </w:r>
      <w:proofErr w:type="spellEnd"/>
      <w:r w:rsidRPr="00623806">
        <w:rPr>
          <w:rFonts w:ascii="Helvetica" w:hAnsi="Helvetica"/>
          <w:lang w:val="es-ES"/>
        </w:rPr>
        <w:t xml:space="preserve"> </w:t>
      </w:r>
      <w:proofErr w:type="spellStart"/>
      <w:r w:rsidRPr="00623806">
        <w:rPr>
          <w:rFonts w:ascii="Helvetica" w:hAnsi="Helvetica"/>
          <w:lang w:val="es-ES"/>
        </w:rPr>
        <w:t>slept</w:t>
      </w:r>
      <w:proofErr w:type="spellEnd"/>
      <w:r w:rsidRPr="00623806">
        <w:rPr>
          <w:rFonts w:ascii="Helvetica" w:hAnsi="Helvetica"/>
          <w:lang w:val="es-ES"/>
        </w:rPr>
        <w:t xml:space="preserve"> </w:t>
      </w:r>
      <w:proofErr w:type="spellStart"/>
      <w:r w:rsidRPr="00623806">
        <w:rPr>
          <w:rFonts w:ascii="Helvetica" w:hAnsi="Helvetica"/>
          <w:lang w:val="es-ES"/>
        </w:rPr>
        <w:t>since</w:t>
      </w:r>
      <w:proofErr w:type="spellEnd"/>
      <w:r w:rsidRPr="00623806">
        <w:rPr>
          <w:rFonts w:ascii="Helvetica" w:hAnsi="Helvetica"/>
          <w:lang w:val="es-ES"/>
        </w:rPr>
        <w:t xml:space="preserve"> </w:t>
      </w:r>
      <w:proofErr w:type="spellStart"/>
      <w:r w:rsidRPr="00623806">
        <w:rPr>
          <w:rFonts w:ascii="Helvetica" w:hAnsi="Helvetica"/>
          <w:lang w:val="es-ES"/>
        </w:rPr>
        <w:t>last</w:t>
      </w:r>
      <w:proofErr w:type="spellEnd"/>
      <w:r w:rsidRPr="00623806">
        <w:rPr>
          <w:rFonts w:ascii="Helvetica" w:hAnsi="Helvetica"/>
          <w:lang w:val="es-ES"/>
        </w:rPr>
        <w:t xml:space="preserve"> </w:t>
      </w:r>
      <w:proofErr w:type="spellStart"/>
      <w:r w:rsidRPr="00623806">
        <w:rPr>
          <w:rFonts w:ascii="Helvetica" w:hAnsi="Helvetica"/>
          <w:lang w:val="es-ES"/>
        </w:rPr>
        <w:t>week</w:t>
      </w:r>
      <w:proofErr w:type="spellEnd"/>
      <w:r w:rsidRPr="00623806">
        <w:rPr>
          <w:rFonts w:ascii="Helvetica" w:hAnsi="Helvetica"/>
          <w:lang w:val="es-ES"/>
        </w:rPr>
        <w:t xml:space="preserve">. </w:t>
      </w:r>
      <w:proofErr w:type="spellStart"/>
      <w:r w:rsidRPr="00623806">
        <w:rPr>
          <w:rFonts w:ascii="Helvetica" w:hAnsi="Helvetica"/>
          <w:lang w:val="es-ES"/>
        </w:rPr>
        <w:t>You’re</w:t>
      </w:r>
      <w:proofErr w:type="spellEnd"/>
      <w:r w:rsidRPr="00623806">
        <w:rPr>
          <w:rFonts w:ascii="Helvetica" w:hAnsi="Helvetica"/>
          <w:lang w:val="es-ES"/>
        </w:rPr>
        <w:t xml:space="preserve"> </w:t>
      </w:r>
      <w:proofErr w:type="spellStart"/>
      <w:r w:rsidRPr="00623806">
        <w:rPr>
          <w:rFonts w:ascii="Helvetica" w:hAnsi="Helvetica"/>
          <w:lang w:val="es-ES"/>
        </w:rPr>
        <w:t>working</w:t>
      </w:r>
      <w:proofErr w:type="spellEnd"/>
      <w:r w:rsidRPr="00623806">
        <w:rPr>
          <w:rFonts w:ascii="Helvetica" w:hAnsi="Helvetica"/>
          <w:lang w:val="es-ES"/>
        </w:rPr>
        <w:t xml:space="preserve"> </w:t>
      </w:r>
      <w:proofErr w:type="spellStart"/>
      <w:r w:rsidRPr="00623806">
        <w:rPr>
          <w:rFonts w:ascii="Helvetica" w:hAnsi="Helvetica"/>
          <w:lang w:val="es-ES"/>
        </w:rPr>
        <w:t>double</w:t>
      </w:r>
      <w:proofErr w:type="spellEnd"/>
      <w:r w:rsidRPr="00623806">
        <w:rPr>
          <w:rFonts w:ascii="Helvetica" w:hAnsi="Helvetica"/>
          <w:lang w:val="es-ES"/>
        </w:rPr>
        <w:t xml:space="preserve"> </w:t>
      </w:r>
      <w:proofErr w:type="spellStart"/>
      <w:r w:rsidRPr="00623806">
        <w:rPr>
          <w:rFonts w:ascii="Helvetica" w:hAnsi="Helvetica"/>
          <w:lang w:val="es-ES"/>
        </w:rPr>
        <w:t>shifts</w:t>
      </w:r>
      <w:proofErr w:type="spellEnd"/>
      <w:r w:rsidRPr="00623806">
        <w:rPr>
          <w:rFonts w:ascii="Helvetica" w:hAnsi="Helvetica"/>
          <w:lang w:val="es-ES"/>
        </w:rPr>
        <w:t xml:space="preserve">—running </w:t>
      </w:r>
      <w:proofErr w:type="spellStart"/>
      <w:r w:rsidRPr="00623806">
        <w:rPr>
          <w:rFonts w:ascii="Helvetica" w:hAnsi="Helvetica"/>
          <w:lang w:val="es-ES"/>
        </w:rPr>
        <w:t>strategy</w:t>
      </w:r>
      <w:proofErr w:type="spellEnd"/>
      <w:r w:rsidRPr="00623806">
        <w:rPr>
          <w:rFonts w:ascii="Helvetica" w:hAnsi="Helvetica"/>
          <w:lang w:val="es-ES"/>
        </w:rPr>
        <w:t xml:space="preserve"> </w:t>
      </w:r>
      <w:proofErr w:type="spellStart"/>
      <w:r w:rsidRPr="00623806">
        <w:rPr>
          <w:rFonts w:ascii="Helvetica" w:hAnsi="Helvetica"/>
          <w:lang w:val="es-ES"/>
        </w:rPr>
        <w:t>here</w:t>
      </w:r>
      <w:proofErr w:type="spellEnd"/>
      <w:r w:rsidRPr="00623806">
        <w:rPr>
          <w:rFonts w:ascii="Helvetica" w:hAnsi="Helvetica"/>
          <w:lang w:val="es-ES"/>
        </w:rPr>
        <w:t xml:space="preserve"> and </w:t>
      </w:r>
      <w:proofErr w:type="spellStart"/>
      <w:r w:rsidRPr="00623806">
        <w:rPr>
          <w:rFonts w:ascii="Helvetica" w:hAnsi="Helvetica"/>
          <w:lang w:val="es-ES"/>
        </w:rPr>
        <w:t>pretending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be human </w:t>
      </w:r>
      <w:proofErr w:type="spellStart"/>
      <w:r w:rsidRPr="00623806">
        <w:rPr>
          <w:rFonts w:ascii="Helvetica" w:hAnsi="Helvetica"/>
          <w:lang w:val="es-ES"/>
        </w:rPr>
        <w:t>out</w:t>
      </w:r>
      <w:proofErr w:type="spellEnd"/>
      <w:r w:rsidRPr="00623806">
        <w:rPr>
          <w:rFonts w:ascii="Helvetica" w:hAnsi="Helvetica"/>
          <w:lang w:val="es-ES"/>
        </w:rPr>
        <w:t xml:space="preserve"> </w:t>
      </w:r>
      <w:proofErr w:type="spellStart"/>
      <w:r w:rsidRPr="00623806">
        <w:rPr>
          <w:rFonts w:ascii="Helvetica" w:hAnsi="Helvetica"/>
          <w:lang w:val="es-ES"/>
        </w:rPr>
        <w:t>there</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think</w:t>
      </w:r>
      <w:proofErr w:type="spellEnd"/>
      <w:r w:rsidRPr="00623806">
        <w:rPr>
          <w:rFonts w:ascii="Helvetica" w:hAnsi="Helvetica"/>
          <w:lang w:val="es-ES"/>
        </w:rPr>
        <w:t xml:space="preserve"> no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notices</w:t>
      </w:r>
      <w:proofErr w:type="spellEnd"/>
      <w:r w:rsidRPr="00623806">
        <w:rPr>
          <w:rFonts w:ascii="Helvetica" w:hAnsi="Helvetica"/>
          <w:lang w:val="es-ES"/>
        </w:rPr>
        <w:t xml:space="preserve">? </w:t>
      </w:r>
      <w:proofErr w:type="spellStart"/>
      <w:r w:rsidRPr="00623806">
        <w:rPr>
          <w:rFonts w:ascii="Helvetica" w:hAnsi="Helvetica"/>
          <w:lang w:val="es-ES"/>
        </w:rPr>
        <w:t>We</w:t>
      </w:r>
      <w:proofErr w:type="spellEnd"/>
      <w:r w:rsidRPr="00623806">
        <w:rPr>
          <w:rFonts w:ascii="Helvetica" w:hAnsi="Helvetica"/>
          <w:lang w:val="es-ES"/>
        </w:rPr>
        <w:t xml:space="preserve"> do.”</w:t>
      </w:r>
    </w:p>
    <w:p w14:paraId="2F6F6C23" w14:textId="1408B146" w:rsidR="000E2B05" w:rsidRPr="00623806" w:rsidRDefault="000E2B05" w:rsidP="00E2615A">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finally</w:t>
      </w:r>
      <w:proofErr w:type="spellEnd"/>
      <w:r w:rsidRPr="00623806">
        <w:rPr>
          <w:rFonts w:ascii="Helvetica" w:hAnsi="Helvetica"/>
          <w:lang w:val="es-ES"/>
        </w:rPr>
        <w:t xml:space="preserve"> </w:t>
      </w:r>
      <w:proofErr w:type="spellStart"/>
      <w:r w:rsidRPr="00623806">
        <w:rPr>
          <w:rFonts w:ascii="Helvetica" w:hAnsi="Helvetica"/>
          <w:lang w:val="es-ES"/>
        </w:rPr>
        <w:t>met</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He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flinch</w:t>
      </w:r>
      <w:proofErr w:type="spellEnd"/>
      <w:r w:rsidRPr="00623806">
        <w:rPr>
          <w:rFonts w:ascii="Helvetica" w:hAnsi="Helvetica"/>
          <w:lang w:val="es-ES"/>
        </w:rPr>
        <w:t xml:space="preserve">. He </w:t>
      </w:r>
      <w:proofErr w:type="spellStart"/>
      <w:r w:rsidRPr="00623806">
        <w:rPr>
          <w:rFonts w:ascii="Helvetica" w:hAnsi="Helvetica"/>
          <w:lang w:val="es-ES"/>
        </w:rPr>
        <w:t>never</w:t>
      </w:r>
      <w:proofErr w:type="spellEnd"/>
      <w:r w:rsidRPr="00623806">
        <w:rPr>
          <w:rFonts w:ascii="Helvetica" w:hAnsi="Helvetica"/>
          <w:lang w:val="es-ES"/>
        </w:rPr>
        <w:t xml:space="preserve"> </w:t>
      </w:r>
      <w:proofErr w:type="spellStart"/>
      <w:r w:rsidRPr="00623806">
        <w:rPr>
          <w:rFonts w:ascii="Helvetica" w:hAnsi="Helvetica"/>
          <w:lang w:val="es-ES"/>
        </w:rPr>
        <w:t>did</w:t>
      </w:r>
      <w:proofErr w:type="spellEnd"/>
      <w:r w:rsidRPr="00623806">
        <w:rPr>
          <w:rFonts w:ascii="Helvetica" w:hAnsi="Helvetica"/>
          <w:lang w:val="es-ES"/>
        </w:rPr>
        <w:t>.</w:t>
      </w:r>
    </w:p>
    <w:p w14:paraId="357C9D42" w14:textId="2C8590B7" w:rsidR="000E2B05" w:rsidRPr="00623806" w:rsidRDefault="000E2B05" w:rsidP="00E2615A">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I’m</w:t>
      </w:r>
      <w:proofErr w:type="spellEnd"/>
      <w:r w:rsidRPr="00623806">
        <w:rPr>
          <w:rFonts w:ascii="Helvetica" w:hAnsi="Helvetica"/>
          <w:lang w:val="es-ES"/>
        </w:rPr>
        <w:t xml:space="preserve"> fine,” I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even</w:t>
      </w:r>
      <w:proofErr w:type="spellEnd"/>
      <w:r w:rsidRPr="00623806">
        <w:rPr>
          <w:rFonts w:ascii="Helvetica" w:hAnsi="Helvetica"/>
          <w:lang w:val="es-ES"/>
        </w:rPr>
        <w:t xml:space="preserve"> </w:t>
      </w:r>
      <w:proofErr w:type="spellStart"/>
      <w:r w:rsidRPr="00623806">
        <w:rPr>
          <w:rFonts w:ascii="Helvetica" w:hAnsi="Helvetica"/>
          <w:lang w:val="es-ES"/>
        </w:rPr>
        <w:t>convincing</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me.</w:t>
      </w:r>
    </w:p>
    <w:p w14:paraId="742BD25F" w14:textId="1B0D7E7F" w:rsidR="000E2B05" w:rsidRPr="00623806" w:rsidRDefault="000E2B05" w:rsidP="00E2615A">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You’re</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he </w:t>
      </w:r>
      <w:proofErr w:type="spellStart"/>
      <w:r w:rsidRPr="00623806">
        <w:rPr>
          <w:rFonts w:ascii="Helvetica" w:hAnsi="Helvetica"/>
          <w:lang w:val="es-ES"/>
        </w:rPr>
        <w:t>snapped</w:t>
      </w:r>
      <w:proofErr w:type="spellEnd"/>
      <w:r w:rsidRPr="00623806">
        <w:rPr>
          <w:rFonts w:ascii="Helvetica" w:hAnsi="Helvetica"/>
          <w:lang w:val="es-ES"/>
        </w:rPr>
        <w:t>. “</w:t>
      </w:r>
      <w:proofErr w:type="spellStart"/>
      <w:r w:rsidRPr="00623806">
        <w:rPr>
          <w:rFonts w:ascii="Helvetica" w:hAnsi="Helvetica"/>
          <w:lang w:val="es-ES"/>
        </w:rPr>
        <w:t>You’re</w:t>
      </w:r>
      <w:proofErr w:type="spellEnd"/>
      <w:r w:rsidRPr="00623806">
        <w:rPr>
          <w:rFonts w:ascii="Helvetica" w:hAnsi="Helvetica"/>
          <w:lang w:val="es-ES"/>
        </w:rPr>
        <w:t xml:space="preserve"> </w:t>
      </w:r>
      <w:proofErr w:type="spellStart"/>
      <w:r w:rsidRPr="00623806">
        <w:rPr>
          <w:rFonts w:ascii="Helvetica" w:hAnsi="Helvetica"/>
          <w:lang w:val="es-ES"/>
        </w:rPr>
        <w:t>stretched</w:t>
      </w:r>
      <w:proofErr w:type="spellEnd"/>
      <w:r w:rsidRPr="00623806">
        <w:rPr>
          <w:rFonts w:ascii="Helvetica" w:hAnsi="Helvetica"/>
          <w:lang w:val="es-ES"/>
        </w:rPr>
        <w:t xml:space="preserve"> </w:t>
      </w:r>
      <w:proofErr w:type="spellStart"/>
      <w:r w:rsidRPr="00623806">
        <w:rPr>
          <w:rFonts w:ascii="Helvetica" w:hAnsi="Helvetica"/>
          <w:lang w:val="es-ES"/>
        </w:rPr>
        <w:t>thin</w:t>
      </w:r>
      <w:proofErr w:type="spellEnd"/>
      <w:r w:rsidRPr="00623806">
        <w:rPr>
          <w:rFonts w:ascii="Helvetica" w:hAnsi="Helvetica"/>
          <w:lang w:val="es-ES"/>
        </w:rPr>
        <w:t xml:space="preserve">, </w:t>
      </w: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Bleeding</w:t>
      </w:r>
      <w:proofErr w:type="spellEnd"/>
      <w:r w:rsidRPr="00623806">
        <w:rPr>
          <w:rFonts w:ascii="Helvetica" w:hAnsi="Helvetica"/>
          <w:lang w:val="es-ES"/>
        </w:rPr>
        <w:t xml:space="preserve"> </w:t>
      </w:r>
      <w:proofErr w:type="spellStart"/>
      <w:r w:rsidRPr="00623806">
        <w:rPr>
          <w:rFonts w:ascii="Helvetica" w:hAnsi="Helvetica"/>
          <w:lang w:val="es-ES"/>
        </w:rPr>
        <w:t>energy</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you’ve</w:t>
      </w:r>
      <w:proofErr w:type="spellEnd"/>
      <w:r w:rsidRPr="00623806">
        <w:rPr>
          <w:rFonts w:ascii="Helvetica" w:hAnsi="Helvetica"/>
          <w:lang w:val="es-ES"/>
        </w:rPr>
        <w:t xml:space="preserve"> </w:t>
      </w:r>
      <w:proofErr w:type="spellStart"/>
      <w:r w:rsidRPr="00623806">
        <w:rPr>
          <w:rFonts w:ascii="Helvetica" w:hAnsi="Helvetica"/>
          <w:lang w:val="es-ES"/>
        </w:rPr>
        <w:t>got</w:t>
      </w:r>
      <w:proofErr w:type="spellEnd"/>
      <w:r w:rsidRPr="00623806">
        <w:rPr>
          <w:rFonts w:ascii="Helvetica" w:hAnsi="Helvetica"/>
          <w:lang w:val="es-ES"/>
        </w:rPr>
        <w:t xml:space="preserve"> </w:t>
      </w:r>
      <w:proofErr w:type="spellStart"/>
      <w:r w:rsidRPr="00623806">
        <w:rPr>
          <w:rFonts w:ascii="Helvetica" w:hAnsi="Helvetica"/>
          <w:lang w:val="es-ES"/>
        </w:rPr>
        <w:t>nothing</w:t>
      </w:r>
      <w:proofErr w:type="spellEnd"/>
      <w:r w:rsidRPr="00623806">
        <w:rPr>
          <w:rFonts w:ascii="Helvetica" w:hAnsi="Helvetica"/>
          <w:lang w:val="es-ES"/>
        </w:rPr>
        <w:t xml:space="preserve"> </w:t>
      </w:r>
      <w:proofErr w:type="spellStart"/>
      <w:r w:rsidRPr="00623806">
        <w:rPr>
          <w:rFonts w:ascii="Helvetica" w:hAnsi="Helvetica"/>
          <w:lang w:val="es-ES"/>
        </w:rPr>
        <w:t>left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lose. And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what</w:t>
      </w:r>
      <w:proofErr w:type="spellEnd"/>
      <w:r w:rsidRPr="00623806">
        <w:rPr>
          <w:rFonts w:ascii="Helvetica" w:hAnsi="Helvetica"/>
          <w:lang w:val="es-ES"/>
        </w:rPr>
        <w:t xml:space="preserve">? </w:t>
      </w:r>
      <w:proofErr w:type="gramStart"/>
      <w:r w:rsidRPr="00623806">
        <w:rPr>
          <w:rFonts w:ascii="Helvetica" w:hAnsi="Helvetica"/>
          <w:lang w:val="es-ES"/>
        </w:rPr>
        <w:t xml:space="preserve">Are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trying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become</w:t>
      </w:r>
      <w:proofErr w:type="spellEnd"/>
      <w:r w:rsidRPr="00623806">
        <w:rPr>
          <w:rFonts w:ascii="Helvetica" w:hAnsi="Helvetica"/>
          <w:lang w:val="es-ES"/>
        </w:rPr>
        <w:t xml:space="preserve"> a </w:t>
      </w:r>
      <w:proofErr w:type="spellStart"/>
      <w:r w:rsidRPr="00623806">
        <w:rPr>
          <w:rFonts w:ascii="Helvetica" w:hAnsi="Helvetica"/>
          <w:lang w:val="es-ES"/>
        </w:rPr>
        <w:t>one-man</w:t>
      </w:r>
      <w:proofErr w:type="spellEnd"/>
      <w:r w:rsidRPr="00623806">
        <w:rPr>
          <w:rFonts w:ascii="Helvetica" w:hAnsi="Helvetica"/>
          <w:lang w:val="es-ES"/>
        </w:rPr>
        <w:t xml:space="preserve"> </w:t>
      </w:r>
      <w:proofErr w:type="spellStart"/>
      <w:r w:rsidRPr="00623806">
        <w:rPr>
          <w:rFonts w:ascii="Helvetica" w:hAnsi="Helvetica"/>
          <w:lang w:val="es-ES"/>
        </w:rPr>
        <w:t>war</w:t>
      </w:r>
      <w:proofErr w:type="spellEnd"/>
      <w:r w:rsidRPr="00623806">
        <w:rPr>
          <w:rFonts w:ascii="Helvetica" w:hAnsi="Helvetica"/>
          <w:lang w:val="es-ES"/>
        </w:rPr>
        <w:t xml:space="preserve"> machine?</w:t>
      </w:r>
      <w:proofErr w:type="gramEnd"/>
      <w:r w:rsidRPr="00623806">
        <w:rPr>
          <w:rFonts w:ascii="Helvetica" w:hAnsi="Helvetica"/>
          <w:lang w:val="es-ES"/>
        </w:rPr>
        <w:t xml:space="preserve"> </w:t>
      </w:r>
      <w:proofErr w:type="spellStart"/>
      <w:r w:rsidRPr="00623806">
        <w:rPr>
          <w:rFonts w:ascii="Helvetica" w:hAnsi="Helvetica"/>
          <w:lang w:val="es-ES"/>
        </w:rPr>
        <w:t>You’re</w:t>
      </w:r>
      <w:proofErr w:type="spellEnd"/>
      <w:r w:rsidRPr="00623806">
        <w:rPr>
          <w:rFonts w:ascii="Helvetica" w:hAnsi="Helvetica"/>
          <w:lang w:val="es-ES"/>
        </w:rPr>
        <w:t xml:space="preserve"> </w:t>
      </w:r>
      <w:proofErr w:type="spellStart"/>
      <w:r w:rsidRPr="00623806">
        <w:rPr>
          <w:rFonts w:ascii="Helvetica" w:hAnsi="Helvetica"/>
          <w:lang w:val="es-ES"/>
        </w:rPr>
        <w:t>trying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carry</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weight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pack and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world</w:t>
      </w:r>
      <w:proofErr w:type="spellEnd"/>
      <w:r w:rsidRPr="00623806">
        <w:rPr>
          <w:rFonts w:ascii="Helvetica" w:hAnsi="Helvetica"/>
          <w:lang w:val="es-ES"/>
        </w:rPr>
        <w:t xml:space="preserve">. Alone. </w:t>
      </w:r>
      <w:proofErr w:type="spellStart"/>
      <w:r w:rsidRPr="00623806">
        <w:rPr>
          <w:rFonts w:ascii="Helvetica" w:hAnsi="Helvetica"/>
          <w:lang w:val="es-ES"/>
        </w:rPr>
        <w:t>Without</w:t>
      </w:r>
      <w:proofErr w:type="spellEnd"/>
      <w:r w:rsidRPr="00623806">
        <w:rPr>
          <w:rFonts w:ascii="Helvetica" w:hAnsi="Helvetica"/>
          <w:lang w:val="es-ES"/>
        </w:rPr>
        <w:t xml:space="preserve"> </w:t>
      </w:r>
      <w:proofErr w:type="spellStart"/>
      <w:r w:rsidRPr="00623806">
        <w:rPr>
          <w:rFonts w:ascii="Helvetica" w:hAnsi="Helvetica"/>
          <w:lang w:val="es-ES"/>
        </w:rPr>
        <w:t>letting</w:t>
      </w:r>
      <w:proofErr w:type="spellEnd"/>
      <w:r w:rsidRPr="00623806">
        <w:rPr>
          <w:rFonts w:ascii="Helvetica" w:hAnsi="Helvetica"/>
          <w:lang w:val="es-ES"/>
        </w:rPr>
        <w:t xml:space="preserve"> </w:t>
      </w:r>
      <w:proofErr w:type="spellStart"/>
      <w:r w:rsidRPr="00623806">
        <w:rPr>
          <w:rFonts w:ascii="Helvetica" w:hAnsi="Helvetica"/>
          <w:lang w:val="es-ES"/>
        </w:rPr>
        <w:t>anyone</w:t>
      </w:r>
      <w:proofErr w:type="spellEnd"/>
      <w:r w:rsidRPr="00623806">
        <w:rPr>
          <w:rFonts w:ascii="Helvetica" w:hAnsi="Helvetica"/>
          <w:lang w:val="es-ES"/>
        </w:rPr>
        <w:t xml:space="preserve"> </w:t>
      </w:r>
      <w:proofErr w:type="spellStart"/>
      <w:r w:rsidRPr="00623806">
        <w:rPr>
          <w:rFonts w:ascii="Helvetica" w:hAnsi="Helvetica"/>
          <w:lang w:val="es-ES"/>
        </w:rPr>
        <w:t>help</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w:t>
      </w:r>
    </w:p>
    <w:p w14:paraId="3B4A848B" w14:textId="6FBA8295" w:rsidR="000E2B05" w:rsidRPr="00623806" w:rsidRDefault="000E2B05" w:rsidP="00E2615A">
      <w:pPr>
        <w:pStyle w:val="Scene"/>
        <w:spacing w:line="276" w:lineRule="auto"/>
        <w:jc w:val="both"/>
        <w:rPr>
          <w:rFonts w:ascii="Helvetica" w:hAnsi="Helvetica"/>
          <w:lang w:val="es-ES"/>
        </w:rPr>
      </w:pP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landed</w:t>
      </w:r>
      <w:proofErr w:type="spellEnd"/>
      <w:r w:rsidRPr="00623806">
        <w:rPr>
          <w:rFonts w:ascii="Helvetica" w:hAnsi="Helvetica"/>
          <w:lang w:val="es-ES"/>
        </w:rPr>
        <w:t xml:space="preserve"> </w:t>
      </w:r>
      <w:proofErr w:type="spellStart"/>
      <w:r w:rsidRPr="00623806">
        <w:rPr>
          <w:rFonts w:ascii="Helvetica" w:hAnsi="Helvetica"/>
          <w:lang w:val="es-ES"/>
        </w:rPr>
        <w:t>harder</w:t>
      </w:r>
      <w:proofErr w:type="spellEnd"/>
      <w:r w:rsidRPr="00623806">
        <w:rPr>
          <w:rFonts w:ascii="Helvetica" w:hAnsi="Helvetica"/>
          <w:lang w:val="es-ES"/>
        </w:rPr>
        <w:t xml:space="preserve"> </w:t>
      </w:r>
      <w:proofErr w:type="spellStart"/>
      <w:r w:rsidRPr="00623806">
        <w:rPr>
          <w:rFonts w:ascii="Helvetica" w:hAnsi="Helvetica"/>
          <w:lang w:val="es-ES"/>
        </w:rPr>
        <w:t>than</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should</w:t>
      </w:r>
      <w:proofErr w:type="spellEnd"/>
      <w:r w:rsidRPr="00623806">
        <w:rPr>
          <w:rFonts w:ascii="Helvetica" w:hAnsi="Helvetica"/>
          <w:lang w:val="es-ES"/>
        </w:rPr>
        <w:t xml:space="preserve"> </w:t>
      </w:r>
      <w:proofErr w:type="spellStart"/>
      <w:r w:rsidRPr="00623806">
        <w:rPr>
          <w:rFonts w:ascii="Helvetica" w:hAnsi="Helvetica"/>
          <w:lang w:val="es-ES"/>
        </w:rPr>
        <w:t>have</w:t>
      </w:r>
      <w:proofErr w:type="spellEnd"/>
      <w:r w:rsidRPr="00623806">
        <w:rPr>
          <w:rFonts w:ascii="Helvetica" w:hAnsi="Helvetica"/>
          <w:lang w:val="es-ES"/>
        </w:rPr>
        <w:t>.</w:t>
      </w:r>
    </w:p>
    <w:p w14:paraId="7F7958F1" w14:textId="61309406" w:rsidR="000E2B05" w:rsidRPr="00623806" w:rsidRDefault="000E2B05" w:rsidP="00E2615A">
      <w:pPr>
        <w:pStyle w:val="Scene"/>
        <w:spacing w:line="276" w:lineRule="auto"/>
        <w:jc w:val="both"/>
        <w:rPr>
          <w:rFonts w:ascii="Helvetica" w:hAnsi="Helvetica"/>
          <w:lang w:val="es-ES"/>
        </w:rPr>
      </w:pPr>
      <w:r w:rsidRPr="00623806">
        <w:rPr>
          <w:rFonts w:ascii="Helvetica" w:hAnsi="Helvetica"/>
          <w:lang w:val="es-ES"/>
        </w:rPr>
        <w:t xml:space="preserve">Josh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say</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name</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we</w:t>
      </w:r>
      <w:proofErr w:type="spellEnd"/>
      <w:r w:rsidRPr="00623806">
        <w:rPr>
          <w:rFonts w:ascii="Helvetica" w:hAnsi="Helvetica"/>
          <w:lang w:val="es-ES"/>
        </w:rPr>
        <w:t xml:space="preserve"> </w:t>
      </w:r>
      <w:proofErr w:type="spellStart"/>
      <w:r w:rsidRPr="00623806">
        <w:rPr>
          <w:rFonts w:ascii="Helvetica" w:hAnsi="Helvetica"/>
          <w:lang w:val="es-ES"/>
        </w:rPr>
        <w:t>both</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settle</w:t>
      </w:r>
      <w:proofErr w:type="spellEnd"/>
      <w:r w:rsidRPr="00623806">
        <w:rPr>
          <w:rFonts w:ascii="Helvetica" w:hAnsi="Helvetica"/>
          <w:lang w:val="es-ES"/>
        </w:rPr>
        <w:t xml:space="preserve"> </w:t>
      </w:r>
      <w:proofErr w:type="spellStart"/>
      <w:r w:rsidRPr="00623806">
        <w:rPr>
          <w:rFonts w:ascii="Helvetica" w:hAnsi="Helvetica"/>
          <w:lang w:val="es-ES"/>
        </w:rPr>
        <w:t>between</w:t>
      </w:r>
      <w:proofErr w:type="spellEnd"/>
      <w:r w:rsidRPr="00623806">
        <w:rPr>
          <w:rFonts w:ascii="Helvetica" w:hAnsi="Helvetica"/>
          <w:lang w:val="es-ES"/>
        </w:rPr>
        <w:t xml:space="preserve"> </w:t>
      </w:r>
      <w:proofErr w:type="spellStart"/>
      <w:r w:rsidRPr="00623806">
        <w:rPr>
          <w:rFonts w:ascii="Helvetica" w:hAnsi="Helvetica"/>
          <w:lang w:val="es-ES"/>
        </w:rPr>
        <w:t>us</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thunder</w:t>
      </w:r>
      <w:proofErr w:type="spellEnd"/>
      <w:r w:rsidRPr="00623806">
        <w:rPr>
          <w:rFonts w:ascii="Helvetica" w:hAnsi="Helvetica"/>
          <w:lang w:val="es-ES"/>
        </w:rPr>
        <w:t xml:space="preserve"> </w:t>
      </w:r>
      <w:proofErr w:type="spellStart"/>
      <w:r w:rsidRPr="00623806">
        <w:rPr>
          <w:rFonts w:ascii="Helvetica" w:hAnsi="Helvetica"/>
          <w:lang w:val="es-ES"/>
        </w:rPr>
        <w:t>waiting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strike.</w:t>
      </w:r>
    </w:p>
    <w:p w14:paraId="19FAC562" w14:textId="1FAB9ACD" w:rsidR="000E2B05" w:rsidRPr="00623806" w:rsidRDefault="000E2B05" w:rsidP="00E2615A">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opened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mouth</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deny</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w:t>
      </w:r>
      <w:proofErr w:type="spellStart"/>
      <w:r w:rsidRPr="00623806">
        <w:rPr>
          <w:rFonts w:ascii="Helvetica" w:hAnsi="Helvetica"/>
          <w:lang w:val="es-ES"/>
        </w:rPr>
        <w:t>then</w:t>
      </w:r>
      <w:proofErr w:type="spellEnd"/>
      <w:r w:rsidRPr="00623806">
        <w:rPr>
          <w:rFonts w:ascii="Helvetica" w:hAnsi="Helvetica"/>
          <w:lang w:val="es-ES"/>
        </w:rPr>
        <w:t xml:space="preserve"> </w:t>
      </w:r>
      <w:proofErr w:type="spellStart"/>
      <w:r w:rsidRPr="00623806">
        <w:rPr>
          <w:rFonts w:ascii="Helvetica" w:hAnsi="Helvetica"/>
          <w:lang w:val="es-ES"/>
        </w:rPr>
        <w:t>closed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again</w:t>
      </w:r>
      <w:proofErr w:type="spellEnd"/>
      <w:r w:rsidRPr="00623806">
        <w:rPr>
          <w:rFonts w:ascii="Helvetica" w:hAnsi="Helvetica"/>
          <w:lang w:val="es-ES"/>
        </w:rPr>
        <w:t>.</w:t>
      </w:r>
    </w:p>
    <w:p w14:paraId="0BBC55E7" w14:textId="155E5E2D" w:rsidR="000E2B05" w:rsidRPr="00623806" w:rsidRDefault="000E2B05" w:rsidP="00E2615A">
      <w:pPr>
        <w:pStyle w:val="Scene"/>
        <w:spacing w:line="276" w:lineRule="auto"/>
        <w:jc w:val="both"/>
        <w:rPr>
          <w:rFonts w:ascii="Helvetica" w:hAnsi="Helvetica"/>
          <w:lang w:val="es-ES"/>
        </w:rPr>
      </w:pPr>
      <w:proofErr w:type="spellStart"/>
      <w:r w:rsidRPr="00623806">
        <w:rPr>
          <w:rFonts w:ascii="Helvetica" w:hAnsi="Helvetica"/>
          <w:lang w:val="es-ES"/>
        </w:rPr>
        <w:t>Because</w:t>
      </w:r>
      <w:proofErr w:type="spellEnd"/>
      <w:r w:rsidRPr="00623806">
        <w:rPr>
          <w:rFonts w:ascii="Helvetica" w:hAnsi="Helvetica"/>
          <w:lang w:val="es-ES"/>
        </w:rPr>
        <w:t xml:space="preserve"> </w:t>
      </w:r>
      <w:proofErr w:type="spellStart"/>
      <w:r w:rsidRPr="00623806">
        <w:rPr>
          <w:rFonts w:ascii="Helvetica" w:hAnsi="Helvetica"/>
          <w:lang w:val="es-ES"/>
        </w:rPr>
        <w:t>what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I </w:t>
      </w:r>
      <w:proofErr w:type="spellStart"/>
      <w:r w:rsidRPr="00623806">
        <w:rPr>
          <w:rFonts w:ascii="Helvetica" w:hAnsi="Helvetica"/>
          <w:lang w:val="es-ES"/>
        </w:rPr>
        <w:t>going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say</w:t>
      </w:r>
      <w:proofErr w:type="spellEnd"/>
      <w:r w:rsidRPr="00623806">
        <w:rPr>
          <w:rFonts w:ascii="Helvetica" w:hAnsi="Helvetica"/>
          <w:lang w:val="es-ES"/>
        </w:rPr>
        <w:t>?</w:t>
      </w:r>
    </w:p>
    <w:p w14:paraId="2F22D0A8" w14:textId="604FA48F" w:rsidR="000E2B05" w:rsidRPr="00623806" w:rsidRDefault="000E2B05" w:rsidP="00E2615A">
      <w:pPr>
        <w:pStyle w:val="Scene"/>
        <w:spacing w:line="276" w:lineRule="auto"/>
        <w:jc w:val="both"/>
        <w:rPr>
          <w:rFonts w:ascii="Helvetica" w:hAnsi="Helvetica"/>
          <w:lang w:val="es-ES"/>
        </w:rPr>
      </w:pPr>
      <w:proofErr w:type="spellStart"/>
      <w:r w:rsidRPr="00623806">
        <w:rPr>
          <w:rFonts w:ascii="Helvetica" w:hAnsi="Helvetica"/>
          <w:lang w:val="es-ES"/>
        </w:rPr>
        <w:t>That</w:t>
      </w:r>
      <w:proofErr w:type="spellEnd"/>
      <w:r w:rsidRPr="00623806">
        <w:rPr>
          <w:rFonts w:ascii="Helvetica" w:hAnsi="Helvetica"/>
          <w:lang w:val="es-ES"/>
        </w:rPr>
        <w:t xml:space="preserve"> I </w:t>
      </w:r>
      <w:proofErr w:type="spellStart"/>
      <w:r w:rsidRPr="00623806">
        <w:rPr>
          <w:rFonts w:ascii="Helvetica" w:hAnsi="Helvetica"/>
          <w:lang w:val="es-ES"/>
        </w:rPr>
        <w:t>couldn’t</w:t>
      </w:r>
      <w:proofErr w:type="spellEnd"/>
      <w:r w:rsidRPr="00623806">
        <w:rPr>
          <w:rFonts w:ascii="Helvetica" w:hAnsi="Helvetica"/>
          <w:lang w:val="es-ES"/>
        </w:rPr>
        <w:t xml:space="preserve"> </w:t>
      </w:r>
      <w:proofErr w:type="spellStart"/>
      <w:r w:rsidRPr="00623806">
        <w:rPr>
          <w:rFonts w:ascii="Helvetica" w:hAnsi="Helvetica"/>
          <w:lang w:val="es-ES"/>
        </w:rPr>
        <w:t>breathe</w:t>
      </w:r>
      <w:proofErr w:type="spellEnd"/>
      <w:r w:rsidRPr="00623806">
        <w:rPr>
          <w:rFonts w:ascii="Helvetica" w:hAnsi="Helvetica"/>
          <w:lang w:val="es-ES"/>
        </w:rPr>
        <w:t xml:space="preserve"> </w:t>
      </w:r>
      <w:proofErr w:type="spellStart"/>
      <w:r w:rsidRPr="00623806">
        <w:rPr>
          <w:rFonts w:ascii="Helvetica" w:hAnsi="Helvetica"/>
          <w:lang w:val="es-ES"/>
        </w:rPr>
        <w:t>right</w:t>
      </w:r>
      <w:proofErr w:type="spellEnd"/>
      <w:r w:rsidRPr="00623806">
        <w:rPr>
          <w:rFonts w:ascii="Helvetica" w:hAnsi="Helvetica"/>
          <w:lang w:val="es-ES"/>
        </w:rPr>
        <w:t xml:space="preserve"> </w:t>
      </w:r>
      <w:proofErr w:type="spellStart"/>
      <w:r w:rsidRPr="00623806">
        <w:rPr>
          <w:rFonts w:ascii="Helvetica" w:hAnsi="Helvetica"/>
          <w:lang w:val="es-ES"/>
        </w:rPr>
        <w:t>unless</w:t>
      </w:r>
      <w:proofErr w:type="spellEnd"/>
      <w:r w:rsidRPr="00623806">
        <w:rPr>
          <w:rFonts w:ascii="Helvetica" w:hAnsi="Helvetica"/>
          <w:lang w:val="es-ES"/>
        </w:rPr>
        <w:t xml:space="preserve"> I </w:t>
      </w:r>
      <w:proofErr w:type="spellStart"/>
      <w:r w:rsidRPr="00623806">
        <w:rPr>
          <w:rFonts w:ascii="Helvetica" w:hAnsi="Helvetica"/>
          <w:lang w:val="es-ES"/>
        </w:rPr>
        <w:t>knew</w:t>
      </w:r>
      <w:proofErr w:type="spellEnd"/>
      <w:r w:rsidRPr="00623806">
        <w:rPr>
          <w:rFonts w:ascii="Helvetica" w:hAnsi="Helvetica"/>
          <w:lang w:val="es-ES"/>
        </w:rPr>
        <w:t xml:space="preserve">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safe</w:t>
      </w:r>
      <w:proofErr w:type="spellEnd"/>
      <w:r w:rsidRPr="00623806">
        <w:rPr>
          <w:rFonts w:ascii="Helvetica" w:hAnsi="Helvetica"/>
          <w:lang w:val="es-ES"/>
        </w:rPr>
        <w:t>?</w:t>
      </w:r>
    </w:p>
    <w:p w14:paraId="007D5512" w14:textId="6A68F556" w:rsidR="000E2B05" w:rsidRPr="00623806" w:rsidRDefault="000E2B05" w:rsidP="00E2615A">
      <w:pPr>
        <w:pStyle w:val="Scene"/>
        <w:spacing w:line="276" w:lineRule="auto"/>
        <w:jc w:val="both"/>
        <w:rPr>
          <w:rFonts w:ascii="Helvetica" w:hAnsi="Helvetica"/>
          <w:lang w:val="es-ES"/>
        </w:rPr>
      </w:pP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I’d</w:t>
      </w:r>
      <w:proofErr w:type="spellEnd"/>
      <w:r w:rsidRPr="00623806">
        <w:rPr>
          <w:rFonts w:ascii="Helvetica" w:hAnsi="Helvetica"/>
          <w:lang w:val="es-ES"/>
        </w:rPr>
        <w:t xml:space="preserve"> </w:t>
      </w:r>
      <w:proofErr w:type="spellStart"/>
      <w:r w:rsidRPr="00623806">
        <w:rPr>
          <w:rFonts w:ascii="Helvetica" w:hAnsi="Helvetica"/>
          <w:lang w:val="es-ES"/>
        </w:rPr>
        <w:t>gladly</w:t>
      </w:r>
      <w:proofErr w:type="spellEnd"/>
      <w:r w:rsidRPr="00623806">
        <w:rPr>
          <w:rFonts w:ascii="Helvetica" w:hAnsi="Helvetica"/>
          <w:lang w:val="es-ES"/>
        </w:rPr>
        <w:t xml:space="preserve"> </w:t>
      </w:r>
      <w:proofErr w:type="spellStart"/>
      <w:r w:rsidRPr="00623806">
        <w:rPr>
          <w:rFonts w:ascii="Helvetica" w:hAnsi="Helvetica"/>
          <w:lang w:val="es-ES"/>
        </w:rPr>
        <w:t>tear</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soul</w:t>
      </w:r>
      <w:proofErr w:type="spellEnd"/>
      <w:r w:rsidRPr="00623806">
        <w:rPr>
          <w:rFonts w:ascii="Helvetica" w:hAnsi="Helvetica"/>
          <w:lang w:val="es-ES"/>
        </w:rPr>
        <w:t xml:space="preserve"> </w:t>
      </w:r>
      <w:proofErr w:type="spellStart"/>
      <w:r w:rsidRPr="00623806">
        <w:rPr>
          <w:rFonts w:ascii="Helvetica" w:hAnsi="Helvetica"/>
          <w:lang w:val="es-ES"/>
        </w:rPr>
        <w:t>apart</w:t>
      </w:r>
      <w:proofErr w:type="spellEnd"/>
      <w:r w:rsidRPr="00623806">
        <w:rPr>
          <w:rFonts w:ascii="Helvetica" w:hAnsi="Helvetica"/>
          <w:lang w:val="es-ES"/>
        </w:rPr>
        <w:t xml:space="preserve"> holding </w:t>
      </w:r>
      <w:proofErr w:type="spellStart"/>
      <w:r w:rsidRPr="00623806">
        <w:rPr>
          <w:rFonts w:ascii="Helvetica" w:hAnsi="Helvetica"/>
          <w:lang w:val="es-ES"/>
        </w:rPr>
        <w:t>two</w:t>
      </w:r>
      <w:proofErr w:type="spellEnd"/>
      <w:r w:rsidRPr="00623806">
        <w:rPr>
          <w:rFonts w:ascii="Helvetica" w:hAnsi="Helvetica"/>
          <w:lang w:val="es-ES"/>
        </w:rPr>
        <w:t xml:space="preserve"> </w:t>
      </w:r>
      <w:proofErr w:type="spellStart"/>
      <w:r w:rsidRPr="00623806">
        <w:rPr>
          <w:rFonts w:ascii="Helvetica" w:hAnsi="Helvetica"/>
          <w:lang w:val="es-ES"/>
        </w:rPr>
        <w:t>lives</w:t>
      </w:r>
      <w:proofErr w:type="spellEnd"/>
      <w:r w:rsidRPr="00623806">
        <w:rPr>
          <w:rFonts w:ascii="Helvetica" w:hAnsi="Helvetica"/>
          <w:lang w:val="es-ES"/>
        </w:rPr>
        <w:t xml:space="preserve"> </w:t>
      </w:r>
      <w:proofErr w:type="spellStart"/>
      <w:r w:rsidRPr="00623806">
        <w:rPr>
          <w:rFonts w:ascii="Helvetica" w:hAnsi="Helvetica"/>
          <w:lang w:val="es-ES"/>
        </w:rPr>
        <w:t>together</w:t>
      </w:r>
      <w:proofErr w:type="spellEnd"/>
      <w:r w:rsidRPr="00623806">
        <w:rPr>
          <w:rFonts w:ascii="Helvetica" w:hAnsi="Helvetica"/>
          <w:lang w:val="es-ES"/>
        </w:rPr>
        <w:t xml:space="preserve"> </w:t>
      </w:r>
      <w:proofErr w:type="spellStart"/>
      <w:r w:rsidRPr="00623806">
        <w:rPr>
          <w:rFonts w:ascii="Helvetica" w:hAnsi="Helvetica"/>
          <w:lang w:val="es-ES"/>
        </w:rPr>
        <w:t>if</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meant</w:t>
      </w:r>
      <w:proofErr w:type="spellEnd"/>
      <w:r w:rsidRPr="00623806">
        <w:rPr>
          <w:rFonts w:ascii="Helvetica" w:hAnsi="Helvetica"/>
          <w:lang w:val="es-ES"/>
        </w:rPr>
        <w:t xml:space="preserve">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have</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w:t>
      </w:r>
    </w:p>
    <w:p w14:paraId="0D627C99" w14:textId="5798D9F4" w:rsidR="000E2B05" w:rsidRPr="00623806" w:rsidRDefault="000E2B05" w:rsidP="00E2615A">
      <w:pPr>
        <w:pStyle w:val="Scene"/>
        <w:spacing w:line="276" w:lineRule="auto"/>
        <w:jc w:val="both"/>
        <w:rPr>
          <w:rFonts w:ascii="Helvetica" w:hAnsi="Helvetica"/>
          <w:lang w:val="es-ES"/>
        </w:rPr>
      </w:pPr>
      <w:proofErr w:type="spellStart"/>
      <w:r w:rsidRPr="00623806">
        <w:rPr>
          <w:rFonts w:ascii="Helvetica" w:hAnsi="Helvetica"/>
          <w:lang w:val="es-ES"/>
        </w:rPr>
        <w:t>Every</w:t>
      </w:r>
      <w:proofErr w:type="spellEnd"/>
      <w:r w:rsidRPr="00623806">
        <w:rPr>
          <w:rFonts w:ascii="Helvetica" w:hAnsi="Helvetica"/>
          <w:lang w:val="es-ES"/>
        </w:rPr>
        <w:t xml:space="preserve"> time I </w:t>
      </w:r>
      <w:proofErr w:type="spellStart"/>
      <w:r w:rsidRPr="00623806">
        <w:rPr>
          <w:rFonts w:ascii="Helvetica" w:hAnsi="Helvetica"/>
          <w:lang w:val="es-ES"/>
        </w:rPr>
        <w:t>saw</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smile</w:t>
      </w:r>
      <w:proofErr w:type="spellEnd"/>
      <w:r w:rsidRPr="00623806">
        <w:rPr>
          <w:rFonts w:ascii="Helvetica" w:hAnsi="Helvetica"/>
          <w:lang w:val="es-ES"/>
        </w:rPr>
        <w:t xml:space="preserve"> at Shadow </w:t>
      </w:r>
      <w:proofErr w:type="spellStart"/>
      <w:r w:rsidRPr="00623806">
        <w:rPr>
          <w:rFonts w:ascii="Helvetica" w:hAnsi="Helvetica"/>
          <w:lang w:val="es-ES"/>
        </w:rPr>
        <w:t>or</w:t>
      </w:r>
      <w:proofErr w:type="spellEnd"/>
      <w:r w:rsidRPr="00623806">
        <w:rPr>
          <w:rFonts w:ascii="Helvetica" w:hAnsi="Helvetica"/>
          <w:lang w:val="es-ES"/>
        </w:rPr>
        <w:t xml:space="preserve"> run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fingers</w:t>
      </w:r>
      <w:proofErr w:type="spellEnd"/>
      <w:r w:rsidRPr="00623806">
        <w:rPr>
          <w:rFonts w:ascii="Helvetica" w:hAnsi="Helvetica"/>
          <w:lang w:val="es-ES"/>
        </w:rPr>
        <w:t xml:space="preserve"> </w:t>
      </w:r>
      <w:proofErr w:type="spellStart"/>
      <w:r w:rsidRPr="00623806">
        <w:rPr>
          <w:rFonts w:ascii="Helvetica" w:hAnsi="Helvetica"/>
          <w:lang w:val="es-ES"/>
        </w:rPr>
        <w:t>along</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wolf</w:t>
      </w:r>
      <w:proofErr w:type="spellEnd"/>
      <w:r w:rsidRPr="00623806">
        <w:rPr>
          <w:rFonts w:ascii="Helvetica" w:hAnsi="Helvetica"/>
          <w:lang w:val="es-ES"/>
        </w:rPr>
        <w:t xml:space="preserve"> </w:t>
      </w:r>
      <w:proofErr w:type="spellStart"/>
      <w:r w:rsidRPr="00623806">
        <w:rPr>
          <w:rFonts w:ascii="Helvetica" w:hAnsi="Helvetica"/>
          <w:lang w:val="es-ES"/>
        </w:rPr>
        <w:t>pendant</w:t>
      </w:r>
      <w:proofErr w:type="spellEnd"/>
      <w:r w:rsidRPr="00623806">
        <w:rPr>
          <w:rFonts w:ascii="Helvetica" w:hAnsi="Helvetica"/>
          <w:lang w:val="es-ES"/>
        </w:rPr>
        <w:t xml:space="preserve"> at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throat</w:t>
      </w:r>
      <w:proofErr w:type="spellEnd"/>
      <w:r w:rsidRPr="00623806">
        <w:rPr>
          <w:rFonts w:ascii="Helvetica" w:hAnsi="Helvetica"/>
          <w:lang w:val="es-ES"/>
        </w:rPr>
        <w:t xml:space="preserve">, I </w:t>
      </w:r>
      <w:proofErr w:type="spellStart"/>
      <w:r w:rsidRPr="00623806">
        <w:rPr>
          <w:rFonts w:ascii="Helvetica" w:hAnsi="Helvetica"/>
          <w:lang w:val="es-ES"/>
        </w:rPr>
        <w:t>felt</w:t>
      </w:r>
      <w:proofErr w:type="spellEnd"/>
      <w:r w:rsidRPr="00623806">
        <w:rPr>
          <w:rFonts w:ascii="Helvetica" w:hAnsi="Helvetica"/>
          <w:lang w:val="es-ES"/>
        </w:rPr>
        <w:t xml:space="preserve"> a </w:t>
      </w:r>
      <w:proofErr w:type="spellStart"/>
      <w:r w:rsidRPr="00623806">
        <w:rPr>
          <w:rFonts w:ascii="Helvetica" w:hAnsi="Helvetica"/>
          <w:lang w:val="es-ES"/>
        </w:rPr>
        <w:t>flicker</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hope so </w:t>
      </w:r>
      <w:proofErr w:type="spellStart"/>
      <w:r w:rsidRPr="00623806">
        <w:rPr>
          <w:rFonts w:ascii="Helvetica" w:hAnsi="Helvetica"/>
          <w:lang w:val="es-ES"/>
        </w:rPr>
        <w:t>dangerous</w:t>
      </w:r>
      <w:proofErr w:type="spellEnd"/>
      <w:r w:rsidRPr="00623806">
        <w:rPr>
          <w:rFonts w:ascii="Helvetica" w:hAnsi="Helvetica"/>
          <w:lang w:val="es-ES"/>
        </w:rPr>
        <w:t xml:space="preserve"> I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know</w:t>
      </w:r>
      <w:proofErr w:type="spellEnd"/>
      <w:r w:rsidRPr="00623806">
        <w:rPr>
          <w:rFonts w:ascii="Helvetica" w:hAnsi="Helvetica"/>
          <w:lang w:val="es-ES"/>
        </w:rPr>
        <w:t xml:space="preserve"> </w:t>
      </w:r>
      <w:proofErr w:type="spellStart"/>
      <w:r w:rsidRPr="00623806">
        <w:rPr>
          <w:rFonts w:ascii="Helvetica" w:hAnsi="Helvetica"/>
          <w:lang w:val="es-ES"/>
        </w:rPr>
        <w:t>whether</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chase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or</w:t>
      </w:r>
      <w:proofErr w:type="spellEnd"/>
      <w:r w:rsidRPr="00623806">
        <w:rPr>
          <w:rFonts w:ascii="Helvetica" w:hAnsi="Helvetica"/>
          <w:lang w:val="es-ES"/>
        </w:rPr>
        <w:t xml:space="preserve"> run.</w:t>
      </w:r>
    </w:p>
    <w:p w14:paraId="7ACEE0C0" w14:textId="1DEE4D32" w:rsidR="000E2B05" w:rsidRPr="00623806" w:rsidRDefault="000E2B05" w:rsidP="00E2615A">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nothing</w:t>
      </w:r>
      <w:proofErr w:type="spellEnd"/>
      <w:r w:rsidRPr="00623806">
        <w:rPr>
          <w:rFonts w:ascii="Helvetica" w:hAnsi="Helvetica"/>
          <w:lang w:val="es-ES"/>
        </w:rPr>
        <w:t xml:space="preserve">, </w:t>
      </w:r>
      <w:proofErr w:type="spellStart"/>
      <w:r w:rsidRPr="00623806">
        <w:rPr>
          <w:rFonts w:ascii="Helvetica" w:hAnsi="Helvetica"/>
          <w:lang w:val="es-ES"/>
        </w:rPr>
        <w:t>jaw</w:t>
      </w:r>
      <w:proofErr w:type="spellEnd"/>
      <w:r w:rsidRPr="00623806">
        <w:rPr>
          <w:rFonts w:ascii="Helvetica" w:hAnsi="Helvetica"/>
          <w:lang w:val="es-ES"/>
        </w:rPr>
        <w:t xml:space="preserve"> </w:t>
      </w:r>
      <w:proofErr w:type="spellStart"/>
      <w:r w:rsidRPr="00623806">
        <w:rPr>
          <w:rFonts w:ascii="Helvetica" w:hAnsi="Helvetica"/>
          <w:lang w:val="es-ES"/>
        </w:rPr>
        <w:t>locked</w:t>
      </w:r>
      <w:proofErr w:type="spellEnd"/>
      <w:r w:rsidRPr="00623806">
        <w:rPr>
          <w:rFonts w:ascii="Helvetica" w:hAnsi="Helvetica"/>
          <w:lang w:val="es-ES"/>
        </w:rPr>
        <w:t xml:space="preserve"> </w:t>
      </w:r>
      <w:proofErr w:type="spellStart"/>
      <w:r w:rsidRPr="00623806">
        <w:rPr>
          <w:rFonts w:ascii="Helvetica" w:hAnsi="Helvetica"/>
          <w:lang w:val="es-ES"/>
        </w:rPr>
        <w:t>tight</w:t>
      </w:r>
      <w:proofErr w:type="spellEnd"/>
      <w:r w:rsidRPr="00623806">
        <w:rPr>
          <w:rFonts w:ascii="Helvetica" w:hAnsi="Helvetica"/>
          <w:lang w:val="es-ES"/>
        </w:rPr>
        <w:t xml:space="preserve"> </w:t>
      </w:r>
      <w:proofErr w:type="spellStart"/>
      <w:r w:rsidRPr="00623806">
        <w:rPr>
          <w:rFonts w:ascii="Helvetica" w:hAnsi="Helvetica"/>
          <w:lang w:val="es-ES"/>
        </w:rPr>
        <w:t>against</w:t>
      </w:r>
      <w:proofErr w:type="spellEnd"/>
      <w:r w:rsidRPr="00623806">
        <w:rPr>
          <w:rFonts w:ascii="Helvetica" w:hAnsi="Helvetica"/>
          <w:lang w:val="es-ES"/>
        </w:rPr>
        <w:t xml:space="preserve"> </w:t>
      </w:r>
      <w:proofErr w:type="spellStart"/>
      <w:r w:rsidRPr="00623806">
        <w:rPr>
          <w:rFonts w:ascii="Helvetica" w:hAnsi="Helvetica"/>
          <w:lang w:val="es-ES"/>
        </w:rPr>
        <w:t>everything</w:t>
      </w:r>
      <w:proofErr w:type="spellEnd"/>
      <w:r w:rsidRPr="00623806">
        <w:rPr>
          <w:rFonts w:ascii="Helvetica" w:hAnsi="Helvetica"/>
          <w:lang w:val="es-ES"/>
        </w:rPr>
        <w:t xml:space="preserve"> I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know</w:t>
      </w:r>
      <w:proofErr w:type="spellEnd"/>
      <w:r w:rsidRPr="00623806">
        <w:rPr>
          <w:rFonts w:ascii="Helvetica" w:hAnsi="Helvetica"/>
          <w:lang w:val="es-ES"/>
        </w:rPr>
        <w:t xml:space="preserve"> </w:t>
      </w:r>
      <w:proofErr w:type="spellStart"/>
      <w:r w:rsidRPr="00623806">
        <w:rPr>
          <w:rFonts w:ascii="Helvetica" w:hAnsi="Helvetica"/>
          <w:lang w:val="es-ES"/>
        </w:rPr>
        <w:t>how</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name</w:t>
      </w:r>
      <w:proofErr w:type="spellEnd"/>
      <w:r w:rsidRPr="00623806">
        <w:rPr>
          <w:rFonts w:ascii="Helvetica" w:hAnsi="Helvetica"/>
          <w:lang w:val="es-ES"/>
        </w:rPr>
        <w:t>.</w:t>
      </w:r>
    </w:p>
    <w:p w14:paraId="73308168" w14:textId="5A142BB0" w:rsidR="000E2B05" w:rsidRPr="00623806" w:rsidRDefault="000E2B05" w:rsidP="00E2615A">
      <w:pPr>
        <w:pStyle w:val="Scene"/>
        <w:spacing w:line="276" w:lineRule="auto"/>
        <w:jc w:val="both"/>
        <w:rPr>
          <w:rFonts w:ascii="Helvetica" w:hAnsi="Helvetica"/>
          <w:lang w:val="es-ES"/>
        </w:rPr>
      </w:pPr>
      <w:proofErr w:type="spellStart"/>
      <w:r w:rsidRPr="00623806">
        <w:rPr>
          <w:rFonts w:ascii="Helvetica" w:hAnsi="Helvetica"/>
          <w:lang w:val="es-ES"/>
        </w:rPr>
        <w:lastRenderedPageBreak/>
        <w:t>Josh’s</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dropped</w:t>
      </w:r>
      <w:proofErr w:type="spellEnd"/>
      <w:r w:rsidRPr="00623806">
        <w:rPr>
          <w:rFonts w:ascii="Helvetica" w:hAnsi="Helvetica"/>
          <w:lang w:val="es-ES"/>
        </w:rPr>
        <w:t xml:space="preserve">, </w:t>
      </w:r>
      <w:proofErr w:type="spellStart"/>
      <w:r w:rsidRPr="00623806">
        <w:rPr>
          <w:rFonts w:ascii="Helvetica" w:hAnsi="Helvetica"/>
          <w:lang w:val="es-ES"/>
        </w:rPr>
        <w:t>low</w:t>
      </w:r>
      <w:proofErr w:type="spellEnd"/>
      <w:r w:rsidRPr="00623806">
        <w:rPr>
          <w:rFonts w:ascii="Helvetica" w:hAnsi="Helvetica"/>
          <w:lang w:val="es-ES"/>
        </w:rPr>
        <w:t xml:space="preserve"> and </w:t>
      </w:r>
      <w:proofErr w:type="spellStart"/>
      <w:r w:rsidRPr="00623806">
        <w:rPr>
          <w:rFonts w:ascii="Helvetica" w:hAnsi="Helvetica"/>
          <w:lang w:val="es-ES"/>
        </w:rPr>
        <w:t>pointed</w:t>
      </w:r>
      <w:proofErr w:type="spellEnd"/>
      <w:r w:rsidRPr="00623806">
        <w:rPr>
          <w:rFonts w:ascii="Helvetica" w:hAnsi="Helvetica"/>
          <w:lang w:val="es-ES"/>
        </w:rPr>
        <w:t>. “</w:t>
      </w:r>
      <w:proofErr w:type="spellStart"/>
      <w:r w:rsidRPr="00623806">
        <w:rPr>
          <w:rFonts w:ascii="Helvetica" w:hAnsi="Helvetica"/>
          <w:lang w:val="es-ES"/>
        </w:rPr>
        <w:t>You’re</w:t>
      </w:r>
      <w:proofErr w:type="spellEnd"/>
      <w:r w:rsidRPr="00623806">
        <w:rPr>
          <w:rFonts w:ascii="Helvetica" w:hAnsi="Helvetica"/>
          <w:lang w:val="es-ES"/>
        </w:rPr>
        <w:t xml:space="preserve"> </w:t>
      </w:r>
      <w:proofErr w:type="spellStart"/>
      <w:r w:rsidRPr="00623806">
        <w:rPr>
          <w:rFonts w:ascii="Helvetica" w:hAnsi="Helvetica"/>
          <w:lang w:val="es-ES"/>
        </w:rPr>
        <w:t>afraid</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what</w:t>
      </w:r>
      <w:proofErr w:type="spellEnd"/>
      <w:r w:rsidRPr="00623806">
        <w:rPr>
          <w:rFonts w:ascii="Helvetica" w:hAnsi="Helvetica"/>
          <w:lang w:val="es-ES"/>
        </w:rPr>
        <w:t xml:space="preserve"> </w:t>
      </w:r>
      <w:proofErr w:type="spellStart"/>
      <w:r w:rsidRPr="00623806">
        <w:rPr>
          <w:rFonts w:ascii="Helvetica" w:hAnsi="Helvetica"/>
          <w:lang w:val="es-ES"/>
        </w:rPr>
        <w:t>happens</w:t>
      </w:r>
      <w:proofErr w:type="spellEnd"/>
      <w:r w:rsidRPr="00623806">
        <w:rPr>
          <w:rFonts w:ascii="Helvetica" w:hAnsi="Helvetica"/>
          <w:lang w:val="es-ES"/>
        </w:rPr>
        <w:t xml:space="preserve"> </w:t>
      </w:r>
      <w:proofErr w:type="spellStart"/>
      <w:r w:rsidRPr="00623806">
        <w:rPr>
          <w:rFonts w:ascii="Helvetica" w:hAnsi="Helvetica"/>
          <w:lang w:val="es-ES"/>
        </w:rPr>
        <w:t>if</w:t>
      </w:r>
      <w:proofErr w:type="spellEnd"/>
      <w:r w:rsidRPr="00623806">
        <w:rPr>
          <w:rFonts w:ascii="Helvetica" w:hAnsi="Helvetica"/>
          <w:lang w:val="es-ES"/>
        </w:rPr>
        <w:t xml:space="preserve">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chooses</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w:t>
      </w:r>
    </w:p>
    <w:p w14:paraId="304A5336" w14:textId="52DCE570" w:rsidR="000E2B05" w:rsidRPr="00623806" w:rsidRDefault="000E2B05" w:rsidP="00E2615A">
      <w:pPr>
        <w:pStyle w:val="Scene"/>
        <w:spacing w:line="276" w:lineRule="auto"/>
        <w:jc w:val="both"/>
        <w:rPr>
          <w:rFonts w:ascii="Helvetica" w:hAnsi="Helvetica"/>
          <w:lang w:val="es-ES"/>
        </w:rPr>
      </w:pP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pierced</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I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expect</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a </w:t>
      </w:r>
      <w:proofErr w:type="spellStart"/>
      <w:r w:rsidRPr="00623806">
        <w:rPr>
          <w:rFonts w:ascii="Helvetica" w:hAnsi="Helvetica"/>
          <w:lang w:val="es-ES"/>
        </w:rPr>
        <w:t>wound</w:t>
      </w:r>
      <w:proofErr w:type="spellEnd"/>
      <w:r w:rsidRPr="00623806">
        <w:rPr>
          <w:rFonts w:ascii="Helvetica" w:hAnsi="Helvetica"/>
          <w:lang w:val="es-ES"/>
        </w:rPr>
        <w:t>—</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space</w:t>
      </w:r>
      <w:proofErr w:type="spellEnd"/>
      <w:r w:rsidRPr="00623806">
        <w:rPr>
          <w:rFonts w:ascii="Helvetica" w:hAnsi="Helvetica"/>
          <w:lang w:val="es-ES"/>
        </w:rPr>
        <w:t xml:space="preserve"> </w:t>
      </w:r>
      <w:proofErr w:type="spellStart"/>
      <w:r w:rsidRPr="00623806">
        <w:rPr>
          <w:rFonts w:ascii="Helvetica" w:hAnsi="Helvetica"/>
          <w:lang w:val="es-ES"/>
        </w:rPr>
        <w:t>where</w:t>
      </w:r>
      <w:proofErr w:type="spellEnd"/>
      <w:r w:rsidRPr="00623806">
        <w:rPr>
          <w:rFonts w:ascii="Helvetica" w:hAnsi="Helvetica"/>
          <w:lang w:val="es-ES"/>
        </w:rPr>
        <w:t xml:space="preserve"> a </w:t>
      </w:r>
      <w:proofErr w:type="spellStart"/>
      <w:r w:rsidRPr="00623806">
        <w:rPr>
          <w:rFonts w:ascii="Helvetica" w:hAnsi="Helvetica"/>
          <w:lang w:val="es-ES"/>
        </w:rPr>
        <w:t>wound</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tried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heal</w:t>
      </w:r>
      <w:proofErr w:type="spellEnd"/>
      <w:r w:rsidRPr="00623806">
        <w:rPr>
          <w:rFonts w:ascii="Helvetica" w:hAnsi="Helvetica"/>
          <w:lang w:val="es-ES"/>
        </w:rPr>
        <w:t>.</w:t>
      </w:r>
    </w:p>
    <w:p w14:paraId="427B8530" w14:textId="7F5AE61B" w:rsidR="000E2B05" w:rsidRPr="00623806" w:rsidRDefault="000E2B05" w:rsidP="00E2615A">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I’m</w:t>
      </w:r>
      <w:proofErr w:type="spellEnd"/>
      <w:r w:rsidRPr="00623806">
        <w:rPr>
          <w:rFonts w:ascii="Helvetica" w:hAnsi="Helvetica"/>
          <w:lang w:val="es-ES"/>
        </w:rPr>
        <w:t xml:space="preserve"> </w:t>
      </w:r>
      <w:proofErr w:type="spellStart"/>
      <w:r w:rsidRPr="00623806">
        <w:rPr>
          <w:rFonts w:ascii="Helvetica" w:hAnsi="Helvetica"/>
          <w:lang w:val="es-ES"/>
        </w:rPr>
        <w:t>afraid</w:t>
      </w:r>
      <w:proofErr w:type="spellEnd"/>
      <w:r w:rsidRPr="00623806">
        <w:rPr>
          <w:rFonts w:ascii="Helvetica" w:hAnsi="Helvetica"/>
          <w:lang w:val="es-ES"/>
        </w:rPr>
        <w:t xml:space="preserve">,” I </w:t>
      </w:r>
      <w:proofErr w:type="spellStart"/>
      <w:r w:rsidRPr="00623806">
        <w:rPr>
          <w:rFonts w:ascii="Helvetica" w:hAnsi="Helvetica"/>
          <w:lang w:val="es-ES"/>
        </w:rPr>
        <w:t>murmured</w:t>
      </w:r>
      <w:proofErr w:type="spellEnd"/>
      <w:r w:rsidRPr="00623806">
        <w:rPr>
          <w:rFonts w:ascii="Helvetica" w:hAnsi="Helvetica"/>
          <w:lang w:val="es-ES"/>
        </w:rPr>
        <w:t>,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what</w:t>
      </w:r>
      <w:proofErr w:type="spellEnd"/>
      <w:r w:rsidRPr="00623806">
        <w:rPr>
          <w:rFonts w:ascii="Helvetica" w:hAnsi="Helvetica"/>
          <w:lang w:val="es-ES"/>
        </w:rPr>
        <w:t xml:space="preserve"> </w:t>
      </w:r>
      <w:proofErr w:type="spellStart"/>
      <w:r w:rsidRPr="00623806">
        <w:rPr>
          <w:rFonts w:ascii="Helvetica" w:hAnsi="Helvetica"/>
          <w:lang w:val="es-ES"/>
        </w:rPr>
        <w:t>happens</w:t>
      </w:r>
      <w:proofErr w:type="spellEnd"/>
      <w:r w:rsidRPr="00623806">
        <w:rPr>
          <w:rFonts w:ascii="Helvetica" w:hAnsi="Helvetica"/>
          <w:lang w:val="es-ES"/>
        </w:rPr>
        <w:t xml:space="preserve"> </w:t>
      </w:r>
      <w:proofErr w:type="spellStart"/>
      <w:r w:rsidRPr="00623806">
        <w:rPr>
          <w:rFonts w:ascii="Helvetica" w:hAnsi="Helvetica"/>
          <w:lang w:val="es-ES"/>
        </w:rPr>
        <w:t>if</w:t>
      </w:r>
      <w:proofErr w:type="spellEnd"/>
      <w:r w:rsidRPr="00623806">
        <w:rPr>
          <w:rFonts w:ascii="Helvetica" w:hAnsi="Helvetica"/>
          <w:lang w:val="es-ES"/>
        </w:rPr>
        <w:t xml:space="preserve">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doesn’t</w:t>
      </w:r>
      <w:proofErr w:type="spellEnd"/>
      <w:r w:rsidRPr="00623806">
        <w:rPr>
          <w:rFonts w:ascii="Helvetica" w:hAnsi="Helvetica"/>
          <w:lang w:val="es-ES"/>
        </w:rPr>
        <w:t>.”</w:t>
      </w:r>
    </w:p>
    <w:p w14:paraId="08E91015" w14:textId="5D3A93A4" w:rsidR="000E2B05" w:rsidRPr="00623806" w:rsidRDefault="000E2B05" w:rsidP="00E2615A">
      <w:pPr>
        <w:pStyle w:val="Scene"/>
        <w:spacing w:line="276" w:lineRule="auto"/>
        <w:jc w:val="both"/>
        <w:rPr>
          <w:rFonts w:ascii="Helvetica" w:hAnsi="Helvetica"/>
          <w:lang w:val="es-ES"/>
        </w:rPr>
      </w:pPr>
      <w:r w:rsidRPr="00623806">
        <w:rPr>
          <w:rFonts w:ascii="Helvetica" w:hAnsi="Helvetica"/>
          <w:lang w:val="es-ES"/>
        </w:rPr>
        <w:t xml:space="preserve">Josh </w:t>
      </w:r>
      <w:proofErr w:type="spellStart"/>
      <w:r w:rsidRPr="00623806">
        <w:rPr>
          <w:rFonts w:ascii="Helvetica" w:hAnsi="Helvetica"/>
          <w:lang w:val="es-ES"/>
        </w:rPr>
        <w:t>blinked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shift in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expression</w:t>
      </w:r>
      <w:proofErr w:type="spellEnd"/>
      <w:r w:rsidRPr="00623806">
        <w:rPr>
          <w:rFonts w:ascii="Helvetica" w:hAnsi="Helvetica"/>
          <w:lang w:val="es-ES"/>
        </w:rPr>
        <w:t xml:space="preserve"> </w:t>
      </w:r>
      <w:proofErr w:type="spellStart"/>
      <w:r w:rsidRPr="00623806">
        <w:rPr>
          <w:rFonts w:ascii="Helvetica" w:hAnsi="Helvetica"/>
          <w:lang w:val="es-ES"/>
        </w:rPr>
        <w:t>quiet</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undeniable</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he </w:t>
      </w:r>
      <w:proofErr w:type="spellStart"/>
      <w:r w:rsidRPr="00623806">
        <w:rPr>
          <w:rFonts w:ascii="Helvetica" w:hAnsi="Helvetica"/>
          <w:lang w:val="es-ES"/>
        </w:rPr>
        <w:t>hadn’t</w:t>
      </w:r>
      <w:proofErr w:type="spellEnd"/>
      <w:r w:rsidRPr="00623806">
        <w:rPr>
          <w:rFonts w:ascii="Helvetica" w:hAnsi="Helvetica"/>
          <w:lang w:val="es-ES"/>
        </w:rPr>
        <w:t xml:space="preserve"> </w:t>
      </w:r>
      <w:proofErr w:type="spellStart"/>
      <w:r w:rsidRPr="00623806">
        <w:rPr>
          <w:rFonts w:ascii="Helvetica" w:hAnsi="Helvetica"/>
          <w:lang w:val="es-ES"/>
        </w:rPr>
        <w:t>even</w:t>
      </w:r>
      <w:proofErr w:type="spellEnd"/>
      <w:r w:rsidRPr="00623806">
        <w:rPr>
          <w:rFonts w:ascii="Helvetica" w:hAnsi="Helvetica"/>
          <w:lang w:val="es-ES"/>
        </w:rPr>
        <w:t xml:space="preserve"> </w:t>
      </w:r>
      <w:proofErr w:type="spellStart"/>
      <w:r w:rsidRPr="00623806">
        <w:rPr>
          <w:rFonts w:ascii="Helvetica" w:hAnsi="Helvetica"/>
          <w:lang w:val="es-ES"/>
        </w:rPr>
        <w:t>considered</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fear</w:t>
      </w:r>
      <w:proofErr w:type="spellEnd"/>
      <w:r w:rsidRPr="00623806">
        <w:rPr>
          <w:rFonts w:ascii="Helvetica" w:hAnsi="Helvetica"/>
          <w:lang w:val="es-ES"/>
        </w:rPr>
        <w:t>.</w:t>
      </w:r>
    </w:p>
    <w:p w14:paraId="4A911A13" w14:textId="2B3EE1C2" w:rsidR="000E2B05" w:rsidRPr="00623806" w:rsidRDefault="000E2B05" w:rsidP="00E2615A">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stared</w:t>
      </w:r>
      <w:proofErr w:type="spellEnd"/>
      <w:r w:rsidRPr="00623806">
        <w:rPr>
          <w:rFonts w:ascii="Helvetica" w:hAnsi="Helvetica"/>
          <w:lang w:val="es-ES"/>
        </w:rPr>
        <w:t xml:space="preserve"> </w:t>
      </w:r>
      <w:proofErr w:type="spellStart"/>
      <w:r w:rsidRPr="00623806">
        <w:rPr>
          <w:rFonts w:ascii="Helvetica" w:hAnsi="Helvetica"/>
          <w:lang w:val="es-ES"/>
        </w:rPr>
        <w:t>down</w:t>
      </w:r>
      <w:proofErr w:type="spellEnd"/>
      <w:r w:rsidRPr="00623806">
        <w:rPr>
          <w:rFonts w:ascii="Helvetica" w:hAnsi="Helvetica"/>
          <w:lang w:val="es-ES"/>
        </w:rPr>
        <w:t xml:space="preserve"> at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hands</w:t>
      </w:r>
      <w:proofErr w:type="spellEnd"/>
      <w:r w:rsidRPr="00623806">
        <w:rPr>
          <w:rFonts w:ascii="Helvetica" w:hAnsi="Helvetica"/>
          <w:lang w:val="es-ES"/>
        </w:rPr>
        <w:t>—</w:t>
      </w:r>
      <w:proofErr w:type="spellStart"/>
      <w:r w:rsidRPr="00623806">
        <w:rPr>
          <w:rFonts w:ascii="Helvetica" w:hAnsi="Helvetica"/>
          <w:lang w:val="es-ES"/>
        </w:rPr>
        <w:t>calloused</w:t>
      </w:r>
      <w:proofErr w:type="spellEnd"/>
      <w:r w:rsidRPr="00623806">
        <w:rPr>
          <w:rFonts w:ascii="Helvetica" w:hAnsi="Helvetica"/>
          <w:lang w:val="es-ES"/>
        </w:rPr>
        <w:t xml:space="preserve">, </w:t>
      </w:r>
      <w:proofErr w:type="spellStart"/>
      <w:r w:rsidRPr="00623806">
        <w:rPr>
          <w:rFonts w:ascii="Helvetica" w:hAnsi="Helvetica"/>
          <w:lang w:val="es-ES"/>
        </w:rPr>
        <w:t>scarred</w:t>
      </w:r>
      <w:proofErr w:type="spellEnd"/>
      <w:r w:rsidRPr="00623806">
        <w:rPr>
          <w:rFonts w:ascii="Helvetica" w:hAnsi="Helvetica"/>
          <w:lang w:val="es-ES"/>
        </w:rPr>
        <w:t xml:space="preserve">, </w:t>
      </w:r>
      <w:proofErr w:type="spellStart"/>
      <w:r w:rsidRPr="00623806">
        <w:rPr>
          <w:rFonts w:ascii="Helvetica" w:hAnsi="Helvetica"/>
          <w:lang w:val="es-ES"/>
        </w:rPr>
        <w:t>capable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both</w:t>
      </w:r>
      <w:proofErr w:type="spellEnd"/>
      <w:r w:rsidRPr="00623806">
        <w:rPr>
          <w:rFonts w:ascii="Helvetica" w:hAnsi="Helvetica"/>
          <w:lang w:val="es-ES"/>
        </w:rPr>
        <w:t xml:space="preserve"> </w:t>
      </w:r>
      <w:proofErr w:type="spellStart"/>
      <w:r w:rsidRPr="00623806">
        <w:rPr>
          <w:rFonts w:ascii="Helvetica" w:hAnsi="Helvetica"/>
          <w:lang w:val="es-ES"/>
        </w:rPr>
        <w:t>violence</w:t>
      </w:r>
      <w:proofErr w:type="spellEnd"/>
      <w:r w:rsidRPr="00623806">
        <w:rPr>
          <w:rFonts w:ascii="Helvetica" w:hAnsi="Helvetica"/>
          <w:lang w:val="es-ES"/>
        </w:rPr>
        <w:t xml:space="preserve"> and </w:t>
      </w:r>
      <w:proofErr w:type="spellStart"/>
      <w:r w:rsidRPr="00623806">
        <w:rPr>
          <w:rFonts w:ascii="Helvetica" w:hAnsi="Helvetica"/>
          <w:lang w:val="es-ES"/>
        </w:rPr>
        <w:t>tenderness</w:t>
      </w:r>
      <w:proofErr w:type="spellEnd"/>
      <w:r w:rsidRPr="00623806">
        <w:rPr>
          <w:rFonts w:ascii="Helvetica" w:hAnsi="Helvetica"/>
          <w:lang w:val="es-ES"/>
        </w:rPr>
        <w:t xml:space="preserve">. </w:t>
      </w:r>
      <w:proofErr w:type="spellStart"/>
      <w:r w:rsidRPr="00623806">
        <w:rPr>
          <w:rFonts w:ascii="Helvetica" w:hAnsi="Helvetica"/>
          <w:lang w:val="es-ES"/>
        </w:rPr>
        <w:t>They</w:t>
      </w:r>
      <w:proofErr w:type="spellEnd"/>
      <w:r w:rsidRPr="00623806">
        <w:rPr>
          <w:rFonts w:ascii="Helvetica" w:hAnsi="Helvetica"/>
          <w:lang w:val="es-ES"/>
        </w:rPr>
        <w:t xml:space="preserve"> </w:t>
      </w:r>
      <w:proofErr w:type="spellStart"/>
      <w:r w:rsidRPr="00623806">
        <w:rPr>
          <w:rFonts w:ascii="Helvetica" w:hAnsi="Helvetica"/>
          <w:lang w:val="es-ES"/>
        </w:rPr>
        <w:t>flexed</w:t>
      </w:r>
      <w:proofErr w:type="spellEnd"/>
      <w:r w:rsidRPr="00623806">
        <w:rPr>
          <w:rFonts w:ascii="Helvetica" w:hAnsi="Helvetica"/>
          <w:lang w:val="es-ES"/>
        </w:rPr>
        <w:t xml:space="preserve"> </w:t>
      </w:r>
      <w:proofErr w:type="spellStart"/>
      <w:r w:rsidRPr="00623806">
        <w:rPr>
          <w:rFonts w:ascii="Helvetica" w:hAnsi="Helvetica"/>
          <w:lang w:val="es-ES"/>
        </w:rPr>
        <w:t>restlessly</w:t>
      </w:r>
      <w:proofErr w:type="spellEnd"/>
      <w:r w:rsidRPr="00623806">
        <w:rPr>
          <w:rFonts w:ascii="Helvetica" w:hAnsi="Helvetica"/>
          <w:lang w:val="es-ES"/>
        </w:rPr>
        <w:t xml:space="preserve">, </w:t>
      </w:r>
      <w:proofErr w:type="spellStart"/>
      <w:r w:rsidRPr="00623806">
        <w:rPr>
          <w:rFonts w:ascii="Helvetica" w:hAnsi="Helvetica"/>
          <w:lang w:val="es-ES"/>
        </w:rPr>
        <w:t>clenching</w:t>
      </w:r>
      <w:proofErr w:type="spellEnd"/>
      <w:r w:rsidRPr="00623806">
        <w:rPr>
          <w:rFonts w:ascii="Helvetica" w:hAnsi="Helvetica"/>
          <w:lang w:val="es-ES"/>
        </w:rPr>
        <w:t xml:space="preserve"> and </w:t>
      </w:r>
      <w:proofErr w:type="spellStart"/>
      <w:r w:rsidRPr="00623806">
        <w:rPr>
          <w:rFonts w:ascii="Helvetica" w:hAnsi="Helvetica"/>
          <w:lang w:val="es-ES"/>
        </w:rPr>
        <w:t>unclenching</w:t>
      </w:r>
      <w:proofErr w:type="spellEnd"/>
      <w:r w:rsidRPr="00623806">
        <w:rPr>
          <w:rFonts w:ascii="Helvetica" w:hAnsi="Helvetica"/>
          <w:lang w:val="es-ES"/>
        </w:rPr>
        <w:t xml:space="preserve"> as </w:t>
      </w:r>
      <w:proofErr w:type="spellStart"/>
      <w:r w:rsidRPr="00623806">
        <w:rPr>
          <w:rFonts w:ascii="Helvetica" w:hAnsi="Helvetica"/>
          <w:lang w:val="es-ES"/>
        </w:rPr>
        <w:t>if</w:t>
      </w:r>
      <w:proofErr w:type="spellEnd"/>
      <w:r w:rsidRPr="00623806">
        <w:rPr>
          <w:rFonts w:ascii="Helvetica" w:hAnsi="Helvetica"/>
          <w:lang w:val="es-ES"/>
        </w:rPr>
        <w:t xml:space="preserve"> </w:t>
      </w:r>
      <w:proofErr w:type="spellStart"/>
      <w:r w:rsidRPr="00623806">
        <w:rPr>
          <w:rFonts w:ascii="Helvetica" w:hAnsi="Helvetica"/>
          <w:lang w:val="es-ES"/>
        </w:rPr>
        <w:t>trying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hold</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invisible.</w:t>
      </w:r>
    </w:p>
    <w:p w14:paraId="5673DE2D" w14:textId="6471FA22" w:rsidR="000E2B05" w:rsidRPr="00623806" w:rsidRDefault="000E2B05" w:rsidP="0035271A">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She</w:t>
      </w:r>
      <w:proofErr w:type="spellEnd"/>
      <w:r w:rsidRPr="00623806">
        <w:rPr>
          <w:rFonts w:ascii="Helvetica" w:hAnsi="Helvetica"/>
          <w:lang w:val="es-ES"/>
        </w:rPr>
        <w:t xml:space="preserve"> has a </w:t>
      </w:r>
      <w:proofErr w:type="spellStart"/>
      <w:r w:rsidRPr="00623806">
        <w:rPr>
          <w:rFonts w:ascii="Helvetica" w:hAnsi="Helvetica"/>
          <w:lang w:val="es-ES"/>
        </w:rPr>
        <w:t>choice</w:t>
      </w:r>
      <w:proofErr w:type="spellEnd"/>
      <w:r w:rsidRPr="00623806">
        <w:rPr>
          <w:rFonts w:ascii="Helvetica" w:hAnsi="Helvetica"/>
          <w:lang w:val="es-ES"/>
        </w:rPr>
        <w:t xml:space="preserve">,” I </w:t>
      </w:r>
      <w:proofErr w:type="spellStart"/>
      <w:r w:rsidRPr="00623806">
        <w:rPr>
          <w:rFonts w:ascii="Helvetica" w:hAnsi="Helvetica"/>
          <w:lang w:val="es-ES"/>
        </w:rPr>
        <w:t>said</w:t>
      </w:r>
      <w:proofErr w:type="spellEnd"/>
      <w:r w:rsidRPr="00623806">
        <w:rPr>
          <w:rFonts w:ascii="Helvetica" w:hAnsi="Helvetica"/>
          <w:lang w:val="es-ES"/>
        </w:rPr>
        <w:t>.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must</w:t>
      </w:r>
      <w:proofErr w:type="spellEnd"/>
      <w:r w:rsidRPr="00623806">
        <w:rPr>
          <w:rFonts w:ascii="Helvetica" w:hAnsi="Helvetica"/>
          <w:lang w:val="es-ES"/>
        </w:rPr>
        <w:t xml:space="preserve">. I </w:t>
      </w:r>
      <w:proofErr w:type="spellStart"/>
      <w:r w:rsidRPr="00623806">
        <w:rPr>
          <w:rFonts w:ascii="Helvetica" w:hAnsi="Helvetica"/>
          <w:lang w:val="es-ES"/>
        </w:rPr>
        <w:t>won’t</w:t>
      </w:r>
      <w:proofErr w:type="spellEnd"/>
      <w:r w:rsidRPr="00623806">
        <w:rPr>
          <w:rFonts w:ascii="Helvetica" w:hAnsi="Helvetica"/>
          <w:lang w:val="es-ES"/>
        </w:rPr>
        <w:t xml:space="preserve"> </w:t>
      </w:r>
      <w:proofErr w:type="spellStart"/>
      <w:r w:rsidRPr="00623806">
        <w:rPr>
          <w:rFonts w:ascii="Helvetica" w:hAnsi="Helvetica"/>
          <w:lang w:val="es-ES"/>
        </w:rPr>
        <w:t>chain</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me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because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moon</w:t>
      </w:r>
      <w:proofErr w:type="spellEnd"/>
      <w:r w:rsidRPr="00623806">
        <w:rPr>
          <w:rFonts w:ascii="Helvetica" w:hAnsi="Helvetica"/>
          <w:lang w:val="es-ES"/>
        </w:rPr>
        <w:t xml:space="preserve"> </w:t>
      </w:r>
      <w:proofErr w:type="spellStart"/>
      <w:r w:rsidRPr="00623806">
        <w:rPr>
          <w:rFonts w:ascii="Helvetica" w:hAnsi="Helvetica"/>
          <w:lang w:val="es-ES"/>
        </w:rPr>
        <w:t>carved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our</w:t>
      </w:r>
      <w:proofErr w:type="spellEnd"/>
      <w:r w:rsidRPr="00623806">
        <w:rPr>
          <w:rFonts w:ascii="Helvetica" w:hAnsi="Helvetica"/>
          <w:lang w:val="es-ES"/>
        </w:rPr>
        <w:t xml:space="preserve"> </w:t>
      </w:r>
      <w:proofErr w:type="spellStart"/>
      <w:r w:rsidRPr="00623806">
        <w:rPr>
          <w:rFonts w:ascii="Helvetica" w:hAnsi="Helvetica"/>
          <w:lang w:val="es-ES"/>
        </w:rPr>
        <w:t>bones</w:t>
      </w:r>
      <w:proofErr w:type="spellEnd"/>
      <w:r w:rsidRPr="00623806">
        <w:rPr>
          <w:rFonts w:ascii="Helvetica" w:hAnsi="Helvetica"/>
          <w:lang w:val="es-ES"/>
        </w:rPr>
        <w:t xml:space="preserve">. </w:t>
      </w:r>
      <w:proofErr w:type="spellStart"/>
      <w:r w:rsidRPr="00623806">
        <w:rPr>
          <w:rFonts w:ascii="Helvetica" w:hAnsi="Helvetica"/>
          <w:lang w:val="es-ES"/>
        </w:rPr>
        <w:t>I’m</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going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be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them</w:t>
      </w:r>
      <w:proofErr w:type="spellEnd"/>
      <w:r w:rsidRPr="00623806">
        <w:rPr>
          <w:rFonts w:ascii="Helvetica" w:hAnsi="Helvetica"/>
          <w:lang w:val="es-ES"/>
        </w:rPr>
        <w:t>—</w:t>
      </w:r>
      <w:proofErr w:type="spellStart"/>
      <w:r w:rsidRPr="00623806">
        <w:rPr>
          <w:rFonts w:ascii="Helvetica" w:hAnsi="Helvetica"/>
          <w:lang w:val="es-ES"/>
        </w:rPr>
        <w:t>those</w:t>
      </w:r>
      <w:proofErr w:type="spellEnd"/>
      <w:r w:rsidRPr="00623806">
        <w:rPr>
          <w:rFonts w:ascii="Helvetica" w:hAnsi="Helvetica"/>
          <w:lang w:val="es-ES"/>
        </w:rPr>
        <w:t xml:space="preserve"> </w:t>
      </w:r>
      <w:proofErr w:type="spellStart"/>
      <w:r w:rsidRPr="00623806">
        <w:rPr>
          <w:rFonts w:ascii="Helvetica" w:hAnsi="Helvetica"/>
          <w:lang w:val="es-ES"/>
        </w:rPr>
        <w:t>alphas</w:t>
      </w:r>
      <w:proofErr w:type="spellEnd"/>
      <w:r w:rsidRPr="00623806">
        <w:rPr>
          <w:rFonts w:ascii="Helvetica" w:hAnsi="Helvetica"/>
          <w:lang w:val="es-ES"/>
        </w:rPr>
        <w:t xml:space="preserve"> </w:t>
      </w:r>
      <w:proofErr w:type="spellStart"/>
      <w:r w:rsidRPr="00623806">
        <w:rPr>
          <w:rFonts w:ascii="Helvetica" w:hAnsi="Helvetica"/>
          <w:lang w:val="es-ES"/>
        </w:rPr>
        <w:t>who</w:t>
      </w:r>
      <w:proofErr w:type="spellEnd"/>
      <w:r w:rsidRPr="00623806">
        <w:rPr>
          <w:rFonts w:ascii="Helvetica" w:hAnsi="Helvetica"/>
          <w:lang w:val="es-ES"/>
        </w:rPr>
        <w:t xml:space="preserve"> </w:t>
      </w:r>
      <w:proofErr w:type="spellStart"/>
      <w:r w:rsidRPr="00623806">
        <w:rPr>
          <w:rFonts w:ascii="Helvetica" w:hAnsi="Helvetica"/>
          <w:lang w:val="es-ES"/>
        </w:rPr>
        <w:t>claim</w:t>
      </w:r>
      <w:proofErr w:type="spellEnd"/>
      <w:r w:rsidRPr="00623806">
        <w:rPr>
          <w:rFonts w:ascii="Helvetica" w:hAnsi="Helvetica"/>
          <w:lang w:val="es-ES"/>
        </w:rPr>
        <w:t xml:space="preserve"> and </w:t>
      </w:r>
      <w:proofErr w:type="spellStart"/>
      <w:r w:rsidRPr="00623806">
        <w:rPr>
          <w:rFonts w:ascii="Helvetica" w:hAnsi="Helvetica"/>
          <w:lang w:val="es-ES"/>
        </w:rPr>
        <w:t>mark</w:t>
      </w:r>
      <w:proofErr w:type="spellEnd"/>
      <w:r w:rsidRPr="00623806">
        <w:rPr>
          <w:rFonts w:ascii="Helvetica" w:hAnsi="Helvetica"/>
          <w:lang w:val="es-ES"/>
        </w:rPr>
        <w:t xml:space="preserve"> and </w:t>
      </w:r>
      <w:proofErr w:type="spellStart"/>
      <w:r w:rsidRPr="00623806">
        <w:rPr>
          <w:rFonts w:ascii="Helvetica" w:hAnsi="Helvetica"/>
          <w:lang w:val="es-ES"/>
        </w:rPr>
        <w:t>bind</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quiet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hunger</w:t>
      </w:r>
      <w:proofErr w:type="spellEnd"/>
      <w:r w:rsidRPr="00623806">
        <w:rPr>
          <w:rFonts w:ascii="Helvetica" w:hAnsi="Helvetica"/>
          <w:lang w:val="es-ES"/>
        </w:rPr>
        <w:t xml:space="preserve"> </w:t>
      </w:r>
      <w:proofErr w:type="spellStart"/>
      <w:r w:rsidRPr="00623806">
        <w:rPr>
          <w:rFonts w:ascii="Helvetica" w:hAnsi="Helvetica"/>
          <w:lang w:val="es-ES"/>
        </w:rPr>
        <w:t>inside</w:t>
      </w:r>
      <w:proofErr w:type="spellEnd"/>
      <w:r w:rsidRPr="00623806">
        <w:rPr>
          <w:rFonts w:ascii="Helvetica" w:hAnsi="Helvetica"/>
          <w:lang w:val="es-ES"/>
        </w:rPr>
        <w:t>.”</w:t>
      </w:r>
    </w:p>
    <w:p w14:paraId="6AD7A41F" w14:textId="26678786" w:rsidR="000E2B05" w:rsidRPr="00623806" w:rsidRDefault="000E2B05" w:rsidP="00E2615A">
      <w:pPr>
        <w:pStyle w:val="Scene"/>
        <w:spacing w:line="276" w:lineRule="auto"/>
        <w:jc w:val="both"/>
        <w:rPr>
          <w:rFonts w:ascii="Helvetica" w:hAnsi="Helvetica"/>
          <w:lang w:val="es-ES"/>
        </w:rPr>
      </w:pPr>
      <w:r w:rsidRPr="00623806">
        <w:rPr>
          <w:rFonts w:ascii="Helvetica" w:hAnsi="Helvetica"/>
          <w:lang w:val="es-ES"/>
        </w:rPr>
        <w:t xml:space="preserve">Josh </w:t>
      </w:r>
      <w:proofErr w:type="spellStart"/>
      <w:r w:rsidRPr="00623806">
        <w:rPr>
          <w:rFonts w:ascii="Helvetica" w:hAnsi="Helvetica"/>
          <w:lang w:val="es-ES"/>
        </w:rPr>
        <w:t>exhaled</w:t>
      </w:r>
      <w:proofErr w:type="spellEnd"/>
      <w:r w:rsidRPr="00623806">
        <w:rPr>
          <w:rFonts w:ascii="Helvetica" w:hAnsi="Helvetica"/>
          <w:lang w:val="es-ES"/>
        </w:rPr>
        <w:t xml:space="preserve">, </w:t>
      </w:r>
      <w:proofErr w:type="spellStart"/>
      <w:r w:rsidRPr="00623806">
        <w:rPr>
          <w:rFonts w:ascii="Helvetica" w:hAnsi="Helvetica"/>
          <w:lang w:val="es-ES"/>
        </w:rPr>
        <w:t>slow</w:t>
      </w:r>
      <w:proofErr w:type="spellEnd"/>
      <w:r w:rsidRPr="00623806">
        <w:rPr>
          <w:rFonts w:ascii="Helvetica" w:hAnsi="Helvetica"/>
          <w:lang w:val="es-ES"/>
        </w:rPr>
        <w:t xml:space="preserve"> and </w:t>
      </w:r>
      <w:proofErr w:type="spellStart"/>
      <w:r w:rsidRPr="00623806">
        <w:rPr>
          <w:rFonts w:ascii="Helvetica" w:hAnsi="Helvetica"/>
          <w:lang w:val="es-ES"/>
        </w:rPr>
        <w:t>steady</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stance</w:t>
      </w:r>
      <w:proofErr w:type="spellEnd"/>
      <w:r w:rsidRPr="00623806">
        <w:rPr>
          <w:rFonts w:ascii="Helvetica" w:hAnsi="Helvetica"/>
          <w:lang w:val="es-ES"/>
        </w:rPr>
        <w:t xml:space="preserve"> </w:t>
      </w:r>
      <w:proofErr w:type="spellStart"/>
      <w:r w:rsidRPr="00623806">
        <w:rPr>
          <w:rFonts w:ascii="Helvetica" w:hAnsi="Helvetica"/>
          <w:lang w:val="es-ES"/>
        </w:rPr>
        <w:t>eased</w:t>
      </w:r>
      <w:proofErr w:type="spellEnd"/>
      <w:r w:rsidRPr="00623806">
        <w:rPr>
          <w:rFonts w:ascii="Helvetica" w:hAnsi="Helvetica"/>
          <w:lang w:val="es-ES"/>
        </w:rPr>
        <w:t>. “</w:t>
      </w:r>
      <w:proofErr w:type="spellStart"/>
      <w:r w:rsidRPr="00623806">
        <w:rPr>
          <w:rFonts w:ascii="Helvetica" w:hAnsi="Helvetica"/>
          <w:lang w:val="es-ES"/>
        </w:rPr>
        <w:t>You’re</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them</w:t>
      </w:r>
      <w:proofErr w:type="spellEnd"/>
      <w:r w:rsidRPr="00623806">
        <w:rPr>
          <w:rFonts w:ascii="Helvetica" w:hAnsi="Helvetica"/>
          <w:lang w:val="es-ES"/>
        </w:rPr>
        <w:t>.”</w:t>
      </w:r>
    </w:p>
    <w:p w14:paraId="7E308C9A" w14:textId="6CC6F46C" w:rsidR="000E2B05" w:rsidRPr="00623806" w:rsidRDefault="000E2B05" w:rsidP="00E2615A">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deserves</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choose</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fate,” I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again</w:t>
      </w:r>
      <w:proofErr w:type="spellEnd"/>
      <w:r w:rsidRPr="00623806">
        <w:rPr>
          <w:rFonts w:ascii="Helvetica" w:hAnsi="Helvetica"/>
          <w:lang w:val="es-ES"/>
        </w:rPr>
        <w:t xml:space="preserve">, </w:t>
      </w:r>
      <w:proofErr w:type="spellStart"/>
      <w:r w:rsidRPr="00623806">
        <w:rPr>
          <w:rFonts w:ascii="Helvetica" w:hAnsi="Helvetica"/>
          <w:lang w:val="es-ES"/>
        </w:rPr>
        <w:t>softer</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time. “</w:t>
      </w:r>
      <w:proofErr w:type="spellStart"/>
      <w:r w:rsidRPr="00623806">
        <w:rPr>
          <w:rFonts w:ascii="Helvetica" w:hAnsi="Helvetica"/>
          <w:lang w:val="es-ES"/>
        </w:rPr>
        <w:t>Not</w:t>
      </w:r>
      <w:proofErr w:type="spellEnd"/>
      <w:r w:rsidRPr="00623806">
        <w:rPr>
          <w:rFonts w:ascii="Helvetica" w:hAnsi="Helvetica"/>
          <w:lang w:val="es-ES"/>
        </w:rPr>
        <w:t xml:space="preserve"> be </w:t>
      </w:r>
      <w:proofErr w:type="spellStart"/>
      <w:r w:rsidRPr="00623806">
        <w:rPr>
          <w:rFonts w:ascii="Helvetica" w:hAnsi="Helvetica"/>
          <w:lang w:val="es-ES"/>
        </w:rPr>
        <w:t>dragged</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because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gods</w:t>
      </w:r>
      <w:proofErr w:type="spellEnd"/>
      <w:r w:rsidRPr="00623806">
        <w:rPr>
          <w:rFonts w:ascii="Helvetica" w:hAnsi="Helvetica"/>
          <w:lang w:val="es-ES"/>
        </w:rPr>
        <w:t xml:space="preserve"> </w:t>
      </w:r>
      <w:proofErr w:type="spellStart"/>
      <w:r w:rsidRPr="00623806">
        <w:rPr>
          <w:rFonts w:ascii="Helvetica" w:hAnsi="Helvetica"/>
          <w:lang w:val="es-ES"/>
        </w:rPr>
        <w:t>or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bloodlines</w:t>
      </w:r>
      <w:proofErr w:type="spellEnd"/>
      <w:r w:rsidRPr="00623806">
        <w:rPr>
          <w:rFonts w:ascii="Helvetica" w:hAnsi="Helvetica"/>
          <w:lang w:val="es-ES"/>
        </w:rPr>
        <w:t xml:space="preserve"> </w:t>
      </w:r>
      <w:proofErr w:type="spellStart"/>
      <w:r w:rsidRPr="00623806">
        <w:rPr>
          <w:rFonts w:ascii="Helvetica" w:hAnsi="Helvetica"/>
          <w:lang w:val="es-ES"/>
        </w:rPr>
        <w:t>decided</w:t>
      </w:r>
      <w:proofErr w:type="spellEnd"/>
      <w:r w:rsidRPr="00623806">
        <w:rPr>
          <w:rFonts w:ascii="Helvetica" w:hAnsi="Helvetica"/>
          <w:lang w:val="es-ES"/>
        </w:rPr>
        <w:t xml:space="preserve">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mine.”</w:t>
      </w:r>
    </w:p>
    <w:p w14:paraId="2F1BD086" w14:textId="279BBDC9" w:rsidR="000E2B05" w:rsidRPr="00623806" w:rsidRDefault="000E2B05" w:rsidP="00E2615A">
      <w:pPr>
        <w:pStyle w:val="Scene"/>
        <w:spacing w:line="276" w:lineRule="auto"/>
        <w:jc w:val="both"/>
        <w:rPr>
          <w:rFonts w:ascii="Helvetica" w:hAnsi="Helvetica"/>
          <w:lang w:val="es-ES"/>
        </w:rPr>
      </w:pPr>
      <w:proofErr w:type="spellStart"/>
      <w:r w:rsidRPr="00623806">
        <w:rPr>
          <w:rFonts w:ascii="Helvetica" w:hAnsi="Helvetica"/>
          <w:lang w:val="es-ES"/>
        </w:rPr>
        <w:t>Silence</w:t>
      </w:r>
      <w:proofErr w:type="spellEnd"/>
      <w:r w:rsidRPr="00623806">
        <w:rPr>
          <w:rFonts w:ascii="Helvetica" w:hAnsi="Helvetica"/>
          <w:lang w:val="es-ES"/>
        </w:rPr>
        <w:t xml:space="preserve"> </w:t>
      </w:r>
      <w:proofErr w:type="spellStart"/>
      <w:r w:rsidRPr="00623806">
        <w:rPr>
          <w:rFonts w:ascii="Helvetica" w:hAnsi="Helvetica"/>
          <w:lang w:val="es-ES"/>
        </w:rPr>
        <w:t>lingered</w:t>
      </w:r>
      <w:proofErr w:type="spellEnd"/>
      <w:r w:rsidRPr="00623806">
        <w:rPr>
          <w:rFonts w:ascii="Helvetica" w:hAnsi="Helvetica"/>
          <w:lang w:val="es-ES"/>
        </w:rPr>
        <w:t xml:space="preserve"> </w:t>
      </w:r>
      <w:proofErr w:type="spellStart"/>
      <w:r w:rsidRPr="00623806">
        <w:rPr>
          <w:rFonts w:ascii="Helvetica" w:hAnsi="Helvetica"/>
          <w:lang w:val="es-ES"/>
        </w:rPr>
        <w:t>between</w:t>
      </w:r>
      <w:proofErr w:type="spellEnd"/>
      <w:r w:rsidRPr="00623806">
        <w:rPr>
          <w:rFonts w:ascii="Helvetica" w:hAnsi="Helvetica"/>
          <w:lang w:val="es-ES"/>
        </w:rPr>
        <w:t xml:space="preserve"> </w:t>
      </w:r>
      <w:proofErr w:type="spellStart"/>
      <w:r w:rsidRPr="00623806">
        <w:rPr>
          <w:rFonts w:ascii="Helvetica" w:hAnsi="Helvetica"/>
          <w:lang w:val="es-ES"/>
        </w:rPr>
        <w:t>us</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held</w:t>
      </w:r>
      <w:proofErr w:type="spellEnd"/>
      <w:r w:rsidRPr="00623806">
        <w:rPr>
          <w:rFonts w:ascii="Helvetica" w:hAnsi="Helvetica"/>
          <w:lang w:val="es-ES"/>
        </w:rPr>
        <w:t xml:space="preserve"> </w:t>
      </w:r>
      <w:proofErr w:type="spellStart"/>
      <w:r w:rsidRPr="00623806">
        <w:rPr>
          <w:rFonts w:ascii="Helvetica" w:hAnsi="Helvetica"/>
          <w:lang w:val="es-ES"/>
        </w:rPr>
        <w:t>breath</w:t>
      </w:r>
      <w:proofErr w:type="spellEnd"/>
      <w:r w:rsidRPr="00623806">
        <w:rPr>
          <w:rFonts w:ascii="Helvetica" w:hAnsi="Helvetica"/>
          <w:lang w:val="es-ES"/>
        </w:rPr>
        <w:t>.</w:t>
      </w:r>
    </w:p>
    <w:p w14:paraId="0A67D8D1" w14:textId="1CCC86BD" w:rsidR="000E2B05" w:rsidRPr="00623806" w:rsidRDefault="000E2B05" w:rsidP="00E2615A">
      <w:pPr>
        <w:pStyle w:val="Scene"/>
        <w:spacing w:line="276" w:lineRule="auto"/>
        <w:jc w:val="both"/>
        <w:rPr>
          <w:rFonts w:ascii="Helvetica" w:hAnsi="Helvetica"/>
          <w:lang w:val="es-ES"/>
        </w:rPr>
      </w:pPr>
      <w:proofErr w:type="spellStart"/>
      <w:r w:rsidRPr="00623806">
        <w:rPr>
          <w:rFonts w:ascii="Helvetica" w:hAnsi="Helvetica"/>
          <w:lang w:val="es-ES"/>
        </w:rPr>
        <w:t>Then</w:t>
      </w:r>
      <w:proofErr w:type="spellEnd"/>
      <w:r w:rsidRPr="00623806">
        <w:rPr>
          <w:rFonts w:ascii="Helvetica" w:hAnsi="Helvetica"/>
          <w:lang w:val="es-ES"/>
        </w:rPr>
        <w:t xml:space="preserve"> Josh </w:t>
      </w:r>
      <w:proofErr w:type="spellStart"/>
      <w:r w:rsidRPr="00623806">
        <w:rPr>
          <w:rFonts w:ascii="Helvetica" w:hAnsi="Helvetica"/>
          <w:lang w:val="es-ES"/>
        </w:rPr>
        <w:t>stepped</w:t>
      </w:r>
      <w:proofErr w:type="spellEnd"/>
      <w:r w:rsidRPr="00623806">
        <w:rPr>
          <w:rFonts w:ascii="Helvetica" w:hAnsi="Helvetica"/>
          <w:lang w:val="es-ES"/>
        </w:rPr>
        <w:t xml:space="preserve"> forward, </w:t>
      </w:r>
      <w:proofErr w:type="spellStart"/>
      <w:r w:rsidRPr="00623806">
        <w:rPr>
          <w:rFonts w:ascii="Helvetica" w:hAnsi="Helvetica"/>
          <w:lang w:val="es-ES"/>
        </w:rPr>
        <w:t>placing</w:t>
      </w:r>
      <w:proofErr w:type="spellEnd"/>
      <w:r w:rsidRPr="00623806">
        <w:rPr>
          <w:rFonts w:ascii="Helvetica" w:hAnsi="Helvetica"/>
          <w:lang w:val="es-ES"/>
        </w:rPr>
        <w:t xml:space="preserve"> a folder </w:t>
      </w:r>
      <w:proofErr w:type="spellStart"/>
      <w:r w:rsidRPr="00623806">
        <w:rPr>
          <w:rFonts w:ascii="Helvetica" w:hAnsi="Helvetica"/>
          <w:lang w:val="es-ES"/>
        </w:rPr>
        <w:t>gently</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edge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desk</w:t>
      </w:r>
      <w:proofErr w:type="spellEnd"/>
      <w:r w:rsidRPr="00623806">
        <w:rPr>
          <w:rFonts w:ascii="Helvetica" w:hAnsi="Helvetica"/>
          <w:lang w:val="es-ES"/>
        </w:rPr>
        <w:t>.</w:t>
      </w:r>
    </w:p>
    <w:p w14:paraId="02067C84" w14:textId="6D59B568" w:rsidR="000E2B05" w:rsidRPr="00623806" w:rsidRDefault="000E2B05" w:rsidP="00E2615A">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She’s</w:t>
      </w:r>
      <w:proofErr w:type="spellEnd"/>
      <w:r w:rsidRPr="00623806">
        <w:rPr>
          <w:rFonts w:ascii="Helvetica" w:hAnsi="Helvetica"/>
          <w:lang w:val="es-ES"/>
        </w:rPr>
        <w:t xml:space="preserve"> </w:t>
      </w:r>
      <w:proofErr w:type="spellStart"/>
      <w:r w:rsidRPr="00623806">
        <w:rPr>
          <w:rFonts w:ascii="Helvetica" w:hAnsi="Helvetica"/>
          <w:lang w:val="es-ES"/>
        </w:rPr>
        <w:t>wearing</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necklace</w:t>
      </w:r>
      <w:proofErr w:type="spellEnd"/>
      <w:r w:rsidRPr="00623806">
        <w:rPr>
          <w:rFonts w:ascii="Helvetica" w:hAnsi="Helvetica"/>
          <w:lang w:val="es-ES"/>
        </w:rPr>
        <w:t xml:space="preserve">,” he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quietly</w:t>
      </w:r>
      <w:proofErr w:type="spellEnd"/>
      <w:r w:rsidRPr="00623806">
        <w:rPr>
          <w:rFonts w:ascii="Helvetica" w:hAnsi="Helvetica"/>
          <w:lang w:val="es-ES"/>
        </w:rPr>
        <w:t>. “</w:t>
      </w:r>
      <w:proofErr w:type="spellStart"/>
      <w:r w:rsidRPr="00623806">
        <w:rPr>
          <w:rFonts w:ascii="Helvetica" w:hAnsi="Helvetica"/>
          <w:lang w:val="es-ES"/>
        </w:rPr>
        <w:t>That’s</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w:t>
      </w:r>
    </w:p>
    <w:p w14:paraId="2B230BE8" w14:textId="25915231" w:rsidR="000E2B05" w:rsidRPr="00623806" w:rsidRDefault="000E2B05" w:rsidP="00E2615A">
      <w:pPr>
        <w:pStyle w:val="Scene"/>
        <w:spacing w:line="276" w:lineRule="auto"/>
        <w:jc w:val="both"/>
        <w:rPr>
          <w:rFonts w:ascii="Helvetica" w:hAnsi="Helvetica"/>
          <w:lang w:val="es-ES"/>
        </w:rPr>
      </w:pPr>
      <w:proofErr w:type="spellStart"/>
      <w:r w:rsidRPr="00623806">
        <w:rPr>
          <w:rFonts w:ascii="Helvetica" w:hAnsi="Helvetica"/>
          <w:lang w:val="es-ES"/>
        </w:rPr>
        <w:t>But</w:t>
      </w:r>
      <w:proofErr w:type="spellEnd"/>
      <w:r w:rsidRPr="00623806">
        <w:rPr>
          <w:rFonts w:ascii="Helvetica" w:hAnsi="Helvetica"/>
          <w:lang w:val="es-ES"/>
        </w:rPr>
        <w:t xml:space="preserve"> I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answer</w:t>
      </w:r>
      <w:proofErr w:type="spellEnd"/>
      <w:r w:rsidRPr="00623806">
        <w:rPr>
          <w:rFonts w:ascii="Helvetica" w:hAnsi="Helvetica"/>
          <w:lang w:val="es-ES"/>
        </w:rPr>
        <w:t xml:space="preserve">. I </w:t>
      </w:r>
      <w:proofErr w:type="spellStart"/>
      <w:r w:rsidRPr="00623806">
        <w:rPr>
          <w:rFonts w:ascii="Helvetica" w:hAnsi="Helvetica"/>
          <w:lang w:val="es-ES"/>
        </w:rPr>
        <w:t>couldn’t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mind</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already</w:t>
      </w:r>
      <w:proofErr w:type="spellEnd"/>
      <w:r w:rsidRPr="00623806">
        <w:rPr>
          <w:rFonts w:ascii="Helvetica" w:hAnsi="Helvetica"/>
          <w:lang w:val="es-ES"/>
        </w:rPr>
        <w:t xml:space="preserve"> spinning </w:t>
      </w:r>
      <w:proofErr w:type="spellStart"/>
      <w:r w:rsidRPr="00623806">
        <w:rPr>
          <w:rFonts w:ascii="Helvetica" w:hAnsi="Helvetica"/>
          <w:lang w:val="es-ES"/>
        </w:rPr>
        <w:t>ahead</w:t>
      </w:r>
      <w:proofErr w:type="spellEnd"/>
      <w:r w:rsidRPr="00623806">
        <w:rPr>
          <w:rFonts w:ascii="Helvetica" w:hAnsi="Helvetica"/>
          <w:lang w:val="es-ES"/>
        </w:rPr>
        <w:t>—</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moment</w:t>
      </w:r>
      <w:proofErr w:type="spellEnd"/>
      <w:r w:rsidRPr="00623806">
        <w:rPr>
          <w:rFonts w:ascii="Helvetica" w:hAnsi="Helvetica"/>
          <w:lang w:val="es-ES"/>
        </w:rPr>
        <w:t xml:space="preserve">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would</w:t>
      </w:r>
      <w:proofErr w:type="spellEnd"/>
      <w:r w:rsidRPr="00623806">
        <w:rPr>
          <w:rFonts w:ascii="Helvetica" w:hAnsi="Helvetica"/>
          <w:lang w:val="es-ES"/>
        </w:rPr>
        <w:t xml:space="preserve"> </w:t>
      </w:r>
      <w:proofErr w:type="spellStart"/>
      <w:r w:rsidRPr="00623806">
        <w:rPr>
          <w:rFonts w:ascii="Helvetica" w:hAnsi="Helvetica"/>
          <w:lang w:val="es-ES"/>
        </w:rPr>
        <w:t>learn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truth</w:t>
      </w:r>
      <w:proofErr w:type="spellEnd"/>
      <w:r w:rsidRPr="00623806">
        <w:rPr>
          <w:rFonts w:ascii="Helvetica" w:hAnsi="Helvetica"/>
          <w:lang w:val="es-ES"/>
        </w:rPr>
        <w:t xml:space="preserve">. I </w:t>
      </w:r>
      <w:proofErr w:type="spellStart"/>
      <w:r w:rsidRPr="00623806">
        <w:rPr>
          <w:rFonts w:ascii="Helvetica" w:hAnsi="Helvetica"/>
          <w:lang w:val="es-ES"/>
        </w:rPr>
        <w:t>couldn't</w:t>
      </w:r>
      <w:proofErr w:type="spellEnd"/>
      <w:r w:rsidRPr="00623806">
        <w:rPr>
          <w:rFonts w:ascii="Helvetica" w:hAnsi="Helvetica"/>
          <w:lang w:val="es-ES"/>
        </w:rPr>
        <w:t xml:space="preserve"> stop </w:t>
      </w:r>
      <w:proofErr w:type="spellStart"/>
      <w:r w:rsidRPr="00623806">
        <w:rPr>
          <w:rFonts w:ascii="Helvetica" w:hAnsi="Helvetica"/>
          <w:lang w:val="es-ES"/>
        </w:rPr>
        <w:t>thinking</w:t>
      </w:r>
      <w:proofErr w:type="spellEnd"/>
      <w:r w:rsidRPr="00623806">
        <w:rPr>
          <w:rFonts w:ascii="Helvetica" w:hAnsi="Helvetica"/>
          <w:lang w:val="es-ES"/>
        </w:rPr>
        <w:t xml:space="preserve"> </w:t>
      </w:r>
      <w:proofErr w:type="spellStart"/>
      <w:r w:rsidRPr="00623806">
        <w:rPr>
          <w:rFonts w:ascii="Helvetica" w:hAnsi="Helvetica"/>
          <w:lang w:val="es-ES"/>
        </w:rPr>
        <w:t>about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bond </w:t>
      </w:r>
      <w:proofErr w:type="spellStart"/>
      <w:r w:rsidRPr="00623806">
        <w:rPr>
          <w:rFonts w:ascii="Helvetica" w:hAnsi="Helvetica"/>
          <w:lang w:val="es-ES"/>
        </w:rPr>
        <w:t>we</w:t>
      </w:r>
      <w:proofErr w:type="spellEnd"/>
      <w:r w:rsidRPr="00623806">
        <w:rPr>
          <w:rFonts w:ascii="Helvetica" w:hAnsi="Helvetica"/>
          <w:lang w:val="es-ES"/>
        </w:rPr>
        <w:t xml:space="preserve"> </w:t>
      </w:r>
      <w:proofErr w:type="spellStart"/>
      <w:r w:rsidRPr="00623806">
        <w:rPr>
          <w:rFonts w:ascii="Helvetica" w:hAnsi="Helvetica"/>
          <w:lang w:val="es-ES"/>
        </w:rPr>
        <w:t>shared</w:t>
      </w:r>
      <w:proofErr w:type="spellEnd"/>
      <w:r w:rsidRPr="00623806">
        <w:rPr>
          <w:rFonts w:ascii="Helvetica" w:hAnsi="Helvetica"/>
          <w:lang w:val="es-ES"/>
        </w:rPr>
        <w:t xml:space="preserve">.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will</w:t>
      </w:r>
      <w:proofErr w:type="spellEnd"/>
      <w:r w:rsidRPr="00623806">
        <w:rPr>
          <w:rFonts w:ascii="Helvetica" w:hAnsi="Helvetica"/>
          <w:lang w:val="es-ES"/>
        </w:rPr>
        <w:t xml:space="preserve"> </w:t>
      </w:r>
      <w:proofErr w:type="spellStart"/>
      <w:r w:rsidRPr="00623806">
        <w:rPr>
          <w:rFonts w:ascii="Helvetica" w:hAnsi="Helvetica"/>
          <w:lang w:val="es-ES"/>
        </w:rPr>
        <w:t>discover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truth</w:t>
      </w:r>
      <w:proofErr w:type="spellEnd"/>
      <w:r w:rsidRPr="00623806">
        <w:rPr>
          <w:rFonts w:ascii="Helvetica" w:hAnsi="Helvetica"/>
          <w:lang w:val="es-ES"/>
        </w:rPr>
        <w:t xml:space="preserve"> </w:t>
      </w:r>
      <w:proofErr w:type="spellStart"/>
      <w:r w:rsidRPr="00623806">
        <w:rPr>
          <w:rFonts w:ascii="Helvetica" w:hAnsi="Helvetica"/>
          <w:lang w:val="es-ES"/>
        </w:rPr>
        <w:t>about</w:t>
      </w:r>
      <w:proofErr w:type="spellEnd"/>
      <w:r w:rsidRPr="00623806">
        <w:rPr>
          <w:rFonts w:ascii="Helvetica" w:hAnsi="Helvetica"/>
          <w:lang w:val="es-ES"/>
        </w:rPr>
        <w:t xml:space="preserve"> </w:t>
      </w:r>
      <w:proofErr w:type="spellStart"/>
      <w:r w:rsidRPr="00623806">
        <w:rPr>
          <w:rFonts w:ascii="Helvetica" w:hAnsi="Helvetica"/>
          <w:lang w:val="es-ES"/>
        </w:rPr>
        <w:t>who</w:t>
      </w:r>
      <w:proofErr w:type="spellEnd"/>
      <w:r w:rsidRPr="00623806">
        <w:rPr>
          <w:rFonts w:ascii="Helvetica" w:hAnsi="Helvetica"/>
          <w:lang w:val="es-ES"/>
        </w:rPr>
        <w:t xml:space="preserve"> I </w:t>
      </w:r>
      <w:proofErr w:type="spellStart"/>
      <w:r w:rsidRPr="00623806">
        <w:rPr>
          <w:rFonts w:ascii="Helvetica" w:hAnsi="Helvetica"/>
          <w:lang w:val="es-ES"/>
        </w:rPr>
        <w:t>truly</w:t>
      </w:r>
      <w:proofErr w:type="spellEnd"/>
      <w:r w:rsidRPr="00623806">
        <w:rPr>
          <w:rFonts w:ascii="Helvetica" w:hAnsi="Helvetica"/>
          <w:lang w:val="es-ES"/>
        </w:rPr>
        <w:t xml:space="preserve"> am. </w:t>
      </w:r>
      <w:proofErr w:type="spellStart"/>
      <w:r w:rsidRPr="00623806">
        <w:rPr>
          <w:rFonts w:ascii="Helvetica" w:hAnsi="Helvetica"/>
          <w:lang w:val="es-ES"/>
        </w:rPr>
        <w:t>It's</w:t>
      </w:r>
      <w:proofErr w:type="spellEnd"/>
      <w:r w:rsidRPr="00623806">
        <w:rPr>
          <w:rFonts w:ascii="Helvetica" w:hAnsi="Helvetica"/>
          <w:lang w:val="es-ES"/>
        </w:rPr>
        <w:t xml:space="preserve"> </w:t>
      </w:r>
      <w:proofErr w:type="spellStart"/>
      <w:r w:rsidRPr="00623806">
        <w:rPr>
          <w:rFonts w:ascii="Helvetica" w:hAnsi="Helvetica"/>
          <w:lang w:val="es-ES"/>
        </w:rPr>
        <w:t>about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essence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w:t>
      </w:r>
    </w:p>
    <w:p w14:paraId="7D1E9AD4" w14:textId="530ADB92" w:rsidR="000E2B05" w:rsidRPr="00623806" w:rsidRDefault="000E2B05" w:rsidP="00E2615A">
      <w:pPr>
        <w:pStyle w:val="Scene"/>
        <w:spacing w:line="276" w:lineRule="auto"/>
        <w:jc w:val="both"/>
        <w:rPr>
          <w:rFonts w:ascii="Helvetica" w:hAnsi="Helvetica"/>
          <w:lang w:val="es-ES"/>
        </w:rPr>
      </w:pPr>
      <w:proofErr w:type="spellStart"/>
      <w:r w:rsidRPr="00623806">
        <w:rPr>
          <w:rFonts w:ascii="Helvetica" w:hAnsi="Helvetica"/>
          <w:lang w:val="es-ES"/>
        </w:rPr>
        <w:t>She’ll</w:t>
      </w:r>
      <w:proofErr w:type="spellEnd"/>
      <w:r w:rsidRPr="00623806">
        <w:rPr>
          <w:rFonts w:ascii="Helvetica" w:hAnsi="Helvetica"/>
          <w:lang w:val="es-ES"/>
        </w:rPr>
        <w:t xml:space="preserve"> run.</w:t>
      </w:r>
    </w:p>
    <w:p w14:paraId="5C385B1B" w14:textId="62964B9A" w:rsidR="000E2B05" w:rsidRPr="00623806" w:rsidRDefault="000E2B05" w:rsidP="00E2615A">
      <w:pPr>
        <w:pStyle w:val="Scene"/>
        <w:spacing w:line="276" w:lineRule="auto"/>
        <w:jc w:val="both"/>
        <w:rPr>
          <w:rFonts w:ascii="Helvetica" w:hAnsi="Helvetica"/>
          <w:lang w:val="es-ES"/>
        </w:rPr>
      </w:pPr>
      <w:proofErr w:type="spellStart"/>
      <w:r w:rsidRPr="00623806">
        <w:rPr>
          <w:rFonts w:ascii="Helvetica" w:hAnsi="Helvetica"/>
          <w:lang w:val="es-ES"/>
        </w:rPr>
        <w:lastRenderedPageBreak/>
        <w:t>Or</w:t>
      </w:r>
      <w:proofErr w:type="spellEnd"/>
      <w:r w:rsidRPr="00623806">
        <w:rPr>
          <w:rFonts w:ascii="Helvetica" w:hAnsi="Helvetica"/>
          <w:lang w:val="es-ES"/>
        </w:rPr>
        <w:t xml:space="preserve"> </w:t>
      </w:r>
      <w:proofErr w:type="spellStart"/>
      <w:r w:rsidRPr="00623806">
        <w:rPr>
          <w:rFonts w:ascii="Helvetica" w:hAnsi="Helvetica"/>
          <w:lang w:val="es-ES"/>
        </w:rPr>
        <w:t>worse</w:t>
      </w:r>
      <w:proofErr w:type="spellEnd"/>
      <w:r w:rsidRPr="00623806">
        <w:rPr>
          <w:rFonts w:ascii="Helvetica" w:hAnsi="Helvetica"/>
          <w:lang w:val="es-ES"/>
        </w:rPr>
        <w:t>—</w:t>
      </w:r>
      <w:proofErr w:type="spellStart"/>
      <w:r w:rsidRPr="00623806">
        <w:rPr>
          <w:rFonts w:ascii="Helvetica" w:hAnsi="Helvetica"/>
          <w:lang w:val="es-ES"/>
        </w:rPr>
        <w:t>she’ll</w:t>
      </w:r>
      <w:proofErr w:type="spellEnd"/>
      <w:r w:rsidRPr="00623806">
        <w:rPr>
          <w:rFonts w:ascii="Helvetica" w:hAnsi="Helvetica"/>
          <w:lang w:val="es-ES"/>
        </w:rPr>
        <w:t xml:space="preserve"> </w:t>
      </w:r>
      <w:proofErr w:type="spellStart"/>
      <w:r w:rsidRPr="00623806">
        <w:rPr>
          <w:rFonts w:ascii="Helvetica" w:hAnsi="Helvetica"/>
          <w:lang w:val="es-ES"/>
        </w:rPr>
        <w:t>stay</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guilt</w:t>
      </w:r>
      <w:proofErr w:type="spellEnd"/>
      <w:r w:rsidRPr="00623806">
        <w:rPr>
          <w:rFonts w:ascii="Helvetica" w:hAnsi="Helvetica"/>
          <w:lang w:val="es-ES"/>
        </w:rPr>
        <w:t xml:space="preserve">.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may</w:t>
      </w:r>
      <w:proofErr w:type="spellEnd"/>
      <w:r w:rsidRPr="00623806">
        <w:rPr>
          <w:rFonts w:ascii="Helvetica" w:hAnsi="Helvetica"/>
          <w:lang w:val="es-ES"/>
        </w:rPr>
        <w:t xml:space="preserve"> do so </w:t>
      </w:r>
      <w:proofErr w:type="spellStart"/>
      <w:r w:rsidRPr="00623806">
        <w:rPr>
          <w:rFonts w:ascii="Helvetica" w:hAnsi="Helvetica"/>
          <w:lang w:val="es-ES"/>
        </w:rPr>
        <w:t>out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a </w:t>
      </w:r>
      <w:proofErr w:type="spellStart"/>
      <w:r w:rsidRPr="00623806">
        <w:rPr>
          <w:rFonts w:ascii="Helvetica" w:hAnsi="Helvetica"/>
          <w:lang w:val="es-ES"/>
        </w:rPr>
        <w:t>sense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duty</w:t>
      </w:r>
      <w:proofErr w:type="spellEnd"/>
      <w:r w:rsidRPr="00623806">
        <w:rPr>
          <w:rFonts w:ascii="Helvetica" w:hAnsi="Helvetica"/>
          <w:lang w:val="es-ES"/>
        </w:rPr>
        <w:t xml:space="preserve">.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may</w:t>
      </w:r>
      <w:proofErr w:type="spellEnd"/>
      <w:r w:rsidRPr="00623806">
        <w:rPr>
          <w:rFonts w:ascii="Helvetica" w:hAnsi="Helvetica"/>
          <w:lang w:val="es-ES"/>
        </w:rPr>
        <w:t xml:space="preserve"> be </w:t>
      </w:r>
      <w:proofErr w:type="spellStart"/>
      <w:r w:rsidRPr="00623806">
        <w:rPr>
          <w:rFonts w:ascii="Helvetica" w:hAnsi="Helvetica"/>
          <w:lang w:val="es-ES"/>
        </w:rPr>
        <w:t>acting</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a </w:t>
      </w:r>
      <w:proofErr w:type="spellStart"/>
      <w:r w:rsidRPr="00623806">
        <w:rPr>
          <w:rFonts w:ascii="Helvetica" w:hAnsi="Helvetica"/>
          <w:lang w:val="es-ES"/>
        </w:rPr>
        <w:t>misguided</w:t>
      </w:r>
      <w:proofErr w:type="spellEnd"/>
      <w:r w:rsidRPr="00623806">
        <w:rPr>
          <w:rFonts w:ascii="Helvetica" w:hAnsi="Helvetica"/>
          <w:lang w:val="es-ES"/>
        </w:rPr>
        <w:t xml:space="preserve"> </w:t>
      </w:r>
      <w:proofErr w:type="spellStart"/>
      <w:r w:rsidRPr="00623806">
        <w:rPr>
          <w:rFonts w:ascii="Helvetica" w:hAnsi="Helvetica"/>
          <w:lang w:val="es-ES"/>
        </w:rPr>
        <w:t>sense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protection</w:t>
      </w:r>
      <w:proofErr w:type="spellEnd"/>
      <w:r w:rsidRPr="00623806">
        <w:rPr>
          <w:rFonts w:ascii="Helvetica" w:hAnsi="Helvetica"/>
          <w:lang w:val="es-ES"/>
        </w:rPr>
        <w:t>.</w:t>
      </w:r>
    </w:p>
    <w:p w14:paraId="5A2E3C0E" w14:textId="3ADF2B70" w:rsidR="000E2B05" w:rsidRPr="00623806" w:rsidRDefault="000E2B05" w:rsidP="00E2615A">
      <w:pPr>
        <w:pStyle w:val="Scene"/>
        <w:spacing w:line="276" w:lineRule="auto"/>
        <w:jc w:val="both"/>
        <w:rPr>
          <w:rFonts w:ascii="Helvetica" w:hAnsi="Helvetica"/>
          <w:lang w:val="es-ES"/>
        </w:rPr>
      </w:pPr>
      <w:r w:rsidRPr="00623806">
        <w:rPr>
          <w:rFonts w:ascii="Helvetica" w:hAnsi="Helvetica"/>
          <w:lang w:val="es-ES"/>
        </w:rPr>
        <w:t xml:space="preserve">And I </w:t>
      </w:r>
      <w:proofErr w:type="spellStart"/>
      <w:r w:rsidRPr="00623806">
        <w:rPr>
          <w:rFonts w:ascii="Helvetica" w:hAnsi="Helvetica"/>
          <w:lang w:val="es-ES"/>
        </w:rPr>
        <w:t>couldn’t</w:t>
      </w:r>
      <w:proofErr w:type="spellEnd"/>
      <w:r w:rsidRPr="00623806">
        <w:rPr>
          <w:rFonts w:ascii="Helvetica" w:hAnsi="Helvetica"/>
          <w:lang w:val="es-ES"/>
        </w:rPr>
        <w:t xml:space="preserve"> </w:t>
      </w:r>
      <w:proofErr w:type="spellStart"/>
      <w:r w:rsidRPr="00623806">
        <w:rPr>
          <w:rFonts w:ascii="Helvetica" w:hAnsi="Helvetica"/>
          <w:lang w:val="es-ES"/>
        </w:rPr>
        <w:t>bear</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w:t>
      </w:r>
    </w:p>
    <w:p w14:paraId="5C5CD92E" w14:textId="1E922F06" w:rsidR="000E2B05" w:rsidRPr="00623806" w:rsidRDefault="000E2B05" w:rsidP="00E2615A">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want</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compliance</w:t>
      </w:r>
      <w:proofErr w:type="spellEnd"/>
      <w:r w:rsidRPr="00623806">
        <w:rPr>
          <w:rFonts w:ascii="Helvetica" w:hAnsi="Helvetica"/>
          <w:lang w:val="es-ES"/>
        </w:rPr>
        <w:t xml:space="preserve">. I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want</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pity</w:t>
      </w:r>
      <w:proofErr w:type="spellEnd"/>
      <w:r w:rsidRPr="00623806">
        <w:rPr>
          <w:rFonts w:ascii="Helvetica" w:hAnsi="Helvetica"/>
          <w:lang w:val="es-ES"/>
        </w:rPr>
        <w:t xml:space="preserve">. I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want</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fear</w:t>
      </w:r>
      <w:proofErr w:type="spellEnd"/>
      <w:r w:rsidRPr="00623806">
        <w:rPr>
          <w:rFonts w:ascii="Helvetica" w:hAnsi="Helvetica"/>
          <w:lang w:val="es-ES"/>
        </w:rPr>
        <w:t>.</w:t>
      </w:r>
    </w:p>
    <w:p w14:paraId="5C716248" w14:textId="6922A9A8" w:rsidR="000E2B05" w:rsidRPr="00623806" w:rsidRDefault="000E2B05" w:rsidP="00E2615A">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wanted</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laughter</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chaos.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stubbornness</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fire</w:t>
      </w:r>
      <w:proofErr w:type="spellEnd"/>
      <w:r w:rsidRPr="00623806">
        <w:rPr>
          <w:rFonts w:ascii="Helvetica" w:hAnsi="Helvetica"/>
          <w:lang w:val="es-ES"/>
        </w:rPr>
        <w:t>.</w:t>
      </w:r>
    </w:p>
    <w:p w14:paraId="61EFFC8B" w14:textId="71D37FE0" w:rsidR="000E2B05" w:rsidRPr="00623806" w:rsidRDefault="000E2B05" w:rsidP="00E2615A">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wanted</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have</w:t>
      </w:r>
      <w:proofErr w:type="spellEnd"/>
      <w:r w:rsidRPr="00623806">
        <w:rPr>
          <w:rFonts w:ascii="Helvetica" w:hAnsi="Helvetica"/>
          <w:lang w:val="es-ES"/>
        </w:rPr>
        <w:t xml:space="preserve"> me.</w:t>
      </w:r>
    </w:p>
    <w:p w14:paraId="0D8E7C50" w14:textId="59DD9927" w:rsidR="000E2B05" w:rsidRPr="00623806" w:rsidRDefault="000E2B05" w:rsidP="00E2615A">
      <w:pPr>
        <w:pStyle w:val="Scene"/>
        <w:spacing w:line="276" w:lineRule="auto"/>
        <w:jc w:val="both"/>
        <w:rPr>
          <w:rFonts w:ascii="Helvetica" w:hAnsi="Helvetica"/>
          <w:lang w:val="es-ES"/>
        </w:rPr>
      </w:pPr>
      <w:r w:rsidRPr="00623806">
        <w:rPr>
          <w:rFonts w:ascii="Helvetica" w:hAnsi="Helvetica"/>
          <w:lang w:val="es-ES"/>
        </w:rPr>
        <w:t xml:space="preserve">A </w:t>
      </w:r>
      <w:proofErr w:type="spellStart"/>
      <w:r w:rsidRPr="00623806">
        <w:rPr>
          <w:rFonts w:ascii="Helvetica" w:hAnsi="Helvetica"/>
          <w:lang w:val="es-ES"/>
        </w:rPr>
        <w:t>desire</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dictated</w:t>
      </w:r>
      <w:proofErr w:type="spellEnd"/>
      <w:r w:rsidRPr="00623806">
        <w:rPr>
          <w:rFonts w:ascii="Helvetica" w:hAnsi="Helvetica"/>
          <w:lang w:val="es-ES"/>
        </w:rPr>
        <w:t xml:space="preserve"> </w:t>
      </w:r>
      <w:proofErr w:type="spellStart"/>
      <w:r w:rsidRPr="00623806">
        <w:rPr>
          <w:rFonts w:ascii="Helvetica" w:hAnsi="Helvetica"/>
          <w:lang w:val="es-ES"/>
        </w:rPr>
        <w:t>by</w:t>
      </w:r>
      <w:proofErr w:type="spellEnd"/>
      <w:r w:rsidRPr="00623806">
        <w:rPr>
          <w:rFonts w:ascii="Helvetica" w:hAnsi="Helvetica"/>
          <w:lang w:val="es-ES"/>
        </w:rPr>
        <w:t xml:space="preserve"> fate.</w:t>
      </w:r>
    </w:p>
    <w:p w14:paraId="78AD3FE7" w14:textId="254952D9" w:rsidR="000E2B05" w:rsidRPr="00623806" w:rsidRDefault="000E2B05" w:rsidP="00E2615A">
      <w:pPr>
        <w:pStyle w:val="Scene"/>
        <w:spacing w:line="276" w:lineRule="auto"/>
        <w:jc w:val="both"/>
        <w:rPr>
          <w:rFonts w:ascii="Helvetica" w:hAnsi="Helvetica"/>
          <w:lang w:val="es-ES"/>
        </w:rPr>
      </w:pP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because</w:t>
      </w:r>
      <w:proofErr w:type="spellEnd"/>
      <w:r w:rsidRPr="00623806">
        <w:rPr>
          <w:rFonts w:ascii="Helvetica" w:hAnsi="Helvetica"/>
          <w:lang w:val="es-ES"/>
        </w:rPr>
        <w:t xml:space="preserve">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did</w:t>
      </w:r>
      <w:proofErr w:type="spellEnd"/>
      <w:r w:rsidRPr="00623806">
        <w:rPr>
          <w:rFonts w:ascii="Helvetica" w:hAnsi="Helvetica"/>
          <w:lang w:val="es-ES"/>
        </w:rPr>
        <w:t>.</w:t>
      </w:r>
    </w:p>
    <w:p w14:paraId="35F68D07" w14:textId="08FC14F8" w:rsidR="000E2B05" w:rsidRPr="00623806" w:rsidRDefault="000E2B05" w:rsidP="00E2615A">
      <w:pPr>
        <w:pStyle w:val="Scene"/>
        <w:spacing w:line="276" w:lineRule="auto"/>
        <w:jc w:val="both"/>
        <w:rPr>
          <w:rFonts w:ascii="Helvetica" w:hAnsi="Helvetica"/>
          <w:lang w:val="es-ES"/>
        </w:rPr>
      </w:pPr>
      <w:r w:rsidRPr="00623806">
        <w:rPr>
          <w:rFonts w:ascii="Helvetica" w:hAnsi="Helvetica"/>
          <w:lang w:val="es-ES"/>
        </w:rPr>
        <w:t xml:space="preserve">Josh </w:t>
      </w:r>
      <w:proofErr w:type="spellStart"/>
      <w:r w:rsidRPr="00623806">
        <w:rPr>
          <w:rFonts w:ascii="Helvetica" w:hAnsi="Helvetica"/>
          <w:lang w:val="es-ES"/>
        </w:rPr>
        <w:t>turned</w:t>
      </w:r>
      <w:proofErr w:type="spellEnd"/>
      <w:r w:rsidRPr="00623806">
        <w:rPr>
          <w:rFonts w:ascii="Helvetica" w:hAnsi="Helvetica"/>
          <w:lang w:val="es-ES"/>
        </w:rPr>
        <w:t xml:space="preserve">, </w:t>
      </w:r>
      <w:proofErr w:type="spellStart"/>
      <w:r w:rsidRPr="00623806">
        <w:rPr>
          <w:rFonts w:ascii="Helvetica" w:hAnsi="Helvetica"/>
          <w:lang w:val="es-ES"/>
        </w:rPr>
        <w:t>walking</w:t>
      </w:r>
      <w:proofErr w:type="spellEnd"/>
      <w:r w:rsidRPr="00623806">
        <w:rPr>
          <w:rFonts w:ascii="Helvetica" w:hAnsi="Helvetica"/>
          <w:lang w:val="es-ES"/>
        </w:rPr>
        <w:t xml:space="preserve"> </w:t>
      </w:r>
      <w:proofErr w:type="spellStart"/>
      <w:r w:rsidRPr="00623806">
        <w:rPr>
          <w:rFonts w:ascii="Helvetica" w:hAnsi="Helvetica"/>
          <w:lang w:val="es-ES"/>
        </w:rPr>
        <w:t>halfway</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door</w:t>
      </w:r>
      <w:proofErr w:type="spellEnd"/>
      <w:r w:rsidRPr="00623806">
        <w:rPr>
          <w:rFonts w:ascii="Helvetica" w:hAnsi="Helvetica"/>
          <w:lang w:val="es-ES"/>
        </w:rPr>
        <w:t xml:space="preserve"> </w:t>
      </w:r>
      <w:proofErr w:type="spellStart"/>
      <w:r w:rsidRPr="00623806">
        <w:rPr>
          <w:rFonts w:ascii="Helvetica" w:hAnsi="Helvetica"/>
          <w:lang w:val="es-ES"/>
        </w:rPr>
        <w:t>before</w:t>
      </w:r>
      <w:proofErr w:type="spellEnd"/>
      <w:r w:rsidRPr="00623806">
        <w:rPr>
          <w:rFonts w:ascii="Helvetica" w:hAnsi="Helvetica"/>
          <w:lang w:val="es-ES"/>
        </w:rPr>
        <w:t xml:space="preserve"> </w:t>
      </w:r>
      <w:proofErr w:type="spellStart"/>
      <w:r w:rsidRPr="00623806">
        <w:rPr>
          <w:rFonts w:ascii="Helvetica" w:hAnsi="Helvetica"/>
          <w:lang w:val="es-ES"/>
        </w:rPr>
        <w:t>pausing</w:t>
      </w:r>
      <w:proofErr w:type="spellEnd"/>
      <w:r w:rsidRPr="00623806">
        <w:rPr>
          <w:rFonts w:ascii="Helvetica" w:hAnsi="Helvetica"/>
          <w:lang w:val="es-ES"/>
        </w:rPr>
        <w:t xml:space="preserve">. He </w:t>
      </w:r>
      <w:proofErr w:type="spellStart"/>
      <w:r w:rsidRPr="00623806">
        <w:rPr>
          <w:rFonts w:ascii="Helvetica" w:hAnsi="Helvetica"/>
          <w:lang w:val="es-ES"/>
        </w:rPr>
        <w:t>looked</w:t>
      </w:r>
      <w:proofErr w:type="spellEnd"/>
      <w:r w:rsidRPr="00623806">
        <w:rPr>
          <w:rFonts w:ascii="Helvetica" w:hAnsi="Helvetica"/>
          <w:lang w:val="es-ES"/>
        </w:rPr>
        <w:t xml:space="preserve"> back </w:t>
      </w:r>
      <w:proofErr w:type="spellStart"/>
      <w:r w:rsidRPr="00623806">
        <w:rPr>
          <w:rFonts w:ascii="Helvetica" w:hAnsi="Helvetica"/>
          <w:lang w:val="es-ES"/>
        </w:rPr>
        <w:t>over</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shoulder</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gentler</w:t>
      </w:r>
      <w:proofErr w:type="spellEnd"/>
      <w:r w:rsidRPr="00623806">
        <w:rPr>
          <w:rFonts w:ascii="Helvetica" w:hAnsi="Helvetica"/>
          <w:lang w:val="es-ES"/>
        </w:rPr>
        <w:t xml:space="preserve"> </w:t>
      </w:r>
      <w:proofErr w:type="spellStart"/>
      <w:r w:rsidRPr="00623806">
        <w:rPr>
          <w:rFonts w:ascii="Helvetica" w:hAnsi="Helvetica"/>
          <w:lang w:val="es-ES"/>
        </w:rPr>
        <w:t>now</w:t>
      </w:r>
      <w:proofErr w:type="spellEnd"/>
      <w:r w:rsidRPr="00623806">
        <w:rPr>
          <w:rFonts w:ascii="Helvetica" w:hAnsi="Helvetica"/>
          <w:lang w:val="es-ES"/>
        </w:rPr>
        <w:t>.</w:t>
      </w:r>
    </w:p>
    <w:p w14:paraId="13594E0C" w14:textId="49BD222B" w:rsidR="000E2B05" w:rsidRPr="00623806" w:rsidRDefault="000E2B05" w:rsidP="00E2615A">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don’t</w:t>
      </w:r>
      <w:proofErr w:type="spellEnd"/>
      <w:r w:rsidRPr="00623806">
        <w:rPr>
          <w:rFonts w:ascii="Helvetica" w:hAnsi="Helvetica"/>
          <w:lang w:val="es-ES"/>
        </w:rPr>
        <w:t xml:space="preserve"> </w:t>
      </w:r>
      <w:proofErr w:type="spellStart"/>
      <w:r w:rsidRPr="00623806">
        <w:rPr>
          <w:rFonts w:ascii="Helvetica" w:hAnsi="Helvetica"/>
          <w:lang w:val="es-ES"/>
        </w:rPr>
        <w:t>have</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carry</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alone, </w:t>
      </w: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Let</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in. </w:t>
      </w:r>
      <w:proofErr w:type="spellStart"/>
      <w:r w:rsidRPr="00623806">
        <w:rPr>
          <w:rFonts w:ascii="Helvetica" w:hAnsi="Helvetica"/>
          <w:lang w:val="es-ES"/>
        </w:rPr>
        <w:t>Before</w:t>
      </w:r>
      <w:proofErr w:type="spellEnd"/>
      <w:r w:rsidRPr="00623806">
        <w:rPr>
          <w:rFonts w:ascii="Helvetica" w:hAnsi="Helvetica"/>
          <w:lang w:val="es-ES"/>
        </w:rPr>
        <w:t xml:space="preserve"> </w:t>
      </w:r>
      <w:proofErr w:type="spellStart"/>
      <w:r w:rsidRPr="00623806">
        <w:rPr>
          <w:rFonts w:ascii="Helvetica" w:hAnsi="Helvetica"/>
          <w:lang w:val="es-ES"/>
        </w:rPr>
        <w:t>someone</w:t>
      </w:r>
      <w:proofErr w:type="spellEnd"/>
      <w:r w:rsidRPr="00623806">
        <w:rPr>
          <w:rFonts w:ascii="Helvetica" w:hAnsi="Helvetica"/>
          <w:lang w:val="es-ES"/>
        </w:rPr>
        <w:t xml:space="preserve"> </w:t>
      </w:r>
      <w:proofErr w:type="spellStart"/>
      <w:r w:rsidRPr="00623806">
        <w:rPr>
          <w:rFonts w:ascii="Helvetica" w:hAnsi="Helvetica"/>
          <w:lang w:val="es-ES"/>
        </w:rPr>
        <w:t>else</w:t>
      </w:r>
      <w:proofErr w:type="spellEnd"/>
      <w:r w:rsidRPr="00623806">
        <w:rPr>
          <w:rFonts w:ascii="Helvetica" w:hAnsi="Helvetica"/>
          <w:lang w:val="es-ES"/>
        </w:rPr>
        <w:t xml:space="preserve"> </w:t>
      </w:r>
      <w:proofErr w:type="spellStart"/>
      <w:r w:rsidRPr="00623806">
        <w:rPr>
          <w:rFonts w:ascii="Helvetica" w:hAnsi="Helvetica"/>
          <w:lang w:val="es-ES"/>
        </w:rPr>
        <w:t>does</w:t>
      </w:r>
      <w:proofErr w:type="spellEnd"/>
      <w:r w:rsidRPr="00623806">
        <w:rPr>
          <w:rFonts w:ascii="Helvetica" w:hAnsi="Helvetica"/>
          <w:lang w:val="es-ES"/>
        </w:rPr>
        <w:t>.”</w:t>
      </w:r>
    </w:p>
    <w:p w14:paraId="6BF03705" w14:textId="77D4AEAC" w:rsidR="000E2B05" w:rsidRPr="00623806" w:rsidRDefault="000E2B05" w:rsidP="00E2615A">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respond</w:t>
      </w:r>
      <w:proofErr w:type="spellEnd"/>
      <w:r w:rsidRPr="00623806">
        <w:rPr>
          <w:rFonts w:ascii="Helvetica" w:hAnsi="Helvetica"/>
          <w:lang w:val="es-ES"/>
        </w:rPr>
        <w:t>.</w:t>
      </w:r>
    </w:p>
    <w:p w14:paraId="7D2191FF" w14:textId="797B9F84" w:rsidR="006939BC" w:rsidRPr="00623806" w:rsidRDefault="000E2B05" w:rsidP="000E2B05">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simply</w:t>
      </w:r>
      <w:proofErr w:type="spellEnd"/>
      <w:r w:rsidRPr="00623806">
        <w:rPr>
          <w:rFonts w:ascii="Helvetica" w:hAnsi="Helvetica"/>
          <w:lang w:val="es-ES"/>
        </w:rPr>
        <w:t xml:space="preserve"> </w:t>
      </w:r>
      <w:proofErr w:type="spellStart"/>
      <w:r w:rsidRPr="00623806">
        <w:rPr>
          <w:rFonts w:ascii="Helvetica" w:hAnsi="Helvetica"/>
          <w:lang w:val="es-ES"/>
        </w:rPr>
        <w:t>gazed</w:t>
      </w:r>
      <w:proofErr w:type="spellEnd"/>
      <w:r w:rsidRPr="00623806">
        <w:rPr>
          <w:rFonts w:ascii="Helvetica" w:hAnsi="Helvetica"/>
          <w:lang w:val="es-ES"/>
        </w:rPr>
        <w:t xml:space="preserve"> at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hands</w:t>
      </w:r>
      <w:proofErr w:type="spellEnd"/>
      <w:r w:rsidRPr="00623806">
        <w:rPr>
          <w:rFonts w:ascii="Helvetica" w:hAnsi="Helvetica"/>
          <w:lang w:val="es-ES"/>
        </w:rPr>
        <w:t xml:space="preserve"> once more,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buzzing</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recollection</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touch</w:t>
      </w:r>
      <w:proofErr w:type="spellEnd"/>
    </w:p>
    <w:p w14:paraId="26D17527" w14:textId="77777777" w:rsidR="00E2615A" w:rsidRPr="00623806" w:rsidRDefault="00E2615A" w:rsidP="000E2B05">
      <w:pPr>
        <w:pStyle w:val="Scene"/>
        <w:spacing w:line="276" w:lineRule="auto"/>
        <w:jc w:val="both"/>
        <w:rPr>
          <w:rFonts w:ascii="Helvetica" w:hAnsi="Helvetica"/>
          <w:lang w:val="es-ES"/>
        </w:rPr>
      </w:pPr>
    </w:p>
    <w:p w14:paraId="0431D9E2" w14:textId="77777777" w:rsidR="00721441" w:rsidRPr="00623806" w:rsidRDefault="00721441" w:rsidP="00721441">
      <w:pPr>
        <w:pStyle w:val="SceneBreak"/>
        <w:spacing w:line="276" w:lineRule="auto"/>
        <w:rPr>
          <w:rFonts w:ascii="Helvetica" w:hAnsi="Helvetica"/>
          <w:lang w:val="es-ES"/>
        </w:rPr>
      </w:pPr>
      <w:r w:rsidRPr="00623806">
        <w:rPr>
          <w:rFonts w:ascii="Helvetica" w:hAnsi="Helvetica"/>
          <w:lang w:val="es-ES"/>
        </w:rPr>
        <w:t>****</w:t>
      </w:r>
    </w:p>
    <w:p w14:paraId="4A67F9B4" w14:textId="316BDC46" w:rsidR="0035402C" w:rsidRPr="00623806" w:rsidRDefault="0035402C" w:rsidP="0035402C">
      <w:pPr>
        <w:pStyle w:val="SceneFirstParagraph"/>
        <w:spacing w:line="276" w:lineRule="auto"/>
        <w:jc w:val="both"/>
        <w:rPr>
          <w:rFonts w:ascii="Helvetica" w:hAnsi="Helvetica"/>
          <w:lang w:val="es-ES"/>
        </w:rPr>
      </w:pPr>
    </w:p>
    <w:p w14:paraId="04B56511" w14:textId="34FE546F" w:rsidR="00E2615A" w:rsidRPr="00623806" w:rsidRDefault="00E2615A" w:rsidP="00E2615A">
      <w:pPr>
        <w:pStyle w:val="SceneFirstParagraph"/>
        <w:spacing w:line="276" w:lineRule="auto"/>
        <w:ind w:firstLine="720"/>
        <w:jc w:val="both"/>
        <w:rPr>
          <w:rFonts w:ascii="Helvetica" w:hAnsi="Helvetica"/>
          <w:lang w:val="es-ES"/>
        </w:rPr>
      </w:pPr>
      <w:proofErr w:type="spellStart"/>
      <w:r w:rsidRPr="00623806">
        <w:rPr>
          <w:rFonts w:ascii="Helvetica" w:hAnsi="Helvetica"/>
          <w:lang w:val="es-ES"/>
        </w:rPr>
        <w:t>She</w:t>
      </w:r>
      <w:proofErr w:type="spellEnd"/>
      <w:r w:rsidRPr="00623806">
        <w:rPr>
          <w:rFonts w:ascii="Helvetica" w:hAnsi="Helvetica"/>
          <w:lang w:val="es-ES"/>
        </w:rPr>
        <w:t xml:space="preserve"> lay </w:t>
      </w:r>
      <w:proofErr w:type="spellStart"/>
      <w:r w:rsidRPr="00623806">
        <w:rPr>
          <w:rFonts w:ascii="Helvetica" w:hAnsi="Helvetica"/>
          <w:lang w:val="es-ES"/>
        </w:rPr>
        <w:t>beside</w:t>
      </w:r>
      <w:proofErr w:type="spellEnd"/>
      <w:r w:rsidRPr="00623806">
        <w:rPr>
          <w:rFonts w:ascii="Helvetica" w:hAnsi="Helvetica"/>
          <w:lang w:val="es-ES"/>
        </w:rPr>
        <w:t xml:space="preserve"> me 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grass</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bathed</w:t>
      </w:r>
      <w:proofErr w:type="spellEnd"/>
      <w:r w:rsidRPr="00623806">
        <w:rPr>
          <w:rFonts w:ascii="Helvetica" w:hAnsi="Helvetica"/>
          <w:lang w:val="es-ES"/>
        </w:rPr>
        <w:t xml:space="preserve"> in </w:t>
      </w:r>
      <w:proofErr w:type="spellStart"/>
      <w:r w:rsidRPr="00623806">
        <w:rPr>
          <w:rFonts w:ascii="Helvetica" w:hAnsi="Helvetica"/>
          <w:lang w:val="es-ES"/>
        </w:rPr>
        <w:t>golden</w:t>
      </w:r>
      <w:proofErr w:type="spellEnd"/>
      <w:r w:rsidRPr="00623806">
        <w:rPr>
          <w:rFonts w:ascii="Helvetica" w:hAnsi="Helvetica"/>
          <w:lang w:val="es-ES"/>
        </w:rPr>
        <w:t xml:space="preserve"> light as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sunlight</w:t>
      </w:r>
      <w:proofErr w:type="spellEnd"/>
      <w:r w:rsidRPr="00623806">
        <w:rPr>
          <w:rFonts w:ascii="Helvetica" w:hAnsi="Helvetica"/>
          <w:lang w:val="es-ES"/>
        </w:rPr>
        <w:t xml:space="preserve"> </w:t>
      </w:r>
      <w:proofErr w:type="spellStart"/>
      <w:r w:rsidRPr="00623806">
        <w:rPr>
          <w:rFonts w:ascii="Helvetica" w:hAnsi="Helvetica"/>
          <w:lang w:val="es-ES"/>
        </w:rPr>
        <w:t>filtered</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canopy</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dress</w:t>
      </w:r>
      <w:proofErr w:type="spellEnd"/>
      <w:r w:rsidRPr="00623806">
        <w:rPr>
          <w:rFonts w:ascii="Helvetica" w:hAnsi="Helvetica"/>
          <w:lang w:val="es-ES"/>
        </w:rPr>
        <w:t xml:space="preserve">—a pale, </w:t>
      </w:r>
      <w:proofErr w:type="spellStart"/>
      <w:r w:rsidRPr="00623806">
        <w:rPr>
          <w:rFonts w:ascii="Helvetica" w:hAnsi="Helvetica"/>
          <w:lang w:val="es-ES"/>
        </w:rPr>
        <w:t>delicate</w:t>
      </w:r>
      <w:proofErr w:type="spellEnd"/>
      <w:r w:rsidRPr="00623806">
        <w:rPr>
          <w:rFonts w:ascii="Helvetica" w:hAnsi="Helvetica"/>
          <w:lang w:val="es-ES"/>
        </w:rPr>
        <w:t xml:space="preserve"> </w:t>
      </w:r>
      <w:proofErr w:type="spellStart"/>
      <w:r w:rsidRPr="00623806">
        <w:rPr>
          <w:rFonts w:ascii="Helvetica" w:hAnsi="Helvetica"/>
          <w:lang w:val="es-ES"/>
        </w:rPr>
        <w:t>thing</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clung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breath</w:t>
      </w:r>
      <w:proofErr w:type="spellEnd"/>
      <w:r w:rsidRPr="00623806">
        <w:rPr>
          <w:rFonts w:ascii="Helvetica" w:hAnsi="Helvetica"/>
          <w:lang w:val="es-ES"/>
        </w:rPr>
        <w:t>—</w:t>
      </w:r>
      <w:proofErr w:type="spellStart"/>
      <w:r w:rsidRPr="00623806">
        <w:rPr>
          <w:rFonts w:ascii="Helvetica" w:hAnsi="Helvetica"/>
          <w:lang w:val="es-ES"/>
        </w:rPr>
        <w:t>draped</w:t>
      </w:r>
      <w:proofErr w:type="spellEnd"/>
      <w:r w:rsidRPr="00623806">
        <w:rPr>
          <w:rFonts w:ascii="Helvetica" w:hAnsi="Helvetica"/>
          <w:lang w:val="es-ES"/>
        </w:rPr>
        <w:t xml:space="preserve"> </w:t>
      </w:r>
      <w:proofErr w:type="spellStart"/>
      <w:r w:rsidRPr="00623806">
        <w:rPr>
          <w:rFonts w:ascii="Helvetica" w:hAnsi="Helvetica"/>
          <w:lang w:val="es-ES"/>
        </w:rPr>
        <w:t>over</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hips</w:t>
      </w:r>
      <w:proofErr w:type="spellEnd"/>
      <w:r w:rsidRPr="00623806">
        <w:rPr>
          <w:rFonts w:ascii="Helvetica" w:hAnsi="Helvetica"/>
          <w:lang w:val="es-ES"/>
        </w:rPr>
        <w:t xml:space="preserve">, </w:t>
      </w:r>
      <w:proofErr w:type="spellStart"/>
      <w:r w:rsidRPr="00623806">
        <w:rPr>
          <w:rFonts w:ascii="Helvetica" w:hAnsi="Helvetica"/>
          <w:lang w:val="es-ES"/>
        </w:rPr>
        <w:t>tracing</w:t>
      </w:r>
      <w:proofErr w:type="spellEnd"/>
      <w:r w:rsidRPr="00623806">
        <w:rPr>
          <w:rFonts w:ascii="Helvetica" w:hAnsi="Helvetica"/>
          <w:lang w:val="es-ES"/>
        </w:rPr>
        <w:t xml:space="preserve"> </w:t>
      </w:r>
      <w:proofErr w:type="spellStart"/>
      <w:r w:rsidRPr="00623806">
        <w:rPr>
          <w:rFonts w:ascii="Helvetica" w:hAnsi="Helvetica"/>
          <w:lang w:val="es-ES"/>
        </w:rPr>
        <w:t>every</w:t>
      </w:r>
      <w:proofErr w:type="spellEnd"/>
      <w:r w:rsidRPr="00623806">
        <w:rPr>
          <w:rFonts w:ascii="Helvetica" w:hAnsi="Helvetica"/>
          <w:lang w:val="es-ES"/>
        </w:rPr>
        <w:t xml:space="preserve"> </w:t>
      </w:r>
      <w:proofErr w:type="spellStart"/>
      <w:r w:rsidRPr="00623806">
        <w:rPr>
          <w:rFonts w:ascii="Helvetica" w:hAnsi="Helvetica"/>
          <w:lang w:val="es-ES"/>
        </w:rPr>
        <w:t>gentle</w:t>
      </w:r>
      <w:proofErr w:type="spellEnd"/>
      <w:r w:rsidRPr="00623806">
        <w:rPr>
          <w:rFonts w:ascii="Helvetica" w:hAnsi="Helvetica"/>
          <w:lang w:val="es-ES"/>
        </w:rPr>
        <w:t xml:space="preserve"> curve.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breeze</w:t>
      </w:r>
      <w:proofErr w:type="spellEnd"/>
      <w:r w:rsidRPr="00623806">
        <w:rPr>
          <w:rFonts w:ascii="Helvetica" w:hAnsi="Helvetica"/>
          <w:lang w:val="es-ES"/>
        </w:rPr>
        <w:t xml:space="preserve"> </w:t>
      </w:r>
      <w:proofErr w:type="spellStart"/>
      <w:r w:rsidRPr="00623806">
        <w:rPr>
          <w:rFonts w:ascii="Helvetica" w:hAnsi="Helvetica"/>
          <w:lang w:val="es-ES"/>
        </w:rPr>
        <w:t>teased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hem</w:t>
      </w:r>
      <w:proofErr w:type="spellEnd"/>
      <w:r w:rsidRPr="00623806">
        <w:rPr>
          <w:rFonts w:ascii="Helvetica" w:hAnsi="Helvetica"/>
          <w:lang w:val="es-ES"/>
        </w:rPr>
        <w:t xml:space="preserve">, </w:t>
      </w:r>
      <w:proofErr w:type="spellStart"/>
      <w:r w:rsidRPr="00623806">
        <w:rPr>
          <w:rFonts w:ascii="Helvetica" w:hAnsi="Helvetica"/>
          <w:lang w:val="es-ES"/>
        </w:rPr>
        <w:t>coaxing</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sway</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enough</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make</w:t>
      </w:r>
      <w:proofErr w:type="spellEnd"/>
      <w:r w:rsidRPr="00623806">
        <w:rPr>
          <w:rFonts w:ascii="Helvetica" w:hAnsi="Helvetica"/>
          <w:lang w:val="es-ES"/>
        </w:rPr>
        <w:t xml:space="preserve"> me </w:t>
      </w:r>
      <w:proofErr w:type="spellStart"/>
      <w:r w:rsidRPr="00623806">
        <w:rPr>
          <w:rFonts w:ascii="Helvetica" w:hAnsi="Helvetica"/>
          <w:lang w:val="es-ES"/>
        </w:rPr>
        <w:t>ache</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dark</w:t>
      </w:r>
      <w:proofErr w:type="spellEnd"/>
      <w:r w:rsidRPr="00623806">
        <w:rPr>
          <w:rFonts w:ascii="Helvetica" w:hAnsi="Helvetica"/>
          <w:lang w:val="es-ES"/>
        </w:rPr>
        <w:t xml:space="preserve"> </w:t>
      </w:r>
      <w:proofErr w:type="spellStart"/>
      <w:r w:rsidRPr="00623806">
        <w:rPr>
          <w:rFonts w:ascii="Helvetica" w:hAnsi="Helvetica"/>
          <w:lang w:val="es-ES"/>
        </w:rPr>
        <w:t>hair</w:t>
      </w:r>
      <w:proofErr w:type="spellEnd"/>
      <w:r w:rsidRPr="00623806">
        <w:rPr>
          <w:rFonts w:ascii="Helvetica" w:hAnsi="Helvetica"/>
          <w:lang w:val="es-ES"/>
        </w:rPr>
        <w:t xml:space="preserve"> </w:t>
      </w:r>
      <w:proofErr w:type="spellStart"/>
      <w:r w:rsidRPr="00623806">
        <w:rPr>
          <w:rFonts w:ascii="Helvetica" w:hAnsi="Helvetica"/>
          <w:lang w:val="es-ES"/>
        </w:rPr>
        <w:t>spilled</w:t>
      </w:r>
      <w:proofErr w:type="spellEnd"/>
      <w:r w:rsidRPr="00623806">
        <w:rPr>
          <w:rFonts w:ascii="Helvetica" w:hAnsi="Helvetica"/>
          <w:lang w:val="es-ES"/>
        </w:rPr>
        <w:t xml:space="preserve"> </w:t>
      </w:r>
      <w:proofErr w:type="spellStart"/>
      <w:r w:rsidRPr="00623806">
        <w:rPr>
          <w:rFonts w:ascii="Helvetica" w:hAnsi="Helvetica"/>
          <w:lang w:val="es-ES"/>
        </w:rPr>
        <w:t>behind</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a </w:t>
      </w:r>
      <w:proofErr w:type="spellStart"/>
      <w:r w:rsidRPr="00623806">
        <w:rPr>
          <w:rFonts w:ascii="Helvetica" w:hAnsi="Helvetica"/>
          <w:lang w:val="es-ES"/>
        </w:rPr>
        <w:t>river</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black</w:t>
      </w:r>
      <w:proofErr w:type="spellEnd"/>
      <w:r w:rsidRPr="00623806">
        <w:rPr>
          <w:rFonts w:ascii="Helvetica" w:hAnsi="Helvetica"/>
          <w:lang w:val="es-ES"/>
        </w:rPr>
        <w:t xml:space="preserve"> </w:t>
      </w:r>
      <w:proofErr w:type="spellStart"/>
      <w:r w:rsidRPr="00623806">
        <w:rPr>
          <w:rFonts w:ascii="Helvetica" w:hAnsi="Helvetica"/>
          <w:lang w:val="es-ES"/>
        </w:rPr>
        <w:t>silk</w:t>
      </w:r>
      <w:proofErr w:type="spellEnd"/>
      <w:r w:rsidRPr="00623806">
        <w:rPr>
          <w:rFonts w:ascii="Helvetica" w:hAnsi="Helvetica"/>
          <w:lang w:val="es-ES"/>
        </w:rPr>
        <w:t xml:space="preserve"> </w:t>
      </w:r>
      <w:proofErr w:type="spellStart"/>
      <w:r w:rsidRPr="00623806">
        <w:rPr>
          <w:rFonts w:ascii="Helvetica" w:hAnsi="Helvetica"/>
          <w:lang w:val="es-ES"/>
        </w:rPr>
        <w:t>against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green</w:t>
      </w:r>
      <w:proofErr w:type="spellEnd"/>
      <w:r w:rsidRPr="00623806">
        <w:rPr>
          <w:rFonts w:ascii="Helvetica" w:hAnsi="Helvetica"/>
          <w:lang w:val="es-ES"/>
        </w:rPr>
        <w:t xml:space="preserve">, </w:t>
      </w:r>
      <w:proofErr w:type="spellStart"/>
      <w:r w:rsidRPr="00623806">
        <w:rPr>
          <w:rFonts w:ascii="Helvetica" w:hAnsi="Helvetica"/>
          <w:lang w:val="es-ES"/>
        </w:rPr>
        <w:t>glinting</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obsidian</w:t>
      </w:r>
      <w:proofErr w:type="spellEnd"/>
      <w:r w:rsidRPr="00623806">
        <w:rPr>
          <w:rFonts w:ascii="Helvetica" w:hAnsi="Helvetica"/>
          <w:lang w:val="es-ES"/>
        </w:rPr>
        <w:t xml:space="preserve"> 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sun</w:t>
      </w:r>
      <w:proofErr w:type="spellEnd"/>
      <w:r w:rsidRPr="00623806">
        <w:rPr>
          <w:rFonts w:ascii="Helvetica" w:hAnsi="Helvetica"/>
          <w:lang w:val="es-ES"/>
        </w:rPr>
        <w:t>.</w:t>
      </w:r>
    </w:p>
    <w:p w14:paraId="2CB94053" w14:textId="52878B78" w:rsidR="00E2615A" w:rsidRPr="00623806" w:rsidRDefault="00E2615A" w:rsidP="00E2615A">
      <w:pPr>
        <w:pStyle w:val="SceneFirstParagraph"/>
        <w:spacing w:line="276" w:lineRule="auto"/>
        <w:ind w:firstLine="720"/>
        <w:jc w:val="both"/>
        <w:rPr>
          <w:rFonts w:ascii="Helvetica" w:hAnsi="Helvetica"/>
          <w:lang w:val="es-ES"/>
        </w:rPr>
      </w:pP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turned</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head </w:t>
      </w:r>
      <w:proofErr w:type="spellStart"/>
      <w:r w:rsidRPr="00623806">
        <w:rPr>
          <w:rFonts w:ascii="Helvetica" w:hAnsi="Helvetica"/>
          <w:lang w:val="es-ES"/>
        </w:rPr>
        <w:t>to</w:t>
      </w:r>
      <w:proofErr w:type="spellEnd"/>
      <w:r w:rsidRPr="00623806">
        <w:rPr>
          <w:rFonts w:ascii="Helvetica" w:hAnsi="Helvetica"/>
          <w:lang w:val="es-ES"/>
        </w:rPr>
        <w:t xml:space="preserve"> </w:t>
      </w:r>
      <w:proofErr w:type="gramStart"/>
      <w:r w:rsidRPr="00623806">
        <w:rPr>
          <w:rFonts w:ascii="Helvetica" w:hAnsi="Helvetica"/>
          <w:lang w:val="es-ES"/>
        </w:rPr>
        <w:t>look</w:t>
      </w:r>
      <w:proofErr w:type="gramEnd"/>
      <w:r w:rsidRPr="00623806">
        <w:rPr>
          <w:rFonts w:ascii="Helvetica" w:hAnsi="Helvetica"/>
          <w:lang w:val="es-ES"/>
        </w:rPr>
        <w:t xml:space="preserve"> at me, </w:t>
      </w:r>
      <w:proofErr w:type="spellStart"/>
      <w:r w:rsidRPr="00623806">
        <w:rPr>
          <w:rFonts w:ascii="Helvetica" w:hAnsi="Helvetica"/>
          <w:lang w:val="es-ES"/>
        </w:rPr>
        <w:t>those</w:t>
      </w:r>
      <w:proofErr w:type="spellEnd"/>
      <w:r w:rsidRPr="00623806">
        <w:rPr>
          <w:rFonts w:ascii="Helvetica" w:hAnsi="Helvetica"/>
          <w:lang w:val="es-ES"/>
        </w:rPr>
        <w:t xml:space="preserve"> </w:t>
      </w:r>
      <w:proofErr w:type="spellStart"/>
      <w:r w:rsidRPr="00623806">
        <w:rPr>
          <w:rFonts w:ascii="Helvetica" w:hAnsi="Helvetica"/>
          <w:lang w:val="es-ES"/>
        </w:rPr>
        <w:t>amber</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soft</w:t>
      </w:r>
      <w:proofErr w:type="spellEnd"/>
      <w:r w:rsidRPr="00623806">
        <w:rPr>
          <w:rFonts w:ascii="Helvetica" w:hAnsi="Helvetica"/>
          <w:lang w:val="es-ES"/>
        </w:rPr>
        <w:t xml:space="preserve"> and </w:t>
      </w:r>
      <w:proofErr w:type="spellStart"/>
      <w:r w:rsidRPr="00623806">
        <w:rPr>
          <w:rFonts w:ascii="Helvetica" w:hAnsi="Helvetica"/>
          <w:lang w:val="es-ES"/>
        </w:rPr>
        <w:t>searching</w:t>
      </w:r>
      <w:proofErr w:type="spellEnd"/>
      <w:r w:rsidRPr="00623806">
        <w:rPr>
          <w:rFonts w:ascii="Helvetica" w:hAnsi="Helvetica"/>
          <w:lang w:val="es-ES"/>
        </w:rPr>
        <w:t xml:space="preserve">, as </w:t>
      </w:r>
      <w:proofErr w:type="spellStart"/>
      <w:r w:rsidRPr="00623806">
        <w:rPr>
          <w:rFonts w:ascii="Helvetica" w:hAnsi="Helvetica"/>
          <w:lang w:val="es-ES"/>
        </w:rPr>
        <w:t>if</w:t>
      </w:r>
      <w:proofErr w:type="spellEnd"/>
      <w:r w:rsidRPr="00623806">
        <w:rPr>
          <w:rFonts w:ascii="Helvetica" w:hAnsi="Helvetica"/>
          <w:lang w:val="es-ES"/>
        </w:rPr>
        <w:t xml:space="preserve"> I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only</w:t>
      </w:r>
      <w:proofErr w:type="spellEnd"/>
      <w:r w:rsidRPr="00623806">
        <w:rPr>
          <w:rFonts w:ascii="Helvetica" w:hAnsi="Helvetica"/>
          <w:lang w:val="es-ES"/>
        </w:rPr>
        <w:t xml:space="preserve"> </w:t>
      </w:r>
      <w:proofErr w:type="spellStart"/>
      <w:r w:rsidRPr="00623806">
        <w:rPr>
          <w:rFonts w:ascii="Helvetica" w:hAnsi="Helvetica"/>
          <w:lang w:val="es-ES"/>
        </w:rPr>
        <w:t>thing</w:t>
      </w:r>
      <w:proofErr w:type="spellEnd"/>
      <w:r w:rsidRPr="00623806">
        <w:rPr>
          <w:rFonts w:ascii="Helvetica" w:hAnsi="Helvetica"/>
          <w:lang w:val="es-ES"/>
        </w:rPr>
        <w:t xml:space="preserve"> 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world</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made</w:t>
      </w:r>
      <w:proofErr w:type="spellEnd"/>
      <w:r w:rsidRPr="00623806">
        <w:rPr>
          <w:rFonts w:ascii="Helvetica" w:hAnsi="Helvetica"/>
          <w:lang w:val="es-ES"/>
        </w:rPr>
        <w:t xml:space="preserve"> </w:t>
      </w:r>
      <w:proofErr w:type="spellStart"/>
      <w:r w:rsidRPr="00623806">
        <w:rPr>
          <w:rFonts w:ascii="Helvetica" w:hAnsi="Helvetica"/>
          <w:lang w:val="es-ES"/>
        </w:rPr>
        <w:t>sense</w:t>
      </w:r>
      <w:proofErr w:type="spellEnd"/>
      <w:r w:rsidRPr="00623806">
        <w:rPr>
          <w:rFonts w:ascii="Helvetica" w:hAnsi="Helvetica"/>
          <w:lang w:val="es-ES"/>
        </w:rPr>
        <w:t xml:space="preserve">. A </w:t>
      </w:r>
      <w:proofErr w:type="spellStart"/>
      <w:r w:rsidRPr="00623806">
        <w:rPr>
          <w:rFonts w:ascii="Helvetica" w:hAnsi="Helvetica"/>
          <w:lang w:val="es-ES"/>
        </w:rPr>
        <w:t>blade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grass</w:t>
      </w:r>
      <w:proofErr w:type="spellEnd"/>
      <w:r w:rsidRPr="00623806">
        <w:rPr>
          <w:rFonts w:ascii="Helvetica" w:hAnsi="Helvetica"/>
          <w:lang w:val="es-ES"/>
        </w:rPr>
        <w:t xml:space="preserve"> </w:t>
      </w:r>
      <w:proofErr w:type="spellStart"/>
      <w:r w:rsidRPr="00623806">
        <w:rPr>
          <w:rFonts w:ascii="Helvetica" w:hAnsi="Helvetica"/>
          <w:lang w:val="es-ES"/>
        </w:rPr>
        <w:t>caught</w:t>
      </w:r>
      <w:proofErr w:type="spellEnd"/>
      <w:r w:rsidRPr="00623806">
        <w:rPr>
          <w:rFonts w:ascii="Helvetica" w:hAnsi="Helvetica"/>
          <w:lang w:val="es-ES"/>
        </w:rPr>
        <w:t xml:space="preserve"> </w:t>
      </w:r>
      <w:proofErr w:type="spellStart"/>
      <w:r w:rsidRPr="00623806">
        <w:rPr>
          <w:rFonts w:ascii="Helvetica" w:hAnsi="Helvetica"/>
          <w:lang w:val="es-ES"/>
        </w:rPr>
        <w:t>against</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thigh</w:t>
      </w:r>
      <w:proofErr w:type="spellEnd"/>
      <w:r w:rsidRPr="00623806">
        <w:rPr>
          <w:rFonts w:ascii="Helvetica" w:hAnsi="Helvetica"/>
          <w:lang w:val="es-ES"/>
        </w:rPr>
        <w:t xml:space="preserve">, </w:t>
      </w:r>
      <w:proofErr w:type="spellStart"/>
      <w:r w:rsidRPr="00623806">
        <w:rPr>
          <w:rFonts w:ascii="Helvetica" w:hAnsi="Helvetica"/>
          <w:lang w:val="es-ES"/>
        </w:rPr>
        <w:lastRenderedPageBreak/>
        <w:t>bending</w:t>
      </w:r>
      <w:proofErr w:type="spellEnd"/>
      <w:r w:rsidRPr="00623806">
        <w:rPr>
          <w:rFonts w:ascii="Helvetica" w:hAnsi="Helvetica"/>
          <w:lang w:val="es-ES"/>
        </w:rPr>
        <w:t xml:space="preserve"> in </w:t>
      </w:r>
      <w:proofErr w:type="spellStart"/>
      <w:r w:rsidRPr="00623806">
        <w:rPr>
          <w:rFonts w:ascii="Helvetica" w:hAnsi="Helvetica"/>
          <w:lang w:val="es-ES"/>
        </w:rPr>
        <w:t>worship</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lips</w:t>
      </w:r>
      <w:proofErr w:type="spellEnd"/>
      <w:r w:rsidRPr="00623806">
        <w:rPr>
          <w:rFonts w:ascii="Helvetica" w:hAnsi="Helvetica"/>
          <w:lang w:val="es-ES"/>
        </w:rPr>
        <w:t xml:space="preserve"> </w:t>
      </w:r>
      <w:proofErr w:type="spellStart"/>
      <w:r w:rsidRPr="00623806">
        <w:rPr>
          <w:rFonts w:ascii="Helvetica" w:hAnsi="Helvetica"/>
          <w:lang w:val="es-ES"/>
        </w:rPr>
        <w:t>parted</w:t>
      </w:r>
      <w:proofErr w:type="spellEnd"/>
      <w:r w:rsidRPr="00623806">
        <w:rPr>
          <w:rFonts w:ascii="Helvetica" w:hAnsi="Helvetica"/>
          <w:lang w:val="es-ES"/>
        </w:rPr>
        <w:t xml:space="preserve"> </w:t>
      </w:r>
      <w:proofErr w:type="spellStart"/>
      <w:r w:rsidRPr="00623806">
        <w:rPr>
          <w:rFonts w:ascii="Helvetica" w:hAnsi="Helvetica"/>
          <w:lang w:val="es-ES"/>
        </w:rPr>
        <w:t>slightly</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about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speak</w:t>
      </w:r>
      <w:proofErr w:type="spellEnd"/>
      <w:r w:rsidRPr="00623806">
        <w:rPr>
          <w:rFonts w:ascii="Helvetica" w:hAnsi="Helvetica"/>
          <w:lang w:val="es-ES"/>
        </w:rPr>
        <w:t>—</w:t>
      </w:r>
    </w:p>
    <w:p w14:paraId="520ED36F" w14:textId="4E2091D6" w:rsidR="00E2615A" w:rsidRPr="00623806" w:rsidRDefault="00E2615A" w:rsidP="00E2615A">
      <w:pPr>
        <w:pStyle w:val="SceneFirstParagraph"/>
        <w:spacing w:line="276" w:lineRule="auto"/>
        <w:ind w:firstLine="720"/>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for</w:t>
      </w:r>
      <w:proofErr w:type="spellEnd"/>
      <w:r w:rsidRPr="00623806">
        <w:rPr>
          <w:rFonts w:ascii="Helvetica" w:hAnsi="Helvetica"/>
          <w:lang w:val="es-ES"/>
        </w:rPr>
        <w:t xml:space="preserve"> once,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present</w:t>
      </w:r>
      <w:proofErr w:type="spellEnd"/>
      <w:r w:rsidRPr="00623806">
        <w:rPr>
          <w:rFonts w:ascii="Helvetica" w:hAnsi="Helvetica"/>
          <w:lang w:val="es-ES"/>
        </w:rPr>
        <w:t xml:space="preserve">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those</w:t>
      </w:r>
      <w:proofErr w:type="spellEnd"/>
      <w:r w:rsidRPr="00623806">
        <w:rPr>
          <w:rFonts w:ascii="Helvetica" w:hAnsi="Helvetica"/>
          <w:lang w:val="es-ES"/>
        </w:rPr>
        <w:t xml:space="preserve"> </w:t>
      </w:r>
      <w:proofErr w:type="spellStart"/>
      <w:r w:rsidRPr="00623806">
        <w:rPr>
          <w:rFonts w:ascii="Helvetica" w:hAnsi="Helvetica"/>
          <w:lang w:val="es-ES"/>
        </w:rPr>
        <w:t>scorching</w:t>
      </w:r>
      <w:proofErr w:type="spellEnd"/>
      <w:r w:rsidRPr="00623806">
        <w:rPr>
          <w:rFonts w:ascii="Helvetica" w:hAnsi="Helvetica"/>
          <w:lang w:val="es-ES"/>
        </w:rPr>
        <w:t xml:space="preserve">, </w:t>
      </w:r>
      <w:proofErr w:type="spellStart"/>
      <w:r w:rsidRPr="00623806">
        <w:rPr>
          <w:rFonts w:ascii="Helvetica" w:hAnsi="Helvetica"/>
          <w:lang w:val="es-ES"/>
        </w:rPr>
        <w:t>erotic</w:t>
      </w:r>
      <w:proofErr w:type="spellEnd"/>
      <w:r w:rsidRPr="00623806">
        <w:rPr>
          <w:rFonts w:ascii="Helvetica" w:hAnsi="Helvetica"/>
          <w:lang w:val="es-ES"/>
        </w:rPr>
        <w:t xml:space="preserve"> </w:t>
      </w:r>
      <w:proofErr w:type="spellStart"/>
      <w:r w:rsidRPr="00623806">
        <w:rPr>
          <w:rFonts w:ascii="Helvetica" w:hAnsi="Helvetica"/>
          <w:lang w:val="es-ES"/>
        </w:rPr>
        <w:t>dreams</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left</w:t>
      </w:r>
      <w:proofErr w:type="spellEnd"/>
      <w:r w:rsidRPr="00623806">
        <w:rPr>
          <w:rFonts w:ascii="Helvetica" w:hAnsi="Helvetica"/>
          <w:lang w:val="es-ES"/>
        </w:rPr>
        <w:t xml:space="preserve"> me </w:t>
      </w:r>
      <w:proofErr w:type="spellStart"/>
      <w:r w:rsidRPr="00623806">
        <w:rPr>
          <w:rFonts w:ascii="Helvetica" w:hAnsi="Helvetica"/>
          <w:lang w:val="es-ES"/>
        </w:rPr>
        <w:t>cursing</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waking</w:t>
      </w:r>
      <w:proofErr w:type="spellEnd"/>
      <w:r w:rsidRPr="00623806">
        <w:rPr>
          <w:rFonts w:ascii="Helvetica" w:hAnsi="Helvetica"/>
          <w:lang w:val="es-ES"/>
        </w:rPr>
        <w:t xml:space="preserve"> </w:t>
      </w:r>
      <w:proofErr w:type="spellStart"/>
      <w:r w:rsidRPr="00623806">
        <w:rPr>
          <w:rFonts w:ascii="Helvetica" w:hAnsi="Helvetica"/>
          <w:lang w:val="es-ES"/>
        </w:rPr>
        <w:t>world</w:t>
      </w:r>
      <w:proofErr w:type="spellEnd"/>
      <w:r w:rsidRPr="00623806">
        <w:rPr>
          <w:rFonts w:ascii="Helvetica" w:hAnsi="Helvetica"/>
          <w:lang w:val="es-ES"/>
        </w:rPr>
        <w:t xml:space="preserve"> and </w:t>
      </w:r>
      <w:proofErr w:type="spellStart"/>
      <w:r w:rsidRPr="00623806">
        <w:rPr>
          <w:rFonts w:ascii="Helvetica" w:hAnsi="Helvetica"/>
          <w:lang w:val="es-ES"/>
        </w:rPr>
        <w:t>desperate</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real </w:t>
      </w:r>
      <w:proofErr w:type="spellStart"/>
      <w:r w:rsidRPr="00623806">
        <w:rPr>
          <w:rFonts w:ascii="Helvetica" w:hAnsi="Helvetica"/>
          <w:lang w:val="es-ES"/>
        </w:rPr>
        <w:t>thing</w:t>
      </w:r>
      <w:proofErr w:type="spellEnd"/>
      <w:r w:rsidRPr="00623806">
        <w:rPr>
          <w:rFonts w:ascii="Helvetica" w:hAnsi="Helvetica"/>
          <w:lang w:val="es-ES"/>
        </w:rPr>
        <w:t xml:space="preserve">. No. </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pure. </w:t>
      </w:r>
      <w:proofErr w:type="spellStart"/>
      <w:r w:rsidRPr="00623806">
        <w:rPr>
          <w:rFonts w:ascii="Helvetica" w:hAnsi="Helvetica"/>
          <w:lang w:val="es-ES"/>
        </w:rPr>
        <w:t>Whole</w:t>
      </w:r>
      <w:proofErr w:type="spellEnd"/>
      <w:r w:rsidRPr="00623806">
        <w:rPr>
          <w:rFonts w:ascii="Helvetica" w:hAnsi="Helvetica"/>
          <w:lang w:val="es-ES"/>
        </w:rPr>
        <w:t xml:space="preserve">. </w:t>
      </w:r>
      <w:proofErr w:type="spellStart"/>
      <w:r w:rsidRPr="00623806">
        <w:rPr>
          <w:rFonts w:ascii="Helvetica" w:hAnsi="Helvetica"/>
          <w:lang w:val="es-ES"/>
        </w:rPr>
        <w:t>Almost</w:t>
      </w:r>
      <w:proofErr w:type="spellEnd"/>
      <w:r w:rsidRPr="00623806">
        <w:rPr>
          <w:rFonts w:ascii="Helvetica" w:hAnsi="Helvetica"/>
          <w:lang w:val="es-ES"/>
        </w:rPr>
        <w:t xml:space="preserve"> </w:t>
      </w:r>
      <w:proofErr w:type="spellStart"/>
      <w:r w:rsidRPr="00623806">
        <w:rPr>
          <w:rFonts w:ascii="Helvetica" w:hAnsi="Helvetica"/>
          <w:lang w:val="es-ES"/>
        </w:rPr>
        <w:t>holy</w:t>
      </w:r>
      <w:proofErr w:type="spellEnd"/>
      <w:r w:rsidRPr="00623806">
        <w:rPr>
          <w:rFonts w:ascii="Helvetica" w:hAnsi="Helvetica"/>
          <w:lang w:val="es-ES"/>
        </w:rPr>
        <w:t>.</w:t>
      </w:r>
    </w:p>
    <w:p w14:paraId="214597D0" w14:textId="43B61309" w:rsidR="00E2615A" w:rsidRPr="00623806" w:rsidRDefault="00E2615A" w:rsidP="00E2615A">
      <w:pPr>
        <w:pStyle w:val="SceneFirstParagraph"/>
        <w:spacing w:line="276" w:lineRule="auto"/>
        <w:ind w:firstLine="720"/>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whispered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name</w:t>
      </w:r>
      <w:proofErr w:type="spellEnd"/>
      <w:r w:rsidRPr="00623806">
        <w:rPr>
          <w:rFonts w:ascii="Helvetica" w:hAnsi="Helvetica"/>
          <w:lang w:val="es-ES"/>
        </w:rPr>
        <w:t xml:space="preserve"> </w:t>
      </w:r>
      <w:proofErr w:type="spellStart"/>
      <w:r w:rsidRPr="00623806">
        <w:rPr>
          <w:rFonts w:ascii="Helvetica" w:hAnsi="Helvetica"/>
          <w:lang w:val="es-ES"/>
        </w:rPr>
        <w:t>slipping</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mouth</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promise</w:t>
      </w:r>
      <w:proofErr w:type="spellEnd"/>
      <w:r w:rsidRPr="00623806">
        <w:rPr>
          <w:rFonts w:ascii="Helvetica" w:hAnsi="Helvetica"/>
          <w:lang w:val="es-ES"/>
        </w:rPr>
        <w:t>.</w:t>
      </w:r>
    </w:p>
    <w:p w14:paraId="276D5557" w14:textId="3635A98B" w:rsidR="00E2615A" w:rsidRPr="00623806" w:rsidRDefault="00E2615A" w:rsidP="00E2615A">
      <w:pPr>
        <w:pStyle w:val="SceneFirstParagraph"/>
        <w:spacing w:line="276" w:lineRule="auto"/>
        <w:ind w:firstLine="720"/>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reached</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fingers</w:t>
      </w:r>
      <w:proofErr w:type="spellEnd"/>
      <w:r w:rsidRPr="00623806">
        <w:rPr>
          <w:rFonts w:ascii="Helvetica" w:hAnsi="Helvetica"/>
          <w:lang w:val="es-ES"/>
        </w:rPr>
        <w:t xml:space="preserve"> </w:t>
      </w:r>
      <w:proofErr w:type="spellStart"/>
      <w:r w:rsidRPr="00623806">
        <w:rPr>
          <w:rFonts w:ascii="Helvetica" w:hAnsi="Helvetica"/>
          <w:lang w:val="es-ES"/>
        </w:rPr>
        <w:t>poised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tuck</w:t>
      </w:r>
      <w:proofErr w:type="spellEnd"/>
      <w:r w:rsidRPr="00623806">
        <w:rPr>
          <w:rFonts w:ascii="Helvetica" w:hAnsi="Helvetica"/>
          <w:lang w:val="es-ES"/>
        </w:rPr>
        <w:t xml:space="preserve"> a </w:t>
      </w:r>
      <w:proofErr w:type="spellStart"/>
      <w:r w:rsidRPr="00623806">
        <w:rPr>
          <w:rFonts w:ascii="Helvetica" w:hAnsi="Helvetica"/>
          <w:lang w:val="es-ES"/>
        </w:rPr>
        <w:t>strand</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hair</w:t>
      </w:r>
      <w:proofErr w:type="spellEnd"/>
      <w:r w:rsidRPr="00623806">
        <w:rPr>
          <w:rFonts w:ascii="Helvetica" w:hAnsi="Helvetica"/>
          <w:lang w:val="es-ES"/>
        </w:rPr>
        <w:t xml:space="preserve"> </w:t>
      </w:r>
      <w:proofErr w:type="spellStart"/>
      <w:r w:rsidRPr="00623806">
        <w:rPr>
          <w:rFonts w:ascii="Helvetica" w:hAnsi="Helvetica"/>
          <w:lang w:val="es-ES"/>
        </w:rPr>
        <w:t>behind</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ear</w:t>
      </w:r>
      <w:proofErr w:type="spellEnd"/>
      <w:r w:rsidRPr="00623806">
        <w:rPr>
          <w:rFonts w:ascii="Helvetica" w:hAnsi="Helvetica"/>
          <w:lang w:val="es-ES"/>
        </w:rPr>
        <w:t>—</w:t>
      </w:r>
    </w:p>
    <w:p w14:paraId="5F4983B1" w14:textId="3B051C6F" w:rsidR="00E2615A" w:rsidRPr="00623806" w:rsidRDefault="00E2615A" w:rsidP="00E2615A">
      <w:pPr>
        <w:pStyle w:val="SceneFirstParagraph"/>
        <w:spacing w:line="276" w:lineRule="auto"/>
        <w:ind w:firstLine="720"/>
        <w:jc w:val="both"/>
        <w:rPr>
          <w:rFonts w:ascii="Helvetica" w:hAnsi="Helvetica"/>
          <w:lang w:val="es-ES"/>
        </w:rPr>
      </w:pP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then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light </w:t>
      </w:r>
      <w:proofErr w:type="spellStart"/>
      <w:r w:rsidRPr="00623806">
        <w:rPr>
          <w:rFonts w:ascii="Helvetica" w:hAnsi="Helvetica"/>
          <w:lang w:val="es-ES"/>
        </w:rPr>
        <w:t>faltered</w:t>
      </w:r>
      <w:proofErr w:type="spellEnd"/>
      <w:r w:rsidRPr="00623806">
        <w:rPr>
          <w:rFonts w:ascii="Helvetica" w:hAnsi="Helvetica"/>
          <w:lang w:val="es-ES"/>
        </w:rPr>
        <w:t>.</w:t>
      </w:r>
    </w:p>
    <w:p w14:paraId="2830C229" w14:textId="6B9B0C59" w:rsidR="00E2615A" w:rsidRPr="00623806" w:rsidRDefault="00E2615A" w:rsidP="00E2615A">
      <w:pPr>
        <w:pStyle w:val="SceneFirstParagraph"/>
        <w:spacing w:line="276" w:lineRule="auto"/>
        <w:ind w:firstLine="720"/>
        <w:jc w:val="both"/>
        <w:rPr>
          <w:rFonts w:ascii="Helvetica" w:hAnsi="Helvetica"/>
          <w:lang w:val="es-ES"/>
        </w:rPr>
      </w:pPr>
      <w:r w:rsidRPr="00623806">
        <w:rPr>
          <w:rFonts w:ascii="Helvetica" w:hAnsi="Helvetica"/>
          <w:lang w:val="es-ES"/>
        </w:rPr>
        <w:t xml:space="preserve">A </w:t>
      </w:r>
      <w:proofErr w:type="spellStart"/>
      <w:r w:rsidRPr="00623806">
        <w:rPr>
          <w:rFonts w:ascii="Helvetica" w:hAnsi="Helvetica"/>
          <w:lang w:val="es-ES"/>
        </w:rPr>
        <w:t>shadow</w:t>
      </w:r>
      <w:proofErr w:type="spellEnd"/>
      <w:r w:rsidRPr="00623806">
        <w:rPr>
          <w:rFonts w:ascii="Helvetica" w:hAnsi="Helvetica"/>
          <w:lang w:val="es-ES"/>
        </w:rPr>
        <w:t xml:space="preserve"> </w:t>
      </w:r>
      <w:proofErr w:type="spellStart"/>
      <w:r w:rsidRPr="00623806">
        <w:rPr>
          <w:rFonts w:ascii="Helvetica" w:hAnsi="Helvetica"/>
          <w:lang w:val="es-ES"/>
        </w:rPr>
        <w:t>slithered</w:t>
      </w:r>
      <w:proofErr w:type="spellEnd"/>
      <w:r w:rsidRPr="00623806">
        <w:rPr>
          <w:rFonts w:ascii="Helvetica" w:hAnsi="Helvetica"/>
          <w:lang w:val="es-ES"/>
        </w:rPr>
        <w:t xml:space="preserve"> in, </w:t>
      </w:r>
      <w:proofErr w:type="spellStart"/>
      <w:r w:rsidRPr="00623806">
        <w:rPr>
          <w:rFonts w:ascii="Helvetica" w:hAnsi="Helvetica"/>
          <w:lang w:val="es-ES"/>
        </w:rPr>
        <w:t>coiling</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smoke</w:t>
      </w:r>
      <w:proofErr w:type="spellEnd"/>
      <w:r w:rsidRPr="00623806">
        <w:rPr>
          <w:rFonts w:ascii="Helvetica" w:hAnsi="Helvetica"/>
          <w:lang w:val="es-ES"/>
        </w:rPr>
        <w:t xml:space="preserve">, </w:t>
      </w:r>
      <w:proofErr w:type="spellStart"/>
      <w:r w:rsidRPr="00623806">
        <w:rPr>
          <w:rFonts w:ascii="Helvetica" w:hAnsi="Helvetica"/>
          <w:lang w:val="es-ES"/>
        </w:rPr>
        <w:t>creeping</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intent</w:t>
      </w:r>
      <w:proofErr w:type="spellEnd"/>
      <w:r w:rsidRPr="00623806">
        <w:rPr>
          <w:rFonts w:ascii="Helvetica" w:hAnsi="Helvetica"/>
          <w:lang w:val="es-ES"/>
        </w:rPr>
        <w:t xml:space="preserve">. </w:t>
      </w:r>
      <w:proofErr w:type="spellStart"/>
      <w:r w:rsidRPr="00623806">
        <w:rPr>
          <w:rFonts w:ascii="Helvetica" w:hAnsi="Helvetica"/>
          <w:lang w:val="es-ES"/>
        </w:rPr>
        <w:t>Before</w:t>
      </w:r>
      <w:proofErr w:type="spellEnd"/>
      <w:r w:rsidRPr="00623806">
        <w:rPr>
          <w:rFonts w:ascii="Helvetica" w:hAnsi="Helvetica"/>
          <w:lang w:val="es-ES"/>
        </w:rPr>
        <w:t xml:space="preserve"> I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react</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wrapped</w:t>
      </w:r>
      <w:proofErr w:type="spellEnd"/>
      <w:r w:rsidRPr="00623806">
        <w:rPr>
          <w:rFonts w:ascii="Helvetica" w:hAnsi="Helvetica"/>
          <w:lang w:val="es-ES"/>
        </w:rPr>
        <w:t xml:space="preserve"> </w:t>
      </w:r>
      <w:proofErr w:type="spellStart"/>
      <w:r w:rsidRPr="00623806">
        <w:rPr>
          <w:rFonts w:ascii="Helvetica" w:hAnsi="Helvetica"/>
          <w:lang w:val="es-ES"/>
        </w:rPr>
        <w:t>around</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wrists</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dark</w:t>
      </w:r>
      <w:proofErr w:type="spellEnd"/>
      <w:r w:rsidRPr="00623806">
        <w:rPr>
          <w:rFonts w:ascii="Helvetica" w:hAnsi="Helvetica"/>
          <w:lang w:val="es-ES"/>
        </w:rPr>
        <w:t xml:space="preserve"> </w:t>
      </w:r>
      <w:proofErr w:type="spellStart"/>
      <w:r w:rsidRPr="00623806">
        <w:rPr>
          <w:rFonts w:ascii="Helvetica" w:hAnsi="Helvetica"/>
          <w:lang w:val="es-ES"/>
        </w:rPr>
        <w:t>fingers</w:t>
      </w:r>
      <w:proofErr w:type="spellEnd"/>
      <w:r w:rsidRPr="00623806">
        <w:rPr>
          <w:rFonts w:ascii="Helvetica" w:hAnsi="Helvetica"/>
          <w:lang w:val="es-ES"/>
        </w:rPr>
        <w:t xml:space="preserve">, </w:t>
      </w:r>
      <w:proofErr w:type="spellStart"/>
      <w:r w:rsidRPr="00623806">
        <w:rPr>
          <w:rFonts w:ascii="Helvetica" w:hAnsi="Helvetica"/>
          <w:lang w:val="es-ES"/>
        </w:rPr>
        <w:t>yanking</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away</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a </w:t>
      </w:r>
      <w:proofErr w:type="spellStart"/>
      <w:r w:rsidRPr="00623806">
        <w:rPr>
          <w:rFonts w:ascii="Helvetica" w:hAnsi="Helvetica"/>
          <w:lang w:val="es-ES"/>
        </w:rPr>
        <w:t>gasp</w:t>
      </w:r>
      <w:proofErr w:type="spellEnd"/>
      <w:r w:rsidRPr="00623806">
        <w:rPr>
          <w:rFonts w:ascii="Helvetica" w:hAnsi="Helvetica"/>
          <w:lang w:val="es-ES"/>
        </w:rPr>
        <w:t xml:space="preserve"> and a </w:t>
      </w:r>
      <w:proofErr w:type="gramStart"/>
      <w:r w:rsidRPr="00623806">
        <w:rPr>
          <w:rFonts w:ascii="Helvetica" w:hAnsi="Helvetica"/>
          <w:lang w:val="es-ES"/>
        </w:rPr>
        <w:t>flash</w:t>
      </w:r>
      <w:proofErr w:type="gram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panic</w:t>
      </w:r>
      <w:proofErr w:type="spellEnd"/>
      <w:r w:rsidRPr="00623806">
        <w:rPr>
          <w:rFonts w:ascii="Helvetica" w:hAnsi="Helvetica"/>
          <w:lang w:val="es-ES"/>
        </w:rPr>
        <w:t xml:space="preserve"> in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w:t>
      </w:r>
    </w:p>
    <w:p w14:paraId="0B2679ED" w14:textId="3507141A" w:rsidR="00E2615A" w:rsidRPr="00623806" w:rsidRDefault="00E2615A" w:rsidP="00E2615A">
      <w:pPr>
        <w:pStyle w:val="SceneFirstParagraph"/>
        <w:spacing w:line="276" w:lineRule="auto"/>
        <w:ind w:firstLine="720"/>
        <w:jc w:val="both"/>
        <w:rPr>
          <w:rFonts w:ascii="Helvetica" w:hAnsi="Helvetica"/>
          <w:lang w:val="es-ES"/>
        </w:rPr>
      </w:pPr>
      <w:r w:rsidRPr="00623806">
        <w:rPr>
          <w:rFonts w:ascii="Helvetica" w:hAnsi="Helvetica"/>
          <w:lang w:val="es-ES"/>
        </w:rPr>
        <w:t xml:space="preserve">“Liliam!” I </w:t>
      </w:r>
      <w:proofErr w:type="spellStart"/>
      <w:r w:rsidRPr="00623806">
        <w:rPr>
          <w:rFonts w:ascii="Helvetica" w:hAnsi="Helvetica"/>
          <w:lang w:val="es-ES"/>
        </w:rPr>
        <w:t>surged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feet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forest</w:t>
      </w:r>
      <w:proofErr w:type="spellEnd"/>
      <w:r w:rsidRPr="00623806">
        <w:rPr>
          <w:rFonts w:ascii="Helvetica" w:hAnsi="Helvetica"/>
          <w:lang w:val="es-ES"/>
        </w:rPr>
        <w:t xml:space="preserve"> </w:t>
      </w:r>
      <w:proofErr w:type="spellStart"/>
      <w:r w:rsidRPr="00623806">
        <w:rPr>
          <w:rFonts w:ascii="Helvetica" w:hAnsi="Helvetica"/>
          <w:lang w:val="es-ES"/>
        </w:rPr>
        <w:t>exploding</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chaos. </w:t>
      </w:r>
      <w:proofErr w:type="spellStart"/>
      <w:r w:rsidRPr="00623806">
        <w:rPr>
          <w:rFonts w:ascii="Helvetica" w:hAnsi="Helvetica"/>
          <w:lang w:val="es-ES"/>
        </w:rPr>
        <w:t>Fog</w:t>
      </w:r>
      <w:proofErr w:type="spellEnd"/>
      <w:r w:rsidRPr="00623806">
        <w:rPr>
          <w:rFonts w:ascii="Helvetica" w:hAnsi="Helvetica"/>
          <w:lang w:val="es-ES"/>
        </w:rPr>
        <w:t xml:space="preserve"> </w:t>
      </w:r>
      <w:proofErr w:type="spellStart"/>
      <w:r w:rsidRPr="00623806">
        <w:rPr>
          <w:rFonts w:ascii="Helvetica" w:hAnsi="Helvetica"/>
          <w:lang w:val="es-ES"/>
        </w:rPr>
        <w:t>poured</w:t>
      </w:r>
      <w:proofErr w:type="spellEnd"/>
      <w:r w:rsidRPr="00623806">
        <w:rPr>
          <w:rFonts w:ascii="Helvetica" w:hAnsi="Helvetica"/>
          <w:lang w:val="es-ES"/>
        </w:rPr>
        <w:t xml:space="preserve"> in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all</w:t>
      </w:r>
      <w:proofErr w:type="spellEnd"/>
      <w:r w:rsidRPr="00623806">
        <w:rPr>
          <w:rFonts w:ascii="Helvetica" w:hAnsi="Helvetica"/>
          <w:lang w:val="es-ES"/>
        </w:rPr>
        <w:t xml:space="preserve"> </w:t>
      </w:r>
      <w:proofErr w:type="spellStart"/>
      <w:r w:rsidRPr="00623806">
        <w:rPr>
          <w:rFonts w:ascii="Helvetica" w:hAnsi="Helvetica"/>
          <w:lang w:val="es-ES"/>
        </w:rPr>
        <w:t>sides</w:t>
      </w:r>
      <w:proofErr w:type="spellEnd"/>
      <w:r w:rsidRPr="00623806">
        <w:rPr>
          <w:rFonts w:ascii="Helvetica" w:hAnsi="Helvetica"/>
          <w:lang w:val="es-ES"/>
        </w:rPr>
        <w:t xml:space="preserve">, heavy and </w:t>
      </w:r>
      <w:proofErr w:type="spellStart"/>
      <w:r w:rsidRPr="00623806">
        <w:rPr>
          <w:rFonts w:ascii="Helvetica" w:hAnsi="Helvetica"/>
          <w:lang w:val="es-ES"/>
        </w:rPr>
        <w:t>unnatural</w:t>
      </w:r>
      <w:proofErr w:type="spellEnd"/>
      <w:r w:rsidRPr="00623806">
        <w:rPr>
          <w:rFonts w:ascii="Helvetica" w:hAnsi="Helvetica"/>
          <w:lang w:val="es-ES"/>
        </w:rPr>
        <w:t xml:space="preserve">. I </w:t>
      </w:r>
      <w:proofErr w:type="spellStart"/>
      <w:r w:rsidRPr="00623806">
        <w:rPr>
          <w:rFonts w:ascii="Helvetica" w:hAnsi="Helvetica"/>
          <w:lang w:val="es-ES"/>
        </w:rPr>
        <w:t>pushed</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heart</w:t>
      </w:r>
      <w:proofErr w:type="spellEnd"/>
      <w:r w:rsidRPr="00623806">
        <w:rPr>
          <w:rFonts w:ascii="Helvetica" w:hAnsi="Helvetica"/>
          <w:lang w:val="es-ES"/>
        </w:rPr>
        <w:t xml:space="preserve"> </w:t>
      </w:r>
      <w:proofErr w:type="spellStart"/>
      <w:r w:rsidRPr="00623806">
        <w:rPr>
          <w:rFonts w:ascii="Helvetica" w:hAnsi="Helvetica"/>
          <w:lang w:val="es-ES"/>
        </w:rPr>
        <w:t>thundering</w:t>
      </w:r>
      <w:proofErr w:type="spellEnd"/>
      <w:r w:rsidRPr="00623806">
        <w:rPr>
          <w:rFonts w:ascii="Helvetica" w:hAnsi="Helvetica"/>
          <w:lang w:val="es-ES"/>
        </w:rPr>
        <w:t xml:space="preserve">, </w:t>
      </w:r>
      <w:proofErr w:type="spellStart"/>
      <w:r w:rsidRPr="00623806">
        <w:rPr>
          <w:rFonts w:ascii="Helvetica" w:hAnsi="Helvetica"/>
          <w:lang w:val="es-ES"/>
        </w:rPr>
        <w:t>breath</w:t>
      </w:r>
      <w:proofErr w:type="spellEnd"/>
      <w:r w:rsidRPr="00623806">
        <w:rPr>
          <w:rFonts w:ascii="Helvetica" w:hAnsi="Helvetica"/>
          <w:lang w:val="es-ES"/>
        </w:rPr>
        <w:t xml:space="preserve"> </w:t>
      </w:r>
      <w:proofErr w:type="spellStart"/>
      <w:r w:rsidRPr="00623806">
        <w:rPr>
          <w:rFonts w:ascii="Helvetica" w:hAnsi="Helvetica"/>
          <w:lang w:val="es-ES"/>
        </w:rPr>
        <w:t>ragged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sprinting</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a </w:t>
      </w:r>
      <w:proofErr w:type="spellStart"/>
      <w:r w:rsidRPr="00623806">
        <w:rPr>
          <w:rFonts w:ascii="Helvetica" w:hAnsi="Helvetica"/>
          <w:lang w:val="es-ES"/>
        </w:rPr>
        <w:t>nightmare</w:t>
      </w:r>
      <w:proofErr w:type="spellEnd"/>
      <w:r w:rsidRPr="00623806">
        <w:rPr>
          <w:rFonts w:ascii="Helvetica" w:hAnsi="Helvetica"/>
          <w:lang w:val="es-ES"/>
        </w:rPr>
        <w:t xml:space="preserve"> I </w:t>
      </w:r>
      <w:proofErr w:type="spellStart"/>
      <w:r w:rsidRPr="00623806">
        <w:rPr>
          <w:rFonts w:ascii="Helvetica" w:hAnsi="Helvetica"/>
          <w:lang w:val="es-ES"/>
        </w:rPr>
        <w:t>knew</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well</w:t>
      </w:r>
      <w:proofErr w:type="spellEnd"/>
      <w:r w:rsidRPr="00623806">
        <w:rPr>
          <w:rFonts w:ascii="Helvetica" w:hAnsi="Helvetica"/>
          <w:lang w:val="es-ES"/>
        </w:rPr>
        <w:t>—</w:t>
      </w:r>
      <w:proofErr w:type="spellStart"/>
      <w:r w:rsidRPr="00623806">
        <w:rPr>
          <w:rFonts w:ascii="Helvetica" w:hAnsi="Helvetica"/>
          <w:lang w:val="es-ES"/>
        </w:rPr>
        <w:t>always</w:t>
      </w:r>
      <w:proofErr w:type="spellEnd"/>
      <w:r w:rsidRPr="00623806">
        <w:rPr>
          <w:rFonts w:ascii="Helvetica" w:hAnsi="Helvetica"/>
          <w:lang w:val="es-ES"/>
        </w:rPr>
        <w:t xml:space="preserve"> </w:t>
      </w:r>
      <w:proofErr w:type="spellStart"/>
      <w:r w:rsidRPr="00623806">
        <w:rPr>
          <w:rFonts w:ascii="Helvetica" w:hAnsi="Helvetica"/>
          <w:lang w:val="es-ES"/>
        </w:rPr>
        <w:t>behind</w:t>
      </w:r>
      <w:proofErr w:type="spellEnd"/>
      <w:r w:rsidRPr="00623806">
        <w:rPr>
          <w:rFonts w:ascii="Helvetica" w:hAnsi="Helvetica"/>
          <w:lang w:val="es-ES"/>
        </w:rPr>
        <w:t xml:space="preserve">, </w:t>
      </w:r>
      <w:proofErr w:type="spellStart"/>
      <w:r w:rsidRPr="00623806">
        <w:rPr>
          <w:rFonts w:ascii="Helvetica" w:hAnsi="Helvetica"/>
          <w:lang w:val="es-ES"/>
        </w:rPr>
        <w:t>always</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late.</w:t>
      </w:r>
    </w:p>
    <w:p w14:paraId="12805EE8" w14:textId="66570FD4" w:rsidR="00E2615A" w:rsidRPr="00623806" w:rsidRDefault="00E2615A" w:rsidP="00E2615A">
      <w:pPr>
        <w:pStyle w:val="SceneFirstParagraph"/>
        <w:spacing w:line="276" w:lineRule="auto"/>
        <w:ind w:firstLine="720"/>
        <w:jc w:val="both"/>
        <w:rPr>
          <w:rFonts w:ascii="Helvetica" w:hAnsi="Helvetica"/>
          <w:lang w:val="es-ES"/>
        </w:rPr>
      </w:pPr>
      <w:proofErr w:type="spellStart"/>
      <w:r w:rsidRPr="00623806">
        <w:rPr>
          <w:rFonts w:ascii="Helvetica" w:hAnsi="Helvetica"/>
          <w:lang w:val="es-ES"/>
        </w:rPr>
        <w:t>Then</w:t>
      </w:r>
      <w:proofErr w:type="spellEnd"/>
      <w:r w:rsidRPr="00623806">
        <w:rPr>
          <w:rFonts w:ascii="Helvetica" w:hAnsi="Helvetica"/>
          <w:lang w:val="es-ES"/>
        </w:rPr>
        <w:t xml:space="preserve">, </w:t>
      </w:r>
      <w:proofErr w:type="spellStart"/>
      <w:r w:rsidRPr="00623806">
        <w:rPr>
          <w:rFonts w:ascii="Helvetica" w:hAnsi="Helvetica"/>
          <w:lang w:val="es-ES"/>
        </w:rPr>
        <w:t>she</w:t>
      </w:r>
      <w:proofErr w:type="spellEnd"/>
      <w:r w:rsidRPr="00623806">
        <w:rPr>
          <w:rFonts w:ascii="Helvetica" w:hAnsi="Helvetica"/>
          <w:lang w:val="es-ES"/>
        </w:rPr>
        <w:t xml:space="preserve"> emerged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mist</w:t>
      </w:r>
      <w:proofErr w:type="spellEnd"/>
      <w:r w:rsidRPr="00623806">
        <w:rPr>
          <w:rFonts w:ascii="Helvetica" w:hAnsi="Helvetica"/>
          <w:lang w:val="es-ES"/>
        </w:rPr>
        <w:t>.</w:t>
      </w:r>
    </w:p>
    <w:p w14:paraId="7622230F" w14:textId="30C3E5E3" w:rsidR="00E2615A" w:rsidRPr="00623806" w:rsidRDefault="00E2615A" w:rsidP="00E2615A">
      <w:pPr>
        <w:pStyle w:val="SceneFirstParagraph"/>
        <w:spacing w:line="276" w:lineRule="auto"/>
        <w:ind w:firstLine="720"/>
        <w:jc w:val="both"/>
        <w:rPr>
          <w:rFonts w:ascii="Helvetica" w:hAnsi="Helvetica"/>
          <w:lang w:val="es-ES"/>
        </w:rPr>
      </w:pP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stood</w:t>
      </w:r>
      <w:proofErr w:type="spellEnd"/>
      <w:r w:rsidRPr="00623806">
        <w:rPr>
          <w:rFonts w:ascii="Helvetica" w:hAnsi="Helvetica"/>
          <w:lang w:val="es-ES"/>
        </w:rPr>
        <w:t xml:space="preserve"> in a </w:t>
      </w:r>
      <w:proofErr w:type="spellStart"/>
      <w:r w:rsidRPr="00623806">
        <w:rPr>
          <w:rFonts w:ascii="Helvetica" w:hAnsi="Helvetica"/>
          <w:lang w:val="es-ES"/>
        </w:rPr>
        <w:t>clearing</w:t>
      </w:r>
      <w:proofErr w:type="spellEnd"/>
      <w:r w:rsidRPr="00623806">
        <w:rPr>
          <w:rFonts w:ascii="Helvetica" w:hAnsi="Helvetica"/>
          <w:lang w:val="es-ES"/>
        </w:rPr>
        <w:t xml:space="preserve">, </w:t>
      </w:r>
      <w:proofErr w:type="spellStart"/>
      <w:r w:rsidRPr="00623806">
        <w:rPr>
          <w:rFonts w:ascii="Helvetica" w:hAnsi="Helvetica"/>
          <w:lang w:val="es-ES"/>
        </w:rPr>
        <w:t>ringed</w:t>
      </w:r>
      <w:proofErr w:type="spellEnd"/>
      <w:r w:rsidRPr="00623806">
        <w:rPr>
          <w:rFonts w:ascii="Helvetica" w:hAnsi="Helvetica"/>
          <w:lang w:val="es-ES"/>
        </w:rPr>
        <w:t xml:space="preserve"> </w:t>
      </w:r>
      <w:proofErr w:type="spellStart"/>
      <w:r w:rsidRPr="00623806">
        <w:rPr>
          <w:rFonts w:ascii="Helvetica" w:hAnsi="Helvetica"/>
          <w:lang w:val="es-ES"/>
        </w:rPr>
        <w:t>by</w:t>
      </w:r>
      <w:proofErr w:type="spellEnd"/>
      <w:r w:rsidRPr="00623806">
        <w:rPr>
          <w:rFonts w:ascii="Helvetica" w:hAnsi="Helvetica"/>
          <w:lang w:val="es-ES"/>
        </w:rPr>
        <w:t xml:space="preserve"> </w:t>
      </w:r>
      <w:proofErr w:type="spellStart"/>
      <w:r w:rsidRPr="00623806">
        <w:rPr>
          <w:rFonts w:ascii="Helvetica" w:hAnsi="Helvetica"/>
          <w:lang w:val="es-ES"/>
        </w:rPr>
        <w:t>alpha</w:t>
      </w:r>
      <w:proofErr w:type="spellEnd"/>
      <w:r w:rsidRPr="00623806">
        <w:rPr>
          <w:rFonts w:ascii="Helvetica" w:hAnsi="Helvetica"/>
          <w:lang w:val="es-ES"/>
        </w:rPr>
        <w:t xml:space="preserve"> </w:t>
      </w:r>
      <w:proofErr w:type="spellStart"/>
      <w:r w:rsidRPr="00623806">
        <w:rPr>
          <w:rFonts w:ascii="Helvetica" w:hAnsi="Helvetica"/>
          <w:lang w:val="es-ES"/>
        </w:rPr>
        <w:t>wolves</w:t>
      </w:r>
      <w:proofErr w:type="spellEnd"/>
      <w:r w:rsidRPr="00623806">
        <w:rPr>
          <w:rFonts w:ascii="Helvetica" w:hAnsi="Helvetica"/>
          <w:lang w:val="es-ES"/>
        </w:rPr>
        <w:t xml:space="preserve">. Alpha </w:t>
      </w:r>
      <w:proofErr w:type="spellStart"/>
      <w:r w:rsidRPr="00623806">
        <w:rPr>
          <w:rFonts w:ascii="Helvetica" w:hAnsi="Helvetica"/>
          <w:lang w:val="es-ES"/>
        </w:rPr>
        <w:t>wolves</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their</w:t>
      </w:r>
      <w:proofErr w:type="spellEnd"/>
      <w:r w:rsidRPr="00623806">
        <w:rPr>
          <w:rFonts w:ascii="Helvetica" w:hAnsi="Helvetica"/>
          <w:lang w:val="es-ES"/>
        </w:rPr>
        <w:t xml:space="preserve"> </w:t>
      </w:r>
      <w:proofErr w:type="spellStart"/>
      <w:r w:rsidRPr="00623806">
        <w:rPr>
          <w:rFonts w:ascii="Helvetica" w:hAnsi="Helvetica"/>
          <w:lang w:val="es-ES"/>
        </w:rPr>
        <w:t>glowing</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and </w:t>
      </w:r>
      <w:proofErr w:type="spellStart"/>
      <w:r w:rsidRPr="00623806">
        <w:rPr>
          <w:rFonts w:ascii="Helvetica" w:hAnsi="Helvetica"/>
          <w:lang w:val="es-ES"/>
        </w:rPr>
        <w:t>bristling</w:t>
      </w:r>
      <w:proofErr w:type="spellEnd"/>
      <w:r w:rsidRPr="00623806">
        <w:rPr>
          <w:rFonts w:ascii="Helvetica" w:hAnsi="Helvetica"/>
          <w:lang w:val="es-ES"/>
        </w:rPr>
        <w:t xml:space="preserve"> </w:t>
      </w:r>
      <w:proofErr w:type="spellStart"/>
      <w:r w:rsidRPr="00623806">
        <w:rPr>
          <w:rFonts w:ascii="Helvetica" w:hAnsi="Helvetica"/>
          <w:lang w:val="es-ES"/>
        </w:rPr>
        <w:t>fur</w:t>
      </w:r>
      <w:proofErr w:type="spellEnd"/>
      <w:r w:rsidRPr="00623806">
        <w:rPr>
          <w:rFonts w:ascii="Helvetica" w:hAnsi="Helvetica"/>
          <w:lang w:val="es-ES"/>
        </w:rPr>
        <w:t xml:space="preserve">, </w:t>
      </w:r>
      <w:proofErr w:type="spellStart"/>
      <w:r w:rsidRPr="00623806">
        <w:rPr>
          <w:rFonts w:ascii="Helvetica" w:hAnsi="Helvetica"/>
          <w:lang w:val="es-ES"/>
        </w:rPr>
        <w:t>towered</w:t>
      </w:r>
      <w:proofErr w:type="spellEnd"/>
      <w:r w:rsidRPr="00623806">
        <w:rPr>
          <w:rFonts w:ascii="Helvetica" w:hAnsi="Helvetica"/>
          <w:lang w:val="es-ES"/>
        </w:rPr>
        <w:t xml:space="preserve"> </w:t>
      </w:r>
      <w:proofErr w:type="spellStart"/>
      <w:r w:rsidRPr="00623806">
        <w:rPr>
          <w:rFonts w:ascii="Helvetica" w:hAnsi="Helvetica"/>
          <w:lang w:val="es-ES"/>
        </w:rPr>
        <w:t>over</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afraid</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skin </w:t>
      </w:r>
      <w:proofErr w:type="spellStart"/>
      <w:r w:rsidRPr="00623806">
        <w:rPr>
          <w:rFonts w:ascii="Helvetica" w:hAnsi="Helvetica"/>
          <w:lang w:val="es-ES"/>
        </w:rPr>
        <w:t>glowed</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a </w:t>
      </w:r>
      <w:proofErr w:type="spellStart"/>
      <w:r w:rsidRPr="00623806">
        <w:rPr>
          <w:rFonts w:ascii="Helvetica" w:hAnsi="Helvetica"/>
          <w:lang w:val="es-ES"/>
        </w:rPr>
        <w:t>golden</w:t>
      </w:r>
      <w:proofErr w:type="spellEnd"/>
      <w:r w:rsidRPr="00623806">
        <w:rPr>
          <w:rFonts w:ascii="Helvetica" w:hAnsi="Helvetica"/>
          <w:lang w:val="es-ES"/>
        </w:rPr>
        <w:t xml:space="preserve"> </w:t>
      </w:r>
      <w:proofErr w:type="spellStart"/>
      <w:r w:rsidRPr="00623806">
        <w:rPr>
          <w:rFonts w:ascii="Helvetica" w:hAnsi="Helvetica"/>
          <w:lang w:val="es-ES"/>
        </w:rPr>
        <w:t>hue</w:t>
      </w:r>
      <w:proofErr w:type="spellEnd"/>
      <w:r w:rsidRPr="00623806">
        <w:rPr>
          <w:rFonts w:ascii="Helvetica" w:hAnsi="Helvetica"/>
          <w:lang w:val="es-ES"/>
        </w:rPr>
        <w:t xml:space="preserve">, </w:t>
      </w:r>
      <w:proofErr w:type="spellStart"/>
      <w:r w:rsidRPr="00623806">
        <w:rPr>
          <w:rFonts w:ascii="Helvetica" w:hAnsi="Helvetica"/>
          <w:lang w:val="es-ES"/>
        </w:rPr>
        <w:t>radiant</w:t>
      </w:r>
      <w:proofErr w:type="spellEnd"/>
      <w:r w:rsidRPr="00623806">
        <w:rPr>
          <w:rFonts w:ascii="Helvetica" w:hAnsi="Helvetica"/>
          <w:lang w:val="es-ES"/>
        </w:rPr>
        <w:t xml:space="preserve"> and </w:t>
      </w:r>
      <w:proofErr w:type="spellStart"/>
      <w:r w:rsidRPr="00623806">
        <w:rPr>
          <w:rFonts w:ascii="Helvetica" w:hAnsi="Helvetica"/>
          <w:lang w:val="es-ES"/>
        </w:rPr>
        <w:t>defiant</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goddess</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cusp</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war</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hair</w:t>
      </w:r>
      <w:proofErr w:type="spellEnd"/>
      <w:r w:rsidRPr="00623806">
        <w:rPr>
          <w:rFonts w:ascii="Helvetica" w:hAnsi="Helvetica"/>
          <w:lang w:val="es-ES"/>
        </w:rPr>
        <w:t xml:space="preserve"> </w:t>
      </w:r>
      <w:proofErr w:type="spellStart"/>
      <w:r w:rsidRPr="00623806">
        <w:rPr>
          <w:rFonts w:ascii="Helvetica" w:hAnsi="Helvetica"/>
          <w:lang w:val="es-ES"/>
        </w:rPr>
        <w:t>whipped</w:t>
      </w:r>
      <w:proofErr w:type="spellEnd"/>
      <w:r w:rsidRPr="00623806">
        <w:rPr>
          <w:rFonts w:ascii="Helvetica" w:hAnsi="Helvetica"/>
          <w:lang w:val="es-ES"/>
        </w:rPr>
        <w:t xml:space="preserve"> </w:t>
      </w:r>
      <w:proofErr w:type="spellStart"/>
      <w:r w:rsidRPr="00623806">
        <w:rPr>
          <w:rFonts w:ascii="Helvetica" w:hAnsi="Helvetica"/>
          <w:lang w:val="es-ES"/>
        </w:rPr>
        <w:t>around</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in </w:t>
      </w:r>
      <w:proofErr w:type="spellStart"/>
      <w:r w:rsidRPr="00623806">
        <w:rPr>
          <w:rFonts w:ascii="Helvetica" w:hAnsi="Helvetica"/>
          <w:lang w:val="es-ES"/>
        </w:rPr>
        <w:t>an</w:t>
      </w:r>
      <w:proofErr w:type="spellEnd"/>
      <w:r w:rsidRPr="00623806">
        <w:rPr>
          <w:rFonts w:ascii="Helvetica" w:hAnsi="Helvetica"/>
          <w:lang w:val="es-ES"/>
        </w:rPr>
        <w:t xml:space="preserve"> </w:t>
      </w:r>
      <w:proofErr w:type="spellStart"/>
      <w:r w:rsidRPr="00623806">
        <w:rPr>
          <w:rFonts w:ascii="Helvetica" w:hAnsi="Helvetica"/>
          <w:lang w:val="es-ES"/>
        </w:rPr>
        <w:t>unseen</w:t>
      </w:r>
      <w:proofErr w:type="spellEnd"/>
      <w:r w:rsidRPr="00623806">
        <w:rPr>
          <w:rFonts w:ascii="Helvetica" w:hAnsi="Helvetica"/>
          <w:lang w:val="es-ES"/>
        </w:rPr>
        <w:t xml:space="preserve"> </w:t>
      </w:r>
      <w:proofErr w:type="spellStart"/>
      <w:r w:rsidRPr="00623806">
        <w:rPr>
          <w:rFonts w:ascii="Helvetica" w:hAnsi="Helvetica"/>
          <w:lang w:val="es-ES"/>
        </w:rPr>
        <w:t>wind</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dress</w:t>
      </w:r>
      <w:proofErr w:type="spellEnd"/>
      <w:r w:rsidRPr="00623806">
        <w:rPr>
          <w:rFonts w:ascii="Helvetica" w:hAnsi="Helvetica"/>
          <w:lang w:val="es-ES"/>
        </w:rPr>
        <w:t xml:space="preserve"> </w:t>
      </w:r>
      <w:proofErr w:type="spellStart"/>
      <w:r w:rsidRPr="00623806">
        <w:rPr>
          <w:rFonts w:ascii="Helvetica" w:hAnsi="Helvetica"/>
          <w:lang w:val="es-ES"/>
        </w:rPr>
        <w:t>clinging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born</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light and </w:t>
      </w:r>
      <w:proofErr w:type="spellStart"/>
      <w:r w:rsidRPr="00623806">
        <w:rPr>
          <w:rFonts w:ascii="Helvetica" w:hAnsi="Helvetica"/>
          <w:lang w:val="es-ES"/>
        </w:rPr>
        <w:t>storm</w:t>
      </w:r>
      <w:proofErr w:type="spellEnd"/>
      <w:r w:rsidRPr="00623806">
        <w:rPr>
          <w:rFonts w:ascii="Helvetica" w:hAnsi="Helvetica"/>
          <w:lang w:val="es-ES"/>
        </w:rPr>
        <w:t>.</w:t>
      </w:r>
    </w:p>
    <w:p w14:paraId="426F5048" w14:textId="37220FC6" w:rsidR="00E2615A" w:rsidRPr="00623806" w:rsidRDefault="00E2615A" w:rsidP="00E2615A">
      <w:pPr>
        <w:pStyle w:val="SceneFirstParagraph"/>
        <w:spacing w:line="276" w:lineRule="auto"/>
        <w:ind w:firstLine="720"/>
        <w:jc w:val="both"/>
        <w:rPr>
          <w:rFonts w:ascii="Helvetica" w:hAnsi="Helvetica"/>
          <w:lang w:val="es-ES"/>
        </w:rPr>
      </w:pPr>
      <w:proofErr w:type="spellStart"/>
      <w:r w:rsidRPr="00623806">
        <w:rPr>
          <w:rFonts w:ascii="Helvetica" w:hAnsi="Helvetica"/>
          <w:lang w:val="es-ES"/>
        </w:rPr>
        <w:t>Behind</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shadows</w:t>
      </w:r>
      <w:proofErr w:type="spellEnd"/>
      <w:r w:rsidRPr="00623806">
        <w:rPr>
          <w:rFonts w:ascii="Helvetica" w:hAnsi="Helvetica"/>
          <w:lang w:val="es-ES"/>
        </w:rPr>
        <w:t xml:space="preserve"> </w:t>
      </w:r>
      <w:proofErr w:type="spellStart"/>
      <w:r w:rsidRPr="00623806">
        <w:rPr>
          <w:rFonts w:ascii="Helvetica" w:hAnsi="Helvetica"/>
          <w:lang w:val="es-ES"/>
        </w:rPr>
        <w:t>took</w:t>
      </w:r>
      <w:proofErr w:type="spellEnd"/>
      <w:r w:rsidRPr="00623806">
        <w:rPr>
          <w:rFonts w:ascii="Helvetica" w:hAnsi="Helvetica"/>
          <w:lang w:val="es-ES"/>
        </w:rPr>
        <w:t xml:space="preserve"> </w:t>
      </w:r>
      <w:proofErr w:type="spellStart"/>
      <w:r w:rsidRPr="00623806">
        <w:rPr>
          <w:rFonts w:ascii="Helvetica" w:hAnsi="Helvetica"/>
          <w:lang w:val="es-ES"/>
        </w:rPr>
        <w:t>shape</w:t>
      </w:r>
      <w:proofErr w:type="spellEnd"/>
      <w:r w:rsidRPr="00623806">
        <w:rPr>
          <w:rFonts w:ascii="Helvetica" w:hAnsi="Helvetica"/>
          <w:lang w:val="es-ES"/>
        </w:rPr>
        <w:t>—</w:t>
      </w:r>
      <w:proofErr w:type="spellStart"/>
      <w:r w:rsidRPr="00623806">
        <w:rPr>
          <w:rFonts w:ascii="Helvetica" w:hAnsi="Helvetica"/>
          <w:lang w:val="es-ES"/>
        </w:rPr>
        <w:t>massive</w:t>
      </w:r>
      <w:proofErr w:type="spellEnd"/>
      <w:r w:rsidRPr="00623806">
        <w:rPr>
          <w:rFonts w:ascii="Helvetica" w:hAnsi="Helvetica"/>
          <w:lang w:val="es-ES"/>
        </w:rPr>
        <w:t xml:space="preserve">, </w:t>
      </w:r>
      <w:proofErr w:type="spellStart"/>
      <w:r w:rsidRPr="00623806">
        <w:rPr>
          <w:rFonts w:ascii="Helvetica" w:hAnsi="Helvetica"/>
          <w:lang w:val="es-ES"/>
        </w:rPr>
        <w:t>hulking</w:t>
      </w:r>
      <w:proofErr w:type="spellEnd"/>
      <w:r w:rsidRPr="00623806">
        <w:rPr>
          <w:rFonts w:ascii="Helvetica" w:hAnsi="Helvetica"/>
          <w:lang w:val="es-ES"/>
        </w:rPr>
        <w:t xml:space="preserve">, and </w:t>
      </w:r>
      <w:proofErr w:type="spellStart"/>
      <w:r w:rsidRPr="00623806">
        <w:rPr>
          <w:rFonts w:ascii="Helvetica" w:hAnsi="Helvetica"/>
          <w:lang w:val="es-ES"/>
        </w:rPr>
        <w:t>hungry</w:t>
      </w:r>
      <w:proofErr w:type="spellEnd"/>
      <w:r w:rsidRPr="00623806">
        <w:rPr>
          <w:rFonts w:ascii="Helvetica" w:hAnsi="Helvetica"/>
          <w:lang w:val="es-ES"/>
        </w:rPr>
        <w:t xml:space="preserve">. </w:t>
      </w:r>
      <w:proofErr w:type="spellStart"/>
      <w:r w:rsidRPr="00623806">
        <w:rPr>
          <w:rFonts w:ascii="Helvetica" w:hAnsi="Helvetica"/>
          <w:lang w:val="es-ES"/>
        </w:rPr>
        <w:t>Two</w:t>
      </w:r>
      <w:proofErr w:type="spellEnd"/>
      <w:r w:rsidRPr="00623806">
        <w:rPr>
          <w:rFonts w:ascii="Helvetica" w:hAnsi="Helvetica"/>
          <w:lang w:val="es-ES"/>
        </w:rPr>
        <w:t xml:space="preserve"> </w:t>
      </w:r>
      <w:proofErr w:type="spellStart"/>
      <w:r w:rsidRPr="00623806">
        <w:rPr>
          <w:rFonts w:ascii="Helvetica" w:hAnsi="Helvetica"/>
          <w:lang w:val="es-ES"/>
        </w:rPr>
        <w:t>crimson</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blinked</w:t>
      </w:r>
      <w:proofErr w:type="spellEnd"/>
      <w:r w:rsidRPr="00623806">
        <w:rPr>
          <w:rFonts w:ascii="Helvetica" w:hAnsi="Helvetica"/>
          <w:lang w:val="es-ES"/>
        </w:rPr>
        <w:t xml:space="preserve"> open 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black</w:t>
      </w:r>
      <w:proofErr w:type="spellEnd"/>
      <w:r w:rsidRPr="00623806">
        <w:rPr>
          <w:rFonts w:ascii="Helvetica" w:hAnsi="Helvetica"/>
          <w:lang w:val="es-ES"/>
        </w:rPr>
        <w:t xml:space="preserve">. A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rusted</w:t>
      </w:r>
      <w:proofErr w:type="spellEnd"/>
      <w:r w:rsidRPr="00623806">
        <w:rPr>
          <w:rFonts w:ascii="Helvetica" w:hAnsi="Helvetica"/>
          <w:lang w:val="es-ES"/>
        </w:rPr>
        <w:t xml:space="preserve"> metal </w:t>
      </w:r>
      <w:proofErr w:type="spellStart"/>
      <w:r w:rsidRPr="00623806">
        <w:rPr>
          <w:rFonts w:ascii="Helvetica" w:hAnsi="Helvetica"/>
          <w:lang w:val="es-ES"/>
        </w:rPr>
        <w:t>scraped</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trees</w:t>
      </w:r>
      <w:proofErr w:type="spellEnd"/>
      <w:r w:rsidRPr="00623806">
        <w:rPr>
          <w:rFonts w:ascii="Helvetica" w:hAnsi="Helvetica"/>
          <w:lang w:val="es-ES"/>
        </w:rPr>
        <w:t>:</w:t>
      </w:r>
    </w:p>
    <w:p w14:paraId="7A744632" w14:textId="6AE1809D" w:rsidR="00E2615A" w:rsidRPr="00623806" w:rsidRDefault="00E2615A" w:rsidP="00E2615A">
      <w:pPr>
        <w:pStyle w:val="SceneFirstParagraph"/>
        <w:spacing w:line="276" w:lineRule="auto"/>
        <w:ind w:firstLine="720"/>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You</w:t>
      </w:r>
      <w:proofErr w:type="spellEnd"/>
      <w:r w:rsidRPr="00623806">
        <w:rPr>
          <w:rFonts w:ascii="Helvetica" w:hAnsi="Helvetica"/>
          <w:lang w:val="es-ES"/>
        </w:rPr>
        <w:t xml:space="preserve"> are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only</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who</w:t>
      </w:r>
      <w:proofErr w:type="spellEnd"/>
      <w:r w:rsidRPr="00623806">
        <w:rPr>
          <w:rFonts w:ascii="Helvetica" w:hAnsi="Helvetica"/>
          <w:lang w:val="es-ES"/>
        </w:rPr>
        <w:t xml:space="preserve"> </w:t>
      </w:r>
      <w:proofErr w:type="spellStart"/>
      <w:r w:rsidRPr="00623806">
        <w:rPr>
          <w:rFonts w:ascii="Helvetica" w:hAnsi="Helvetica"/>
          <w:lang w:val="es-ES"/>
        </w:rPr>
        <w:t>sees</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w:t>
      </w:r>
    </w:p>
    <w:p w14:paraId="333C83B1" w14:textId="6308FD12" w:rsidR="00E2615A" w:rsidRPr="00623806" w:rsidRDefault="00E2615A" w:rsidP="00E2615A">
      <w:pPr>
        <w:pStyle w:val="SceneFirstParagraph"/>
        <w:spacing w:line="276" w:lineRule="auto"/>
        <w:ind w:firstLine="720"/>
        <w:jc w:val="both"/>
        <w:rPr>
          <w:rFonts w:ascii="Helvetica" w:hAnsi="Helvetica"/>
          <w:lang w:val="es-ES"/>
        </w:rPr>
      </w:pPr>
      <w:proofErr w:type="spellStart"/>
      <w:r w:rsidRPr="00623806">
        <w:rPr>
          <w:rFonts w:ascii="Helvetica" w:hAnsi="Helvetica"/>
          <w:lang w:val="es-ES"/>
        </w:rPr>
        <w:lastRenderedPageBreak/>
        <w:t>The</w:t>
      </w:r>
      <w:proofErr w:type="spellEnd"/>
      <w:r w:rsidRPr="00623806">
        <w:rPr>
          <w:rFonts w:ascii="Helvetica" w:hAnsi="Helvetica"/>
          <w:lang w:val="es-ES"/>
        </w:rPr>
        <w:t xml:space="preserve"> </w:t>
      </w:r>
      <w:proofErr w:type="spellStart"/>
      <w:r w:rsidRPr="00623806">
        <w:rPr>
          <w:rFonts w:ascii="Helvetica" w:hAnsi="Helvetica"/>
          <w:lang w:val="es-ES"/>
        </w:rPr>
        <w:t>wolves</w:t>
      </w:r>
      <w:proofErr w:type="spellEnd"/>
      <w:r w:rsidRPr="00623806">
        <w:rPr>
          <w:rFonts w:ascii="Helvetica" w:hAnsi="Helvetica"/>
          <w:lang w:val="es-ES"/>
        </w:rPr>
        <w:t xml:space="preserve"> </w:t>
      </w:r>
      <w:proofErr w:type="spellStart"/>
      <w:r w:rsidRPr="00623806">
        <w:rPr>
          <w:rFonts w:ascii="Helvetica" w:hAnsi="Helvetica"/>
          <w:lang w:val="es-ES"/>
        </w:rPr>
        <w:t>circled</w:t>
      </w:r>
      <w:proofErr w:type="spellEnd"/>
      <w:r w:rsidRPr="00623806">
        <w:rPr>
          <w:rFonts w:ascii="Helvetica" w:hAnsi="Helvetica"/>
          <w:lang w:val="es-ES"/>
        </w:rPr>
        <w:t xml:space="preserve">, </w:t>
      </w:r>
      <w:proofErr w:type="spellStart"/>
      <w:r w:rsidRPr="00623806">
        <w:rPr>
          <w:rFonts w:ascii="Helvetica" w:hAnsi="Helvetica"/>
          <w:lang w:val="es-ES"/>
        </w:rPr>
        <w:t>growling</w:t>
      </w:r>
      <w:proofErr w:type="spellEnd"/>
      <w:r w:rsidRPr="00623806">
        <w:rPr>
          <w:rFonts w:ascii="Helvetica" w:hAnsi="Helvetica"/>
          <w:lang w:val="es-ES"/>
        </w:rPr>
        <w:t xml:space="preserve"> </w:t>
      </w:r>
      <w:proofErr w:type="spellStart"/>
      <w:r w:rsidRPr="00623806">
        <w:rPr>
          <w:rFonts w:ascii="Helvetica" w:hAnsi="Helvetica"/>
          <w:lang w:val="es-ES"/>
        </w:rPr>
        <w:t>low</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scent</w:t>
      </w:r>
      <w:proofErr w:type="spellEnd"/>
      <w:r w:rsidRPr="00623806">
        <w:rPr>
          <w:rFonts w:ascii="Helvetica" w:hAnsi="Helvetica"/>
          <w:lang w:val="es-ES"/>
        </w:rPr>
        <w:t xml:space="preserve">, once </w:t>
      </w:r>
      <w:proofErr w:type="spellStart"/>
      <w:r w:rsidRPr="00623806">
        <w:rPr>
          <w:rFonts w:ascii="Helvetica" w:hAnsi="Helvetica"/>
          <w:lang w:val="es-ES"/>
        </w:rPr>
        <w:t>sweet</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blooming</w:t>
      </w:r>
      <w:proofErr w:type="spellEnd"/>
      <w:r w:rsidRPr="00623806">
        <w:rPr>
          <w:rFonts w:ascii="Helvetica" w:hAnsi="Helvetica"/>
          <w:lang w:val="es-ES"/>
        </w:rPr>
        <w:t xml:space="preserve"> </w:t>
      </w:r>
      <w:proofErr w:type="spellStart"/>
      <w:r w:rsidRPr="00623806">
        <w:rPr>
          <w:rFonts w:ascii="Helvetica" w:hAnsi="Helvetica"/>
          <w:lang w:val="es-ES"/>
        </w:rPr>
        <w:t>blackberries</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tainted</w:t>
      </w:r>
      <w:proofErr w:type="spellEnd"/>
      <w:r w:rsidRPr="00623806">
        <w:rPr>
          <w:rFonts w:ascii="Helvetica" w:hAnsi="Helvetica"/>
          <w:lang w:val="es-ES"/>
        </w:rPr>
        <w:t xml:space="preserve">, </w:t>
      </w:r>
      <w:proofErr w:type="spellStart"/>
      <w:r w:rsidRPr="00623806">
        <w:rPr>
          <w:rFonts w:ascii="Helvetica" w:hAnsi="Helvetica"/>
          <w:lang w:val="es-ES"/>
        </w:rPr>
        <w:t>now</w:t>
      </w:r>
      <w:proofErr w:type="spellEnd"/>
      <w:r w:rsidRPr="00623806">
        <w:rPr>
          <w:rFonts w:ascii="Helvetica" w:hAnsi="Helvetica"/>
          <w:lang w:val="es-ES"/>
        </w:rPr>
        <w:t xml:space="preserve"> </w:t>
      </w:r>
      <w:proofErr w:type="spellStart"/>
      <w:r w:rsidRPr="00623806">
        <w:rPr>
          <w:rFonts w:ascii="Helvetica" w:hAnsi="Helvetica"/>
          <w:lang w:val="es-ES"/>
        </w:rPr>
        <w:t>drenched</w:t>
      </w:r>
      <w:proofErr w:type="spellEnd"/>
      <w:r w:rsidRPr="00623806">
        <w:rPr>
          <w:rFonts w:ascii="Helvetica" w:hAnsi="Helvetica"/>
          <w:lang w:val="es-ES"/>
        </w:rPr>
        <w:t xml:space="preserve"> 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iron</w:t>
      </w:r>
      <w:proofErr w:type="spellEnd"/>
      <w:r w:rsidRPr="00623806">
        <w:rPr>
          <w:rFonts w:ascii="Helvetica" w:hAnsi="Helvetica"/>
          <w:lang w:val="es-ES"/>
        </w:rPr>
        <w:t xml:space="preserve"> </w:t>
      </w:r>
      <w:proofErr w:type="spellStart"/>
      <w:r w:rsidRPr="00623806">
        <w:rPr>
          <w:rFonts w:ascii="Helvetica" w:hAnsi="Helvetica"/>
          <w:lang w:val="es-ES"/>
        </w:rPr>
        <w:t>tang</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blood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gut</w:t>
      </w:r>
      <w:proofErr w:type="spellEnd"/>
      <w:r w:rsidRPr="00623806">
        <w:rPr>
          <w:rFonts w:ascii="Helvetica" w:hAnsi="Helvetica"/>
          <w:lang w:val="es-ES"/>
        </w:rPr>
        <w:t xml:space="preserve"> </w:t>
      </w:r>
      <w:proofErr w:type="spellStart"/>
      <w:r w:rsidRPr="00623806">
        <w:rPr>
          <w:rFonts w:ascii="Helvetica" w:hAnsi="Helvetica"/>
          <w:lang w:val="es-ES"/>
        </w:rPr>
        <w:t>twisted</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power</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humming</w:t>
      </w:r>
      <w:proofErr w:type="spellEnd"/>
      <w:r w:rsidRPr="00623806">
        <w:rPr>
          <w:rFonts w:ascii="Helvetica" w:hAnsi="Helvetica"/>
          <w:lang w:val="es-ES"/>
        </w:rPr>
        <w:t xml:space="preserve">, </w:t>
      </w:r>
      <w:proofErr w:type="spellStart"/>
      <w:r w:rsidRPr="00623806">
        <w:rPr>
          <w:rFonts w:ascii="Helvetica" w:hAnsi="Helvetica"/>
          <w:lang w:val="es-ES"/>
        </w:rPr>
        <w:t>awakening</w:t>
      </w:r>
      <w:proofErr w:type="spellEnd"/>
      <w:r w:rsidRPr="00623806">
        <w:rPr>
          <w:rFonts w:ascii="Helvetica" w:hAnsi="Helvetica"/>
          <w:lang w:val="es-ES"/>
        </w:rPr>
        <w:t xml:space="preserve">, </w:t>
      </w:r>
      <w:proofErr w:type="spellStart"/>
      <w:r w:rsidRPr="00623806">
        <w:rPr>
          <w:rFonts w:ascii="Helvetica" w:hAnsi="Helvetica"/>
          <w:lang w:val="es-ES"/>
        </w:rPr>
        <w:t>attracting</w:t>
      </w:r>
      <w:proofErr w:type="spellEnd"/>
      <w:r w:rsidRPr="00623806">
        <w:rPr>
          <w:rFonts w:ascii="Helvetica" w:hAnsi="Helvetica"/>
          <w:lang w:val="es-ES"/>
        </w:rPr>
        <w:t xml:space="preserve"> </w:t>
      </w:r>
      <w:proofErr w:type="spellStart"/>
      <w:r w:rsidRPr="00623806">
        <w:rPr>
          <w:rFonts w:ascii="Helvetica" w:hAnsi="Helvetica"/>
          <w:lang w:val="es-ES"/>
        </w:rPr>
        <w:t>things</w:t>
      </w:r>
      <w:proofErr w:type="spellEnd"/>
      <w:r w:rsidRPr="00623806">
        <w:rPr>
          <w:rFonts w:ascii="Helvetica" w:hAnsi="Helvetica"/>
          <w:lang w:val="es-ES"/>
        </w:rPr>
        <w:t xml:space="preserve"> I </w:t>
      </w:r>
      <w:proofErr w:type="spellStart"/>
      <w:r w:rsidRPr="00623806">
        <w:rPr>
          <w:rFonts w:ascii="Helvetica" w:hAnsi="Helvetica"/>
          <w:lang w:val="es-ES"/>
        </w:rPr>
        <w:t>couldn’t</w:t>
      </w:r>
      <w:proofErr w:type="spellEnd"/>
      <w:r w:rsidRPr="00623806">
        <w:rPr>
          <w:rFonts w:ascii="Helvetica" w:hAnsi="Helvetica"/>
          <w:lang w:val="es-ES"/>
        </w:rPr>
        <w:t xml:space="preserve"> </w:t>
      </w:r>
      <w:proofErr w:type="spellStart"/>
      <w:r w:rsidRPr="00623806">
        <w:rPr>
          <w:rFonts w:ascii="Helvetica" w:hAnsi="Helvetica"/>
          <w:lang w:val="es-ES"/>
        </w:rPr>
        <w:t>protect</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w:t>
      </w:r>
    </w:p>
    <w:p w14:paraId="742A99A3" w14:textId="3A01683F" w:rsidR="00E2615A" w:rsidRPr="00623806" w:rsidRDefault="00E2615A" w:rsidP="00E2615A">
      <w:pPr>
        <w:pStyle w:val="SceneFirstParagraph"/>
        <w:spacing w:line="276" w:lineRule="auto"/>
        <w:ind w:firstLine="720"/>
        <w:jc w:val="both"/>
        <w:rPr>
          <w:rFonts w:ascii="Helvetica" w:hAnsi="Helvetica"/>
          <w:lang w:val="es-ES"/>
        </w:rPr>
      </w:pPr>
      <w:r w:rsidRPr="00623806">
        <w:rPr>
          <w:rFonts w:ascii="Helvetica" w:hAnsi="Helvetica"/>
          <w:lang w:val="es-ES"/>
        </w:rPr>
        <w:t xml:space="preserve">Come </w:t>
      </w:r>
      <w:proofErr w:type="spellStart"/>
      <w:r w:rsidRPr="00623806">
        <w:rPr>
          <w:rFonts w:ascii="Helvetica" w:hAnsi="Helvetica"/>
          <w:lang w:val="es-ES"/>
        </w:rPr>
        <w:t>with</w:t>
      </w:r>
      <w:proofErr w:type="spellEnd"/>
      <w:r w:rsidRPr="00623806">
        <w:rPr>
          <w:rFonts w:ascii="Helvetica" w:hAnsi="Helvetica"/>
          <w:lang w:val="es-ES"/>
        </w:rPr>
        <w:t xml:space="preserve"> me, I </w:t>
      </w:r>
      <w:proofErr w:type="spellStart"/>
      <w:r w:rsidRPr="00623806">
        <w:rPr>
          <w:rFonts w:ascii="Helvetica" w:hAnsi="Helvetica"/>
          <w:lang w:val="es-ES"/>
        </w:rPr>
        <w:t>tried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say</w:t>
      </w:r>
      <w:proofErr w:type="spellEnd"/>
      <w:r w:rsidRPr="00623806">
        <w:rPr>
          <w:rFonts w:ascii="Helvetica" w:hAnsi="Helvetica"/>
          <w:lang w:val="es-ES"/>
        </w:rPr>
        <w:t xml:space="preserve">. </w:t>
      </w:r>
      <w:proofErr w:type="spellStart"/>
      <w:r w:rsidRPr="00623806">
        <w:rPr>
          <w:rFonts w:ascii="Helvetica" w:hAnsi="Helvetica"/>
          <w:lang w:val="es-ES"/>
        </w:rPr>
        <w:t>Please</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words</w:t>
      </w:r>
      <w:proofErr w:type="spellEnd"/>
      <w:r w:rsidRPr="00623806">
        <w:rPr>
          <w:rFonts w:ascii="Helvetica" w:hAnsi="Helvetica"/>
          <w:lang w:val="es-ES"/>
        </w:rPr>
        <w:t xml:space="preserve"> </w:t>
      </w:r>
      <w:proofErr w:type="spellStart"/>
      <w:r w:rsidRPr="00623806">
        <w:rPr>
          <w:rFonts w:ascii="Helvetica" w:hAnsi="Helvetica"/>
          <w:lang w:val="es-ES"/>
        </w:rPr>
        <w:t>caught</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thorns</w:t>
      </w:r>
      <w:proofErr w:type="spellEnd"/>
      <w:r w:rsidRPr="00623806">
        <w:rPr>
          <w:rFonts w:ascii="Helvetica" w:hAnsi="Helvetica"/>
          <w:lang w:val="es-ES"/>
        </w:rPr>
        <w:t xml:space="preserve"> in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throat</w:t>
      </w:r>
      <w:proofErr w:type="spellEnd"/>
      <w:r w:rsidRPr="00623806">
        <w:rPr>
          <w:rFonts w:ascii="Helvetica" w:hAnsi="Helvetica"/>
          <w:lang w:val="es-ES"/>
        </w:rPr>
        <w:t>.</w:t>
      </w:r>
    </w:p>
    <w:p w14:paraId="52A712EF" w14:textId="66E6A97F" w:rsidR="00E2615A" w:rsidRPr="00623806" w:rsidRDefault="00E2615A" w:rsidP="00E2615A">
      <w:pPr>
        <w:pStyle w:val="SceneFirstParagraph"/>
        <w:spacing w:line="276" w:lineRule="auto"/>
        <w:ind w:firstLine="720"/>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reached</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w:t>
      </w:r>
      <w:proofErr w:type="spellStart"/>
      <w:r w:rsidRPr="00623806">
        <w:rPr>
          <w:rFonts w:ascii="Helvetica" w:hAnsi="Helvetica"/>
          <w:lang w:val="es-ES"/>
        </w:rPr>
        <w:t>desperate</w:t>
      </w:r>
      <w:proofErr w:type="spellEnd"/>
      <w:r w:rsidRPr="00623806">
        <w:rPr>
          <w:rFonts w:ascii="Helvetica" w:hAnsi="Helvetica"/>
          <w:lang w:val="es-ES"/>
        </w:rPr>
        <w:t>, wild—</w:t>
      </w:r>
    </w:p>
    <w:p w14:paraId="61DD400A" w14:textId="0FF93804" w:rsidR="00E2615A" w:rsidRPr="00623806" w:rsidRDefault="00E2615A" w:rsidP="00E2615A">
      <w:pPr>
        <w:pStyle w:val="SceneFirstParagraph"/>
        <w:spacing w:line="276" w:lineRule="auto"/>
        <w:ind w:firstLine="720"/>
        <w:jc w:val="both"/>
        <w:rPr>
          <w:rFonts w:ascii="Helvetica" w:hAnsi="Helvetica"/>
          <w:lang w:val="es-ES"/>
        </w:rPr>
      </w:pP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stepped</w:t>
      </w:r>
      <w:proofErr w:type="spellEnd"/>
      <w:r w:rsidRPr="00623806">
        <w:rPr>
          <w:rFonts w:ascii="Helvetica" w:hAnsi="Helvetica"/>
          <w:lang w:val="es-ES"/>
        </w:rPr>
        <w:t xml:space="preserve"> back.</w:t>
      </w:r>
    </w:p>
    <w:p w14:paraId="00B33AED" w14:textId="56081ACE" w:rsidR="00E2615A" w:rsidRPr="00623806" w:rsidRDefault="00E2615A" w:rsidP="00E2615A">
      <w:pPr>
        <w:pStyle w:val="SceneFirstParagraph"/>
        <w:spacing w:line="276" w:lineRule="auto"/>
        <w:ind w:firstLine="720"/>
        <w:jc w:val="both"/>
        <w:rPr>
          <w:rFonts w:ascii="Helvetica" w:hAnsi="Helvetica"/>
          <w:lang w:val="es-ES"/>
        </w:rPr>
      </w:pP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golden</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locked</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mine. </w:t>
      </w:r>
      <w:proofErr w:type="spellStart"/>
      <w:r w:rsidRPr="00623806">
        <w:rPr>
          <w:rFonts w:ascii="Helvetica" w:hAnsi="Helvetica"/>
          <w:lang w:val="es-ES"/>
        </w:rPr>
        <w:t>Fear</w:t>
      </w:r>
      <w:proofErr w:type="spellEnd"/>
      <w:r w:rsidRPr="00623806">
        <w:rPr>
          <w:rFonts w:ascii="Helvetica" w:hAnsi="Helvetica"/>
          <w:lang w:val="es-ES"/>
        </w:rPr>
        <w:t xml:space="preserve">. </w:t>
      </w:r>
      <w:proofErr w:type="spellStart"/>
      <w:r w:rsidRPr="00623806">
        <w:rPr>
          <w:rFonts w:ascii="Helvetica" w:hAnsi="Helvetica"/>
          <w:lang w:val="es-ES"/>
        </w:rPr>
        <w:t>Pain</w:t>
      </w:r>
      <w:proofErr w:type="spellEnd"/>
      <w:r w:rsidRPr="00623806">
        <w:rPr>
          <w:rFonts w:ascii="Helvetica" w:hAnsi="Helvetica"/>
          <w:lang w:val="es-ES"/>
        </w:rPr>
        <w:t xml:space="preserve">. </w:t>
      </w:r>
      <w:proofErr w:type="spellStart"/>
      <w:r w:rsidRPr="00623806">
        <w:rPr>
          <w:rFonts w:ascii="Helvetica" w:hAnsi="Helvetica"/>
          <w:lang w:val="es-ES"/>
        </w:rPr>
        <w:t>Anger</w:t>
      </w:r>
      <w:proofErr w:type="spellEnd"/>
      <w:r w:rsidRPr="00623806">
        <w:rPr>
          <w:rFonts w:ascii="Helvetica" w:hAnsi="Helvetica"/>
          <w:lang w:val="es-ES"/>
        </w:rPr>
        <w:t>. “</w:t>
      </w:r>
      <w:proofErr w:type="spellStart"/>
      <w:r w:rsidRPr="00623806">
        <w:rPr>
          <w:rFonts w:ascii="Helvetica" w:hAnsi="Helvetica"/>
          <w:lang w:val="es-ES"/>
        </w:rPr>
        <w:t>Don’t</w:t>
      </w:r>
      <w:proofErr w:type="spellEnd"/>
      <w:r w:rsidRPr="00623806">
        <w:rPr>
          <w:rFonts w:ascii="Helvetica" w:hAnsi="Helvetica"/>
          <w:lang w:val="es-ES"/>
        </w:rPr>
        <w:t xml:space="preserve"> lie </w:t>
      </w:r>
      <w:proofErr w:type="spellStart"/>
      <w:r w:rsidRPr="00623806">
        <w:rPr>
          <w:rFonts w:ascii="Helvetica" w:hAnsi="Helvetica"/>
          <w:lang w:val="es-ES"/>
        </w:rPr>
        <w:t>to</w:t>
      </w:r>
      <w:proofErr w:type="spellEnd"/>
      <w:r w:rsidRPr="00623806">
        <w:rPr>
          <w:rFonts w:ascii="Helvetica" w:hAnsi="Helvetica"/>
          <w:lang w:val="es-ES"/>
        </w:rPr>
        <w:t xml:space="preserve"> me, </w:t>
      </w:r>
      <w:proofErr w:type="spellStart"/>
      <w:r w:rsidRPr="00623806">
        <w:rPr>
          <w:rFonts w:ascii="Helvetica" w:hAnsi="Helvetica"/>
          <w:lang w:val="es-ES"/>
        </w:rPr>
        <w:t>Zeff</w:t>
      </w:r>
      <w:proofErr w:type="spellEnd"/>
      <w:r w:rsidRPr="00623806">
        <w:rPr>
          <w:rFonts w:ascii="Helvetica" w:hAnsi="Helvetica"/>
          <w:lang w:val="es-ES"/>
        </w:rPr>
        <w:t>.”</w:t>
      </w:r>
    </w:p>
    <w:p w14:paraId="4610F875" w14:textId="73A6834D" w:rsidR="00E2615A" w:rsidRPr="00623806" w:rsidRDefault="00E2615A" w:rsidP="00E2615A">
      <w:pPr>
        <w:pStyle w:val="SceneFirstParagraph"/>
        <w:spacing w:line="276" w:lineRule="auto"/>
        <w:ind w:firstLine="720"/>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shadows</w:t>
      </w:r>
      <w:proofErr w:type="spellEnd"/>
      <w:r w:rsidRPr="00623806">
        <w:rPr>
          <w:rFonts w:ascii="Helvetica" w:hAnsi="Helvetica"/>
          <w:lang w:val="es-ES"/>
        </w:rPr>
        <w:t xml:space="preserve"> </w:t>
      </w:r>
      <w:proofErr w:type="spellStart"/>
      <w:r w:rsidRPr="00623806">
        <w:rPr>
          <w:rFonts w:ascii="Helvetica" w:hAnsi="Helvetica"/>
          <w:lang w:val="es-ES"/>
        </w:rPr>
        <w:t>lunged</w:t>
      </w:r>
      <w:proofErr w:type="spellEnd"/>
      <w:r w:rsidRPr="00623806">
        <w:rPr>
          <w:rFonts w:ascii="Helvetica" w:hAnsi="Helvetica"/>
          <w:lang w:val="es-ES"/>
        </w:rPr>
        <w:t xml:space="preserve">. A </w:t>
      </w:r>
      <w:proofErr w:type="spellStart"/>
      <w:r w:rsidRPr="00623806">
        <w:rPr>
          <w:rFonts w:ascii="Helvetica" w:hAnsi="Helvetica"/>
          <w:lang w:val="es-ES"/>
        </w:rPr>
        <w:t>snarl</w:t>
      </w:r>
      <w:proofErr w:type="spellEnd"/>
      <w:r w:rsidRPr="00623806">
        <w:rPr>
          <w:rFonts w:ascii="Helvetica" w:hAnsi="Helvetica"/>
          <w:lang w:val="es-ES"/>
        </w:rPr>
        <w:t xml:space="preserve">. A </w:t>
      </w:r>
      <w:proofErr w:type="spellStart"/>
      <w:r w:rsidRPr="00623806">
        <w:rPr>
          <w:rFonts w:ascii="Helvetica" w:hAnsi="Helvetica"/>
          <w:lang w:val="es-ES"/>
        </w:rPr>
        <w:t>blur</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black</w:t>
      </w:r>
      <w:proofErr w:type="spellEnd"/>
      <w:r w:rsidRPr="00623806">
        <w:rPr>
          <w:rFonts w:ascii="Helvetica" w:hAnsi="Helvetica"/>
          <w:lang w:val="es-ES"/>
        </w:rPr>
        <w:t xml:space="preserve"> and red—</w:t>
      </w:r>
    </w:p>
    <w:p w14:paraId="0B454632" w14:textId="44E0804A" w:rsidR="00E2615A" w:rsidRPr="00623806" w:rsidRDefault="00E2615A" w:rsidP="00E2615A">
      <w:pPr>
        <w:pStyle w:val="SceneFirstParagraph"/>
        <w:spacing w:line="276" w:lineRule="auto"/>
        <w:ind w:firstLine="720"/>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woke</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a </w:t>
      </w:r>
      <w:proofErr w:type="spellStart"/>
      <w:r w:rsidRPr="00623806">
        <w:rPr>
          <w:rFonts w:ascii="Helvetica" w:hAnsi="Helvetica"/>
          <w:lang w:val="es-ES"/>
        </w:rPr>
        <w:t>violent</w:t>
      </w:r>
      <w:proofErr w:type="spellEnd"/>
      <w:r w:rsidRPr="00623806">
        <w:rPr>
          <w:rFonts w:ascii="Helvetica" w:hAnsi="Helvetica"/>
          <w:lang w:val="es-ES"/>
        </w:rPr>
        <w:t xml:space="preserve"> </w:t>
      </w:r>
      <w:proofErr w:type="spellStart"/>
      <w:r w:rsidRPr="00623806">
        <w:rPr>
          <w:rFonts w:ascii="Helvetica" w:hAnsi="Helvetica"/>
          <w:lang w:val="es-ES"/>
        </w:rPr>
        <w:t>gasp</w:t>
      </w:r>
      <w:proofErr w:type="spellEnd"/>
      <w:r w:rsidRPr="00623806">
        <w:rPr>
          <w:rFonts w:ascii="Helvetica" w:hAnsi="Helvetica"/>
          <w:lang w:val="es-ES"/>
        </w:rPr>
        <w:t xml:space="preserve">, </w:t>
      </w:r>
      <w:proofErr w:type="spellStart"/>
      <w:r w:rsidRPr="00623806">
        <w:rPr>
          <w:rFonts w:ascii="Helvetica" w:hAnsi="Helvetica"/>
          <w:lang w:val="es-ES"/>
        </w:rPr>
        <w:t>heart</w:t>
      </w:r>
      <w:proofErr w:type="spellEnd"/>
      <w:r w:rsidRPr="00623806">
        <w:rPr>
          <w:rFonts w:ascii="Helvetica" w:hAnsi="Helvetica"/>
          <w:lang w:val="es-ES"/>
        </w:rPr>
        <w:t xml:space="preserve"> </w:t>
      </w:r>
      <w:proofErr w:type="spellStart"/>
      <w:r w:rsidRPr="00623806">
        <w:rPr>
          <w:rFonts w:ascii="Helvetica" w:hAnsi="Helvetica"/>
          <w:lang w:val="es-ES"/>
        </w:rPr>
        <w:t>pounding</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war</w:t>
      </w:r>
      <w:proofErr w:type="spellEnd"/>
      <w:r w:rsidRPr="00623806">
        <w:rPr>
          <w:rFonts w:ascii="Helvetica" w:hAnsi="Helvetica"/>
          <w:lang w:val="es-ES"/>
        </w:rPr>
        <w:t xml:space="preserve"> drum.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elbow</w:t>
      </w:r>
      <w:proofErr w:type="spellEnd"/>
      <w:r w:rsidRPr="00623806">
        <w:rPr>
          <w:rFonts w:ascii="Helvetica" w:hAnsi="Helvetica"/>
          <w:lang w:val="es-ES"/>
        </w:rPr>
        <w:t xml:space="preserve"> </w:t>
      </w:r>
      <w:proofErr w:type="spellStart"/>
      <w:r w:rsidRPr="00623806">
        <w:rPr>
          <w:rFonts w:ascii="Helvetica" w:hAnsi="Helvetica"/>
          <w:lang w:val="es-ES"/>
        </w:rPr>
        <w:t>knocked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cold</w:t>
      </w:r>
      <w:proofErr w:type="spellEnd"/>
      <w:r w:rsidRPr="00623806">
        <w:rPr>
          <w:rFonts w:ascii="Helvetica" w:hAnsi="Helvetica"/>
          <w:lang w:val="es-ES"/>
        </w:rPr>
        <w:t xml:space="preserve">, </w:t>
      </w:r>
      <w:proofErr w:type="spellStart"/>
      <w:r w:rsidRPr="00623806">
        <w:rPr>
          <w:rFonts w:ascii="Helvetica" w:hAnsi="Helvetica"/>
          <w:lang w:val="es-ES"/>
        </w:rPr>
        <w:t>forgotten</w:t>
      </w:r>
      <w:proofErr w:type="spellEnd"/>
      <w:r w:rsidRPr="00623806">
        <w:rPr>
          <w:rFonts w:ascii="Helvetica" w:hAnsi="Helvetica"/>
          <w:lang w:val="es-ES"/>
        </w:rPr>
        <w:t xml:space="preserve"> </w:t>
      </w:r>
      <w:proofErr w:type="spellStart"/>
      <w:r w:rsidRPr="00623806">
        <w:rPr>
          <w:rFonts w:ascii="Helvetica" w:hAnsi="Helvetica"/>
          <w:lang w:val="es-ES"/>
        </w:rPr>
        <w:t>coffee</w:t>
      </w:r>
      <w:proofErr w:type="spellEnd"/>
      <w:r w:rsidRPr="00623806">
        <w:rPr>
          <w:rFonts w:ascii="Helvetica" w:hAnsi="Helvetica"/>
          <w:lang w:val="es-ES"/>
        </w:rPr>
        <w:t xml:space="preserve"> </w:t>
      </w:r>
      <w:proofErr w:type="spellStart"/>
      <w:r w:rsidRPr="00623806">
        <w:rPr>
          <w:rFonts w:ascii="Helvetica" w:hAnsi="Helvetica"/>
          <w:lang w:val="es-ES"/>
        </w:rPr>
        <w:t>mug</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desk</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shattered</w:t>
      </w:r>
      <w:proofErr w:type="spellEnd"/>
      <w:r w:rsidRPr="00623806">
        <w:rPr>
          <w:rFonts w:ascii="Helvetica" w:hAnsi="Helvetica"/>
          <w:lang w:val="es-ES"/>
        </w:rPr>
        <w:t xml:space="preserve"> </w:t>
      </w:r>
      <w:proofErr w:type="spellStart"/>
      <w:r w:rsidRPr="00623806">
        <w:rPr>
          <w:rFonts w:ascii="Helvetica" w:hAnsi="Helvetica"/>
          <w:lang w:val="es-ES"/>
        </w:rPr>
        <w:t>against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floor</w:t>
      </w:r>
      <w:proofErr w:type="spellEnd"/>
      <w:r w:rsidRPr="00623806">
        <w:rPr>
          <w:rFonts w:ascii="Helvetica" w:hAnsi="Helvetica"/>
          <w:lang w:val="es-ES"/>
        </w:rPr>
        <w:t xml:space="preserve">, </w:t>
      </w:r>
      <w:proofErr w:type="spellStart"/>
      <w:r w:rsidRPr="00623806">
        <w:rPr>
          <w:rFonts w:ascii="Helvetica" w:hAnsi="Helvetica"/>
          <w:lang w:val="es-ES"/>
        </w:rPr>
        <w:t>porcelain</w:t>
      </w:r>
      <w:proofErr w:type="spellEnd"/>
      <w:r w:rsidRPr="00623806">
        <w:rPr>
          <w:rFonts w:ascii="Helvetica" w:hAnsi="Helvetica"/>
          <w:lang w:val="es-ES"/>
        </w:rPr>
        <w:t xml:space="preserve"> </w:t>
      </w:r>
      <w:proofErr w:type="spellStart"/>
      <w:r w:rsidRPr="00623806">
        <w:rPr>
          <w:rFonts w:ascii="Helvetica" w:hAnsi="Helvetica"/>
          <w:lang w:val="es-ES"/>
        </w:rPr>
        <w:t>shards</w:t>
      </w:r>
      <w:proofErr w:type="spellEnd"/>
      <w:r w:rsidRPr="00623806">
        <w:rPr>
          <w:rFonts w:ascii="Helvetica" w:hAnsi="Helvetica"/>
          <w:lang w:val="es-ES"/>
        </w:rPr>
        <w:t xml:space="preserve"> </w:t>
      </w:r>
      <w:proofErr w:type="spellStart"/>
      <w:r w:rsidRPr="00623806">
        <w:rPr>
          <w:rFonts w:ascii="Helvetica" w:hAnsi="Helvetica"/>
          <w:lang w:val="es-ES"/>
        </w:rPr>
        <w:t>scattering</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bone</w:t>
      </w:r>
      <w:proofErr w:type="spellEnd"/>
      <w:r w:rsidRPr="00623806">
        <w:rPr>
          <w:rFonts w:ascii="Helvetica" w:hAnsi="Helvetica"/>
          <w:lang w:val="es-ES"/>
        </w:rPr>
        <w:t>.</w:t>
      </w:r>
    </w:p>
    <w:p w14:paraId="27C4F469" w14:textId="5BCF9052" w:rsidR="00E2615A" w:rsidRPr="00623806" w:rsidRDefault="00E2615A" w:rsidP="00E2615A">
      <w:pPr>
        <w:pStyle w:val="SceneFirstParagraph"/>
        <w:spacing w:line="276" w:lineRule="auto"/>
        <w:ind w:firstLine="720"/>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sat</w:t>
      </w:r>
      <w:proofErr w:type="spellEnd"/>
      <w:r w:rsidRPr="00623806">
        <w:rPr>
          <w:rFonts w:ascii="Helvetica" w:hAnsi="Helvetica"/>
          <w:lang w:val="es-ES"/>
        </w:rPr>
        <w:t xml:space="preserve"> </w:t>
      </w:r>
      <w:proofErr w:type="spellStart"/>
      <w:r w:rsidRPr="00623806">
        <w:rPr>
          <w:rFonts w:ascii="Helvetica" w:hAnsi="Helvetica"/>
          <w:lang w:val="es-ES"/>
        </w:rPr>
        <w:t>there</w:t>
      </w:r>
      <w:proofErr w:type="spellEnd"/>
      <w:r w:rsidRPr="00623806">
        <w:rPr>
          <w:rFonts w:ascii="Helvetica" w:hAnsi="Helvetica"/>
          <w:lang w:val="es-ES"/>
        </w:rPr>
        <w:t xml:space="preserve">, </w:t>
      </w:r>
      <w:proofErr w:type="spellStart"/>
      <w:r w:rsidRPr="00623806">
        <w:rPr>
          <w:rFonts w:ascii="Helvetica" w:hAnsi="Helvetica"/>
          <w:lang w:val="es-ES"/>
        </w:rPr>
        <w:t>gasping</w:t>
      </w:r>
      <w:proofErr w:type="spellEnd"/>
      <w:r w:rsidRPr="00623806">
        <w:rPr>
          <w:rFonts w:ascii="Helvetica" w:hAnsi="Helvetica"/>
          <w:lang w:val="es-ES"/>
        </w:rPr>
        <w:t xml:space="preserve">, </w:t>
      </w:r>
      <w:proofErr w:type="spellStart"/>
      <w:r w:rsidRPr="00623806">
        <w:rPr>
          <w:rFonts w:ascii="Helvetica" w:hAnsi="Helvetica"/>
          <w:lang w:val="es-ES"/>
        </w:rPr>
        <w:t>soaked</w:t>
      </w:r>
      <w:proofErr w:type="spellEnd"/>
      <w:r w:rsidRPr="00623806">
        <w:rPr>
          <w:rFonts w:ascii="Helvetica" w:hAnsi="Helvetica"/>
          <w:lang w:val="es-ES"/>
        </w:rPr>
        <w:t xml:space="preserve"> in </w:t>
      </w:r>
      <w:proofErr w:type="spellStart"/>
      <w:r w:rsidRPr="00623806">
        <w:rPr>
          <w:rFonts w:ascii="Helvetica" w:hAnsi="Helvetica"/>
          <w:lang w:val="es-ES"/>
        </w:rPr>
        <w:t>sweat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fire</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died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study</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dark</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fear</w:t>
      </w:r>
      <w:proofErr w:type="spellEnd"/>
      <w:r w:rsidRPr="00623806">
        <w:rPr>
          <w:rFonts w:ascii="Helvetica" w:hAnsi="Helvetica"/>
          <w:lang w:val="es-ES"/>
        </w:rPr>
        <w:t xml:space="preserve"> in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chest</w:t>
      </w:r>
      <w:proofErr w:type="spellEnd"/>
      <w:r w:rsidRPr="00623806">
        <w:rPr>
          <w:rFonts w:ascii="Helvetica" w:hAnsi="Helvetica"/>
          <w:lang w:val="es-ES"/>
        </w:rPr>
        <w:t>—</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alive</w:t>
      </w:r>
      <w:proofErr w:type="spellEnd"/>
      <w:r w:rsidRPr="00623806">
        <w:rPr>
          <w:rFonts w:ascii="Helvetica" w:hAnsi="Helvetica"/>
          <w:lang w:val="es-ES"/>
        </w:rPr>
        <w:t xml:space="preserve">. </w:t>
      </w:r>
      <w:proofErr w:type="spellStart"/>
      <w:r w:rsidRPr="00623806">
        <w:rPr>
          <w:rFonts w:ascii="Helvetica" w:hAnsi="Helvetica"/>
          <w:lang w:val="es-ES"/>
        </w:rPr>
        <w:t>Cold</w:t>
      </w:r>
      <w:proofErr w:type="spellEnd"/>
      <w:r w:rsidRPr="00623806">
        <w:rPr>
          <w:rFonts w:ascii="Helvetica" w:hAnsi="Helvetica"/>
          <w:lang w:val="es-ES"/>
        </w:rPr>
        <w:t>. Real.</w:t>
      </w:r>
    </w:p>
    <w:p w14:paraId="5B3906BE" w14:textId="0487763C" w:rsidR="00E2615A" w:rsidRPr="00623806" w:rsidRDefault="00E2615A" w:rsidP="00E2615A">
      <w:pPr>
        <w:pStyle w:val="SceneFirstParagraph"/>
        <w:spacing w:line="276" w:lineRule="auto"/>
        <w:ind w:firstLine="720"/>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dream</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become</w:t>
      </w:r>
      <w:proofErr w:type="spellEnd"/>
      <w:r w:rsidRPr="00623806">
        <w:rPr>
          <w:rFonts w:ascii="Helvetica" w:hAnsi="Helvetica"/>
          <w:lang w:val="es-ES"/>
        </w:rPr>
        <w:t xml:space="preserve"> more </w:t>
      </w:r>
      <w:proofErr w:type="spellStart"/>
      <w:r w:rsidRPr="00623806">
        <w:rPr>
          <w:rFonts w:ascii="Helvetica" w:hAnsi="Helvetica"/>
          <w:lang w:val="es-ES"/>
        </w:rPr>
        <w:t>than</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a </w:t>
      </w:r>
      <w:proofErr w:type="spellStart"/>
      <w:r w:rsidRPr="00623806">
        <w:rPr>
          <w:rFonts w:ascii="Helvetica" w:hAnsi="Helvetica"/>
          <w:lang w:val="es-ES"/>
        </w:rPr>
        <w:t>fantasy</w:t>
      </w:r>
      <w:proofErr w:type="spellEnd"/>
      <w:r w:rsidRPr="00623806">
        <w:rPr>
          <w:rFonts w:ascii="Helvetica" w:hAnsi="Helvetica"/>
          <w:lang w:val="es-ES"/>
        </w:rPr>
        <w:t xml:space="preserve">.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mean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waking</w:t>
      </w:r>
      <w:proofErr w:type="spellEnd"/>
      <w:r w:rsidRPr="00623806">
        <w:rPr>
          <w:rFonts w:ascii="Helvetica" w:hAnsi="Helvetica"/>
          <w:lang w:val="es-ES"/>
        </w:rPr>
        <w:t xml:space="preserve"> up?</w:t>
      </w:r>
    </w:p>
    <w:p w14:paraId="50119EA0" w14:textId="1064C287" w:rsidR="00E2615A" w:rsidRPr="00623806" w:rsidRDefault="00E2615A" w:rsidP="00E2615A">
      <w:pPr>
        <w:pStyle w:val="SceneFirstParagraph"/>
        <w:spacing w:line="276" w:lineRule="auto"/>
        <w:ind w:firstLine="720"/>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if</w:t>
      </w:r>
      <w:proofErr w:type="spellEnd"/>
      <w:r w:rsidRPr="00623806">
        <w:rPr>
          <w:rFonts w:ascii="Helvetica" w:hAnsi="Helvetica"/>
          <w:lang w:val="es-ES"/>
        </w:rPr>
        <w:t xml:space="preserve"> I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careful</w:t>
      </w:r>
      <w:proofErr w:type="spellEnd"/>
      <w:r w:rsidRPr="00623806">
        <w:rPr>
          <w:rFonts w:ascii="Helvetica" w:hAnsi="Helvetica"/>
          <w:lang w:val="es-ES"/>
        </w:rPr>
        <w:t>—</w:t>
      </w:r>
      <w:proofErr w:type="spellStart"/>
      <w:r w:rsidRPr="00623806">
        <w:rPr>
          <w:rFonts w:ascii="Helvetica" w:hAnsi="Helvetica"/>
          <w:lang w:val="es-ES"/>
        </w:rPr>
        <w:t>if</w:t>
      </w:r>
      <w:proofErr w:type="spellEnd"/>
      <w:r w:rsidRPr="00623806">
        <w:rPr>
          <w:rFonts w:ascii="Helvetica" w:hAnsi="Helvetica"/>
          <w:lang w:val="es-ES"/>
        </w:rPr>
        <w:t xml:space="preserve"> I </w:t>
      </w:r>
      <w:proofErr w:type="spellStart"/>
      <w:r w:rsidRPr="00623806">
        <w:rPr>
          <w:rFonts w:ascii="Helvetica" w:hAnsi="Helvetica"/>
          <w:lang w:val="es-ES"/>
        </w:rPr>
        <w:t>hesitated</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even</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second</w:t>
      </w:r>
      <w:proofErr w:type="spellEnd"/>
      <w:r w:rsidRPr="00623806">
        <w:rPr>
          <w:rFonts w:ascii="Helvetica" w:hAnsi="Helvetica"/>
          <w:lang w:val="es-ES"/>
        </w:rPr>
        <w:t>—</w:t>
      </w:r>
      <w:proofErr w:type="spellStart"/>
      <w:r w:rsidRPr="00623806">
        <w:rPr>
          <w:rFonts w:ascii="Helvetica" w:hAnsi="Helvetica"/>
          <w:lang w:val="es-ES"/>
        </w:rPr>
        <w:t>someone</w:t>
      </w:r>
      <w:proofErr w:type="spellEnd"/>
      <w:r w:rsidRPr="00623806">
        <w:rPr>
          <w:rFonts w:ascii="Helvetica" w:hAnsi="Helvetica"/>
          <w:lang w:val="es-ES"/>
        </w:rPr>
        <w:t xml:space="preserve"> </w:t>
      </w:r>
      <w:proofErr w:type="spellStart"/>
      <w:r w:rsidRPr="00623806">
        <w:rPr>
          <w:rFonts w:ascii="Helvetica" w:hAnsi="Helvetica"/>
          <w:lang w:val="es-ES"/>
        </w:rPr>
        <w:t>else</w:t>
      </w:r>
      <w:proofErr w:type="spellEnd"/>
      <w:r w:rsidRPr="00623806">
        <w:rPr>
          <w:rFonts w:ascii="Helvetica" w:hAnsi="Helvetica"/>
          <w:lang w:val="es-ES"/>
        </w:rPr>
        <w:t xml:space="preserve"> </w:t>
      </w:r>
      <w:proofErr w:type="spellStart"/>
      <w:r w:rsidRPr="00623806">
        <w:rPr>
          <w:rFonts w:ascii="Helvetica" w:hAnsi="Helvetica"/>
          <w:lang w:val="es-ES"/>
        </w:rPr>
        <w:t>might</w:t>
      </w:r>
      <w:proofErr w:type="spellEnd"/>
      <w:r w:rsidRPr="00623806">
        <w:rPr>
          <w:rFonts w:ascii="Helvetica" w:hAnsi="Helvetica"/>
          <w:lang w:val="es-ES"/>
        </w:rPr>
        <w:t xml:space="preserve"> </w:t>
      </w:r>
      <w:proofErr w:type="spellStart"/>
      <w:r w:rsidRPr="00623806">
        <w:rPr>
          <w:rFonts w:ascii="Helvetica" w:hAnsi="Helvetica"/>
          <w:lang w:val="es-ES"/>
        </w:rPr>
        <w:t>reach</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first</w:t>
      </w:r>
      <w:proofErr w:type="spellEnd"/>
      <w:r w:rsidRPr="00623806">
        <w:rPr>
          <w:rFonts w:ascii="Helvetica" w:hAnsi="Helvetica"/>
          <w:lang w:val="es-ES"/>
        </w:rPr>
        <w:t>.</w:t>
      </w:r>
    </w:p>
    <w:p w14:paraId="33C96317" w14:textId="0BA69312" w:rsidR="00E2615A" w:rsidRPr="00623806" w:rsidRDefault="00E2615A" w:rsidP="00E2615A">
      <w:pPr>
        <w:pStyle w:val="SceneFirstParagraph"/>
        <w:spacing w:line="276" w:lineRule="auto"/>
        <w:ind w:firstLine="720"/>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first</w:t>
      </w:r>
      <w:proofErr w:type="spellEnd"/>
      <w:r w:rsidRPr="00623806">
        <w:rPr>
          <w:rFonts w:ascii="Helvetica" w:hAnsi="Helvetica"/>
          <w:lang w:val="es-ES"/>
        </w:rPr>
        <w:t xml:space="preserve"> time in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life</w:t>
      </w:r>
      <w:proofErr w:type="spellEnd"/>
      <w:r w:rsidRPr="00623806">
        <w:rPr>
          <w:rFonts w:ascii="Helvetica" w:hAnsi="Helvetica"/>
          <w:lang w:val="es-ES"/>
        </w:rPr>
        <w:t xml:space="preserve">, I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afraid</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losing</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I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afraid</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losing</w:t>
      </w:r>
      <w:proofErr w:type="spellEnd"/>
      <w:r w:rsidRPr="00623806">
        <w:rPr>
          <w:rFonts w:ascii="Helvetica" w:hAnsi="Helvetica"/>
          <w:lang w:val="es-ES"/>
        </w:rPr>
        <w:t xml:space="preserve"> </w:t>
      </w:r>
      <w:proofErr w:type="spellStart"/>
      <w:r w:rsidRPr="00623806">
        <w:rPr>
          <w:rFonts w:ascii="Helvetica" w:hAnsi="Helvetica"/>
          <w:lang w:val="es-ES"/>
        </w:rPr>
        <w:t>everything</w:t>
      </w:r>
      <w:proofErr w:type="spellEnd"/>
      <w:r w:rsidRPr="00623806">
        <w:rPr>
          <w:rFonts w:ascii="Helvetica" w:hAnsi="Helvetica"/>
          <w:lang w:val="es-ES"/>
        </w:rPr>
        <w:t xml:space="preserve">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have</w:t>
      </w:r>
      <w:proofErr w:type="spellEnd"/>
      <w:r w:rsidRPr="00623806">
        <w:rPr>
          <w:rFonts w:ascii="Helvetica" w:hAnsi="Helvetica"/>
          <w:lang w:val="es-ES"/>
        </w:rPr>
        <w:t xml:space="preserve"> </w:t>
      </w:r>
      <w:proofErr w:type="spellStart"/>
      <w:r w:rsidRPr="00623806">
        <w:rPr>
          <w:rFonts w:ascii="Helvetica" w:hAnsi="Helvetica"/>
          <w:lang w:val="es-ES"/>
        </w:rPr>
        <w:t>been</w:t>
      </w:r>
      <w:proofErr w:type="spellEnd"/>
      <w:r w:rsidRPr="00623806">
        <w:rPr>
          <w:rFonts w:ascii="Helvetica" w:hAnsi="Helvetica"/>
          <w:lang w:val="es-ES"/>
        </w:rPr>
        <w:t>—</w:t>
      </w:r>
      <w:proofErr w:type="spellStart"/>
      <w:r w:rsidRPr="00623806">
        <w:rPr>
          <w:rFonts w:ascii="Helvetica" w:hAnsi="Helvetica"/>
          <w:lang w:val="es-ES"/>
        </w:rPr>
        <w:t>with</w:t>
      </w:r>
      <w:proofErr w:type="spellEnd"/>
      <w:r w:rsidRPr="00623806">
        <w:rPr>
          <w:rFonts w:ascii="Helvetica" w:hAnsi="Helvetica"/>
          <w:lang w:val="es-ES"/>
        </w:rPr>
        <w:t xml:space="preserve"> me.</w:t>
      </w:r>
    </w:p>
    <w:p w14:paraId="6387D0C4" w14:textId="4FEB2992" w:rsidR="0035402C" w:rsidRPr="00623806" w:rsidRDefault="00E2615A" w:rsidP="00E2615A">
      <w:pPr>
        <w:pStyle w:val="SceneFirstParagraph"/>
        <w:spacing w:line="276" w:lineRule="auto"/>
        <w:ind w:firstLine="720"/>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hand</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fate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merely</w:t>
      </w:r>
      <w:proofErr w:type="spellEnd"/>
      <w:r w:rsidRPr="00623806">
        <w:rPr>
          <w:rFonts w:ascii="Helvetica" w:hAnsi="Helvetica"/>
          <w:lang w:val="es-ES"/>
        </w:rPr>
        <w:t xml:space="preserve"> </w:t>
      </w:r>
      <w:proofErr w:type="spellStart"/>
      <w:r w:rsidRPr="00623806">
        <w:rPr>
          <w:rFonts w:ascii="Helvetica" w:hAnsi="Helvetica"/>
          <w:lang w:val="es-ES"/>
        </w:rPr>
        <w:t>guiding</w:t>
      </w:r>
      <w:proofErr w:type="spellEnd"/>
      <w:r w:rsidRPr="00623806">
        <w:rPr>
          <w:rFonts w:ascii="Helvetica" w:hAnsi="Helvetica"/>
          <w:lang w:val="es-ES"/>
        </w:rPr>
        <w:t xml:space="preserve"> me.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guaranteed</w:t>
      </w:r>
      <w:proofErr w:type="spellEnd"/>
      <w:r w:rsidRPr="00623806">
        <w:rPr>
          <w:rFonts w:ascii="Helvetica" w:hAnsi="Helvetica"/>
          <w:lang w:val="es-ES"/>
        </w:rPr>
        <w:t>.</w:t>
      </w:r>
    </w:p>
    <w:p w14:paraId="593E2EF5" w14:textId="77777777" w:rsidR="0035402C" w:rsidRPr="00623806" w:rsidRDefault="0035402C" w:rsidP="00721441">
      <w:pPr>
        <w:pStyle w:val="SceneFirstParagraph"/>
        <w:spacing w:line="276" w:lineRule="auto"/>
        <w:jc w:val="both"/>
        <w:rPr>
          <w:rFonts w:ascii="Helvetica" w:hAnsi="Helvetica"/>
          <w:lang w:val="es-ES"/>
        </w:rPr>
      </w:pPr>
    </w:p>
    <w:p w14:paraId="174B5AB9" w14:textId="77777777" w:rsidR="00721441" w:rsidRPr="00623806" w:rsidRDefault="00721441" w:rsidP="00721441">
      <w:pPr>
        <w:pStyle w:val="SceneBreak"/>
        <w:spacing w:line="276" w:lineRule="auto"/>
        <w:rPr>
          <w:rFonts w:ascii="Helvetica" w:hAnsi="Helvetica"/>
          <w:lang w:val="es-ES"/>
        </w:rPr>
      </w:pPr>
      <w:r w:rsidRPr="00623806">
        <w:rPr>
          <w:rFonts w:ascii="Helvetica" w:hAnsi="Helvetica"/>
          <w:lang w:val="es-ES"/>
        </w:rPr>
        <w:t>****</w:t>
      </w:r>
    </w:p>
    <w:p w14:paraId="2E7DCAE8" w14:textId="77777777" w:rsidR="005B7DDA" w:rsidRPr="00623806" w:rsidRDefault="005B7DDA" w:rsidP="005B7DDA">
      <w:pPr>
        <w:pStyle w:val="NovelQuoteAlternate"/>
        <w:spacing w:line="276" w:lineRule="auto"/>
        <w:rPr>
          <w:rFonts w:ascii="Helvetica" w:hAnsi="Helvetica"/>
          <w:b/>
          <w:bCs/>
          <w:lang w:val="es-ES"/>
        </w:rPr>
      </w:pPr>
    </w:p>
    <w:p w14:paraId="3FB2EFA5" w14:textId="48CE541D" w:rsidR="00721441" w:rsidRPr="00623806" w:rsidRDefault="00721441" w:rsidP="005B7DDA">
      <w:pPr>
        <w:pStyle w:val="NovelQuoteAlternate"/>
        <w:spacing w:line="276" w:lineRule="auto"/>
        <w:rPr>
          <w:rFonts w:ascii="Helvetica" w:hAnsi="Helvetica"/>
          <w:b/>
          <w:bCs/>
          <w:lang w:val="es-ES"/>
        </w:rPr>
      </w:pPr>
      <w:r w:rsidRPr="00623806">
        <w:rPr>
          <w:rFonts w:ascii="Helvetica" w:hAnsi="Helvetica"/>
          <w:b/>
          <w:bCs/>
          <w:lang w:val="es-ES"/>
        </w:rPr>
        <w:t>Liliam</w:t>
      </w:r>
    </w:p>
    <w:p w14:paraId="65F96CEA" w14:textId="77777777" w:rsidR="005B7DDA" w:rsidRPr="00623806" w:rsidRDefault="005B7DDA" w:rsidP="005B7DDA">
      <w:pPr>
        <w:pStyle w:val="Scene"/>
        <w:rPr>
          <w:lang w:val="es-ES"/>
        </w:rPr>
      </w:pPr>
    </w:p>
    <w:p w14:paraId="5C3D8851" w14:textId="4C05E2EC" w:rsidR="00E2615A" w:rsidRPr="00623806" w:rsidRDefault="00E2615A"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lastRenderedPageBreak/>
        <w:t xml:space="preserve">As </w:t>
      </w:r>
      <w:proofErr w:type="spellStart"/>
      <w:r w:rsidRPr="00623806">
        <w:rPr>
          <w:rFonts w:ascii="Helvetica" w:hAnsi="Helvetica"/>
          <w:color w:val="000000"/>
          <w:szCs w:val="24"/>
          <w:lang w:val="es-ES" w:eastAsia="ko-KR"/>
        </w:rPr>
        <w:t>dawn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gently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broke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over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forest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trees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rustled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around</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their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leaves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whispering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secrets</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didn't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hear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sky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bled</w:t>
      </w:r>
      <w:proofErr w:type="spellEnd"/>
      <w:r w:rsidRPr="00623806">
        <w:rPr>
          <w:rFonts w:ascii="Helvetica" w:hAnsi="Helvetica"/>
          <w:color w:val="000000"/>
          <w:szCs w:val="24"/>
          <w:lang w:val="es-ES" w:eastAsia="ko-KR"/>
        </w:rPr>
        <w:t xml:space="preserve"> pale </w:t>
      </w:r>
      <w:proofErr w:type="spellStart"/>
      <w:r w:rsidRPr="00623806">
        <w:rPr>
          <w:rFonts w:ascii="Helvetica" w:hAnsi="Helvetica"/>
          <w:color w:val="000000"/>
          <w:szCs w:val="24"/>
          <w:lang w:val="es-ES" w:eastAsia="ko-KR"/>
        </w:rPr>
        <w:t>gold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through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branches</w:t>
      </w:r>
      <w:proofErr w:type="spellEnd"/>
      <w:r w:rsidRPr="00623806">
        <w:rPr>
          <w:rFonts w:ascii="Helvetica" w:hAnsi="Helvetica"/>
          <w:color w:val="000000"/>
          <w:szCs w:val="24"/>
          <w:lang w:val="es-ES" w:eastAsia="ko-KR"/>
        </w:rPr>
        <w:t xml:space="preserve">, casting </w:t>
      </w:r>
      <w:proofErr w:type="spellStart"/>
      <w:r w:rsidRPr="00623806">
        <w:rPr>
          <w:rFonts w:ascii="Helvetica" w:hAnsi="Helvetica"/>
          <w:color w:val="000000"/>
          <w:szCs w:val="24"/>
          <w:lang w:val="es-ES" w:eastAsia="ko-KR"/>
        </w:rPr>
        <w:t>streaks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light </w:t>
      </w:r>
      <w:proofErr w:type="spellStart"/>
      <w:r w:rsidRPr="00623806">
        <w:rPr>
          <w:rFonts w:ascii="Helvetica" w:hAnsi="Helvetica"/>
          <w:color w:val="000000"/>
          <w:szCs w:val="24"/>
          <w:lang w:val="es-ES" w:eastAsia="ko-KR"/>
        </w:rPr>
        <w:t>over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mist-cloaked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path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air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thick</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with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dew</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something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else</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something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unspoken</w:t>
      </w:r>
      <w:proofErr w:type="spellEnd"/>
      <w:r w:rsidRPr="00623806">
        <w:rPr>
          <w:rFonts w:ascii="Helvetica" w:hAnsi="Helvetica"/>
          <w:color w:val="000000"/>
          <w:szCs w:val="24"/>
          <w:lang w:val="es-ES" w:eastAsia="ko-KR"/>
        </w:rPr>
        <w:t>.</w:t>
      </w:r>
    </w:p>
    <w:p w14:paraId="7DA9AE41" w14:textId="45CFB2A9" w:rsidR="00E2615A" w:rsidRPr="00623806" w:rsidRDefault="00E2615A"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didn’t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know</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how</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gotten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world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appeared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muted</w:t>
      </w:r>
      <w:proofErr w:type="spellEnd"/>
      <w:r w:rsidRPr="00623806">
        <w:rPr>
          <w:rFonts w:ascii="Helvetica" w:hAnsi="Helvetica"/>
          <w:color w:val="000000"/>
          <w:szCs w:val="24"/>
          <w:lang w:val="es-ES" w:eastAsia="ko-KR"/>
        </w:rPr>
        <w:t xml:space="preserve"> and suspended.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forest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holding </w:t>
      </w:r>
      <w:proofErr w:type="spellStart"/>
      <w:r w:rsidRPr="00623806">
        <w:rPr>
          <w:rFonts w:ascii="Helvetica" w:hAnsi="Helvetica"/>
          <w:color w:val="000000"/>
          <w:szCs w:val="24"/>
          <w:lang w:val="es-ES" w:eastAsia="ko-KR"/>
        </w:rPr>
        <w:t>its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breath</w:t>
      </w:r>
      <w:proofErr w:type="spellEnd"/>
      <w:r w:rsidRPr="00623806">
        <w:rPr>
          <w:rFonts w:ascii="Helvetica" w:hAnsi="Helvetica"/>
          <w:color w:val="000000"/>
          <w:szCs w:val="24"/>
          <w:lang w:val="es-ES" w:eastAsia="ko-KR"/>
        </w:rPr>
        <w:t>.</w:t>
      </w:r>
    </w:p>
    <w:p w14:paraId="15154020" w14:textId="604DADA9" w:rsidR="00E2615A" w:rsidRPr="00623806" w:rsidRDefault="00E2615A"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ground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beneath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boots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felt</w:t>
      </w:r>
      <w:proofErr w:type="spellEnd"/>
      <w:r w:rsidRPr="00623806">
        <w:rPr>
          <w:rFonts w:ascii="Helvetica" w:hAnsi="Helvetica"/>
          <w:color w:val="000000"/>
          <w:szCs w:val="24"/>
          <w:lang w:val="es-ES" w:eastAsia="ko-KR"/>
        </w:rPr>
        <w:t xml:space="preserve"> familiar—</w:t>
      </w:r>
      <w:proofErr w:type="spellStart"/>
      <w:r w:rsidRPr="00623806">
        <w:rPr>
          <w:rFonts w:ascii="Helvetica" w:hAnsi="Helvetica"/>
          <w:color w:val="000000"/>
          <w:szCs w:val="24"/>
          <w:lang w:val="es-ES" w:eastAsia="ko-KR"/>
        </w:rPr>
        <w:t>too</w:t>
      </w:r>
      <w:proofErr w:type="spellEnd"/>
      <w:r w:rsidRPr="00623806">
        <w:rPr>
          <w:rFonts w:ascii="Helvetica" w:hAnsi="Helvetica"/>
          <w:color w:val="000000"/>
          <w:szCs w:val="24"/>
          <w:lang w:val="es-ES" w:eastAsia="ko-KR"/>
        </w:rPr>
        <w:t xml:space="preserve"> familiar.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damp</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soil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occasional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crunch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twig</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brush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cool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mist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curling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around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legs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were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all</w:t>
      </w:r>
      <w:proofErr w:type="spellEnd"/>
      <w:r w:rsidRPr="00623806">
        <w:rPr>
          <w:rFonts w:ascii="Helvetica" w:hAnsi="Helvetica"/>
          <w:color w:val="000000"/>
          <w:szCs w:val="24"/>
          <w:lang w:val="es-ES" w:eastAsia="ko-KR"/>
        </w:rPr>
        <w:t xml:space="preserve"> familiar.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body</w:t>
      </w:r>
      <w:proofErr w:type="spellEnd"/>
      <w:r w:rsidRPr="00623806">
        <w:rPr>
          <w:rFonts w:ascii="Helvetica" w:hAnsi="Helvetica"/>
          <w:color w:val="000000"/>
          <w:szCs w:val="24"/>
          <w:lang w:val="es-ES" w:eastAsia="ko-KR"/>
        </w:rPr>
        <w:t xml:space="preserve"> moved </w:t>
      </w:r>
      <w:proofErr w:type="spellStart"/>
      <w:r w:rsidRPr="00623806">
        <w:rPr>
          <w:rFonts w:ascii="Helvetica" w:hAnsi="Helvetica"/>
          <w:color w:val="000000"/>
          <w:szCs w:val="24"/>
          <w:lang w:val="es-ES" w:eastAsia="ko-KR"/>
        </w:rPr>
        <w:t>on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instinct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every</w:t>
      </w:r>
      <w:proofErr w:type="spellEnd"/>
      <w:r w:rsidRPr="00623806">
        <w:rPr>
          <w:rFonts w:ascii="Helvetica" w:hAnsi="Helvetica"/>
          <w:color w:val="000000"/>
          <w:szCs w:val="24"/>
          <w:lang w:val="es-ES" w:eastAsia="ko-KR"/>
        </w:rPr>
        <w:t xml:space="preserve"> step </w:t>
      </w:r>
      <w:proofErr w:type="spellStart"/>
      <w:r w:rsidRPr="00623806">
        <w:rPr>
          <w:rFonts w:ascii="Helvetica" w:hAnsi="Helvetica"/>
          <w:color w:val="000000"/>
          <w:szCs w:val="24"/>
          <w:lang w:val="es-ES" w:eastAsia="ko-KR"/>
        </w:rPr>
        <w:t>drawing</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deeper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into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something</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wasn’t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sure</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could</w:t>
      </w:r>
      <w:proofErr w:type="spellEnd"/>
      <w:r w:rsidRPr="00623806">
        <w:rPr>
          <w:rFonts w:ascii="Helvetica" w:hAnsi="Helvetica"/>
          <w:color w:val="000000"/>
          <w:szCs w:val="24"/>
          <w:lang w:val="es-ES" w:eastAsia="ko-KR"/>
        </w:rPr>
        <w:t xml:space="preserve"> escape.</w:t>
      </w:r>
    </w:p>
    <w:p w14:paraId="08DE86FB" w14:textId="79C6F263" w:rsidR="00E2615A" w:rsidRPr="00623806" w:rsidRDefault="00E2615A"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And </w:t>
      </w:r>
      <w:proofErr w:type="spellStart"/>
      <w:r w:rsidRPr="00623806">
        <w:rPr>
          <w:rFonts w:ascii="Helvetica" w:hAnsi="Helvetica"/>
          <w:color w:val="000000"/>
          <w:szCs w:val="24"/>
          <w:lang w:val="es-ES" w:eastAsia="ko-KR"/>
        </w:rPr>
        <w:t>then</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smelled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w:t>
      </w:r>
    </w:p>
    <w:p w14:paraId="2E76A51E" w14:textId="2EA3325C" w:rsidR="00E2615A" w:rsidRPr="00623806" w:rsidRDefault="00E2615A"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aroma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00A3434B" w:rsidRPr="00623806">
        <w:rPr>
          <w:rFonts w:ascii="Helvetica" w:hAnsi="Helvetica"/>
          <w:color w:val="000000"/>
          <w:szCs w:val="24"/>
          <w:lang w:val="es-ES" w:eastAsia="ko-KR"/>
        </w:rPr>
        <w:t>freshly</w:t>
      </w:r>
      <w:proofErr w:type="spellEnd"/>
      <w:r w:rsidR="00A3434B" w:rsidRPr="00623806">
        <w:rPr>
          <w:rFonts w:ascii="Helvetica" w:hAnsi="Helvetica"/>
          <w:color w:val="000000"/>
          <w:szCs w:val="24"/>
          <w:lang w:val="es-ES" w:eastAsia="ko-KR"/>
        </w:rPr>
        <w:t xml:space="preserve"> </w:t>
      </w:r>
      <w:proofErr w:type="spellStart"/>
      <w:r w:rsidR="00A3434B" w:rsidRPr="00623806">
        <w:rPr>
          <w:rFonts w:ascii="Helvetica" w:hAnsi="Helvetica"/>
          <w:color w:val="000000"/>
          <w:szCs w:val="24"/>
          <w:lang w:val="es-ES" w:eastAsia="ko-KR"/>
        </w:rPr>
        <w:t>brewed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coffee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Rich</w:t>
      </w:r>
      <w:proofErr w:type="spellEnd"/>
      <w:r w:rsidRPr="00623806">
        <w:rPr>
          <w:rFonts w:ascii="Helvetica" w:hAnsi="Helvetica"/>
          <w:color w:val="000000"/>
          <w:szCs w:val="24"/>
          <w:lang w:val="es-ES" w:eastAsia="ko-KR"/>
        </w:rPr>
        <w:t xml:space="preserve">. Bold. </w:t>
      </w:r>
      <w:proofErr w:type="spellStart"/>
      <w:r w:rsidRPr="00623806">
        <w:rPr>
          <w:rFonts w:ascii="Helvetica" w:hAnsi="Helvetica"/>
          <w:color w:val="000000"/>
          <w:szCs w:val="24"/>
          <w:lang w:val="es-ES" w:eastAsia="ko-KR"/>
        </w:rPr>
        <w:t>Laced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with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dark</w:t>
      </w:r>
      <w:proofErr w:type="spellEnd"/>
      <w:r w:rsidRPr="00623806">
        <w:rPr>
          <w:rFonts w:ascii="Helvetica" w:hAnsi="Helvetica"/>
          <w:color w:val="000000"/>
          <w:szCs w:val="24"/>
          <w:lang w:val="es-ES" w:eastAsia="ko-KR"/>
        </w:rPr>
        <w:t xml:space="preserve"> chocolate.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signature</w:t>
      </w:r>
      <w:proofErr w:type="spellEnd"/>
      <w:r w:rsidRPr="00623806">
        <w:rPr>
          <w:rFonts w:ascii="Helvetica" w:hAnsi="Helvetica"/>
          <w:color w:val="000000"/>
          <w:szCs w:val="24"/>
          <w:lang w:val="es-ES" w:eastAsia="ko-KR"/>
        </w:rPr>
        <w:t>.</w:t>
      </w:r>
    </w:p>
    <w:p w14:paraId="31C3A63B" w14:textId="18DF564C" w:rsidR="00E2615A" w:rsidRPr="00623806" w:rsidRDefault="00E2615A"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breath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caught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mid</w:t>
      </w:r>
      <w:proofErr w:type="spellEnd"/>
      <w:r w:rsidRPr="00623806">
        <w:rPr>
          <w:rFonts w:ascii="Helvetica" w:hAnsi="Helvetica"/>
          <w:color w:val="000000"/>
          <w:szCs w:val="24"/>
          <w:lang w:val="es-ES" w:eastAsia="ko-KR"/>
        </w:rPr>
        <w:t xml:space="preserve">-step.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pulse </w:t>
      </w:r>
      <w:proofErr w:type="spellStart"/>
      <w:r w:rsidRPr="00623806">
        <w:rPr>
          <w:rFonts w:ascii="Helvetica" w:hAnsi="Helvetica"/>
          <w:color w:val="000000"/>
          <w:szCs w:val="24"/>
          <w:lang w:val="es-ES" w:eastAsia="ko-KR"/>
        </w:rPr>
        <w:t>stuttered</w:t>
      </w:r>
      <w:proofErr w:type="spellEnd"/>
      <w:r w:rsidRPr="00623806">
        <w:rPr>
          <w:rFonts w:ascii="Helvetica" w:hAnsi="Helvetica"/>
          <w:color w:val="000000"/>
          <w:szCs w:val="24"/>
          <w:lang w:val="es-ES" w:eastAsia="ko-KR"/>
        </w:rPr>
        <w:t>.</w:t>
      </w:r>
    </w:p>
    <w:p w14:paraId="0505D929" w14:textId="018F5A75" w:rsidR="00E2615A" w:rsidRPr="00623806" w:rsidRDefault="00E2615A"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turned</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there</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w:t>
      </w:r>
    </w:p>
    <w:p w14:paraId="69484ABB" w14:textId="787026D9" w:rsidR="00E2615A" w:rsidRPr="00623806" w:rsidRDefault="00E2615A"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Zeff</w:t>
      </w:r>
      <w:proofErr w:type="spellEnd"/>
      <w:r w:rsidRPr="00623806">
        <w:rPr>
          <w:rFonts w:ascii="Helvetica" w:hAnsi="Helvetica"/>
          <w:color w:val="000000"/>
          <w:szCs w:val="24"/>
          <w:lang w:val="es-ES" w:eastAsia="ko-KR"/>
        </w:rPr>
        <w:t>.</w:t>
      </w:r>
    </w:p>
    <w:p w14:paraId="4A8CC310" w14:textId="543B0D0A" w:rsidR="00E2615A" w:rsidRPr="00623806" w:rsidRDefault="00E2615A"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Barefoot</w:t>
      </w:r>
      <w:proofErr w:type="spellEnd"/>
      <w:r w:rsidRPr="00623806">
        <w:rPr>
          <w:rFonts w:ascii="Helvetica" w:hAnsi="Helvetica"/>
          <w:color w:val="000000"/>
          <w:szCs w:val="24"/>
          <w:lang w:val="es-ES" w:eastAsia="ko-KR"/>
        </w:rPr>
        <w:t xml:space="preserve"> at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edge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reservoir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bare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chest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catching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amber</w:t>
      </w:r>
      <w:proofErr w:type="spellEnd"/>
      <w:r w:rsidRPr="00623806">
        <w:rPr>
          <w:rFonts w:ascii="Helvetica" w:hAnsi="Helvetica"/>
          <w:color w:val="000000"/>
          <w:szCs w:val="24"/>
          <w:lang w:val="es-ES" w:eastAsia="ko-KR"/>
        </w:rPr>
        <w:t xml:space="preserve"> light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painting</w:t>
      </w:r>
      <w:proofErr w:type="spellEnd"/>
      <w:r w:rsidRPr="00623806">
        <w:rPr>
          <w:rFonts w:ascii="Helvetica" w:hAnsi="Helvetica"/>
          <w:color w:val="000000"/>
          <w:szCs w:val="24"/>
          <w:lang w:val="es-ES" w:eastAsia="ko-KR"/>
        </w:rPr>
        <w:t xml:space="preserve"> come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life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Every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muscle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etched</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soft</w:t>
      </w:r>
      <w:proofErr w:type="spellEnd"/>
      <w:r w:rsidRPr="00623806">
        <w:rPr>
          <w:rFonts w:ascii="Helvetica" w:hAnsi="Helvetica"/>
          <w:color w:val="000000"/>
          <w:szCs w:val="24"/>
          <w:lang w:val="es-ES" w:eastAsia="ko-KR"/>
        </w:rPr>
        <w:t xml:space="preserve">, brutal </w:t>
      </w:r>
      <w:proofErr w:type="spellStart"/>
      <w:r w:rsidRPr="00623806">
        <w:rPr>
          <w:rFonts w:ascii="Helvetica" w:hAnsi="Helvetica"/>
          <w:color w:val="000000"/>
          <w:szCs w:val="24"/>
          <w:lang w:val="es-ES" w:eastAsia="ko-KR"/>
        </w:rPr>
        <w:t>beauty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hair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still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damp</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jaw</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sharp</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green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eyes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locked</w:t>
      </w:r>
      <w:proofErr w:type="spellEnd"/>
      <w:r w:rsidRPr="00623806">
        <w:rPr>
          <w:rFonts w:ascii="Helvetica" w:hAnsi="Helvetica"/>
          <w:color w:val="000000"/>
          <w:szCs w:val="24"/>
          <w:lang w:val="es-ES" w:eastAsia="ko-KR"/>
        </w:rPr>
        <w:t xml:space="preserve"> onto mine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waiting</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forever</w:t>
      </w:r>
      <w:proofErr w:type="spellEnd"/>
      <w:r w:rsidRPr="00623806">
        <w:rPr>
          <w:rFonts w:ascii="Helvetica" w:hAnsi="Helvetica"/>
          <w:color w:val="000000"/>
          <w:szCs w:val="24"/>
          <w:lang w:val="es-ES" w:eastAsia="ko-KR"/>
        </w:rPr>
        <w:t>.</w:t>
      </w:r>
    </w:p>
    <w:p w14:paraId="2709B95F" w14:textId="14EA4011" w:rsidR="00E2615A" w:rsidRPr="00623806" w:rsidRDefault="00E2615A"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He </w:t>
      </w:r>
      <w:proofErr w:type="spellStart"/>
      <w:r w:rsidRPr="00623806">
        <w:rPr>
          <w:rFonts w:ascii="Helvetica" w:hAnsi="Helvetica"/>
          <w:color w:val="000000"/>
          <w:szCs w:val="24"/>
          <w:lang w:val="es-ES" w:eastAsia="ko-KR"/>
        </w:rPr>
        <w:t>looked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sin </w:t>
      </w:r>
      <w:proofErr w:type="spellStart"/>
      <w:r w:rsidRPr="00623806">
        <w:rPr>
          <w:rFonts w:ascii="Helvetica" w:hAnsi="Helvetica"/>
          <w:color w:val="000000"/>
          <w:szCs w:val="24"/>
          <w:lang w:val="es-ES" w:eastAsia="ko-KR"/>
        </w:rPr>
        <w:t>carved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starlight</w:t>
      </w:r>
      <w:proofErr w:type="spellEnd"/>
      <w:r w:rsidRPr="00623806">
        <w:rPr>
          <w:rFonts w:ascii="Helvetica" w:hAnsi="Helvetica"/>
          <w:color w:val="000000"/>
          <w:szCs w:val="24"/>
          <w:lang w:val="es-ES" w:eastAsia="ko-KR"/>
        </w:rPr>
        <w:t xml:space="preserve">. And I… I </w:t>
      </w:r>
      <w:proofErr w:type="spellStart"/>
      <w:r w:rsidRPr="00623806">
        <w:rPr>
          <w:rFonts w:ascii="Helvetica" w:hAnsi="Helvetica"/>
          <w:color w:val="000000"/>
          <w:szCs w:val="24"/>
          <w:lang w:val="es-ES" w:eastAsia="ko-KR"/>
        </w:rPr>
        <w:t>couldn’t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move</w:t>
      </w:r>
      <w:proofErr w:type="spellEnd"/>
      <w:r w:rsidRPr="00623806">
        <w:rPr>
          <w:rFonts w:ascii="Helvetica" w:hAnsi="Helvetica"/>
          <w:color w:val="000000"/>
          <w:szCs w:val="24"/>
          <w:lang w:val="es-ES" w:eastAsia="ko-KR"/>
        </w:rPr>
        <w:t>.</w:t>
      </w:r>
    </w:p>
    <w:p w14:paraId="53FF5248" w14:textId="79A89A79" w:rsidR="00E2615A" w:rsidRPr="00623806" w:rsidRDefault="00E2615A"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“Liliam,” he </w:t>
      </w:r>
      <w:proofErr w:type="spellStart"/>
      <w:r w:rsidRPr="00623806">
        <w:rPr>
          <w:rFonts w:ascii="Helvetica" w:hAnsi="Helvetica"/>
          <w:color w:val="000000"/>
          <w:szCs w:val="24"/>
          <w:lang w:val="es-ES" w:eastAsia="ko-KR"/>
        </w:rPr>
        <w:t>said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voice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deep</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thick</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with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sleep</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or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lust</w:t>
      </w:r>
      <w:proofErr w:type="spellEnd"/>
      <w:r w:rsidRPr="00623806">
        <w:rPr>
          <w:rFonts w:ascii="Helvetica" w:hAnsi="Helvetica"/>
          <w:color w:val="000000"/>
          <w:szCs w:val="24"/>
          <w:lang w:val="es-ES" w:eastAsia="ko-KR"/>
        </w:rPr>
        <w:t>.</w:t>
      </w:r>
    </w:p>
    <w:p w14:paraId="16641CA8" w14:textId="3ABD8D80" w:rsidR="00E2615A" w:rsidRPr="00623806" w:rsidRDefault="00E2615A"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shouldn’t</w:t>
      </w:r>
      <w:proofErr w:type="spellEnd"/>
      <w:r w:rsidRPr="00623806">
        <w:rPr>
          <w:rFonts w:ascii="Helvetica" w:hAnsi="Helvetica"/>
          <w:color w:val="000000"/>
          <w:szCs w:val="24"/>
          <w:lang w:val="es-ES" w:eastAsia="ko-KR"/>
        </w:rPr>
        <w:t xml:space="preserve"> be </w:t>
      </w:r>
      <w:proofErr w:type="spellStart"/>
      <w:r w:rsidRPr="00623806">
        <w:rPr>
          <w:rFonts w:ascii="Helvetica" w:hAnsi="Helvetica"/>
          <w:color w:val="000000"/>
          <w:szCs w:val="24"/>
          <w:lang w:val="es-ES" w:eastAsia="ko-KR"/>
        </w:rPr>
        <w:t>here</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whispered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But</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didn’t</w:t>
      </w:r>
      <w:proofErr w:type="spellEnd"/>
      <w:r w:rsidRPr="00623806">
        <w:rPr>
          <w:rFonts w:ascii="Helvetica" w:hAnsi="Helvetica"/>
          <w:color w:val="000000"/>
          <w:szCs w:val="24"/>
          <w:lang w:val="es-ES" w:eastAsia="ko-KR"/>
        </w:rPr>
        <w:t xml:space="preserve"> mean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feet</w:t>
      </w:r>
      <w:proofErr w:type="spellEnd"/>
      <w:r w:rsidRPr="00623806">
        <w:rPr>
          <w:rFonts w:ascii="Helvetica" w:hAnsi="Helvetica"/>
          <w:color w:val="000000"/>
          <w:szCs w:val="24"/>
          <w:lang w:val="es-ES" w:eastAsia="ko-KR"/>
        </w:rPr>
        <w:t xml:space="preserve"> moved </w:t>
      </w:r>
      <w:proofErr w:type="spellStart"/>
      <w:r w:rsidRPr="00623806">
        <w:rPr>
          <w:rFonts w:ascii="Helvetica" w:hAnsi="Helvetica"/>
          <w:color w:val="000000"/>
          <w:szCs w:val="24"/>
          <w:lang w:val="es-ES" w:eastAsia="ko-KR"/>
        </w:rPr>
        <w:t>anyway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body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betrayed</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Or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maybe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told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truth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tried</w:t>
      </w:r>
      <w:proofErr w:type="spellEnd"/>
      <w:r w:rsidRPr="00623806">
        <w:rPr>
          <w:rFonts w:ascii="Helvetica" w:hAnsi="Helvetica"/>
          <w:color w:val="000000"/>
          <w:szCs w:val="24"/>
          <w:lang w:val="es-ES" w:eastAsia="ko-KR"/>
        </w:rPr>
        <w:t xml:space="preserve"> so </w:t>
      </w:r>
      <w:proofErr w:type="spellStart"/>
      <w:r w:rsidRPr="00623806">
        <w:rPr>
          <w:rFonts w:ascii="Helvetica" w:hAnsi="Helvetica"/>
          <w:color w:val="000000"/>
          <w:szCs w:val="24"/>
          <w:lang w:val="es-ES" w:eastAsia="ko-KR"/>
        </w:rPr>
        <w:t>hard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hide</w:t>
      </w:r>
      <w:proofErr w:type="spellEnd"/>
      <w:r w:rsidRPr="00623806">
        <w:rPr>
          <w:rFonts w:ascii="Helvetica" w:hAnsi="Helvetica"/>
          <w:color w:val="000000"/>
          <w:szCs w:val="24"/>
          <w:lang w:val="es-ES" w:eastAsia="ko-KR"/>
        </w:rPr>
        <w:t>.</w:t>
      </w:r>
    </w:p>
    <w:p w14:paraId="791AE0E1" w14:textId="34D06B9F" w:rsidR="00E2615A" w:rsidRPr="00623806" w:rsidRDefault="00E2615A"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Step </w:t>
      </w:r>
      <w:proofErr w:type="spellStart"/>
      <w:r w:rsidRPr="00623806">
        <w:rPr>
          <w:rFonts w:ascii="Helvetica" w:hAnsi="Helvetica"/>
          <w:color w:val="000000"/>
          <w:szCs w:val="24"/>
          <w:lang w:val="es-ES" w:eastAsia="ko-KR"/>
        </w:rPr>
        <w:t>by</w:t>
      </w:r>
      <w:proofErr w:type="spellEnd"/>
      <w:r w:rsidRPr="00623806">
        <w:rPr>
          <w:rFonts w:ascii="Helvetica" w:hAnsi="Helvetica"/>
          <w:color w:val="000000"/>
          <w:szCs w:val="24"/>
          <w:lang w:val="es-ES" w:eastAsia="ko-KR"/>
        </w:rPr>
        <w:t xml:space="preserve"> step,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space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between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us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dissolved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air </w:t>
      </w:r>
      <w:proofErr w:type="spellStart"/>
      <w:r w:rsidRPr="00623806">
        <w:rPr>
          <w:rFonts w:ascii="Helvetica" w:hAnsi="Helvetica"/>
          <w:color w:val="000000"/>
          <w:szCs w:val="24"/>
          <w:lang w:val="es-ES" w:eastAsia="ko-KR"/>
        </w:rPr>
        <w:t>vibrated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with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something</w:t>
      </w:r>
      <w:proofErr w:type="spellEnd"/>
      <w:r w:rsidRPr="00623806">
        <w:rPr>
          <w:rFonts w:ascii="Helvetica" w:hAnsi="Helvetica"/>
          <w:color w:val="000000"/>
          <w:szCs w:val="24"/>
          <w:lang w:val="es-ES" w:eastAsia="ko-KR"/>
        </w:rPr>
        <w:t xml:space="preserve"> primal.</w:t>
      </w:r>
    </w:p>
    <w:p w14:paraId="73F076C8" w14:textId="149F0D5D" w:rsidR="00E2615A" w:rsidRPr="00623806" w:rsidRDefault="00E2615A"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lastRenderedPageBreak/>
        <w:t>When</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reached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coming</w:t>
      </w:r>
      <w:proofErr w:type="spellEnd"/>
      <w:r w:rsidRPr="00623806">
        <w:rPr>
          <w:rFonts w:ascii="Helvetica" w:hAnsi="Helvetica"/>
          <w:color w:val="000000"/>
          <w:szCs w:val="24"/>
          <w:lang w:val="es-ES" w:eastAsia="ko-KR"/>
        </w:rPr>
        <w:t xml:space="preserve"> off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body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seeped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into</w:t>
      </w:r>
      <w:proofErr w:type="spellEnd"/>
      <w:r w:rsidRPr="00623806">
        <w:rPr>
          <w:rFonts w:ascii="Helvetica" w:hAnsi="Helvetica"/>
          <w:color w:val="000000"/>
          <w:szCs w:val="24"/>
          <w:lang w:val="es-ES" w:eastAsia="ko-KR"/>
        </w:rPr>
        <w:t xml:space="preserve"> mine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brand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came</w:t>
      </w:r>
      <w:proofErr w:type="spellEnd"/>
      <w:r w:rsidRPr="00623806">
        <w:rPr>
          <w:rFonts w:ascii="Helvetica" w:hAnsi="Helvetica"/>
          <w:color w:val="000000"/>
          <w:szCs w:val="24"/>
          <w:lang w:val="es-ES" w:eastAsia="ko-KR"/>
        </w:rPr>
        <w:t xml:space="preserve"> up, </w:t>
      </w:r>
      <w:proofErr w:type="spellStart"/>
      <w:r w:rsidRPr="00623806">
        <w:rPr>
          <w:rFonts w:ascii="Helvetica" w:hAnsi="Helvetica"/>
          <w:color w:val="000000"/>
          <w:szCs w:val="24"/>
          <w:lang w:val="es-ES" w:eastAsia="ko-KR"/>
        </w:rPr>
        <w:t>slow</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deliberate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brushing</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lock</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hair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from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cheek</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fingertips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scorched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skin.</w:t>
      </w:r>
    </w:p>
    <w:p w14:paraId="74399F71" w14:textId="17BBA469" w:rsidR="00E2615A" w:rsidRPr="00623806" w:rsidRDefault="00E2615A"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eyes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dragged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over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face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memorizing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voice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dipped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low</w:t>
      </w:r>
      <w:proofErr w:type="spellEnd"/>
      <w:r w:rsidRPr="00623806">
        <w:rPr>
          <w:rFonts w:ascii="Helvetica" w:hAnsi="Helvetica"/>
          <w:color w:val="000000"/>
          <w:szCs w:val="24"/>
          <w:lang w:val="es-ES" w:eastAsia="ko-KR"/>
        </w:rPr>
        <w:t>, “</w:t>
      </w:r>
      <w:proofErr w:type="spellStart"/>
      <w:r w:rsidRPr="00623806">
        <w:rPr>
          <w:rFonts w:ascii="Helvetica" w:hAnsi="Helvetica"/>
          <w:color w:val="000000"/>
          <w:szCs w:val="24"/>
          <w:lang w:val="es-ES" w:eastAsia="ko-KR"/>
        </w:rPr>
        <w:t>Were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you</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following</w:t>
      </w:r>
      <w:proofErr w:type="spellEnd"/>
      <w:r w:rsidRPr="00623806">
        <w:rPr>
          <w:rFonts w:ascii="Helvetica" w:hAnsi="Helvetica"/>
          <w:color w:val="000000"/>
          <w:szCs w:val="24"/>
          <w:lang w:val="es-ES" w:eastAsia="ko-KR"/>
        </w:rPr>
        <w:t xml:space="preserve"> me?”</w:t>
      </w:r>
    </w:p>
    <w:p w14:paraId="5458EA9E" w14:textId="738DE523" w:rsidR="00E2615A" w:rsidRPr="00623806" w:rsidRDefault="00E2615A"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“No,” I </w:t>
      </w:r>
      <w:proofErr w:type="spellStart"/>
      <w:r w:rsidRPr="00623806">
        <w:rPr>
          <w:rFonts w:ascii="Helvetica" w:hAnsi="Helvetica"/>
          <w:color w:val="000000"/>
          <w:szCs w:val="24"/>
          <w:lang w:val="es-ES" w:eastAsia="ko-KR"/>
        </w:rPr>
        <w:t>breathed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lips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parting</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running.”</w:t>
      </w:r>
    </w:p>
    <w:p w14:paraId="57869FE0" w14:textId="58A3B570" w:rsidR="00E2615A" w:rsidRPr="00623806" w:rsidRDefault="00E2615A"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Toward</w:t>
      </w:r>
      <w:proofErr w:type="spellEnd"/>
      <w:r w:rsidRPr="00623806">
        <w:rPr>
          <w:rFonts w:ascii="Helvetica" w:hAnsi="Helvetica"/>
          <w:color w:val="000000"/>
          <w:szCs w:val="24"/>
          <w:lang w:val="es-ES" w:eastAsia="ko-KR"/>
        </w:rPr>
        <w:t xml:space="preserve"> me,” he </w:t>
      </w:r>
      <w:proofErr w:type="spellStart"/>
      <w:r w:rsidRPr="00623806">
        <w:rPr>
          <w:rFonts w:ascii="Helvetica" w:hAnsi="Helvetica"/>
          <w:color w:val="000000"/>
          <w:szCs w:val="24"/>
          <w:lang w:val="es-ES" w:eastAsia="ko-KR"/>
        </w:rPr>
        <w:t>murmured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leaning</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Always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toward</w:t>
      </w:r>
      <w:proofErr w:type="spellEnd"/>
      <w:r w:rsidRPr="00623806">
        <w:rPr>
          <w:rFonts w:ascii="Helvetica" w:hAnsi="Helvetica"/>
          <w:color w:val="000000"/>
          <w:szCs w:val="24"/>
          <w:lang w:val="es-ES" w:eastAsia="ko-KR"/>
        </w:rPr>
        <w:t xml:space="preserve"> me.”</w:t>
      </w:r>
    </w:p>
    <w:p w14:paraId="1CF239C2" w14:textId="5BAEB6B2" w:rsidR="00E2615A" w:rsidRPr="00623806" w:rsidRDefault="00E2615A"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tip</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nose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grazed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temple,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breath</w:t>
      </w:r>
      <w:proofErr w:type="spellEnd"/>
      <w:r w:rsidRPr="00623806">
        <w:rPr>
          <w:rFonts w:ascii="Helvetica" w:hAnsi="Helvetica"/>
          <w:color w:val="000000"/>
          <w:szCs w:val="24"/>
          <w:lang w:val="es-ES" w:eastAsia="ko-KR"/>
        </w:rPr>
        <w:t xml:space="preserve"> ghosting </w:t>
      </w:r>
      <w:proofErr w:type="spellStart"/>
      <w:r w:rsidRPr="00623806">
        <w:rPr>
          <w:rFonts w:ascii="Helvetica" w:hAnsi="Helvetica"/>
          <w:color w:val="000000"/>
          <w:szCs w:val="24"/>
          <w:lang w:val="es-ES" w:eastAsia="ko-KR"/>
        </w:rPr>
        <w:t>across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skin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silk</w:t>
      </w:r>
      <w:proofErr w:type="spellEnd"/>
      <w:r w:rsidRPr="00623806">
        <w:rPr>
          <w:rFonts w:ascii="Helvetica" w:hAnsi="Helvetica"/>
          <w:color w:val="000000"/>
          <w:szCs w:val="24"/>
          <w:lang w:val="es-ES" w:eastAsia="ko-KR"/>
        </w:rPr>
        <w:t xml:space="preserve">. “I can </w:t>
      </w:r>
      <w:proofErr w:type="spellStart"/>
      <w:r w:rsidRPr="00623806">
        <w:rPr>
          <w:rFonts w:ascii="Helvetica" w:hAnsi="Helvetica"/>
          <w:color w:val="000000"/>
          <w:szCs w:val="24"/>
          <w:lang w:val="es-ES" w:eastAsia="ko-KR"/>
        </w:rPr>
        <w:t>smell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you</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whispered</w:t>
      </w:r>
      <w:proofErr w:type="spellEnd"/>
      <w:r w:rsidRPr="00623806">
        <w:rPr>
          <w:rFonts w:ascii="Helvetica" w:hAnsi="Helvetica"/>
          <w:color w:val="000000"/>
          <w:szCs w:val="24"/>
          <w:lang w:val="es-ES" w:eastAsia="ko-KR"/>
        </w:rPr>
        <w:t>.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you</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ache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Your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need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beautiful</w:t>
      </w:r>
      <w:proofErr w:type="spellEnd"/>
      <w:r w:rsidRPr="00623806">
        <w:rPr>
          <w:rFonts w:ascii="Helvetica" w:hAnsi="Helvetica"/>
          <w:color w:val="000000"/>
          <w:szCs w:val="24"/>
          <w:lang w:val="es-ES" w:eastAsia="ko-KR"/>
        </w:rPr>
        <w:t>.”</w:t>
      </w:r>
    </w:p>
    <w:p w14:paraId="427AED54" w14:textId="79179BC5" w:rsidR="00E2615A" w:rsidRPr="00623806" w:rsidRDefault="00E630B8" w:rsidP="00A3434B">
      <w:pPr>
        <w:spacing w:line="276" w:lineRule="auto"/>
        <w:ind w:firstLine="720"/>
        <w:jc w:val="both"/>
        <w:rPr>
          <w:rFonts w:ascii="Helvetica" w:hAnsi="Helvetica"/>
          <w:color w:val="000000"/>
          <w:szCs w:val="24"/>
          <w:lang w:val="es-ES" w:eastAsia="ko-KR"/>
        </w:rPr>
      </w:pPr>
      <w:ins w:id="27" w:author="Autho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shuddered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Not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fear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want</w:t>
        </w:r>
        <w:proofErr w:type="spellEnd"/>
        <w:r w:rsidRPr="00623806">
          <w:rPr>
            <w:rFonts w:ascii="Helvetica" w:hAnsi="Helvetica"/>
            <w:color w:val="000000"/>
            <w:szCs w:val="24"/>
            <w:lang w:val="es-ES" w:eastAsia="ko-KR"/>
          </w:rPr>
          <w:t>.</w:t>
        </w:r>
      </w:ins>
      <w:del w:id="28" w:author="Author">
        <w:r w:rsidR="00E2615A" w:rsidRPr="00623806" w:rsidDel="00E630B8">
          <w:rPr>
            <w:rFonts w:ascii="Helvetica" w:hAnsi="Helvetica"/>
            <w:color w:val="000000"/>
            <w:szCs w:val="24"/>
            <w:lang w:val="es-ES" w:eastAsia="ko-KR"/>
          </w:rPr>
          <w:delText>I shivered. Not from fear. From want.</w:delText>
        </w:r>
      </w:del>
    </w:p>
    <w:p w14:paraId="01892D52" w14:textId="759607F1" w:rsidR="00E2615A" w:rsidRPr="00623806" w:rsidRDefault="00E2615A"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And </w:t>
      </w:r>
      <w:proofErr w:type="spellStart"/>
      <w:r w:rsidRPr="00623806">
        <w:rPr>
          <w:rFonts w:ascii="Helvetica" w:hAnsi="Helvetica"/>
          <w:color w:val="000000"/>
          <w:szCs w:val="24"/>
          <w:lang w:val="es-ES" w:eastAsia="ko-KR"/>
        </w:rPr>
        <w:t>then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mouth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brushed</w:t>
      </w:r>
      <w:proofErr w:type="spellEnd"/>
      <w:r w:rsidRPr="00623806">
        <w:rPr>
          <w:rFonts w:ascii="Helvetica" w:hAnsi="Helvetica"/>
          <w:color w:val="000000"/>
          <w:szCs w:val="24"/>
          <w:lang w:val="es-ES" w:eastAsia="ko-KR"/>
        </w:rPr>
        <w:t xml:space="preserve"> mine. </w:t>
      </w:r>
      <w:proofErr w:type="spellStart"/>
      <w:r w:rsidRPr="00623806">
        <w:rPr>
          <w:rFonts w:ascii="Helvetica" w:hAnsi="Helvetica"/>
          <w:color w:val="000000"/>
          <w:szCs w:val="24"/>
          <w:lang w:val="es-ES" w:eastAsia="ko-KR"/>
        </w:rPr>
        <w:t>Feather</w:t>
      </w:r>
      <w:proofErr w:type="spellEnd"/>
      <w:r w:rsidRPr="00623806">
        <w:rPr>
          <w:rFonts w:ascii="Helvetica" w:hAnsi="Helvetica"/>
          <w:color w:val="000000"/>
          <w:szCs w:val="24"/>
          <w:lang w:val="es-ES" w:eastAsia="ko-KR"/>
        </w:rPr>
        <w:t xml:space="preserve">-light. </w:t>
      </w:r>
      <w:proofErr w:type="spellStart"/>
      <w:r w:rsidRPr="00623806">
        <w:rPr>
          <w:rFonts w:ascii="Helvetica" w:hAnsi="Helvetica"/>
          <w:color w:val="000000"/>
          <w:szCs w:val="24"/>
          <w:lang w:val="es-ES" w:eastAsia="ko-KR"/>
        </w:rPr>
        <w:t>Barely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question</w:t>
      </w:r>
      <w:proofErr w:type="spellEnd"/>
      <w:r w:rsidRPr="00623806">
        <w:rPr>
          <w:rFonts w:ascii="Helvetica" w:hAnsi="Helvetica"/>
          <w:color w:val="000000"/>
          <w:szCs w:val="24"/>
          <w:lang w:val="es-ES" w:eastAsia="ko-KR"/>
        </w:rPr>
        <w:t>.</w:t>
      </w:r>
    </w:p>
    <w:p w14:paraId="34C92158" w14:textId="2C28E53A" w:rsidR="00E2615A" w:rsidRPr="00623806" w:rsidRDefault="00E2615A"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answered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with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fire</w:t>
      </w:r>
      <w:proofErr w:type="spellEnd"/>
      <w:r w:rsidRPr="00623806">
        <w:rPr>
          <w:rFonts w:ascii="Helvetica" w:hAnsi="Helvetica"/>
          <w:color w:val="000000"/>
          <w:szCs w:val="24"/>
          <w:lang w:val="es-ES" w:eastAsia="ko-KR"/>
        </w:rPr>
        <w:t>.</w:t>
      </w:r>
    </w:p>
    <w:p w14:paraId="5CF66B29" w14:textId="131F205A" w:rsidR="00E2615A" w:rsidRPr="00623806" w:rsidRDefault="00E2615A"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surged</w:t>
      </w:r>
      <w:proofErr w:type="spellEnd"/>
      <w:r w:rsidRPr="00623806">
        <w:rPr>
          <w:rFonts w:ascii="Helvetica" w:hAnsi="Helvetica"/>
          <w:color w:val="000000"/>
          <w:szCs w:val="24"/>
          <w:lang w:val="es-ES" w:eastAsia="ko-KR"/>
        </w:rPr>
        <w:t xml:space="preserve"> forward, </w:t>
      </w:r>
      <w:proofErr w:type="spellStart"/>
      <w:r w:rsidRPr="00623806">
        <w:rPr>
          <w:rFonts w:ascii="Helvetica" w:hAnsi="Helvetica"/>
          <w:color w:val="000000"/>
          <w:szCs w:val="24"/>
          <w:lang w:val="es-ES" w:eastAsia="ko-KR"/>
        </w:rPr>
        <w:t>kissing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needed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breathe</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caught</w:t>
      </w:r>
      <w:proofErr w:type="spellEnd"/>
      <w:r w:rsidRPr="00623806">
        <w:rPr>
          <w:rFonts w:ascii="Helvetica" w:hAnsi="Helvetica"/>
          <w:color w:val="000000"/>
          <w:szCs w:val="24"/>
          <w:lang w:val="es-ES" w:eastAsia="ko-KR"/>
        </w:rPr>
        <w:t xml:space="preserve"> me in </w:t>
      </w:r>
      <w:proofErr w:type="spellStart"/>
      <w:r w:rsidRPr="00623806">
        <w:rPr>
          <w:rFonts w:ascii="Helvetica" w:hAnsi="Helvetica"/>
          <w:color w:val="000000"/>
          <w:szCs w:val="24"/>
          <w:lang w:val="es-ES" w:eastAsia="ko-KR"/>
        </w:rPr>
        <w:t>one</w:t>
      </w:r>
      <w:proofErr w:type="spellEnd"/>
      <w:r w:rsidRPr="00623806">
        <w:rPr>
          <w:rFonts w:ascii="Helvetica" w:hAnsi="Helvetica"/>
          <w:color w:val="000000"/>
          <w:szCs w:val="24"/>
          <w:lang w:val="es-ES" w:eastAsia="ko-KR"/>
        </w:rPr>
        <w:t xml:space="preserve"> fluid </w:t>
      </w:r>
      <w:proofErr w:type="spellStart"/>
      <w:r w:rsidRPr="00623806">
        <w:rPr>
          <w:rFonts w:ascii="Helvetica" w:hAnsi="Helvetica"/>
          <w:color w:val="000000"/>
          <w:szCs w:val="24"/>
          <w:lang w:val="es-ES" w:eastAsia="ko-KR"/>
        </w:rPr>
        <w:t>motion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arms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locking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around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waist</w:t>
      </w:r>
      <w:proofErr w:type="spellEnd"/>
      <w:r w:rsidRPr="00623806">
        <w:rPr>
          <w:rFonts w:ascii="Helvetica" w:hAnsi="Helvetica"/>
          <w:color w:val="000000"/>
          <w:szCs w:val="24"/>
          <w:lang w:val="es-ES" w:eastAsia="ko-KR"/>
        </w:rPr>
        <w:t xml:space="preserve"> as </w:t>
      </w:r>
      <w:proofErr w:type="spellStart"/>
      <w:r w:rsidRPr="00623806">
        <w:rPr>
          <w:rFonts w:ascii="Helvetica" w:hAnsi="Helvetica"/>
          <w:color w:val="000000"/>
          <w:szCs w:val="24"/>
          <w:lang w:val="es-ES" w:eastAsia="ko-KR"/>
        </w:rPr>
        <w:t>our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mouths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crashed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again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deeper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hungrier</w:t>
      </w:r>
      <w:proofErr w:type="spellEnd"/>
      <w:r w:rsidRPr="00623806">
        <w:rPr>
          <w:rFonts w:ascii="Helvetica" w:hAnsi="Helvetica"/>
          <w:color w:val="000000"/>
          <w:szCs w:val="24"/>
          <w:lang w:val="es-ES" w:eastAsia="ko-KR"/>
        </w:rPr>
        <w:t>.</w:t>
      </w:r>
    </w:p>
    <w:p w14:paraId="06E8112C" w14:textId="6082C07B" w:rsidR="00E2615A" w:rsidRPr="00623806" w:rsidRDefault="00E2615A"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Gods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way</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kissed</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starving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for</w:t>
      </w:r>
      <w:proofErr w:type="spellEnd"/>
      <w:r w:rsidRPr="00623806">
        <w:rPr>
          <w:rFonts w:ascii="Helvetica" w:hAnsi="Helvetica"/>
          <w:color w:val="000000"/>
          <w:szCs w:val="24"/>
          <w:lang w:val="es-ES" w:eastAsia="ko-KR"/>
        </w:rPr>
        <w:t xml:space="preserve"> me. He </w:t>
      </w:r>
      <w:proofErr w:type="spellStart"/>
      <w:r w:rsidRPr="00623806">
        <w:rPr>
          <w:rFonts w:ascii="Helvetica" w:hAnsi="Helvetica"/>
          <w:color w:val="000000"/>
          <w:szCs w:val="24"/>
          <w:lang w:val="es-ES" w:eastAsia="ko-KR"/>
        </w:rPr>
        <w:t>treated</w:t>
      </w:r>
      <w:proofErr w:type="spellEnd"/>
      <w:r w:rsidRPr="00623806">
        <w:rPr>
          <w:rFonts w:ascii="Helvetica" w:hAnsi="Helvetica"/>
          <w:color w:val="000000"/>
          <w:szCs w:val="24"/>
          <w:lang w:val="es-ES" w:eastAsia="ko-KR"/>
        </w:rPr>
        <w:t xml:space="preserve"> me as </w:t>
      </w:r>
      <w:proofErr w:type="spellStart"/>
      <w:r w:rsidRPr="00623806">
        <w:rPr>
          <w:rFonts w:ascii="Helvetica" w:hAnsi="Helvetica"/>
          <w:color w:val="000000"/>
          <w:szCs w:val="24"/>
          <w:lang w:val="es-ES" w:eastAsia="ko-KR"/>
        </w:rPr>
        <w:t>if</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were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water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having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spent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years</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desert</w:t>
      </w:r>
      <w:proofErr w:type="spellEnd"/>
      <w:r w:rsidRPr="00623806">
        <w:rPr>
          <w:rFonts w:ascii="Helvetica" w:hAnsi="Helvetica"/>
          <w:color w:val="000000"/>
          <w:szCs w:val="24"/>
          <w:lang w:val="es-ES" w:eastAsia="ko-KR"/>
        </w:rPr>
        <w:t>.</w:t>
      </w:r>
    </w:p>
    <w:p w14:paraId="3FBFC4A0" w14:textId="4B0A2D90" w:rsidR="00E2615A" w:rsidRPr="00623806" w:rsidRDefault="00E2615A"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slid</w:t>
      </w:r>
      <w:proofErr w:type="spellEnd"/>
      <w:r w:rsidRPr="00623806">
        <w:rPr>
          <w:rFonts w:ascii="Helvetica" w:hAnsi="Helvetica"/>
          <w:color w:val="000000"/>
          <w:szCs w:val="24"/>
          <w:lang w:val="es-ES" w:eastAsia="ko-KR"/>
        </w:rPr>
        <w:t xml:space="preserve"> up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back, </w:t>
      </w:r>
      <w:proofErr w:type="spellStart"/>
      <w:r w:rsidRPr="00623806">
        <w:rPr>
          <w:rFonts w:ascii="Helvetica" w:hAnsi="Helvetica"/>
          <w:color w:val="000000"/>
          <w:szCs w:val="24"/>
          <w:lang w:val="es-ES" w:eastAsia="ko-KR"/>
        </w:rPr>
        <w:t>under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shirt</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every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inch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skin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met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fingers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came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alive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aching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nails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dug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into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shoulders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needing</w:t>
      </w:r>
      <w:proofErr w:type="spellEnd"/>
      <w:r w:rsidRPr="00623806">
        <w:rPr>
          <w:rFonts w:ascii="Helvetica" w:hAnsi="Helvetica"/>
          <w:color w:val="000000"/>
          <w:szCs w:val="24"/>
          <w:lang w:val="es-ES" w:eastAsia="ko-KR"/>
        </w:rPr>
        <w:t xml:space="preserve"> more. I </w:t>
      </w:r>
      <w:proofErr w:type="spellStart"/>
      <w:r w:rsidRPr="00623806">
        <w:rPr>
          <w:rFonts w:ascii="Helvetica" w:hAnsi="Helvetica"/>
          <w:color w:val="000000"/>
          <w:szCs w:val="24"/>
          <w:lang w:val="es-ES" w:eastAsia="ko-KR"/>
        </w:rPr>
        <w:t>craved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entire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presence</w:t>
      </w:r>
      <w:proofErr w:type="spellEnd"/>
      <w:r w:rsidRPr="00623806">
        <w:rPr>
          <w:rFonts w:ascii="Helvetica" w:hAnsi="Helvetica"/>
          <w:color w:val="000000"/>
          <w:szCs w:val="24"/>
          <w:lang w:val="es-ES" w:eastAsia="ko-KR"/>
        </w:rPr>
        <w:t>.</w:t>
      </w:r>
    </w:p>
    <w:p w14:paraId="48F90521" w14:textId="1B745D4F" w:rsidR="00E2615A" w:rsidRPr="00623806" w:rsidRDefault="00E2615A"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Zeff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growled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into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mouth</w:t>
      </w:r>
      <w:proofErr w:type="spellEnd"/>
      <w:r w:rsidRPr="00623806">
        <w:rPr>
          <w:rFonts w:ascii="Helvetica" w:hAnsi="Helvetica"/>
          <w:color w:val="000000"/>
          <w:szCs w:val="24"/>
          <w:lang w:val="es-ES" w:eastAsia="ko-KR"/>
        </w:rPr>
        <w:t xml:space="preserve">—a </w:t>
      </w:r>
      <w:proofErr w:type="spellStart"/>
      <w:r w:rsidRPr="00623806">
        <w:rPr>
          <w:rFonts w:ascii="Helvetica" w:hAnsi="Helvetica"/>
          <w:color w:val="000000"/>
          <w:szCs w:val="24"/>
          <w:lang w:val="es-ES" w:eastAsia="ko-KR"/>
        </w:rPr>
        <w:t>low</w:t>
      </w:r>
      <w:proofErr w:type="spellEnd"/>
      <w:r w:rsidRPr="00623806">
        <w:rPr>
          <w:rFonts w:ascii="Helvetica" w:hAnsi="Helvetica"/>
          <w:color w:val="000000"/>
          <w:szCs w:val="24"/>
          <w:lang w:val="es-ES" w:eastAsia="ko-KR"/>
        </w:rPr>
        <w:t xml:space="preserve">, primal </w:t>
      </w:r>
      <w:proofErr w:type="spellStart"/>
      <w:r w:rsidRPr="00623806">
        <w:rPr>
          <w:rFonts w:ascii="Helvetica" w:hAnsi="Helvetica"/>
          <w:color w:val="000000"/>
          <w:szCs w:val="24"/>
          <w:lang w:val="es-ES" w:eastAsia="ko-KR"/>
        </w:rPr>
        <w:t>sound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curled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between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thighs</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made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knees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buckle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thigh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slid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between</w:t>
      </w:r>
      <w:proofErr w:type="spellEnd"/>
      <w:r w:rsidRPr="00623806">
        <w:rPr>
          <w:rFonts w:ascii="Helvetica" w:hAnsi="Helvetica"/>
          <w:color w:val="000000"/>
          <w:szCs w:val="24"/>
          <w:lang w:val="es-ES" w:eastAsia="ko-KR"/>
        </w:rPr>
        <w:t xml:space="preserve"> mine, and I </w:t>
      </w:r>
      <w:proofErr w:type="spellStart"/>
      <w:r w:rsidRPr="00623806">
        <w:rPr>
          <w:rFonts w:ascii="Helvetica" w:hAnsi="Helvetica"/>
          <w:color w:val="000000"/>
          <w:szCs w:val="24"/>
          <w:lang w:val="es-ES" w:eastAsia="ko-KR"/>
        </w:rPr>
        <w:t>moaned</w:t>
      </w:r>
      <w:proofErr w:type="spellEnd"/>
      <w:r w:rsidRPr="00623806">
        <w:rPr>
          <w:rFonts w:ascii="Helvetica" w:hAnsi="Helvetica"/>
          <w:color w:val="000000"/>
          <w:szCs w:val="24"/>
          <w:lang w:val="es-ES" w:eastAsia="ko-KR"/>
        </w:rPr>
        <w:t>.</w:t>
      </w:r>
    </w:p>
    <w:p w14:paraId="76D561D6" w14:textId="5A2C6E73" w:rsidR="00E2615A" w:rsidRPr="00623806" w:rsidRDefault="00E2615A"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He </w:t>
      </w:r>
      <w:proofErr w:type="spellStart"/>
      <w:r w:rsidRPr="00623806">
        <w:rPr>
          <w:rFonts w:ascii="Helvetica" w:hAnsi="Helvetica"/>
          <w:color w:val="000000"/>
          <w:szCs w:val="24"/>
          <w:lang w:val="es-ES" w:eastAsia="ko-KR"/>
        </w:rPr>
        <w:t>didn’t</w:t>
      </w:r>
      <w:proofErr w:type="spellEnd"/>
      <w:r w:rsidRPr="00623806">
        <w:rPr>
          <w:rFonts w:ascii="Helvetica" w:hAnsi="Helvetica"/>
          <w:color w:val="000000"/>
          <w:szCs w:val="24"/>
          <w:lang w:val="es-ES" w:eastAsia="ko-KR"/>
        </w:rPr>
        <w:t xml:space="preserve"> stop.</w:t>
      </w:r>
    </w:p>
    <w:p w14:paraId="5E877F51" w14:textId="091B99D9" w:rsidR="00E2615A" w:rsidRPr="00623806" w:rsidRDefault="00E2615A" w:rsidP="00E2615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You</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feel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too</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rasped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against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lips</w:t>
      </w:r>
      <w:proofErr w:type="spellEnd"/>
      <w:r w:rsidRPr="00623806">
        <w:rPr>
          <w:rFonts w:ascii="Helvetica" w:hAnsi="Helvetica"/>
          <w:color w:val="000000"/>
          <w:szCs w:val="24"/>
          <w:lang w:val="es-ES" w:eastAsia="ko-KR"/>
        </w:rPr>
        <w:t>.</w:t>
      </w:r>
    </w:p>
    <w:p w14:paraId="2DBE8145" w14:textId="02E9C764" w:rsidR="00E2615A" w:rsidRPr="00623806" w:rsidRDefault="00E2615A" w:rsidP="00E2615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lastRenderedPageBreak/>
        <w:t xml:space="preserve">“Yes,” I </w:t>
      </w:r>
      <w:proofErr w:type="spellStart"/>
      <w:r w:rsidRPr="00623806">
        <w:rPr>
          <w:rFonts w:ascii="Helvetica" w:hAnsi="Helvetica"/>
          <w:color w:val="000000"/>
          <w:szCs w:val="24"/>
          <w:lang w:val="es-ES" w:eastAsia="ko-KR"/>
        </w:rPr>
        <w:t>gasped</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feel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w:t>
      </w:r>
    </w:p>
    <w:p w14:paraId="2F9B30D6" w14:textId="42A9D9F6" w:rsidR="00E2615A" w:rsidRPr="00623806" w:rsidRDefault="00E2615A" w:rsidP="00E2615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I’ve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good</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said</w:t>
      </w:r>
      <w:proofErr w:type="spellEnd"/>
      <w:r w:rsidRPr="00623806">
        <w:rPr>
          <w:rFonts w:ascii="Helvetica" w:hAnsi="Helvetica"/>
          <w:color w:val="000000"/>
          <w:szCs w:val="24"/>
          <w:lang w:val="es-ES" w:eastAsia="ko-KR"/>
        </w:rPr>
        <w:t xml:space="preserve">. “So, </w:t>
      </w:r>
      <w:proofErr w:type="spellStart"/>
      <w:r w:rsidRPr="00623806">
        <w:rPr>
          <w:rFonts w:ascii="Helvetica" w:hAnsi="Helvetica"/>
          <w:color w:val="000000"/>
          <w:szCs w:val="24"/>
          <w:lang w:val="es-ES" w:eastAsia="ko-KR"/>
        </w:rPr>
        <w:t>fucking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good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But</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dream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you</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every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damn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night</w:t>
      </w:r>
      <w:proofErr w:type="spellEnd"/>
      <w:r w:rsidRPr="00623806">
        <w:rPr>
          <w:rFonts w:ascii="Helvetica" w:hAnsi="Helvetica"/>
          <w:color w:val="000000"/>
          <w:szCs w:val="24"/>
          <w:lang w:val="es-ES" w:eastAsia="ko-KR"/>
        </w:rPr>
        <w:t xml:space="preserve">. Just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this</w:t>
      </w:r>
      <w:proofErr w:type="spellEnd"/>
      <w:r w:rsidRPr="00623806">
        <w:rPr>
          <w:rFonts w:ascii="Helvetica" w:hAnsi="Helvetica"/>
          <w:color w:val="000000"/>
          <w:szCs w:val="24"/>
          <w:lang w:val="es-ES" w:eastAsia="ko-KR"/>
        </w:rPr>
        <w:t>.</w:t>
      </w:r>
    </w:p>
    <w:p w14:paraId="6962B782" w14:textId="1D2AF00C" w:rsidR="00E2615A" w:rsidRPr="00623806" w:rsidRDefault="00E2615A" w:rsidP="00E2615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He </w:t>
      </w:r>
      <w:proofErr w:type="spellStart"/>
      <w:r w:rsidRPr="00623806">
        <w:rPr>
          <w:rFonts w:ascii="Helvetica" w:hAnsi="Helvetica"/>
          <w:color w:val="000000"/>
          <w:szCs w:val="24"/>
          <w:lang w:val="es-ES" w:eastAsia="ko-KR"/>
        </w:rPr>
        <w:t>kissed</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again</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rougher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deeper</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needed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mark</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body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arched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into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him</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hands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claimed</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possessive</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reverent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all</w:t>
      </w:r>
      <w:proofErr w:type="spellEnd"/>
      <w:r w:rsidRPr="00623806">
        <w:rPr>
          <w:rFonts w:ascii="Helvetica" w:hAnsi="Helvetica"/>
          <w:color w:val="000000"/>
          <w:szCs w:val="24"/>
          <w:lang w:val="es-ES" w:eastAsia="ko-KR"/>
        </w:rPr>
        <w:t xml:space="preserve"> at once.</w:t>
      </w:r>
    </w:p>
    <w:p w14:paraId="6B6AA973" w14:textId="527A9D6E" w:rsidR="00E2615A" w:rsidRPr="00623806" w:rsidRDefault="00E2615A" w:rsidP="00E2615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He </w:t>
      </w:r>
      <w:proofErr w:type="spellStart"/>
      <w:r w:rsidRPr="00623806">
        <w:rPr>
          <w:rFonts w:ascii="Helvetica" w:hAnsi="Helvetica"/>
          <w:color w:val="000000"/>
          <w:szCs w:val="24"/>
          <w:lang w:val="es-ES" w:eastAsia="ko-KR"/>
        </w:rPr>
        <w:t>lowered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us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forest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floor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moss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soft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beneath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back.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sky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above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turned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molten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gold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body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blanketed</w:t>
      </w:r>
      <w:proofErr w:type="spellEnd"/>
      <w:r w:rsidRPr="00623806">
        <w:rPr>
          <w:rFonts w:ascii="Helvetica" w:hAnsi="Helvetica"/>
          <w:color w:val="000000"/>
          <w:szCs w:val="24"/>
          <w:lang w:val="es-ES" w:eastAsia="ko-KR"/>
        </w:rPr>
        <w:t xml:space="preserve"> mine,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weight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perfect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grounding</w:t>
      </w:r>
      <w:proofErr w:type="spellEnd"/>
      <w:r w:rsidRPr="00623806">
        <w:rPr>
          <w:rFonts w:ascii="Helvetica" w:hAnsi="Helvetica"/>
          <w:color w:val="000000"/>
          <w:szCs w:val="24"/>
          <w:lang w:val="es-ES" w:eastAsia="ko-KR"/>
        </w:rPr>
        <w:t xml:space="preserve"> me and </w:t>
      </w:r>
      <w:proofErr w:type="spellStart"/>
      <w:r w:rsidRPr="00623806">
        <w:rPr>
          <w:rFonts w:ascii="Helvetica" w:hAnsi="Helvetica"/>
          <w:color w:val="000000"/>
          <w:szCs w:val="24"/>
          <w:lang w:val="es-ES" w:eastAsia="ko-KR"/>
        </w:rPr>
        <w:t>setting</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on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fire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all</w:t>
      </w:r>
      <w:proofErr w:type="spellEnd"/>
      <w:r w:rsidRPr="00623806">
        <w:rPr>
          <w:rFonts w:ascii="Helvetica" w:hAnsi="Helvetica"/>
          <w:color w:val="000000"/>
          <w:szCs w:val="24"/>
          <w:lang w:val="es-ES" w:eastAsia="ko-KR"/>
        </w:rPr>
        <w:t xml:space="preserve"> at once.</w:t>
      </w:r>
    </w:p>
    <w:p w14:paraId="1AA23AE7" w14:textId="115FA04A" w:rsidR="00E2615A" w:rsidRPr="00623806" w:rsidRDefault="00E2615A" w:rsidP="00E2615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He </w:t>
      </w:r>
      <w:proofErr w:type="spellStart"/>
      <w:r w:rsidRPr="00623806">
        <w:rPr>
          <w:rFonts w:ascii="Helvetica" w:hAnsi="Helvetica"/>
          <w:color w:val="000000"/>
          <w:szCs w:val="24"/>
          <w:lang w:val="es-ES" w:eastAsia="ko-KR"/>
        </w:rPr>
        <w:t>hovered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just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above</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lips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brushing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throat</w:t>
      </w:r>
      <w:proofErr w:type="spellEnd"/>
      <w:r w:rsidRPr="00623806">
        <w:rPr>
          <w:rFonts w:ascii="Helvetica" w:hAnsi="Helvetica"/>
          <w:color w:val="000000"/>
          <w:szCs w:val="24"/>
          <w:lang w:val="es-ES" w:eastAsia="ko-KR"/>
        </w:rPr>
        <w:t>. “</w:t>
      </w:r>
      <w:proofErr w:type="spellStart"/>
      <w:r w:rsidRPr="00623806">
        <w:rPr>
          <w:rFonts w:ascii="Helvetica" w:hAnsi="Helvetica"/>
          <w:color w:val="000000"/>
          <w:szCs w:val="24"/>
          <w:lang w:val="es-ES" w:eastAsia="ko-KR"/>
        </w:rPr>
        <w:t>Say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demanded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voice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thunder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wrapped</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silk</w:t>
      </w:r>
      <w:proofErr w:type="spellEnd"/>
      <w:r w:rsidRPr="00623806">
        <w:rPr>
          <w:rFonts w:ascii="Helvetica" w:hAnsi="Helvetica"/>
          <w:color w:val="000000"/>
          <w:szCs w:val="24"/>
          <w:lang w:val="es-ES" w:eastAsia="ko-KR"/>
        </w:rPr>
        <w:t>.</w:t>
      </w:r>
    </w:p>
    <w:p w14:paraId="79833D52" w14:textId="7D647168" w:rsidR="00E2615A" w:rsidRPr="00623806" w:rsidRDefault="00E2615A" w:rsidP="00E2615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I’m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yours</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whispered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trembling</w:t>
      </w:r>
      <w:proofErr w:type="spellEnd"/>
      <w:r w:rsidRPr="00623806">
        <w:rPr>
          <w:rFonts w:ascii="Helvetica" w:hAnsi="Helvetica"/>
          <w:color w:val="000000"/>
          <w:szCs w:val="24"/>
          <w:lang w:val="es-ES" w:eastAsia="ko-KR"/>
        </w:rPr>
        <w:t>.</w:t>
      </w:r>
    </w:p>
    <w:p w14:paraId="01D69CD6" w14:textId="4FF4CCDF" w:rsidR="00E2615A" w:rsidRPr="00623806" w:rsidRDefault="00E2615A" w:rsidP="00E2615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He </w:t>
      </w:r>
      <w:proofErr w:type="spellStart"/>
      <w:r w:rsidRPr="00623806">
        <w:rPr>
          <w:rFonts w:ascii="Helvetica" w:hAnsi="Helvetica"/>
          <w:color w:val="000000"/>
          <w:szCs w:val="24"/>
          <w:lang w:val="es-ES" w:eastAsia="ko-KR"/>
        </w:rPr>
        <w:t>growled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satisfied</w:t>
      </w:r>
      <w:proofErr w:type="spellEnd"/>
      <w:r w:rsidRPr="00623806">
        <w:rPr>
          <w:rFonts w:ascii="Helvetica" w:hAnsi="Helvetica"/>
          <w:color w:val="000000"/>
          <w:szCs w:val="24"/>
          <w:lang w:val="es-ES" w:eastAsia="ko-KR"/>
        </w:rPr>
        <w:t>. “Mine.”</w:t>
      </w:r>
    </w:p>
    <w:p w14:paraId="67099A18" w14:textId="7F5B192F" w:rsidR="00E2615A" w:rsidRPr="00623806" w:rsidRDefault="00E2615A" w:rsidP="00E2615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And </w:t>
      </w:r>
      <w:proofErr w:type="spellStart"/>
      <w:r w:rsidRPr="00623806">
        <w:rPr>
          <w:rFonts w:ascii="Helvetica" w:hAnsi="Helvetica"/>
          <w:color w:val="000000"/>
          <w:szCs w:val="24"/>
          <w:lang w:val="es-ES" w:eastAsia="ko-KR"/>
        </w:rPr>
        <w:t>God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help</w:t>
      </w:r>
      <w:proofErr w:type="spellEnd"/>
      <w:r w:rsidRPr="00623806">
        <w:rPr>
          <w:rFonts w:ascii="Helvetica" w:hAnsi="Helvetica"/>
          <w:color w:val="000000"/>
          <w:szCs w:val="24"/>
          <w:lang w:val="es-ES" w:eastAsia="ko-KR"/>
        </w:rPr>
        <w:t xml:space="preserve"> me, I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w:t>
      </w:r>
    </w:p>
    <w:p w14:paraId="454647FB" w14:textId="08EC5AE8" w:rsidR="00E2615A" w:rsidRPr="00623806" w:rsidRDefault="00E630B8" w:rsidP="00E2615A">
      <w:pPr>
        <w:spacing w:line="276" w:lineRule="auto"/>
        <w:ind w:firstLine="720"/>
        <w:jc w:val="both"/>
        <w:rPr>
          <w:rFonts w:ascii="Helvetica" w:hAnsi="Helvetica"/>
          <w:color w:val="000000"/>
          <w:szCs w:val="24"/>
          <w:lang w:val="es-ES" w:eastAsia="ko-KR"/>
        </w:rPr>
      </w:pPr>
      <w:ins w:id="29" w:author="Author">
        <w:r w:rsidRPr="00623806">
          <w:rPr>
            <w:rFonts w:ascii="Helvetica" w:hAnsi="Helvetica"/>
            <w:color w:val="000000"/>
            <w:szCs w:val="24"/>
            <w:lang w:val="es-ES" w:eastAsia="ko-KR"/>
          </w:rPr>
          <w:t xml:space="preserve">He </w:t>
        </w:r>
        <w:proofErr w:type="spellStart"/>
        <w:r w:rsidRPr="00623806">
          <w:rPr>
            <w:rFonts w:ascii="Helvetica" w:hAnsi="Helvetica"/>
            <w:color w:val="000000"/>
            <w:szCs w:val="24"/>
            <w:lang w:val="es-ES" w:eastAsia="ko-KR"/>
          </w:rPr>
          <w:t>parted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lips</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sunk</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teeth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into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curve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neck</w:t>
        </w:r>
        <w:proofErr w:type="spellEnd"/>
        <w:r w:rsidRPr="00623806">
          <w:rPr>
            <w:rFonts w:ascii="Helvetica" w:hAnsi="Helvetica"/>
            <w:color w:val="000000"/>
            <w:szCs w:val="24"/>
            <w:lang w:val="es-ES" w:eastAsia="ko-KR"/>
          </w:rPr>
          <w:t>.</w:t>
        </w:r>
      </w:ins>
      <w:del w:id="30" w:author="Author">
        <w:r w:rsidR="00E2615A" w:rsidRPr="00623806" w:rsidDel="00E630B8">
          <w:rPr>
            <w:rFonts w:ascii="Helvetica" w:hAnsi="Helvetica"/>
            <w:color w:val="000000"/>
            <w:szCs w:val="24"/>
            <w:lang w:val="es-ES" w:eastAsia="ko-KR"/>
          </w:rPr>
          <w:delText>He opened his mouth, sinking his teeth into my skin.</w:delText>
        </w:r>
      </w:del>
    </w:p>
    <w:p w14:paraId="3B7D1CA5" w14:textId="64E212B6" w:rsidR="00E2615A" w:rsidRPr="00623806" w:rsidRDefault="00E2615A" w:rsidP="00E2615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woke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with</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violent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gasp</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heart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pounding</w:t>
      </w:r>
      <w:proofErr w:type="spellEnd"/>
      <w:r w:rsidRPr="00623806">
        <w:rPr>
          <w:rFonts w:ascii="Helvetica" w:hAnsi="Helvetica"/>
          <w:color w:val="000000"/>
          <w:szCs w:val="24"/>
          <w:lang w:val="es-ES" w:eastAsia="ko-KR"/>
        </w:rPr>
        <w:t xml:space="preserve">, skin </w:t>
      </w:r>
      <w:proofErr w:type="spellStart"/>
      <w:r w:rsidRPr="00623806">
        <w:rPr>
          <w:rFonts w:ascii="Helvetica" w:hAnsi="Helvetica"/>
          <w:color w:val="000000"/>
          <w:szCs w:val="24"/>
          <w:lang w:val="es-ES" w:eastAsia="ko-KR"/>
        </w:rPr>
        <w:t>slick</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with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sheets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tangled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around</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chains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scent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coffee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lingered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skin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ghost</w:t>
      </w:r>
      <w:proofErr w:type="spellEnd"/>
      <w:r w:rsidRPr="00623806">
        <w:rPr>
          <w:rFonts w:ascii="Helvetica" w:hAnsi="Helvetica"/>
          <w:color w:val="000000"/>
          <w:szCs w:val="24"/>
          <w:lang w:val="es-ES" w:eastAsia="ko-KR"/>
        </w:rPr>
        <w:t>.</w:t>
      </w:r>
    </w:p>
    <w:p w14:paraId="7EEC96F8" w14:textId="1C94F3F4" w:rsidR="00E2615A" w:rsidRPr="00623806" w:rsidRDefault="00E2615A" w:rsidP="00E2615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Shadow lay </w:t>
      </w:r>
      <w:proofErr w:type="spellStart"/>
      <w:r w:rsidRPr="00623806">
        <w:rPr>
          <w:rFonts w:ascii="Helvetica" w:hAnsi="Helvetica"/>
          <w:color w:val="000000"/>
          <w:szCs w:val="24"/>
          <w:lang w:val="es-ES" w:eastAsia="ko-KR"/>
        </w:rPr>
        <w:t>curled</w:t>
      </w:r>
      <w:proofErr w:type="spellEnd"/>
      <w:r w:rsidRPr="00623806">
        <w:rPr>
          <w:rFonts w:ascii="Helvetica" w:hAnsi="Helvetica"/>
          <w:color w:val="000000"/>
          <w:szCs w:val="24"/>
          <w:lang w:val="es-ES" w:eastAsia="ko-KR"/>
        </w:rPr>
        <w:t xml:space="preserve"> at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feet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ears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twitching</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stirred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slightly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sensing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something</w:t>
      </w:r>
      <w:proofErr w:type="spellEnd"/>
      <w:r w:rsidRPr="00623806">
        <w:rPr>
          <w:rFonts w:ascii="Helvetica" w:hAnsi="Helvetica"/>
          <w:color w:val="000000"/>
          <w:szCs w:val="24"/>
          <w:lang w:val="es-ES" w:eastAsia="ko-KR"/>
        </w:rPr>
        <w:t xml:space="preserve"> in me.</w:t>
      </w:r>
    </w:p>
    <w:p w14:paraId="28A0594B" w14:textId="45BBF1F9" w:rsidR="00E2615A" w:rsidRPr="00623806" w:rsidDel="00E630B8" w:rsidRDefault="00E2615A" w:rsidP="00E2615A">
      <w:pPr>
        <w:spacing w:line="276" w:lineRule="auto"/>
        <w:ind w:firstLine="720"/>
        <w:jc w:val="both"/>
        <w:rPr>
          <w:del w:id="31" w:author="Autho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pressed</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trembling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chest</w:t>
      </w:r>
      <w:proofErr w:type="spellEnd"/>
      <w:r w:rsidRPr="00623806">
        <w:rPr>
          <w:rFonts w:ascii="Helvetica" w:hAnsi="Helvetica"/>
          <w:color w:val="000000"/>
          <w:szCs w:val="24"/>
          <w:lang w:val="es-ES" w:eastAsia="ko-KR"/>
        </w:rPr>
        <w:t>.</w:t>
      </w:r>
      <w:ins w:id="32" w:author="Author">
        <w:r w:rsidR="00E630B8" w:rsidRPr="00623806">
          <w:rPr>
            <w:rFonts w:ascii="Helvetica" w:hAnsi="Helvetica"/>
            <w:color w:val="000000"/>
            <w:szCs w:val="24"/>
            <w:lang w:val="es-ES" w:eastAsia="ko-KR"/>
          </w:rPr>
          <w:t xml:space="preserve"> </w:t>
        </w:r>
      </w:ins>
    </w:p>
    <w:p w14:paraId="313AA32E" w14:textId="3CE87CBE" w:rsidR="00E2615A" w:rsidRPr="00623806" w:rsidDel="00E630B8" w:rsidRDefault="00E2615A" w:rsidP="00E630B8">
      <w:pPr>
        <w:spacing w:line="276" w:lineRule="auto"/>
        <w:ind w:firstLine="720"/>
        <w:jc w:val="both"/>
        <w:rPr>
          <w:del w:id="33" w:author="Author"/>
          <w:rFonts w:ascii="Helvetica" w:hAnsi="Helvetica"/>
          <w:color w:val="000000"/>
          <w:szCs w:val="24"/>
          <w:lang w:val="es-ES" w:eastAsia="ko-KR"/>
        </w:rPr>
      </w:pP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lips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still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tingled</w:t>
      </w:r>
      <w:proofErr w:type="spellEnd"/>
      <w:r w:rsidRPr="00623806">
        <w:rPr>
          <w:rFonts w:ascii="Helvetica" w:hAnsi="Helvetica"/>
          <w:color w:val="000000"/>
          <w:szCs w:val="24"/>
          <w:lang w:val="es-ES" w:eastAsia="ko-KR"/>
        </w:rPr>
        <w:t>.</w:t>
      </w:r>
      <w:ins w:id="34" w:author="Author">
        <w:r w:rsidR="00E630B8" w:rsidRPr="00623806">
          <w:rPr>
            <w:rFonts w:ascii="Helvetica" w:hAnsi="Helvetica"/>
            <w:color w:val="000000"/>
            <w:szCs w:val="24"/>
            <w:lang w:val="es-ES" w:eastAsia="ko-KR"/>
          </w:rPr>
          <w:t xml:space="preserve"> </w:t>
        </w:r>
      </w:ins>
    </w:p>
    <w:p w14:paraId="6AD7F6F1" w14:textId="4AFE5DED" w:rsidR="00E2615A" w:rsidRPr="00623806" w:rsidRDefault="00E2615A" w:rsidP="00E630B8">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dream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clung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humidity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thick</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intimate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Zeff's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hands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mouth</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voice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felt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incredibly</w:t>
      </w:r>
      <w:proofErr w:type="spellEnd"/>
      <w:r w:rsidRPr="00623806">
        <w:rPr>
          <w:rFonts w:ascii="Helvetica" w:hAnsi="Helvetica"/>
          <w:color w:val="000000"/>
          <w:szCs w:val="24"/>
          <w:lang w:val="es-ES" w:eastAsia="ko-KR"/>
        </w:rPr>
        <w:t xml:space="preserve"> genuine.</w:t>
      </w:r>
    </w:p>
    <w:p w14:paraId="1F504868" w14:textId="00658A63" w:rsidR="00E2615A" w:rsidRPr="00623806" w:rsidRDefault="00E2615A" w:rsidP="00E2615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glanced</w:t>
      </w:r>
      <w:proofErr w:type="spellEnd"/>
      <w:r w:rsidRPr="00623806">
        <w:rPr>
          <w:rFonts w:ascii="Helvetica" w:hAnsi="Helvetica"/>
          <w:color w:val="000000"/>
          <w:szCs w:val="24"/>
          <w:lang w:val="es-ES" w:eastAsia="ko-KR"/>
        </w:rPr>
        <w:t xml:space="preserve"> at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time. 3:47 AM.</w:t>
      </w:r>
    </w:p>
    <w:p w14:paraId="3D54E0C4" w14:textId="12AC8B37" w:rsidR="00E2615A" w:rsidRPr="00623806" w:rsidRDefault="00E2615A" w:rsidP="00E2615A">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seemed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early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be true.</w:t>
      </w:r>
    </w:p>
    <w:p w14:paraId="2DF91704" w14:textId="08FDFBAB" w:rsidR="00E2615A" w:rsidRPr="00623806" w:rsidRDefault="00E2615A" w:rsidP="00E2615A">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Too</w:t>
      </w:r>
      <w:proofErr w:type="spellEnd"/>
      <w:r w:rsidRPr="00623806">
        <w:rPr>
          <w:rFonts w:ascii="Helvetica" w:hAnsi="Helvetica"/>
          <w:color w:val="000000"/>
          <w:szCs w:val="24"/>
          <w:lang w:val="es-ES" w:eastAsia="ko-KR"/>
        </w:rPr>
        <w:t xml:space="preserve"> late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pretend</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hadn’t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wanted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w:t>
      </w:r>
    </w:p>
    <w:p w14:paraId="1333C099" w14:textId="3F97FDD8" w:rsidR="00E2615A" w:rsidRPr="00623806" w:rsidRDefault="00E2615A" w:rsidP="00E2615A">
      <w:pPr>
        <w:spacing w:line="276" w:lineRule="auto"/>
        <w:ind w:firstLine="720"/>
        <w:jc w:val="both"/>
        <w:rPr>
          <w:rFonts w:ascii="Helvetica" w:hAnsi="Helvetica"/>
          <w:color w:val="000000"/>
          <w:szCs w:val="24"/>
          <w:lang w:val="es-ES" w:eastAsia="ko-KR"/>
        </w:rPr>
      </w:pPr>
      <w:proofErr w:type="gramStart"/>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turned</w:t>
      </w:r>
      <w:proofErr w:type="spellEnd"/>
      <w:r w:rsidRPr="00623806">
        <w:rPr>
          <w:rFonts w:ascii="Helvetica" w:hAnsi="Helvetica"/>
          <w:color w:val="000000"/>
          <w:szCs w:val="24"/>
          <w:lang w:val="es-ES" w:eastAsia="ko-KR"/>
        </w:rPr>
        <w:t xml:space="preserve"> onto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side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eyes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wide</w:t>
      </w:r>
      <w:proofErr w:type="spellEnd"/>
      <w:r w:rsidRPr="00623806">
        <w:rPr>
          <w:rFonts w:ascii="Helvetica" w:hAnsi="Helvetica"/>
          <w:color w:val="000000"/>
          <w:szCs w:val="24"/>
          <w:lang w:val="es-ES" w:eastAsia="ko-KR"/>
        </w:rPr>
        <w:t xml:space="preserve"> open, and </w:t>
      </w:r>
      <w:proofErr w:type="spellStart"/>
      <w:r w:rsidRPr="00623806">
        <w:rPr>
          <w:rFonts w:ascii="Helvetica" w:hAnsi="Helvetica"/>
          <w:color w:val="000000"/>
          <w:szCs w:val="24"/>
          <w:lang w:val="es-ES" w:eastAsia="ko-KR"/>
        </w:rPr>
        <w:t>whispered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into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quiet</w:t>
      </w:r>
      <w:proofErr w:type="spellEnd"/>
      <w:r w:rsidRPr="00623806">
        <w:rPr>
          <w:rFonts w:ascii="Helvetica" w:hAnsi="Helvetica"/>
          <w:color w:val="000000"/>
          <w:szCs w:val="24"/>
          <w:lang w:val="es-ES" w:eastAsia="ko-KR"/>
        </w:rPr>
        <w:t>, “</w:t>
      </w:r>
      <w:proofErr w:type="spellStart"/>
      <w:r w:rsidRPr="00623806">
        <w:rPr>
          <w:rFonts w:ascii="Helvetica" w:hAnsi="Helvetica"/>
          <w:color w:val="000000"/>
          <w:szCs w:val="24"/>
          <w:lang w:val="es-ES" w:eastAsia="ko-KR"/>
        </w:rPr>
        <w:t>What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hell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is</w:t>
      </w:r>
      <w:proofErr w:type="spellEnd"/>
      <w:r w:rsidRPr="00623806">
        <w:rPr>
          <w:rFonts w:ascii="Helvetica" w:hAnsi="Helvetica"/>
          <w:color w:val="000000"/>
          <w:szCs w:val="24"/>
          <w:lang w:val="es-ES" w:eastAsia="ko-KR"/>
        </w:rPr>
        <w:t xml:space="preserve"> happening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me?</w:t>
      </w:r>
      <w:proofErr w:type="gramEnd"/>
      <w:r w:rsidRPr="00623806">
        <w:rPr>
          <w:rFonts w:ascii="Helvetica" w:hAnsi="Helvetica"/>
          <w:color w:val="000000"/>
          <w:szCs w:val="24"/>
          <w:lang w:val="es-ES" w:eastAsia="ko-KR"/>
        </w:rPr>
        <w:t>”</w:t>
      </w:r>
    </w:p>
    <w:p w14:paraId="4925CFAC" w14:textId="093E8C46" w:rsidR="00E2615A" w:rsidRPr="00623806" w:rsidRDefault="00E2615A" w:rsidP="00E2615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And </w:t>
      </w:r>
      <w:proofErr w:type="spellStart"/>
      <w:r w:rsidRPr="00623806">
        <w:rPr>
          <w:rFonts w:ascii="Helvetica" w:hAnsi="Helvetica"/>
          <w:color w:val="000000"/>
          <w:szCs w:val="24"/>
          <w:lang w:val="es-ES" w:eastAsia="ko-KR"/>
        </w:rPr>
        <w:t>deep</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chest</w:t>
      </w:r>
      <w:proofErr w:type="spellEnd"/>
      <w:r w:rsidRPr="00623806">
        <w:rPr>
          <w:rFonts w:ascii="Helvetica" w:hAnsi="Helvetica"/>
          <w:color w:val="000000"/>
          <w:szCs w:val="24"/>
          <w:lang w:val="es-ES" w:eastAsia="ko-KR"/>
        </w:rPr>
        <w:t>…</w:t>
      </w:r>
    </w:p>
    <w:p w14:paraId="7EFC1675" w14:textId="36342364" w:rsidR="00E2615A" w:rsidRPr="00623806" w:rsidRDefault="00E2615A" w:rsidP="00E2615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already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knew</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answer</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barely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slept</w:t>
      </w:r>
      <w:proofErr w:type="spellEnd"/>
      <w:r w:rsidRPr="00623806">
        <w:rPr>
          <w:rFonts w:ascii="Helvetica" w:hAnsi="Helvetica"/>
          <w:color w:val="000000"/>
          <w:szCs w:val="24"/>
          <w:lang w:val="es-ES" w:eastAsia="ko-KR"/>
        </w:rPr>
        <w:t xml:space="preserve"> after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dream</w:t>
      </w:r>
      <w:proofErr w:type="spellEnd"/>
      <w:r w:rsidRPr="00623806">
        <w:rPr>
          <w:rFonts w:ascii="Helvetica" w:hAnsi="Helvetica"/>
          <w:color w:val="000000"/>
          <w:szCs w:val="24"/>
          <w:lang w:val="es-ES" w:eastAsia="ko-KR"/>
        </w:rPr>
        <w:t>.</w:t>
      </w:r>
    </w:p>
    <w:p w14:paraId="3613B117" w14:textId="7C750890" w:rsidR="00E2615A" w:rsidRPr="00623806" w:rsidRDefault="00E2615A" w:rsidP="00E2615A">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lastRenderedPageBreak/>
        <w:t>Every</w:t>
      </w:r>
      <w:proofErr w:type="spellEnd"/>
      <w:r w:rsidRPr="00623806">
        <w:rPr>
          <w:rFonts w:ascii="Helvetica" w:hAnsi="Helvetica"/>
          <w:color w:val="000000"/>
          <w:szCs w:val="24"/>
          <w:lang w:val="es-ES" w:eastAsia="ko-KR"/>
        </w:rPr>
        <w:t xml:space="preserve"> time I </w:t>
      </w:r>
      <w:proofErr w:type="spellStart"/>
      <w:r w:rsidRPr="00623806">
        <w:rPr>
          <w:rFonts w:ascii="Helvetica" w:hAnsi="Helvetica"/>
          <w:color w:val="000000"/>
          <w:szCs w:val="24"/>
          <w:lang w:val="es-ES" w:eastAsia="ko-KR"/>
        </w:rPr>
        <w:t>closed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005C749B" w:rsidRPr="00623806">
        <w:rPr>
          <w:rFonts w:ascii="Helvetica" w:hAnsi="Helvetica"/>
          <w:color w:val="000000"/>
          <w:szCs w:val="24"/>
          <w:lang w:val="es-ES" w:eastAsia="ko-KR"/>
        </w:rPr>
        <w:t>eyes</w:t>
      </w:r>
      <w:proofErr w:type="spellEnd"/>
      <w:r w:rsidR="005C749B" w:rsidRPr="00623806">
        <w:rPr>
          <w:rFonts w:ascii="Helvetica" w:hAnsi="Helvetica"/>
          <w:color w:val="000000"/>
          <w:szCs w:val="24"/>
          <w:lang w:val="es-ES" w:eastAsia="ko-KR"/>
        </w:rPr>
        <w:t>,</w:t>
      </w:r>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felt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mouth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on</w:t>
      </w:r>
      <w:proofErr w:type="spellEnd"/>
      <w:r w:rsidRPr="00623806">
        <w:rPr>
          <w:rFonts w:ascii="Helvetica" w:hAnsi="Helvetica"/>
          <w:color w:val="000000"/>
          <w:szCs w:val="24"/>
          <w:lang w:val="es-ES" w:eastAsia="ko-KR"/>
        </w:rPr>
        <w:t xml:space="preserve"> mine. I </w:t>
      </w:r>
      <w:proofErr w:type="spellStart"/>
      <w:r w:rsidRPr="00623806">
        <w:rPr>
          <w:rFonts w:ascii="Helvetica" w:hAnsi="Helvetica"/>
          <w:color w:val="000000"/>
          <w:szCs w:val="24"/>
          <w:lang w:val="es-ES" w:eastAsia="ko-KR"/>
        </w:rPr>
        <w:t>heard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voice</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ear</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felt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pressure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body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above</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surrounding</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claiming</w:t>
      </w:r>
      <w:proofErr w:type="spellEnd"/>
      <w:r w:rsidRPr="00623806">
        <w:rPr>
          <w:rFonts w:ascii="Helvetica" w:hAnsi="Helvetica"/>
          <w:color w:val="000000"/>
          <w:szCs w:val="24"/>
          <w:lang w:val="es-ES" w:eastAsia="ko-KR"/>
        </w:rPr>
        <w:t xml:space="preserve"> me.</w:t>
      </w:r>
    </w:p>
    <w:p w14:paraId="68261373" w14:textId="5C29C95A" w:rsidR="00E2615A" w:rsidRPr="00623806" w:rsidRDefault="00E2615A" w:rsidP="00E2615A">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By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time I </w:t>
      </w:r>
      <w:proofErr w:type="spellStart"/>
      <w:r w:rsidRPr="00623806">
        <w:rPr>
          <w:rFonts w:ascii="Helvetica" w:hAnsi="Helvetica"/>
          <w:color w:val="000000"/>
          <w:szCs w:val="24"/>
          <w:lang w:val="es-ES" w:eastAsia="ko-KR"/>
        </w:rPr>
        <w:t>managed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wake</w:t>
      </w:r>
      <w:proofErr w:type="spellEnd"/>
      <w:r w:rsidRPr="00623806">
        <w:rPr>
          <w:rFonts w:ascii="Helvetica" w:hAnsi="Helvetica"/>
          <w:color w:val="000000"/>
          <w:szCs w:val="24"/>
          <w:lang w:val="es-ES" w:eastAsia="ko-KR"/>
        </w:rPr>
        <w:t xml:space="preserve"> up </w:t>
      </w:r>
      <w:proofErr w:type="spellStart"/>
      <w:r w:rsidRPr="00623806">
        <w:rPr>
          <w:rFonts w:ascii="Helvetica" w:hAnsi="Helvetica"/>
          <w:color w:val="000000"/>
          <w:szCs w:val="24"/>
          <w:lang w:val="es-ES" w:eastAsia="ko-KR"/>
        </w:rPr>
        <w:t>with</w:t>
      </w:r>
      <w:proofErr w:type="spellEnd"/>
      <w:r w:rsidRPr="00623806">
        <w:rPr>
          <w:rFonts w:ascii="Helvetica" w:hAnsi="Helvetica"/>
          <w:color w:val="000000"/>
          <w:szCs w:val="24"/>
          <w:lang w:val="es-ES" w:eastAsia="ko-KR"/>
        </w:rPr>
        <w:t xml:space="preserve"> Shadow,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morning</w:t>
      </w:r>
      <w:proofErr w:type="spellEnd"/>
      <w:r w:rsidRPr="00623806">
        <w:rPr>
          <w:rFonts w:ascii="Helvetica" w:hAnsi="Helvetica"/>
          <w:color w:val="000000"/>
          <w:szCs w:val="24"/>
          <w:lang w:val="es-ES" w:eastAsia="ko-KR"/>
        </w:rPr>
        <w:t xml:space="preserve"> light </w:t>
      </w:r>
      <w:proofErr w:type="spellStart"/>
      <w:r w:rsidRPr="00623806">
        <w:rPr>
          <w:rFonts w:ascii="Helvetica" w:hAnsi="Helvetica"/>
          <w:color w:val="000000"/>
          <w:szCs w:val="24"/>
          <w:lang w:val="es-ES" w:eastAsia="ko-KR"/>
        </w:rPr>
        <w:t>filtered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through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kitchen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window</w:t>
      </w:r>
      <w:proofErr w:type="spellEnd"/>
      <w:r w:rsidRPr="00623806">
        <w:rPr>
          <w:rFonts w:ascii="Helvetica" w:hAnsi="Helvetica"/>
          <w:color w:val="000000"/>
          <w:szCs w:val="24"/>
          <w:lang w:val="es-ES" w:eastAsia="ko-KR"/>
        </w:rPr>
        <w:t xml:space="preserve">, casting </w:t>
      </w:r>
      <w:proofErr w:type="spellStart"/>
      <w:r w:rsidRPr="00623806">
        <w:rPr>
          <w:rFonts w:ascii="Helvetica" w:hAnsi="Helvetica"/>
          <w:color w:val="000000"/>
          <w:szCs w:val="24"/>
          <w:lang w:val="es-ES" w:eastAsia="ko-KR"/>
        </w:rPr>
        <w:t>soft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shadows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across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room</w:t>
      </w:r>
      <w:proofErr w:type="spellEnd"/>
      <w:r w:rsidRPr="00623806">
        <w:rPr>
          <w:rFonts w:ascii="Helvetica" w:hAnsi="Helvetica"/>
          <w:color w:val="000000"/>
          <w:szCs w:val="24"/>
          <w:lang w:val="es-ES" w:eastAsia="ko-KR"/>
        </w:rPr>
        <w:t xml:space="preserve">. I moved </w:t>
      </w:r>
      <w:proofErr w:type="spellStart"/>
      <w:r w:rsidRPr="00623806">
        <w:rPr>
          <w:rFonts w:ascii="Helvetica" w:hAnsi="Helvetica"/>
          <w:color w:val="000000"/>
          <w:szCs w:val="24"/>
          <w:lang w:val="es-ES" w:eastAsia="ko-KR"/>
        </w:rPr>
        <w:t>around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gathering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ingredients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make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breakfast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mind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half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tasks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ahead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for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day</w:t>
      </w:r>
      <w:proofErr w:type="spellEnd"/>
      <w:r w:rsidRPr="00623806">
        <w:rPr>
          <w:rFonts w:ascii="Helvetica" w:hAnsi="Helvetica"/>
          <w:color w:val="000000"/>
          <w:szCs w:val="24"/>
          <w:lang w:val="es-ES" w:eastAsia="ko-KR"/>
        </w:rPr>
        <w:t xml:space="preserve">. Shadow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right</w:t>
      </w:r>
      <w:proofErr w:type="spellEnd"/>
      <w:r w:rsidRPr="00623806">
        <w:rPr>
          <w:rFonts w:ascii="Helvetica" w:hAnsi="Helvetica"/>
          <w:color w:val="000000"/>
          <w:szCs w:val="24"/>
          <w:lang w:val="es-ES" w:eastAsia="ko-KR"/>
        </w:rPr>
        <w:t xml:space="preserve"> at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heels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following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every</w:t>
      </w:r>
      <w:proofErr w:type="spellEnd"/>
      <w:r w:rsidRPr="00623806">
        <w:rPr>
          <w:rFonts w:ascii="Helvetica" w:hAnsi="Helvetica"/>
          <w:color w:val="000000"/>
          <w:szCs w:val="24"/>
          <w:lang w:val="es-ES" w:eastAsia="ko-KR"/>
        </w:rPr>
        <w:t xml:space="preserve"> step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little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shadow</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own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become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constant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companion</w:t>
      </w:r>
      <w:proofErr w:type="spellEnd"/>
      <w:r w:rsidRPr="00623806">
        <w:rPr>
          <w:rFonts w:ascii="Helvetica" w:hAnsi="Helvetica"/>
          <w:color w:val="000000"/>
          <w:szCs w:val="24"/>
          <w:lang w:val="es-ES" w:eastAsia="ko-KR"/>
        </w:rPr>
        <w:t xml:space="preserve">, and I </w:t>
      </w:r>
      <w:proofErr w:type="spellStart"/>
      <w:r w:rsidRPr="00623806">
        <w:rPr>
          <w:rFonts w:ascii="Helvetica" w:hAnsi="Helvetica"/>
          <w:color w:val="000000"/>
          <w:szCs w:val="24"/>
          <w:lang w:val="es-ES" w:eastAsia="ko-KR"/>
        </w:rPr>
        <w:t>couldn’t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help</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smile</w:t>
      </w:r>
      <w:proofErr w:type="spellEnd"/>
      <w:r w:rsidRPr="00623806">
        <w:rPr>
          <w:rFonts w:ascii="Helvetica" w:hAnsi="Helvetica"/>
          <w:color w:val="000000"/>
          <w:szCs w:val="24"/>
          <w:lang w:val="es-ES" w:eastAsia="ko-KR"/>
        </w:rPr>
        <w:t xml:space="preserve"> at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devotion</w:t>
      </w:r>
      <w:proofErr w:type="spellEnd"/>
      <w:r w:rsidRPr="00623806">
        <w:rPr>
          <w:rFonts w:ascii="Helvetica" w:hAnsi="Helvetica"/>
          <w:color w:val="000000"/>
          <w:szCs w:val="24"/>
          <w:lang w:val="es-ES" w:eastAsia="ko-KR"/>
        </w:rPr>
        <w:t>.</w:t>
      </w:r>
    </w:p>
    <w:p w14:paraId="7BD6E2A9" w14:textId="7CCBC2DE" w:rsidR="00E2615A" w:rsidRPr="00623806" w:rsidRDefault="00E2615A" w:rsidP="00E2615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“Shadow, </w:t>
      </w:r>
      <w:proofErr w:type="spellStart"/>
      <w:r w:rsidRPr="00623806">
        <w:rPr>
          <w:rFonts w:ascii="Helvetica" w:hAnsi="Helvetica"/>
          <w:color w:val="000000"/>
          <w:szCs w:val="24"/>
          <w:lang w:val="es-ES" w:eastAsia="ko-KR"/>
        </w:rPr>
        <w:t>you’re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going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trip</w:t>
      </w:r>
      <w:proofErr w:type="spellEnd"/>
      <w:r w:rsidRPr="00623806">
        <w:rPr>
          <w:rFonts w:ascii="Helvetica" w:hAnsi="Helvetica"/>
          <w:color w:val="000000"/>
          <w:szCs w:val="24"/>
          <w:lang w:val="es-ES" w:eastAsia="ko-KR"/>
        </w:rPr>
        <w:t xml:space="preserve"> me,” I </w:t>
      </w:r>
      <w:proofErr w:type="spellStart"/>
      <w:r w:rsidRPr="00623806">
        <w:rPr>
          <w:rFonts w:ascii="Helvetica" w:hAnsi="Helvetica"/>
          <w:color w:val="000000"/>
          <w:szCs w:val="24"/>
          <w:lang w:val="es-ES" w:eastAsia="ko-KR"/>
        </w:rPr>
        <w:t>teased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nudging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gently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with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foot</w:t>
      </w:r>
      <w:proofErr w:type="spellEnd"/>
      <w:r w:rsidRPr="00623806">
        <w:rPr>
          <w:rFonts w:ascii="Helvetica" w:hAnsi="Helvetica"/>
          <w:color w:val="000000"/>
          <w:szCs w:val="24"/>
          <w:lang w:val="es-ES" w:eastAsia="ko-KR"/>
        </w:rPr>
        <w:t xml:space="preserve"> as I </w:t>
      </w:r>
      <w:proofErr w:type="spellStart"/>
      <w:r w:rsidRPr="00623806">
        <w:rPr>
          <w:rFonts w:ascii="Helvetica" w:hAnsi="Helvetica"/>
          <w:color w:val="000000"/>
          <w:szCs w:val="24"/>
          <w:lang w:val="es-ES" w:eastAsia="ko-KR"/>
        </w:rPr>
        <w:t>reached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for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eggs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With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tail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wagged</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eyes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bright</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watched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every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move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seemingly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understanding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everything</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said</w:t>
      </w:r>
      <w:proofErr w:type="spellEnd"/>
      <w:r w:rsidRPr="00623806">
        <w:rPr>
          <w:rFonts w:ascii="Helvetica" w:hAnsi="Helvetica"/>
          <w:color w:val="000000"/>
          <w:szCs w:val="24"/>
          <w:lang w:val="es-ES" w:eastAsia="ko-KR"/>
        </w:rPr>
        <w:t>.</w:t>
      </w:r>
    </w:p>
    <w:p w14:paraId="26FBF7DE" w14:textId="786CB0E9" w:rsidR="00E2615A" w:rsidRPr="00623806" w:rsidRDefault="00E2615A" w:rsidP="00E2615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so </w:t>
      </w:r>
      <w:proofErr w:type="spellStart"/>
      <w:r w:rsidRPr="00623806">
        <w:rPr>
          <w:rFonts w:ascii="Helvetica" w:hAnsi="Helvetica"/>
          <w:color w:val="000000"/>
          <w:szCs w:val="24"/>
          <w:lang w:val="es-ES" w:eastAsia="ko-KR"/>
        </w:rPr>
        <w:t>engrossed</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morning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routine</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eggs</w:t>
      </w:r>
      <w:proofErr w:type="spellEnd"/>
      <w:r w:rsidRPr="00623806">
        <w:rPr>
          <w:rFonts w:ascii="Helvetica" w:hAnsi="Helvetica"/>
          <w:color w:val="000000"/>
          <w:szCs w:val="24"/>
          <w:lang w:val="es-ES" w:eastAsia="ko-KR"/>
        </w:rPr>
        <w:t xml:space="preserve"> cracking </w:t>
      </w:r>
      <w:proofErr w:type="spellStart"/>
      <w:r w:rsidRPr="00623806">
        <w:rPr>
          <w:rFonts w:ascii="Helvetica" w:hAnsi="Helvetica"/>
          <w:color w:val="000000"/>
          <w:szCs w:val="24"/>
          <w:lang w:val="es-ES" w:eastAsia="ko-KR"/>
        </w:rPr>
        <w:t>into</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bowl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soft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rhythm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whisk</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didn’t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hear</w:t>
      </w:r>
      <w:proofErr w:type="spellEnd"/>
      <w:r w:rsidRPr="00623806">
        <w:rPr>
          <w:rFonts w:ascii="Helvetica" w:hAnsi="Helvetica"/>
          <w:color w:val="000000"/>
          <w:szCs w:val="24"/>
          <w:lang w:val="es-ES" w:eastAsia="ko-KR"/>
        </w:rPr>
        <w:t xml:space="preserve"> Owen come in </w:t>
      </w:r>
      <w:proofErr w:type="spellStart"/>
      <w:r w:rsidRPr="00623806">
        <w:rPr>
          <w:rFonts w:ascii="Helvetica" w:hAnsi="Helvetica"/>
          <w:color w:val="000000"/>
          <w:szCs w:val="24"/>
          <w:lang w:val="es-ES" w:eastAsia="ko-KR"/>
        </w:rPr>
        <w:t>from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study</w:t>
      </w:r>
      <w:proofErr w:type="spellEnd"/>
      <w:r w:rsidRPr="00623806">
        <w:rPr>
          <w:rFonts w:ascii="Helvetica" w:hAnsi="Helvetica"/>
          <w:color w:val="000000"/>
          <w:szCs w:val="24"/>
          <w:lang w:val="es-ES" w:eastAsia="ko-KR"/>
        </w:rPr>
        <w:t xml:space="preserve">. He moved </w:t>
      </w:r>
      <w:proofErr w:type="spellStart"/>
      <w:r w:rsidRPr="00623806">
        <w:rPr>
          <w:rFonts w:ascii="Helvetica" w:hAnsi="Helvetica"/>
          <w:color w:val="000000"/>
          <w:szCs w:val="24"/>
          <w:lang w:val="es-ES" w:eastAsia="ko-KR"/>
        </w:rPr>
        <w:t>silently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ghost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slipping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into</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moment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didn’t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belong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next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sensation</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experienced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warmth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body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against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back, as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arm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encircled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waist</w:t>
      </w:r>
      <w:proofErr w:type="spellEnd"/>
      <w:r w:rsidRPr="00623806">
        <w:rPr>
          <w:rFonts w:ascii="Helvetica" w:hAnsi="Helvetica"/>
          <w:color w:val="000000"/>
          <w:szCs w:val="24"/>
          <w:lang w:val="es-ES" w:eastAsia="ko-KR"/>
        </w:rPr>
        <w:t>.</w:t>
      </w:r>
    </w:p>
    <w:p w14:paraId="3B9BB811" w14:textId="4E85A736" w:rsidR="00E2615A" w:rsidRPr="00623806" w:rsidRDefault="00E2615A" w:rsidP="00E2615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gasped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nearly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dropping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bowl</w:t>
      </w:r>
      <w:proofErr w:type="spellEnd"/>
      <w:r w:rsidRPr="00623806">
        <w:rPr>
          <w:rFonts w:ascii="Helvetica" w:hAnsi="Helvetica"/>
          <w:color w:val="000000"/>
          <w:szCs w:val="24"/>
          <w:lang w:val="es-ES" w:eastAsia="ko-KR"/>
        </w:rPr>
        <w:t>. “Owen!”</w:t>
      </w:r>
    </w:p>
    <w:p w14:paraId="4654E092" w14:textId="51FC1385" w:rsidR="00E2615A" w:rsidRPr="00623806" w:rsidRDefault="00E2615A" w:rsidP="00E2615A">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But</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didn’t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let</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say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anything</w:t>
      </w:r>
      <w:proofErr w:type="spellEnd"/>
      <w:r w:rsidRPr="00623806">
        <w:rPr>
          <w:rFonts w:ascii="Helvetica" w:hAnsi="Helvetica"/>
          <w:color w:val="000000"/>
          <w:szCs w:val="24"/>
          <w:lang w:val="es-ES" w:eastAsia="ko-KR"/>
        </w:rPr>
        <w:t xml:space="preserve"> more. He </w:t>
      </w:r>
      <w:proofErr w:type="spellStart"/>
      <w:r w:rsidRPr="00623806">
        <w:rPr>
          <w:rFonts w:ascii="Helvetica" w:hAnsi="Helvetica"/>
          <w:color w:val="000000"/>
          <w:szCs w:val="24"/>
          <w:lang w:val="es-ES" w:eastAsia="ko-KR"/>
        </w:rPr>
        <w:t>pulled</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against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grip</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possessive</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kissed</w:t>
      </w:r>
      <w:proofErr w:type="spellEnd"/>
      <w:r w:rsidRPr="00623806">
        <w:rPr>
          <w:rFonts w:ascii="Helvetica" w:hAnsi="Helvetica"/>
          <w:color w:val="000000"/>
          <w:szCs w:val="24"/>
          <w:lang w:val="es-ES" w:eastAsia="ko-KR"/>
        </w:rPr>
        <w:t xml:space="preserve"> me—rough and </w:t>
      </w:r>
      <w:proofErr w:type="spellStart"/>
      <w:r w:rsidRPr="00623806">
        <w:rPr>
          <w:rFonts w:ascii="Helvetica" w:hAnsi="Helvetica"/>
          <w:color w:val="000000"/>
          <w:szCs w:val="24"/>
          <w:lang w:val="es-ES" w:eastAsia="ko-KR"/>
        </w:rPr>
        <w:t>urgent</w:t>
      </w:r>
      <w:proofErr w:type="spellEnd"/>
      <w:r w:rsidRPr="00623806">
        <w:rPr>
          <w:rFonts w:ascii="Helvetica" w:hAnsi="Helvetica"/>
          <w:color w:val="000000"/>
          <w:szCs w:val="24"/>
          <w:lang w:val="es-ES" w:eastAsia="ko-KR"/>
        </w:rPr>
        <w:t xml:space="preserve">, as </w:t>
      </w:r>
      <w:proofErr w:type="spellStart"/>
      <w:r w:rsidRPr="00623806">
        <w:rPr>
          <w:rFonts w:ascii="Helvetica" w:hAnsi="Helvetica"/>
          <w:color w:val="000000"/>
          <w:szCs w:val="24"/>
          <w:lang w:val="es-ES" w:eastAsia="ko-KR"/>
        </w:rPr>
        <w:t>if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trying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reclaim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something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already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slipping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through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fingers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mouth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all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pressure</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insistence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lips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moving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with</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hunger</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hadn’t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felt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from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him</w:t>
      </w:r>
      <w:proofErr w:type="spellEnd"/>
      <w:r w:rsidRPr="00623806">
        <w:rPr>
          <w:rFonts w:ascii="Helvetica" w:hAnsi="Helvetica"/>
          <w:color w:val="000000"/>
          <w:szCs w:val="24"/>
          <w:lang w:val="es-ES" w:eastAsia="ko-KR"/>
        </w:rPr>
        <w:t xml:space="preserve"> in a </w:t>
      </w:r>
      <w:proofErr w:type="spellStart"/>
      <w:r w:rsidRPr="00623806">
        <w:rPr>
          <w:rFonts w:ascii="Helvetica" w:hAnsi="Helvetica"/>
          <w:color w:val="000000"/>
          <w:szCs w:val="24"/>
          <w:lang w:val="es-ES" w:eastAsia="ko-KR"/>
        </w:rPr>
        <w:t>long</w:t>
      </w:r>
      <w:proofErr w:type="spellEnd"/>
      <w:r w:rsidRPr="00623806">
        <w:rPr>
          <w:rFonts w:ascii="Helvetica" w:hAnsi="Helvetica"/>
          <w:color w:val="000000"/>
          <w:szCs w:val="24"/>
          <w:lang w:val="es-ES" w:eastAsia="ko-KR"/>
        </w:rPr>
        <w:t xml:space="preserve"> time.</w:t>
      </w:r>
    </w:p>
    <w:p w14:paraId="21CAABA2" w14:textId="1D293C54" w:rsidR="00E2615A" w:rsidRPr="00623806" w:rsidRDefault="00E2615A" w:rsidP="00E2615A">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stunned</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way</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kissed</w:t>
      </w:r>
      <w:proofErr w:type="spellEnd"/>
      <w:r w:rsidRPr="00623806">
        <w:rPr>
          <w:rFonts w:ascii="Helvetica" w:hAnsi="Helvetica"/>
          <w:color w:val="000000"/>
          <w:szCs w:val="24"/>
          <w:lang w:val="es-ES" w:eastAsia="ko-KR"/>
        </w:rPr>
        <w:t xml:space="preserve"> me—</w:t>
      </w:r>
      <w:proofErr w:type="spellStart"/>
      <w:r w:rsidRPr="00623806">
        <w:rPr>
          <w:rFonts w:ascii="Helvetica" w:hAnsi="Helvetica"/>
          <w:color w:val="000000"/>
          <w:szCs w:val="24"/>
          <w:lang w:val="es-ES" w:eastAsia="ko-KR"/>
        </w:rPr>
        <w:t>not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tenderness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assertion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no </w:t>
      </w:r>
      <w:proofErr w:type="spellStart"/>
      <w:r w:rsidRPr="00623806">
        <w:rPr>
          <w:rFonts w:ascii="Helvetica" w:hAnsi="Helvetica"/>
          <w:color w:val="000000"/>
          <w:szCs w:val="24"/>
          <w:lang w:val="es-ES" w:eastAsia="ko-KR"/>
        </w:rPr>
        <w:t>gentleness</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no </w:t>
      </w:r>
      <w:proofErr w:type="spellStart"/>
      <w:r w:rsidRPr="00623806">
        <w:rPr>
          <w:rFonts w:ascii="Helvetica" w:hAnsi="Helvetica"/>
          <w:color w:val="000000"/>
          <w:szCs w:val="24"/>
          <w:lang w:val="es-ES" w:eastAsia="ko-KR"/>
        </w:rPr>
        <w:t>warmth</w:t>
      </w:r>
      <w:proofErr w:type="spellEnd"/>
      <w:r w:rsidRPr="00623806">
        <w:rPr>
          <w:rFonts w:ascii="Helvetica" w:hAnsi="Helvetica"/>
          <w:color w:val="000000"/>
          <w:szCs w:val="24"/>
          <w:lang w:val="es-ES" w:eastAsia="ko-KR"/>
        </w:rPr>
        <w:t xml:space="preserve">. Just a </w:t>
      </w:r>
      <w:proofErr w:type="spellStart"/>
      <w:r w:rsidRPr="00623806">
        <w:rPr>
          <w:rFonts w:ascii="Helvetica" w:hAnsi="Helvetica"/>
          <w:color w:val="000000"/>
          <w:szCs w:val="24"/>
          <w:lang w:val="es-ES" w:eastAsia="ko-KR"/>
        </w:rPr>
        <w:t>reminder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still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here</w:t>
      </w:r>
      <w:proofErr w:type="spellEnd"/>
      <w:r w:rsidRPr="00623806">
        <w:rPr>
          <w:rFonts w:ascii="Helvetica" w:hAnsi="Helvetica"/>
          <w:color w:val="000000"/>
          <w:szCs w:val="24"/>
          <w:lang w:val="es-ES" w:eastAsia="ko-KR"/>
        </w:rPr>
        <w:t>.</w:t>
      </w:r>
    </w:p>
    <w:p w14:paraId="4BE94E12" w14:textId="77777777" w:rsidR="0035271A" w:rsidRPr="00623806" w:rsidRDefault="00E2615A" w:rsidP="0035271A">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lastRenderedPageBreak/>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body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tensed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For</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heartbeat</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couldn’t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breathe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Couldn’t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think</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hands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gripped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sides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tighter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fingertips</w:t>
      </w:r>
      <w:proofErr w:type="spellEnd"/>
      <w:r w:rsidRPr="00623806">
        <w:rPr>
          <w:rFonts w:ascii="Helvetica" w:hAnsi="Helvetica"/>
          <w:color w:val="000000"/>
          <w:szCs w:val="24"/>
          <w:lang w:val="es-ES" w:eastAsia="ko-KR"/>
        </w:rPr>
        <w:t xml:space="preserve"> pressing </w:t>
      </w:r>
      <w:proofErr w:type="spellStart"/>
      <w:r w:rsidRPr="00623806">
        <w:rPr>
          <w:rFonts w:ascii="Helvetica" w:hAnsi="Helvetica"/>
          <w:color w:val="000000"/>
          <w:szCs w:val="24"/>
          <w:lang w:val="es-ES" w:eastAsia="ko-KR"/>
        </w:rPr>
        <w:t>into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skin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brand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didn’t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feel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good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didn’t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feel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bad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just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didn’t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feel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us</w:t>
      </w:r>
      <w:proofErr w:type="spellEnd"/>
      <w:r w:rsidRPr="00623806">
        <w:rPr>
          <w:rFonts w:ascii="Helvetica" w:hAnsi="Helvetica"/>
          <w:color w:val="000000"/>
          <w:szCs w:val="24"/>
          <w:lang w:val="es-ES" w:eastAsia="ko-KR"/>
        </w:rPr>
        <w:t>.</w:t>
      </w:r>
    </w:p>
    <w:p w14:paraId="58B3F5E4" w14:textId="3EB54A1F" w:rsidR="00E2615A" w:rsidRPr="00623806" w:rsidRDefault="00E2615A" w:rsidP="0035271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tried</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did</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kissed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him</w:t>
      </w:r>
      <w:proofErr w:type="spellEnd"/>
      <w:r w:rsidRPr="00623806">
        <w:rPr>
          <w:rFonts w:ascii="Helvetica" w:hAnsi="Helvetica"/>
          <w:color w:val="000000"/>
          <w:szCs w:val="24"/>
          <w:lang w:val="es-ES" w:eastAsia="ko-KR"/>
        </w:rPr>
        <w:t xml:space="preserve"> back, </w:t>
      </w:r>
      <w:proofErr w:type="spellStart"/>
      <w:r w:rsidRPr="00623806">
        <w:rPr>
          <w:rFonts w:ascii="Helvetica" w:hAnsi="Helvetica"/>
          <w:color w:val="000000"/>
          <w:szCs w:val="24"/>
          <w:lang w:val="es-ES" w:eastAsia="ko-KR"/>
        </w:rPr>
        <w:t>making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myself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remember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boy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who</w:t>
      </w:r>
      <w:proofErr w:type="spellEnd"/>
      <w:r w:rsidRPr="00623806">
        <w:rPr>
          <w:rFonts w:ascii="Helvetica" w:hAnsi="Helvetica"/>
          <w:color w:val="000000"/>
          <w:szCs w:val="24"/>
          <w:lang w:val="es-ES" w:eastAsia="ko-KR"/>
        </w:rPr>
        <w:t xml:space="preserve"> once </w:t>
      </w:r>
      <w:proofErr w:type="spellStart"/>
      <w:r w:rsidRPr="00623806">
        <w:rPr>
          <w:rFonts w:ascii="Helvetica" w:hAnsi="Helvetica"/>
          <w:color w:val="000000"/>
          <w:szCs w:val="24"/>
          <w:lang w:val="es-ES" w:eastAsia="ko-KR"/>
        </w:rPr>
        <w:t>knew</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how</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hold</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laugh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used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melt</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quiet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nights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when</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believed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safety. </w:t>
      </w:r>
      <w:proofErr w:type="spellStart"/>
      <w:r w:rsidRPr="00623806">
        <w:rPr>
          <w:rFonts w:ascii="Helvetica" w:hAnsi="Helvetica"/>
          <w:color w:val="000000"/>
          <w:szCs w:val="24"/>
          <w:lang w:val="es-ES" w:eastAsia="ko-KR"/>
        </w:rPr>
        <w:t>But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all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felt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far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away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now</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flipping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through</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memory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belonged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someone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else</w:t>
      </w:r>
      <w:proofErr w:type="spellEnd"/>
      <w:r w:rsidRPr="00623806">
        <w:rPr>
          <w:rFonts w:ascii="Helvetica" w:hAnsi="Helvetica"/>
          <w:color w:val="000000"/>
          <w:szCs w:val="24"/>
          <w:lang w:val="es-ES" w:eastAsia="ko-KR"/>
        </w:rPr>
        <w:t>.</w:t>
      </w:r>
    </w:p>
    <w:p w14:paraId="42CE397B" w14:textId="1EE45BB4" w:rsidR="00E2615A" w:rsidRPr="00623806" w:rsidRDefault="00E2615A" w:rsidP="00E2615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And </w:t>
      </w:r>
      <w:proofErr w:type="spellStart"/>
      <w:r w:rsidRPr="00623806">
        <w:rPr>
          <w:rFonts w:ascii="Helvetica" w:hAnsi="Helvetica"/>
          <w:color w:val="000000"/>
          <w:szCs w:val="24"/>
          <w:lang w:val="es-ES" w:eastAsia="ko-KR"/>
        </w:rPr>
        <w:t>then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a cruel </w:t>
      </w:r>
      <w:proofErr w:type="spellStart"/>
      <w:r w:rsidRPr="00623806">
        <w:rPr>
          <w:rFonts w:ascii="Helvetica" w:hAnsi="Helvetica"/>
          <w:color w:val="000000"/>
          <w:szCs w:val="24"/>
          <w:lang w:val="es-ES" w:eastAsia="ko-KR"/>
        </w:rPr>
        <w:t>whisper</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mind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Zeff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surfaced</w:t>
      </w:r>
      <w:proofErr w:type="spellEnd"/>
      <w:r w:rsidRPr="00623806">
        <w:rPr>
          <w:rFonts w:ascii="Helvetica" w:hAnsi="Helvetica"/>
          <w:color w:val="000000"/>
          <w:szCs w:val="24"/>
          <w:lang w:val="es-ES" w:eastAsia="ko-KR"/>
        </w:rPr>
        <w:t>.</w:t>
      </w:r>
    </w:p>
    <w:p w14:paraId="56A37E8A" w14:textId="2C268BB9" w:rsidR="00E2615A" w:rsidRPr="00623806" w:rsidRDefault="00E2615A" w:rsidP="00E2615A">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voice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dipped</w:t>
      </w:r>
      <w:proofErr w:type="spellEnd"/>
      <w:r w:rsidRPr="00623806">
        <w:rPr>
          <w:rFonts w:ascii="Helvetica" w:hAnsi="Helvetica"/>
          <w:color w:val="000000"/>
          <w:szCs w:val="24"/>
          <w:lang w:val="es-ES" w:eastAsia="ko-KR"/>
        </w:rPr>
        <w:t xml:space="preserve"> as he </w:t>
      </w:r>
      <w:proofErr w:type="spellStart"/>
      <w:r w:rsidRPr="00623806">
        <w:rPr>
          <w:rFonts w:ascii="Helvetica" w:hAnsi="Helvetica"/>
          <w:color w:val="000000"/>
          <w:szCs w:val="24"/>
          <w:lang w:val="es-ES" w:eastAsia="ko-KR"/>
        </w:rPr>
        <w:t>uttered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name</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gazed</w:t>
      </w:r>
      <w:proofErr w:type="spellEnd"/>
      <w:r w:rsidRPr="00623806">
        <w:rPr>
          <w:rFonts w:ascii="Helvetica" w:hAnsi="Helvetica"/>
          <w:color w:val="000000"/>
          <w:szCs w:val="24"/>
          <w:lang w:val="es-ES" w:eastAsia="ko-KR"/>
        </w:rPr>
        <w:t xml:space="preserve"> at me </w:t>
      </w:r>
      <w:proofErr w:type="spellStart"/>
      <w:r w:rsidRPr="00623806">
        <w:rPr>
          <w:rFonts w:ascii="Helvetica" w:hAnsi="Helvetica"/>
          <w:color w:val="000000"/>
          <w:szCs w:val="24"/>
          <w:lang w:val="es-ES" w:eastAsia="ko-KR"/>
        </w:rPr>
        <w:t>with</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sense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sanctity</w:t>
      </w:r>
      <w:proofErr w:type="spellEnd"/>
      <w:r w:rsidRPr="00623806">
        <w:rPr>
          <w:rFonts w:ascii="Helvetica" w:hAnsi="Helvetica"/>
          <w:color w:val="000000"/>
          <w:szCs w:val="24"/>
          <w:lang w:val="es-ES" w:eastAsia="ko-KR"/>
        </w:rPr>
        <w:t xml:space="preserve"> and </w:t>
      </w:r>
      <w:proofErr w:type="spellStart"/>
      <w:r w:rsidR="00A3434B" w:rsidRPr="00623806">
        <w:rPr>
          <w:rFonts w:ascii="Helvetica" w:hAnsi="Helvetica"/>
          <w:color w:val="000000"/>
          <w:szCs w:val="24"/>
          <w:lang w:val="es-ES" w:eastAsia="ko-KR"/>
        </w:rPr>
        <w:t>forbiddingness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simultaneously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touch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not</w:t>
      </w:r>
      <w:proofErr w:type="spellEnd"/>
      <w:r w:rsidRPr="00623806">
        <w:rPr>
          <w:rFonts w:ascii="Helvetica" w:hAnsi="Helvetica"/>
          <w:color w:val="000000"/>
          <w:szCs w:val="24"/>
          <w:lang w:val="es-ES" w:eastAsia="ko-KR"/>
        </w:rPr>
        <w:t xml:space="preserve"> a </w:t>
      </w:r>
      <w:proofErr w:type="spellStart"/>
      <w:r w:rsidR="005C749B" w:rsidRPr="00623806">
        <w:rPr>
          <w:rFonts w:ascii="Helvetica" w:hAnsi="Helvetica"/>
          <w:color w:val="000000"/>
          <w:szCs w:val="24"/>
          <w:lang w:val="es-ES" w:eastAsia="ko-KR"/>
        </w:rPr>
        <w:t>claim</w:t>
      </w:r>
      <w:proofErr w:type="spellEnd"/>
      <w:r w:rsidR="005C749B"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rather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invitation</w:t>
      </w:r>
      <w:proofErr w:type="spellEnd"/>
      <w:r w:rsidRPr="00623806">
        <w:rPr>
          <w:rFonts w:ascii="Helvetica" w:hAnsi="Helvetica"/>
          <w:color w:val="000000"/>
          <w:szCs w:val="24"/>
          <w:lang w:val="es-ES" w:eastAsia="ko-KR"/>
        </w:rPr>
        <w:t>.</w:t>
      </w:r>
    </w:p>
    <w:p w14:paraId="2CF09994" w14:textId="75F426CB" w:rsidR="00E2615A" w:rsidRPr="00623806" w:rsidRDefault="00E2615A" w:rsidP="00E2615A">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heart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stuttered</w:t>
      </w:r>
      <w:proofErr w:type="spellEnd"/>
      <w:r w:rsidRPr="00623806">
        <w:rPr>
          <w:rFonts w:ascii="Helvetica" w:hAnsi="Helvetica"/>
          <w:color w:val="000000"/>
          <w:szCs w:val="24"/>
          <w:lang w:val="es-ES" w:eastAsia="ko-KR"/>
        </w:rPr>
        <w:t>.</w:t>
      </w:r>
    </w:p>
    <w:p w14:paraId="390A0BE6" w14:textId="63EC292A" w:rsidR="00E2615A" w:rsidRPr="00623806" w:rsidRDefault="00E2615A" w:rsidP="00E2615A">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Guilt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rushed</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tide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crashing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through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chest</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choking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breath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from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lungs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doing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Why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thinking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about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another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man</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him</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when</w:t>
      </w:r>
      <w:proofErr w:type="spellEnd"/>
      <w:r w:rsidRPr="00623806">
        <w:rPr>
          <w:rFonts w:ascii="Helvetica" w:hAnsi="Helvetica"/>
          <w:color w:val="000000"/>
          <w:szCs w:val="24"/>
          <w:lang w:val="es-ES" w:eastAsia="ko-KR"/>
        </w:rPr>
        <w:t xml:space="preserve"> Owen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right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trying</w:t>
      </w:r>
      <w:proofErr w:type="spellEnd"/>
      <w:r w:rsidRPr="00623806">
        <w:rPr>
          <w:rFonts w:ascii="Helvetica" w:hAnsi="Helvetica"/>
          <w:color w:val="000000"/>
          <w:szCs w:val="24"/>
          <w:lang w:val="es-ES" w:eastAsia="ko-KR"/>
        </w:rPr>
        <w:t>?</w:t>
      </w:r>
    </w:p>
    <w:p w14:paraId="66A22366" w14:textId="3ABF9CB9" w:rsidR="00E2615A" w:rsidRPr="00623806" w:rsidRDefault="00E2615A" w:rsidP="00E2615A">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But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body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already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knew</w:t>
      </w:r>
      <w:proofErr w:type="spellEnd"/>
      <w:r w:rsidRPr="00623806">
        <w:rPr>
          <w:rFonts w:ascii="Helvetica" w:hAnsi="Helvetica"/>
          <w:color w:val="000000"/>
          <w:szCs w:val="24"/>
          <w:lang w:val="es-ES" w:eastAsia="ko-KR"/>
        </w:rPr>
        <w:t>.</w:t>
      </w:r>
    </w:p>
    <w:p w14:paraId="0C0484EA" w14:textId="70CE7085" w:rsidR="00E2615A" w:rsidRPr="00623806" w:rsidRDefault="00E2615A" w:rsidP="00E2615A">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didn’t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ache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for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kiss</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in.</w:t>
      </w:r>
    </w:p>
    <w:p w14:paraId="51A2D4F6" w14:textId="5FCA593D" w:rsidR="00E2615A" w:rsidRPr="00623806" w:rsidRDefault="00E2615A" w:rsidP="00E2615A">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ached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for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one</w:t>
      </w:r>
      <w:proofErr w:type="spellEnd"/>
      <w:r w:rsidRPr="00623806">
        <w:rPr>
          <w:rFonts w:ascii="Helvetica" w:hAnsi="Helvetica"/>
          <w:color w:val="000000"/>
          <w:szCs w:val="24"/>
          <w:lang w:val="es-ES" w:eastAsia="ko-KR"/>
        </w:rPr>
        <w:t>.</w:t>
      </w:r>
    </w:p>
    <w:p w14:paraId="5B56D325" w14:textId="0264602D" w:rsidR="00E2615A" w:rsidRPr="00623806" w:rsidRDefault="00E2615A" w:rsidP="00E2615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A </w:t>
      </w:r>
      <w:proofErr w:type="spellStart"/>
      <w:r w:rsidRPr="00623806">
        <w:rPr>
          <w:rFonts w:ascii="Helvetica" w:hAnsi="Helvetica"/>
          <w:color w:val="000000"/>
          <w:szCs w:val="24"/>
          <w:lang w:val="es-ES" w:eastAsia="ko-KR"/>
        </w:rPr>
        <w:t>low</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growl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rumbled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from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below</w:t>
      </w:r>
      <w:proofErr w:type="spellEnd"/>
      <w:r w:rsidRPr="00623806">
        <w:rPr>
          <w:rFonts w:ascii="Helvetica" w:hAnsi="Helvetica"/>
          <w:color w:val="000000"/>
          <w:szCs w:val="24"/>
          <w:lang w:val="es-ES" w:eastAsia="ko-KR"/>
        </w:rPr>
        <w:t xml:space="preserve">. Shadow, </w:t>
      </w:r>
      <w:proofErr w:type="spellStart"/>
      <w:r w:rsidRPr="00623806">
        <w:rPr>
          <w:rFonts w:ascii="Helvetica" w:hAnsi="Helvetica"/>
          <w:color w:val="000000"/>
          <w:szCs w:val="24"/>
          <w:lang w:val="es-ES" w:eastAsia="ko-KR"/>
        </w:rPr>
        <w:t>who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patiently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watching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now</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bristling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small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body</w:t>
      </w:r>
      <w:proofErr w:type="spellEnd"/>
      <w:r w:rsidRPr="00623806">
        <w:rPr>
          <w:rFonts w:ascii="Helvetica" w:hAnsi="Helvetica"/>
          <w:color w:val="000000"/>
          <w:szCs w:val="24"/>
          <w:lang w:val="es-ES" w:eastAsia="ko-KR"/>
        </w:rPr>
        <w:t xml:space="preserve"> tense.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growl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intensified</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protective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almost</w:t>
      </w:r>
      <w:proofErr w:type="spellEnd"/>
      <w:r w:rsidRPr="00623806">
        <w:rPr>
          <w:rFonts w:ascii="Helvetica" w:hAnsi="Helvetica"/>
          <w:color w:val="000000"/>
          <w:szCs w:val="24"/>
          <w:lang w:val="es-ES" w:eastAsia="ko-KR"/>
        </w:rPr>
        <w:t xml:space="preserve"> feral </w:t>
      </w:r>
      <w:proofErr w:type="spellStart"/>
      <w:r w:rsidRPr="00623806">
        <w:rPr>
          <w:rFonts w:ascii="Helvetica" w:hAnsi="Helvetica"/>
          <w:color w:val="000000"/>
          <w:szCs w:val="24"/>
          <w:lang w:val="es-ES" w:eastAsia="ko-KR"/>
        </w:rPr>
        <w:t>sound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caused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heart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race</w:t>
      </w:r>
      <w:proofErr w:type="spellEnd"/>
      <w:r w:rsidRPr="00623806">
        <w:rPr>
          <w:rFonts w:ascii="Helvetica" w:hAnsi="Helvetica"/>
          <w:color w:val="000000"/>
          <w:szCs w:val="24"/>
          <w:lang w:val="es-ES" w:eastAsia="ko-KR"/>
        </w:rPr>
        <w:t>.</w:t>
      </w:r>
    </w:p>
    <w:p w14:paraId="6C23DBE4" w14:textId="204EDD9C" w:rsidR="00E2615A" w:rsidRPr="00623806" w:rsidRDefault="00E2615A" w:rsidP="0035271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Owen </w:t>
      </w:r>
      <w:proofErr w:type="spellStart"/>
      <w:r w:rsidRPr="00623806">
        <w:rPr>
          <w:rFonts w:ascii="Helvetica" w:hAnsi="Helvetica"/>
          <w:color w:val="000000"/>
          <w:szCs w:val="24"/>
          <w:lang w:val="es-ES" w:eastAsia="ko-KR"/>
        </w:rPr>
        <w:t>pulled</w:t>
      </w:r>
      <w:proofErr w:type="spellEnd"/>
      <w:r w:rsidRPr="00623806">
        <w:rPr>
          <w:rFonts w:ascii="Helvetica" w:hAnsi="Helvetica"/>
          <w:color w:val="000000"/>
          <w:szCs w:val="24"/>
          <w:lang w:val="es-ES" w:eastAsia="ko-KR"/>
        </w:rPr>
        <w:t xml:space="preserve"> back, </w:t>
      </w:r>
      <w:proofErr w:type="spellStart"/>
      <w:r w:rsidRPr="00623806">
        <w:rPr>
          <w:rFonts w:ascii="Helvetica" w:hAnsi="Helvetica"/>
          <w:color w:val="000000"/>
          <w:szCs w:val="24"/>
          <w:lang w:val="es-ES" w:eastAsia="ko-KR"/>
        </w:rPr>
        <w:t>breaking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kiss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with</w:t>
      </w:r>
      <w:proofErr w:type="spellEnd"/>
      <w:r w:rsidRPr="00623806">
        <w:rPr>
          <w:rFonts w:ascii="Helvetica" w:hAnsi="Helvetica"/>
          <w:color w:val="000000"/>
          <w:szCs w:val="24"/>
          <w:lang w:val="es-ES" w:eastAsia="ko-KR"/>
        </w:rPr>
        <w:t xml:space="preserve"> a </w:t>
      </w:r>
      <w:proofErr w:type="gramStart"/>
      <w:r w:rsidRPr="00623806">
        <w:rPr>
          <w:rFonts w:ascii="Helvetica" w:hAnsi="Helvetica"/>
          <w:color w:val="000000"/>
          <w:szCs w:val="24"/>
          <w:lang w:val="es-ES" w:eastAsia="ko-KR"/>
        </w:rPr>
        <w:t>look</w:t>
      </w:r>
      <w:proofErr w:type="gram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irritation</w:t>
      </w:r>
      <w:proofErr w:type="spellEnd"/>
      <w:r w:rsidRPr="00623806">
        <w:rPr>
          <w:rFonts w:ascii="Helvetica" w:hAnsi="Helvetica"/>
          <w:color w:val="000000"/>
          <w:szCs w:val="24"/>
          <w:lang w:val="es-ES" w:eastAsia="ko-KR"/>
        </w:rPr>
        <w:t>. “</w:t>
      </w:r>
      <w:proofErr w:type="spellStart"/>
      <w:r w:rsidRPr="00623806">
        <w:rPr>
          <w:rFonts w:ascii="Helvetica" w:hAnsi="Helvetica"/>
          <w:color w:val="000000"/>
          <w:szCs w:val="24"/>
          <w:lang w:val="es-ES" w:eastAsia="ko-KR"/>
        </w:rPr>
        <w:t>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growling</w:t>
      </w:r>
      <w:proofErr w:type="spellEnd"/>
      <w:r w:rsidRPr="00623806">
        <w:rPr>
          <w:rFonts w:ascii="Helvetica" w:hAnsi="Helvetica"/>
          <w:color w:val="000000"/>
          <w:szCs w:val="24"/>
          <w:lang w:val="es-ES" w:eastAsia="ko-KR"/>
        </w:rPr>
        <w:t xml:space="preserve"> at me?” he </w:t>
      </w:r>
      <w:proofErr w:type="spellStart"/>
      <w:r w:rsidRPr="00623806">
        <w:rPr>
          <w:rFonts w:ascii="Helvetica" w:hAnsi="Helvetica"/>
          <w:color w:val="000000"/>
          <w:szCs w:val="24"/>
          <w:lang w:val="es-ES" w:eastAsia="ko-KR"/>
        </w:rPr>
        <w:t>asked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voice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laced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with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annoyance</w:t>
      </w:r>
      <w:proofErr w:type="spellEnd"/>
      <w:r w:rsidRPr="00623806">
        <w:rPr>
          <w:rFonts w:ascii="Helvetica" w:hAnsi="Helvetica"/>
          <w:color w:val="000000"/>
          <w:szCs w:val="24"/>
          <w:lang w:val="es-ES" w:eastAsia="ko-KR"/>
        </w:rPr>
        <w:t xml:space="preserve"> as he </w:t>
      </w:r>
      <w:proofErr w:type="spellStart"/>
      <w:r w:rsidRPr="00623806">
        <w:rPr>
          <w:rFonts w:ascii="Helvetica" w:hAnsi="Helvetica"/>
          <w:color w:val="000000"/>
          <w:szCs w:val="24"/>
          <w:lang w:val="es-ES" w:eastAsia="ko-KR"/>
        </w:rPr>
        <w:t>glanced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down</w:t>
      </w:r>
      <w:proofErr w:type="spellEnd"/>
      <w:r w:rsidRPr="00623806">
        <w:rPr>
          <w:rFonts w:ascii="Helvetica" w:hAnsi="Helvetica"/>
          <w:color w:val="000000"/>
          <w:szCs w:val="24"/>
          <w:lang w:val="es-ES" w:eastAsia="ko-KR"/>
        </w:rPr>
        <w:t xml:space="preserve"> at Shadow.</w:t>
      </w:r>
    </w:p>
    <w:p w14:paraId="402C64E1" w14:textId="2783B285" w:rsidR="00E2615A" w:rsidRPr="00623806" w:rsidRDefault="00E2615A" w:rsidP="00E2615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looked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down</w:t>
      </w:r>
      <w:proofErr w:type="spellEnd"/>
      <w:r w:rsidRPr="00623806">
        <w:rPr>
          <w:rFonts w:ascii="Helvetica" w:hAnsi="Helvetica"/>
          <w:color w:val="000000"/>
          <w:szCs w:val="24"/>
          <w:lang w:val="es-ES" w:eastAsia="ko-KR"/>
        </w:rPr>
        <w:t xml:space="preserve"> at Shadow,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teeth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bared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little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body</w:t>
      </w:r>
      <w:proofErr w:type="spellEnd"/>
      <w:r w:rsidRPr="00623806">
        <w:rPr>
          <w:rFonts w:ascii="Helvetica" w:hAnsi="Helvetica"/>
          <w:color w:val="000000"/>
          <w:szCs w:val="24"/>
          <w:lang w:val="es-ES" w:eastAsia="ko-KR"/>
        </w:rPr>
        <w:t xml:space="preserve"> tense as </w:t>
      </w:r>
      <w:proofErr w:type="spellStart"/>
      <w:r w:rsidRPr="00623806">
        <w:rPr>
          <w:rFonts w:ascii="Helvetica" w:hAnsi="Helvetica"/>
          <w:color w:val="000000"/>
          <w:szCs w:val="24"/>
          <w:lang w:val="es-ES" w:eastAsia="ko-KR"/>
        </w:rPr>
        <w:t>if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ready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pounce</w:t>
      </w:r>
      <w:proofErr w:type="spellEnd"/>
      <w:r w:rsidRPr="00623806">
        <w:rPr>
          <w:rFonts w:ascii="Helvetica" w:hAnsi="Helvetica"/>
          <w:color w:val="000000"/>
          <w:szCs w:val="24"/>
          <w:lang w:val="es-ES" w:eastAsia="ko-KR"/>
        </w:rPr>
        <w:t xml:space="preserve">. “Shadow, no,” I </w:t>
      </w:r>
      <w:proofErr w:type="spellStart"/>
      <w:r w:rsidRPr="00623806">
        <w:rPr>
          <w:rFonts w:ascii="Helvetica" w:hAnsi="Helvetica"/>
          <w:color w:val="000000"/>
          <w:szCs w:val="24"/>
          <w:lang w:val="es-ES" w:eastAsia="ko-KR"/>
        </w:rPr>
        <w:t>said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softly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trying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calm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growl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didn’t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waver</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kept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eyes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on</w:t>
      </w:r>
      <w:proofErr w:type="spellEnd"/>
      <w:r w:rsidRPr="00623806">
        <w:rPr>
          <w:rFonts w:ascii="Helvetica" w:hAnsi="Helvetica"/>
          <w:color w:val="000000"/>
          <w:szCs w:val="24"/>
          <w:lang w:val="es-ES" w:eastAsia="ko-KR"/>
        </w:rPr>
        <w:t xml:space="preserve"> Owen,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hackles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raised</w:t>
      </w:r>
      <w:proofErr w:type="spellEnd"/>
      <w:r w:rsidRPr="00623806">
        <w:rPr>
          <w:rFonts w:ascii="Helvetica" w:hAnsi="Helvetica"/>
          <w:color w:val="000000"/>
          <w:szCs w:val="24"/>
          <w:lang w:val="es-ES" w:eastAsia="ko-KR"/>
        </w:rPr>
        <w:t>.</w:t>
      </w:r>
    </w:p>
    <w:p w14:paraId="292E1158" w14:textId="63434A3B" w:rsidR="00E2615A" w:rsidRPr="00623806" w:rsidRDefault="00E2615A" w:rsidP="00E2615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lastRenderedPageBreak/>
        <w:t>“</w:t>
      </w:r>
      <w:proofErr w:type="spellStart"/>
      <w:r w:rsidRPr="00623806">
        <w:rPr>
          <w:rFonts w:ascii="Helvetica" w:hAnsi="Helvetica"/>
          <w:color w:val="000000"/>
          <w:szCs w:val="24"/>
          <w:lang w:val="es-ES" w:eastAsia="ko-KR"/>
        </w:rPr>
        <w:t>What’s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wrong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with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him</w:t>
      </w:r>
      <w:proofErr w:type="spellEnd"/>
      <w:r w:rsidRPr="00623806">
        <w:rPr>
          <w:rFonts w:ascii="Helvetica" w:hAnsi="Helvetica"/>
          <w:color w:val="000000"/>
          <w:szCs w:val="24"/>
          <w:lang w:val="es-ES" w:eastAsia="ko-KR"/>
        </w:rPr>
        <w:t xml:space="preserve">?” Owen </w:t>
      </w:r>
      <w:proofErr w:type="spellStart"/>
      <w:r w:rsidRPr="00623806">
        <w:rPr>
          <w:rFonts w:ascii="Helvetica" w:hAnsi="Helvetica"/>
          <w:color w:val="000000"/>
          <w:szCs w:val="24"/>
          <w:lang w:val="es-ES" w:eastAsia="ko-KR"/>
        </w:rPr>
        <w:t>demanded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grip</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waist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tightening</w:t>
      </w:r>
      <w:proofErr w:type="spellEnd"/>
      <w:r w:rsidRPr="00623806">
        <w:rPr>
          <w:rFonts w:ascii="Helvetica" w:hAnsi="Helvetica"/>
          <w:color w:val="000000"/>
          <w:szCs w:val="24"/>
          <w:lang w:val="es-ES" w:eastAsia="ko-KR"/>
        </w:rPr>
        <w:t>. “</w:t>
      </w:r>
      <w:proofErr w:type="spellStart"/>
      <w:r w:rsidRPr="00623806">
        <w:rPr>
          <w:rFonts w:ascii="Helvetica" w:hAnsi="Helvetica"/>
          <w:color w:val="000000"/>
          <w:szCs w:val="24"/>
          <w:lang w:val="es-ES" w:eastAsia="ko-KR"/>
        </w:rPr>
        <w:t>Why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does</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keep</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doing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every</w:t>
      </w:r>
      <w:proofErr w:type="spellEnd"/>
      <w:r w:rsidRPr="00623806">
        <w:rPr>
          <w:rFonts w:ascii="Helvetica" w:hAnsi="Helvetica"/>
          <w:color w:val="000000"/>
          <w:szCs w:val="24"/>
          <w:lang w:val="es-ES" w:eastAsia="ko-KR"/>
        </w:rPr>
        <w:t xml:space="preserve"> time </w:t>
      </w:r>
      <w:proofErr w:type="spellStart"/>
      <w:r w:rsidRPr="00623806">
        <w:rPr>
          <w:rFonts w:ascii="Helvetica" w:hAnsi="Helvetica"/>
          <w:color w:val="000000"/>
          <w:szCs w:val="24"/>
          <w:lang w:val="es-ES" w:eastAsia="ko-KR"/>
        </w:rPr>
        <w:t>I’m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near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you</w:t>
      </w:r>
      <w:proofErr w:type="spellEnd"/>
      <w:r w:rsidRPr="00623806">
        <w:rPr>
          <w:rFonts w:ascii="Helvetica" w:hAnsi="Helvetica"/>
          <w:color w:val="000000"/>
          <w:szCs w:val="24"/>
          <w:lang w:val="es-ES" w:eastAsia="ko-KR"/>
        </w:rPr>
        <w:t>?”</w:t>
      </w:r>
    </w:p>
    <w:p w14:paraId="56313D13" w14:textId="0F30EEBC" w:rsidR="00E2615A" w:rsidRPr="00623806" w:rsidRDefault="00E2615A" w:rsidP="00E2615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He’s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just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protective</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tried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explain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though</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wasn’t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sure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how</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much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sense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made</w:t>
      </w:r>
      <w:proofErr w:type="spellEnd"/>
      <w:r w:rsidRPr="00623806">
        <w:rPr>
          <w:rFonts w:ascii="Helvetica" w:hAnsi="Helvetica"/>
          <w:color w:val="000000"/>
          <w:szCs w:val="24"/>
          <w:lang w:val="es-ES" w:eastAsia="ko-KR"/>
        </w:rPr>
        <w:t xml:space="preserve">. Shadow </w:t>
      </w:r>
      <w:proofErr w:type="spellStart"/>
      <w:r w:rsidRPr="00623806">
        <w:rPr>
          <w:rFonts w:ascii="Helvetica" w:hAnsi="Helvetica"/>
          <w:color w:val="000000"/>
          <w:szCs w:val="24"/>
          <w:lang w:val="es-ES" w:eastAsia="ko-KR"/>
        </w:rPr>
        <w:t>had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been</w:t>
      </w:r>
      <w:proofErr w:type="spellEnd"/>
      <w:r w:rsidRPr="00623806">
        <w:rPr>
          <w:rFonts w:ascii="Helvetica" w:hAnsi="Helvetica"/>
          <w:color w:val="000000"/>
          <w:szCs w:val="24"/>
          <w:lang w:val="es-ES" w:eastAsia="ko-KR"/>
        </w:rPr>
        <w:t xml:space="preserve"> more sensitive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Owen’s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presence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lately</w:t>
      </w:r>
      <w:proofErr w:type="spellEnd"/>
      <w:r w:rsidRPr="00623806">
        <w:rPr>
          <w:rFonts w:ascii="Helvetica" w:hAnsi="Helvetica"/>
          <w:color w:val="000000"/>
          <w:szCs w:val="24"/>
          <w:lang w:val="es-ES" w:eastAsia="ko-KR"/>
        </w:rPr>
        <w:t xml:space="preserve">, and I </w:t>
      </w:r>
      <w:proofErr w:type="spellStart"/>
      <w:r w:rsidRPr="00623806">
        <w:rPr>
          <w:rFonts w:ascii="Helvetica" w:hAnsi="Helvetica"/>
          <w:color w:val="000000"/>
          <w:szCs w:val="24"/>
          <w:lang w:val="es-ES" w:eastAsia="ko-KR"/>
        </w:rPr>
        <w:t>couldn’t</w:t>
      </w:r>
      <w:proofErr w:type="spellEnd"/>
      <w:r w:rsidRPr="00623806">
        <w:rPr>
          <w:rFonts w:ascii="Helvetica" w:hAnsi="Helvetica"/>
          <w:color w:val="000000"/>
          <w:szCs w:val="24"/>
          <w:lang w:val="es-ES" w:eastAsia="ko-KR"/>
        </w:rPr>
        <w:t xml:space="preserve"> quite figure </w:t>
      </w:r>
      <w:proofErr w:type="spellStart"/>
      <w:r w:rsidRPr="00623806">
        <w:rPr>
          <w:rFonts w:ascii="Helvetica" w:hAnsi="Helvetica"/>
          <w:color w:val="000000"/>
          <w:szCs w:val="24"/>
          <w:lang w:val="es-ES" w:eastAsia="ko-KR"/>
        </w:rPr>
        <w:t>out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why</w:t>
      </w:r>
      <w:proofErr w:type="spellEnd"/>
      <w:r w:rsidRPr="00623806">
        <w:rPr>
          <w:rFonts w:ascii="Helvetica" w:hAnsi="Helvetica"/>
          <w:color w:val="000000"/>
          <w:szCs w:val="24"/>
          <w:lang w:val="es-ES" w:eastAsia="ko-KR"/>
        </w:rPr>
        <w:t>.</w:t>
      </w:r>
    </w:p>
    <w:p w14:paraId="4E34571C" w14:textId="66957831" w:rsidR="00E2615A" w:rsidRPr="00623806" w:rsidRDefault="00E2615A" w:rsidP="00E2615A">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Owen’s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expression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darkened</w:t>
      </w:r>
      <w:proofErr w:type="spellEnd"/>
      <w:r w:rsidRPr="00623806">
        <w:rPr>
          <w:rFonts w:ascii="Helvetica" w:hAnsi="Helvetica"/>
          <w:color w:val="000000"/>
          <w:szCs w:val="24"/>
          <w:lang w:val="es-ES" w:eastAsia="ko-KR"/>
        </w:rPr>
        <w:t xml:space="preserve">, and he </w:t>
      </w:r>
      <w:proofErr w:type="spellStart"/>
      <w:r w:rsidRPr="00623806">
        <w:rPr>
          <w:rFonts w:ascii="Helvetica" w:hAnsi="Helvetica"/>
          <w:color w:val="000000"/>
          <w:szCs w:val="24"/>
          <w:lang w:val="es-ES" w:eastAsia="ko-KR"/>
        </w:rPr>
        <w:t>released</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stepping</w:t>
      </w:r>
      <w:proofErr w:type="spellEnd"/>
      <w:r w:rsidRPr="00623806">
        <w:rPr>
          <w:rFonts w:ascii="Helvetica" w:hAnsi="Helvetica"/>
          <w:color w:val="000000"/>
          <w:szCs w:val="24"/>
          <w:lang w:val="es-ES" w:eastAsia="ko-KR"/>
        </w:rPr>
        <w:t xml:space="preserve"> back </w:t>
      </w:r>
      <w:proofErr w:type="spellStart"/>
      <w:r w:rsidRPr="00623806">
        <w:rPr>
          <w:rFonts w:ascii="Helvetica" w:hAnsi="Helvetica"/>
          <w:color w:val="000000"/>
          <w:szCs w:val="24"/>
          <w:lang w:val="es-ES" w:eastAsia="ko-KR"/>
        </w:rPr>
        <w:t>with</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huff</w:t>
      </w:r>
      <w:proofErr w:type="spellEnd"/>
      <w:r w:rsidRPr="00623806">
        <w:rPr>
          <w:rFonts w:ascii="Helvetica" w:hAnsi="Helvetica"/>
          <w:color w:val="000000"/>
          <w:szCs w:val="24"/>
          <w:lang w:val="es-ES" w:eastAsia="ko-KR"/>
        </w:rPr>
        <w:t>. “</w:t>
      </w:r>
      <w:proofErr w:type="spellStart"/>
      <w:r w:rsidRPr="00623806">
        <w:rPr>
          <w:rFonts w:ascii="Helvetica" w:hAnsi="Helvetica"/>
          <w:color w:val="000000"/>
          <w:szCs w:val="24"/>
          <w:lang w:val="es-ES" w:eastAsia="ko-KR"/>
        </w:rPr>
        <w:t>It’s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an</w:t>
      </w:r>
      <w:proofErr w:type="spellEnd"/>
      <w:r w:rsidRPr="00623806">
        <w:rPr>
          <w:rFonts w:ascii="Helvetica" w:hAnsi="Helvetica"/>
          <w:color w:val="000000"/>
          <w:szCs w:val="24"/>
          <w:lang w:val="es-ES" w:eastAsia="ko-KR"/>
        </w:rPr>
        <w:t xml:space="preserve"> animal, Liliam. </w:t>
      </w:r>
      <w:proofErr w:type="spellStart"/>
      <w:r w:rsidRPr="00623806">
        <w:rPr>
          <w:rFonts w:ascii="Helvetica" w:hAnsi="Helvetica"/>
          <w:color w:val="000000"/>
          <w:szCs w:val="24"/>
          <w:lang w:val="es-ES" w:eastAsia="ko-KR"/>
        </w:rPr>
        <w:t>You</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shouldn’t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let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act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You</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need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train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get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rid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w:t>
      </w:r>
    </w:p>
    <w:p w14:paraId="6B6E3A5D" w14:textId="0C81B1FA" w:rsidR="00E2615A" w:rsidRPr="00623806" w:rsidRDefault="00E2615A" w:rsidP="00E2615A">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harshness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words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stung</w:t>
      </w:r>
      <w:proofErr w:type="spellEnd"/>
      <w:r w:rsidRPr="00623806">
        <w:rPr>
          <w:rFonts w:ascii="Helvetica" w:hAnsi="Helvetica"/>
          <w:color w:val="000000"/>
          <w:szCs w:val="24"/>
          <w:lang w:val="es-ES" w:eastAsia="ko-KR"/>
        </w:rPr>
        <w:t xml:space="preserve">, and I </w:t>
      </w:r>
      <w:proofErr w:type="spellStart"/>
      <w:r w:rsidRPr="00623806">
        <w:rPr>
          <w:rFonts w:ascii="Helvetica" w:hAnsi="Helvetica"/>
          <w:color w:val="000000"/>
          <w:szCs w:val="24"/>
          <w:lang w:val="es-ES" w:eastAsia="ko-KR"/>
        </w:rPr>
        <w:t>felt</w:t>
      </w:r>
      <w:proofErr w:type="spellEnd"/>
      <w:r w:rsidRPr="00623806">
        <w:rPr>
          <w:rFonts w:ascii="Helvetica" w:hAnsi="Helvetica"/>
          <w:color w:val="000000"/>
          <w:szCs w:val="24"/>
          <w:lang w:val="es-ES" w:eastAsia="ko-KR"/>
        </w:rPr>
        <w:t xml:space="preserve"> a wave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defensiveness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rise</w:t>
      </w:r>
      <w:proofErr w:type="spellEnd"/>
      <w:r w:rsidRPr="00623806">
        <w:rPr>
          <w:rFonts w:ascii="Helvetica" w:hAnsi="Helvetica"/>
          <w:color w:val="000000"/>
          <w:szCs w:val="24"/>
          <w:lang w:val="es-ES" w:eastAsia="ko-KR"/>
        </w:rPr>
        <w:t xml:space="preserve"> in me. “</w:t>
      </w:r>
      <w:proofErr w:type="spellStart"/>
      <w:r w:rsidRPr="00623806">
        <w:rPr>
          <w:rFonts w:ascii="Helvetica" w:hAnsi="Helvetica"/>
          <w:color w:val="000000"/>
          <w:szCs w:val="24"/>
          <w:lang w:val="es-ES" w:eastAsia="ko-KR"/>
        </w:rPr>
        <w:t>He’s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not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just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an</w:t>
      </w:r>
      <w:proofErr w:type="spellEnd"/>
      <w:r w:rsidRPr="00623806">
        <w:rPr>
          <w:rFonts w:ascii="Helvetica" w:hAnsi="Helvetica"/>
          <w:color w:val="000000"/>
          <w:szCs w:val="24"/>
          <w:lang w:val="es-ES" w:eastAsia="ko-KR"/>
        </w:rPr>
        <w:t xml:space="preserve"> animal, Owen. </w:t>
      </w:r>
      <w:proofErr w:type="spellStart"/>
      <w:r w:rsidRPr="00623806">
        <w:rPr>
          <w:rFonts w:ascii="Helvetica" w:hAnsi="Helvetica"/>
          <w:color w:val="000000"/>
          <w:szCs w:val="24"/>
          <w:lang w:val="es-ES" w:eastAsia="ko-KR"/>
        </w:rPr>
        <w:t>He’s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through</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lot</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I’m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not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getting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rid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him</w:t>
      </w:r>
      <w:proofErr w:type="spellEnd"/>
      <w:r w:rsidRPr="00623806">
        <w:rPr>
          <w:rFonts w:ascii="Helvetica" w:hAnsi="Helvetica"/>
          <w:color w:val="000000"/>
          <w:szCs w:val="24"/>
          <w:lang w:val="es-ES" w:eastAsia="ko-KR"/>
        </w:rPr>
        <w:t>.”</w:t>
      </w:r>
    </w:p>
    <w:p w14:paraId="72A8261B" w14:textId="6AF3228F" w:rsidR="00E2615A" w:rsidRPr="00623806" w:rsidRDefault="00E2615A" w:rsidP="00E2615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Owen </w:t>
      </w:r>
      <w:proofErr w:type="spellStart"/>
      <w:r w:rsidRPr="00623806">
        <w:rPr>
          <w:rFonts w:ascii="Helvetica" w:hAnsi="Helvetica"/>
          <w:color w:val="000000"/>
          <w:szCs w:val="24"/>
          <w:lang w:val="es-ES" w:eastAsia="ko-KR"/>
        </w:rPr>
        <w:t>scoffed</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turned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heel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sound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footsteps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echoing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down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hallway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a final </w:t>
      </w:r>
      <w:proofErr w:type="spellStart"/>
      <w:r w:rsidRPr="00623806">
        <w:rPr>
          <w:rFonts w:ascii="Helvetica" w:hAnsi="Helvetica"/>
          <w:color w:val="000000"/>
          <w:szCs w:val="24"/>
          <w:lang w:val="es-ES" w:eastAsia="ko-KR"/>
        </w:rPr>
        <w:t>word</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would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rather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not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hear</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watched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chest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tightening</w:t>
      </w:r>
      <w:proofErr w:type="spellEnd"/>
      <w:r w:rsidRPr="00623806">
        <w:rPr>
          <w:rFonts w:ascii="Helvetica" w:hAnsi="Helvetica"/>
          <w:color w:val="000000"/>
          <w:szCs w:val="24"/>
          <w:lang w:val="es-ES" w:eastAsia="ko-KR"/>
        </w:rPr>
        <w:t xml:space="preserve">, a familiar </w:t>
      </w:r>
      <w:proofErr w:type="spellStart"/>
      <w:r w:rsidRPr="00623806">
        <w:rPr>
          <w:rFonts w:ascii="Helvetica" w:hAnsi="Helvetica"/>
          <w:color w:val="000000"/>
          <w:szCs w:val="24"/>
          <w:lang w:val="es-ES" w:eastAsia="ko-KR"/>
        </w:rPr>
        <w:t>weight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sinking</w:t>
      </w:r>
      <w:proofErr w:type="spellEnd"/>
      <w:r w:rsidRPr="00623806">
        <w:rPr>
          <w:rFonts w:ascii="Helvetica" w:hAnsi="Helvetica"/>
          <w:color w:val="000000"/>
          <w:szCs w:val="24"/>
          <w:lang w:val="es-ES" w:eastAsia="ko-KR"/>
        </w:rPr>
        <w:t xml:space="preserve"> back </w:t>
      </w:r>
      <w:proofErr w:type="spellStart"/>
      <w:r w:rsidRPr="00623806">
        <w:rPr>
          <w:rFonts w:ascii="Helvetica" w:hAnsi="Helvetica"/>
          <w:color w:val="000000"/>
          <w:szCs w:val="24"/>
          <w:lang w:val="es-ES" w:eastAsia="ko-KR"/>
        </w:rPr>
        <w:t>into</w:t>
      </w:r>
      <w:proofErr w:type="spellEnd"/>
      <w:r w:rsidRPr="00623806">
        <w:rPr>
          <w:rFonts w:ascii="Helvetica" w:hAnsi="Helvetica"/>
          <w:color w:val="000000"/>
          <w:szCs w:val="24"/>
          <w:lang w:val="es-ES" w:eastAsia="ko-KR"/>
        </w:rPr>
        <w:t xml:space="preserve"> place </w:t>
      </w:r>
      <w:proofErr w:type="spellStart"/>
      <w:r w:rsidRPr="00623806">
        <w:rPr>
          <w:rFonts w:ascii="Helvetica" w:hAnsi="Helvetica"/>
          <w:color w:val="000000"/>
          <w:szCs w:val="24"/>
          <w:lang w:val="es-ES" w:eastAsia="ko-KR"/>
        </w:rPr>
        <w:t>where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heart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used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feel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steady</w:t>
      </w:r>
      <w:proofErr w:type="spellEnd"/>
      <w:r w:rsidRPr="00623806">
        <w:rPr>
          <w:rFonts w:ascii="Helvetica" w:hAnsi="Helvetica"/>
          <w:color w:val="000000"/>
          <w:szCs w:val="24"/>
          <w:lang w:val="es-ES" w:eastAsia="ko-KR"/>
        </w:rPr>
        <w:t>.</w:t>
      </w:r>
    </w:p>
    <w:p w14:paraId="7854A249" w14:textId="7A214F7B" w:rsidR="00E2615A" w:rsidRPr="00623806" w:rsidRDefault="00E2615A" w:rsidP="00E2615A">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Beside</w:t>
      </w:r>
      <w:proofErr w:type="spellEnd"/>
      <w:r w:rsidRPr="00623806">
        <w:rPr>
          <w:rFonts w:ascii="Helvetica" w:hAnsi="Helvetica"/>
          <w:color w:val="000000"/>
          <w:szCs w:val="24"/>
          <w:lang w:val="es-ES" w:eastAsia="ko-KR"/>
        </w:rPr>
        <w:t xml:space="preserve"> me, Shadow </w:t>
      </w:r>
      <w:proofErr w:type="spellStart"/>
      <w:r w:rsidRPr="00623806">
        <w:rPr>
          <w:rFonts w:ascii="Helvetica" w:hAnsi="Helvetica"/>
          <w:color w:val="000000"/>
          <w:szCs w:val="24"/>
          <w:lang w:val="es-ES" w:eastAsia="ko-KR"/>
        </w:rPr>
        <w:t>stood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rigid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ears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pinned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little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body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still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bristling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with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tension</w:t>
      </w:r>
      <w:proofErr w:type="spellEnd"/>
      <w:r w:rsidRPr="00623806">
        <w:rPr>
          <w:rFonts w:ascii="Helvetica" w:hAnsi="Helvetica"/>
          <w:color w:val="000000"/>
          <w:szCs w:val="24"/>
          <w:lang w:val="es-ES" w:eastAsia="ko-KR"/>
        </w:rPr>
        <w:t>.</w:t>
      </w:r>
    </w:p>
    <w:p w14:paraId="560BFB6B" w14:textId="427E1611" w:rsidR="00E2615A" w:rsidRPr="00623806" w:rsidRDefault="00E2615A" w:rsidP="00E2615A">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growl</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throat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quieted</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but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not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proofErr w:type="gramStart"/>
      <w:r w:rsidRPr="00623806">
        <w:rPr>
          <w:rFonts w:ascii="Helvetica" w:hAnsi="Helvetica"/>
          <w:color w:val="000000"/>
          <w:szCs w:val="24"/>
          <w:lang w:val="es-ES" w:eastAsia="ko-KR"/>
        </w:rPr>
        <w:t>warning</w:t>
      </w:r>
      <w:proofErr w:type="spellEnd"/>
      <w:proofErr w:type="gram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stance</w:t>
      </w:r>
      <w:proofErr w:type="spellEnd"/>
      <w:r w:rsidRPr="00623806">
        <w:rPr>
          <w:rFonts w:ascii="Helvetica" w:hAnsi="Helvetica"/>
          <w:color w:val="000000"/>
          <w:szCs w:val="24"/>
          <w:lang w:val="es-ES" w:eastAsia="ko-KR"/>
        </w:rPr>
        <w:t>.</w:t>
      </w:r>
    </w:p>
    <w:p w14:paraId="6DB50496" w14:textId="0C985B34" w:rsidR="00E2615A" w:rsidRPr="00623806" w:rsidRDefault="00E2615A" w:rsidP="0035271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00775DFD" w:rsidRPr="00623806">
        <w:rPr>
          <w:rFonts w:ascii="Helvetica" w:hAnsi="Helvetica"/>
          <w:color w:val="000000"/>
          <w:szCs w:val="24"/>
          <w:lang w:val="es-ES" w:eastAsia="ko-KR"/>
        </w:rPr>
        <w:t>knelt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slowly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fingers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brushing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over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soft</w:t>
      </w:r>
      <w:proofErr w:type="spellEnd"/>
      <w:r w:rsidRPr="00623806">
        <w:rPr>
          <w:rFonts w:ascii="Helvetica" w:hAnsi="Helvetica"/>
          <w:color w:val="000000"/>
          <w:szCs w:val="24"/>
          <w:lang w:val="es-ES" w:eastAsia="ko-KR"/>
        </w:rPr>
        <w:t xml:space="preserve"> curve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back. “</w:t>
      </w:r>
      <w:proofErr w:type="spellStart"/>
      <w:r w:rsidRPr="00623806">
        <w:rPr>
          <w:rFonts w:ascii="Helvetica" w:hAnsi="Helvetica"/>
          <w:color w:val="000000"/>
          <w:szCs w:val="24"/>
          <w:lang w:val="es-ES" w:eastAsia="ko-KR"/>
        </w:rPr>
        <w:t>You</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should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ease</w:t>
      </w:r>
      <w:proofErr w:type="spellEnd"/>
      <w:r w:rsidRPr="00623806">
        <w:rPr>
          <w:rFonts w:ascii="Helvetica" w:hAnsi="Helvetica"/>
          <w:color w:val="000000"/>
          <w:szCs w:val="24"/>
          <w:lang w:val="es-ES" w:eastAsia="ko-KR"/>
        </w:rPr>
        <w:t xml:space="preserve"> up, Shadow,” I </w:t>
      </w:r>
      <w:proofErr w:type="spellStart"/>
      <w:r w:rsidRPr="00623806">
        <w:rPr>
          <w:rFonts w:ascii="Helvetica" w:hAnsi="Helvetica"/>
          <w:color w:val="000000"/>
          <w:szCs w:val="24"/>
          <w:lang w:val="es-ES" w:eastAsia="ko-KR"/>
        </w:rPr>
        <w:t>murmured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trying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coax</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calm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into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voice</w:t>
      </w:r>
      <w:proofErr w:type="spellEnd"/>
      <w:r w:rsidRPr="00623806">
        <w:rPr>
          <w:rFonts w:ascii="Helvetica" w:hAnsi="Helvetica"/>
          <w:color w:val="000000"/>
          <w:szCs w:val="24"/>
          <w:lang w:val="es-ES" w:eastAsia="ko-KR"/>
        </w:rPr>
        <w:t>.</w:t>
      </w:r>
    </w:p>
    <w:p w14:paraId="79DCC6A4" w14:textId="70247A8B" w:rsidR="00E2615A" w:rsidRPr="00623806" w:rsidRDefault="00E2615A" w:rsidP="00E2615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He </w:t>
      </w:r>
      <w:proofErr w:type="spellStart"/>
      <w:r w:rsidRPr="00623806">
        <w:rPr>
          <w:rFonts w:ascii="Helvetica" w:hAnsi="Helvetica"/>
          <w:color w:val="000000"/>
          <w:szCs w:val="24"/>
          <w:lang w:val="es-ES" w:eastAsia="ko-KR"/>
        </w:rPr>
        <w:t>blinked</w:t>
      </w:r>
      <w:proofErr w:type="spellEnd"/>
      <w:r w:rsidRPr="00623806">
        <w:rPr>
          <w:rFonts w:ascii="Helvetica" w:hAnsi="Helvetica"/>
          <w:color w:val="000000"/>
          <w:szCs w:val="24"/>
          <w:lang w:val="es-ES" w:eastAsia="ko-KR"/>
        </w:rPr>
        <w:t xml:space="preserve"> up at me, </w:t>
      </w:r>
      <w:proofErr w:type="spellStart"/>
      <w:r w:rsidRPr="00623806">
        <w:rPr>
          <w:rFonts w:ascii="Helvetica" w:hAnsi="Helvetica"/>
          <w:color w:val="000000"/>
          <w:szCs w:val="24"/>
          <w:lang w:val="es-ES" w:eastAsia="ko-KR"/>
        </w:rPr>
        <w:t>tail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twitching</w:t>
      </w:r>
      <w:proofErr w:type="spellEnd"/>
      <w:r w:rsidRPr="00623806">
        <w:rPr>
          <w:rFonts w:ascii="Helvetica" w:hAnsi="Helvetica"/>
          <w:color w:val="000000"/>
          <w:szCs w:val="24"/>
          <w:lang w:val="es-ES" w:eastAsia="ko-KR"/>
        </w:rPr>
        <w:t xml:space="preserve"> once… and </w:t>
      </w:r>
      <w:proofErr w:type="spellStart"/>
      <w:r w:rsidRPr="00623806">
        <w:rPr>
          <w:rFonts w:ascii="Helvetica" w:hAnsi="Helvetica"/>
          <w:color w:val="000000"/>
          <w:szCs w:val="24"/>
          <w:lang w:val="es-ES" w:eastAsia="ko-KR"/>
        </w:rPr>
        <w:t>then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gave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tiniest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huff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followed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by</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sneeze</w:t>
      </w:r>
      <w:proofErr w:type="spellEnd"/>
      <w:r w:rsidRPr="00623806">
        <w:rPr>
          <w:rFonts w:ascii="Helvetica" w:hAnsi="Helvetica"/>
          <w:color w:val="000000"/>
          <w:szCs w:val="24"/>
          <w:lang w:val="es-ES" w:eastAsia="ko-KR"/>
        </w:rPr>
        <w:t xml:space="preserve"> so </w:t>
      </w:r>
      <w:proofErr w:type="spellStart"/>
      <w:r w:rsidRPr="00623806">
        <w:rPr>
          <w:rFonts w:ascii="Helvetica" w:hAnsi="Helvetica"/>
          <w:color w:val="000000"/>
          <w:szCs w:val="24"/>
          <w:lang w:val="es-ES" w:eastAsia="ko-KR"/>
        </w:rPr>
        <w:t>perfectly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timed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felt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sarcastic</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hell</w:t>
      </w:r>
      <w:proofErr w:type="spellEnd"/>
      <w:r w:rsidRPr="00623806">
        <w:rPr>
          <w:rFonts w:ascii="Helvetica" w:hAnsi="Helvetica"/>
          <w:color w:val="000000"/>
          <w:szCs w:val="24"/>
          <w:lang w:val="es-ES" w:eastAsia="ko-KR"/>
        </w:rPr>
        <w:t xml:space="preserve"> no.</w:t>
      </w:r>
    </w:p>
    <w:p w14:paraId="70DE1633" w14:textId="3DEAB4BD" w:rsidR="00E2615A" w:rsidRPr="00623806" w:rsidRDefault="00E2615A" w:rsidP="00E2615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A </w:t>
      </w:r>
      <w:proofErr w:type="spellStart"/>
      <w:r w:rsidRPr="00623806">
        <w:rPr>
          <w:rFonts w:ascii="Helvetica" w:hAnsi="Helvetica"/>
          <w:color w:val="000000"/>
          <w:szCs w:val="24"/>
          <w:lang w:val="es-ES" w:eastAsia="ko-KR"/>
        </w:rPr>
        <w:t>breath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laughter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escaped</w:t>
      </w:r>
      <w:proofErr w:type="spellEnd"/>
      <w:r w:rsidRPr="00623806">
        <w:rPr>
          <w:rFonts w:ascii="Helvetica" w:hAnsi="Helvetica"/>
          <w:color w:val="000000"/>
          <w:szCs w:val="24"/>
          <w:lang w:val="es-ES" w:eastAsia="ko-KR"/>
        </w:rPr>
        <w:t xml:space="preserve"> me—</w:t>
      </w:r>
      <w:proofErr w:type="spellStart"/>
      <w:r w:rsidRPr="00623806">
        <w:rPr>
          <w:rFonts w:ascii="Helvetica" w:hAnsi="Helvetica"/>
          <w:color w:val="000000"/>
          <w:szCs w:val="24"/>
          <w:lang w:val="es-ES" w:eastAsia="ko-KR"/>
        </w:rPr>
        <w:t>dry</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tired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but</w:t>
      </w:r>
      <w:proofErr w:type="spellEnd"/>
      <w:r w:rsidRPr="00623806">
        <w:rPr>
          <w:rFonts w:ascii="Helvetica" w:hAnsi="Helvetica"/>
          <w:color w:val="000000"/>
          <w:szCs w:val="24"/>
          <w:lang w:val="es-ES" w:eastAsia="ko-KR"/>
        </w:rPr>
        <w:t xml:space="preserve"> real.</w:t>
      </w:r>
    </w:p>
    <w:p w14:paraId="2985FCA1" w14:textId="1306897B" w:rsidR="00721441" w:rsidRPr="00623806" w:rsidRDefault="00E2615A" w:rsidP="00E2615A">
      <w:pPr>
        <w:spacing w:line="276" w:lineRule="auto"/>
        <w:ind w:firstLine="720"/>
        <w:jc w:val="both"/>
        <w:rPr>
          <w:rFonts w:ascii="Helvetica" w:hAnsi="Helvetica"/>
          <w:lang w:val="es-ES"/>
        </w:rPr>
      </w:pPr>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Yeah</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whispered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stroking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fur</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neither</w:t>
      </w:r>
      <w:proofErr w:type="spellEnd"/>
      <w:r w:rsidRPr="00623806">
        <w:rPr>
          <w:rFonts w:ascii="Helvetica" w:hAnsi="Helvetica"/>
          <w:color w:val="000000"/>
          <w:szCs w:val="24"/>
          <w:lang w:val="es-ES" w:eastAsia="ko-KR"/>
        </w:rPr>
        <w:t>.”</w:t>
      </w:r>
      <w:r w:rsidR="00721441" w:rsidRPr="00623806">
        <w:rPr>
          <w:rFonts w:ascii="Helvetica" w:hAnsi="Helvetica"/>
          <w:lang w:val="es-ES"/>
        </w:rPr>
        <w:br w:type="page"/>
      </w:r>
    </w:p>
    <w:p w14:paraId="04636BCB" w14:textId="77777777" w:rsidR="00721441" w:rsidRPr="00623806" w:rsidRDefault="00721441" w:rsidP="00721441">
      <w:pPr>
        <w:jc w:val="center"/>
        <w:rPr>
          <w:rFonts w:ascii="Libre Baskerville" w:hAnsi="Libre Baskerville"/>
          <w:sz w:val="44"/>
          <w:szCs w:val="44"/>
          <w:lang w:val="es-ES"/>
        </w:rPr>
      </w:pPr>
    </w:p>
    <w:p w14:paraId="2CF54BB6" w14:textId="77777777" w:rsidR="00721441" w:rsidRPr="00623806" w:rsidRDefault="00721441" w:rsidP="00721441">
      <w:pPr>
        <w:jc w:val="center"/>
        <w:rPr>
          <w:rFonts w:ascii="Libre Baskerville" w:hAnsi="Libre Baskerville"/>
          <w:sz w:val="44"/>
          <w:szCs w:val="44"/>
          <w:lang w:val="es-ES"/>
        </w:rPr>
      </w:pPr>
    </w:p>
    <w:p w14:paraId="47361019" w14:textId="77777777" w:rsidR="00721441" w:rsidRPr="00623806" w:rsidRDefault="00721441" w:rsidP="00721441">
      <w:pPr>
        <w:jc w:val="center"/>
        <w:rPr>
          <w:rFonts w:ascii="Libre Baskerville" w:hAnsi="Libre Baskerville"/>
          <w:sz w:val="44"/>
          <w:szCs w:val="44"/>
          <w:lang w:val="es-ES"/>
        </w:rPr>
      </w:pPr>
    </w:p>
    <w:p w14:paraId="2B040C28" w14:textId="77777777" w:rsidR="00721441" w:rsidRPr="00623806" w:rsidRDefault="00721441" w:rsidP="00721441">
      <w:pPr>
        <w:jc w:val="center"/>
        <w:rPr>
          <w:rFonts w:ascii="Libre Baskerville" w:hAnsi="Libre Baskerville"/>
          <w:sz w:val="44"/>
          <w:szCs w:val="44"/>
          <w:lang w:val="es-ES"/>
        </w:rPr>
      </w:pPr>
    </w:p>
    <w:p w14:paraId="2B363337" w14:textId="77777777" w:rsidR="00721441" w:rsidRPr="00623806" w:rsidRDefault="00721441" w:rsidP="00721441">
      <w:pPr>
        <w:jc w:val="center"/>
        <w:rPr>
          <w:rFonts w:ascii="Libre Baskerville" w:hAnsi="Libre Baskerville"/>
          <w:sz w:val="44"/>
          <w:szCs w:val="44"/>
          <w:lang w:val="es-ES"/>
        </w:rPr>
      </w:pPr>
    </w:p>
    <w:p w14:paraId="752AFDEB" w14:textId="77777777" w:rsidR="00721441" w:rsidRPr="00623806" w:rsidRDefault="00721441" w:rsidP="00721441">
      <w:pPr>
        <w:jc w:val="center"/>
        <w:rPr>
          <w:rFonts w:ascii="Libre Baskerville" w:hAnsi="Libre Baskerville"/>
          <w:sz w:val="44"/>
          <w:szCs w:val="44"/>
          <w:lang w:val="es-ES"/>
        </w:rPr>
      </w:pPr>
      <w:r w:rsidRPr="00623806">
        <w:rPr>
          <w:rFonts w:ascii="Libre Baskerville" w:hAnsi="Libre Baskerville"/>
          <w:sz w:val="44"/>
          <w:szCs w:val="44"/>
          <w:lang w:val="es-ES"/>
        </w:rPr>
        <w:t>10</w:t>
      </w:r>
    </w:p>
    <w:p w14:paraId="0D5C22E6" w14:textId="77777777" w:rsidR="00721441" w:rsidRPr="00623806" w:rsidRDefault="00721441" w:rsidP="00721441">
      <w:pPr>
        <w:jc w:val="center"/>
        <w:rPr>
          <w:rFonts w:ascii="Libre Baskerville" w:hAnsi="Libre Baskerville"/>
          <w:sz w:val="44"/>
          <w:szCs w:val="44"/>
          <w:lang w:val="es-ES"/>
        </w:rPr>
      </w:pPr>
      <w:r w:rsidRPr="00623806">
        <w:rPr>
          <w:rFonts w:ascii="Libre Baskerville" w:hAnsi="Libre Baskerville"/>
          <w:sz w:val="44"/>
          <w:szCs w:val="44"/>
          <w:lang w:val="es-ES"/>
        </w:rPr>
        <w:t>GLANCES</w:t>
      </w:r>
    </w:p>
    <w:p w14:paraId="22B39511" w14:textId="77777777" w:rsidR="00721441" w:rsidRPr="00623806" w:rsidRDefault="00721441" w:rsidP="00721441">
      <w:pPr>
        <w:pStyle w:val="SceneFirstParagraph"/>
        <w:spacing w:line="276" w:lineRule="auto"/>
        <w:jc w:val="both"/>
        <w:rPr>
          <w:rFonts w:ascii="Helvetica" w:hAnsi="Helvetica"/>
          <w:lang w:val="es-ES"/>
        </w:rPr>
      </w:pPr>
    </w:p>
    <w:p w14:paraId="30F6A7D2" w14:textId="4FE561FE" w:rsidR="00A3434B" w:rsidRPr="00623806" w:rsidRDefault="00A3434B" w:rsidP="00A3434B">
      <w:pPr>
        <w:pStyle w:val="Scene"/>
        <w:spacing w:line="276" w:lineRule="auto"/>
        <w:jc w:val="both"/>
        <w:rPr>
          <w:rFonts w:ascii="Helvetica" w:hAnsi="Helvetica"/>
          <w:lang w:val="es-ES"/>
        </w:rPr>
      </w:pPr>
      <w:r w:rsidRPr="00623806">
        <w:rPr>
          <w:rFonts w:ascii="Helvetica" w:hAnsi="Helvetica"/>
          <w:lang w:val="es-ES"/>
        </w:rPr>
        <w:t xml:space="preserve"> I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face</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w:t>
      </w:r>
    </w:p>
    <w:p w14:paraId="2EB0F62D" w14:textId="2DED3F9E" w:rsidR="00A3434B" w:rsidRPr="00623806" w:rsidRDefault="00A3434B" w:rsidP="00A3434B">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walked</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office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woman</w:t>
      </w:r>
      <w:proofErr w:type="spellEnd"/>
      <w:r w:rsidRPr="00623806">
        <w:rPr>
          <w:rFonts w:ascii="Helvetica" w:hAnsi="Helvetica"/>
          <w:lang w:val="es-ES"/>
        </w:rPr>
        <w:t xml:space="preserve"> </w:t>
      </w:r>
      <w:proofErr w:type="spellStart"/>
      <w:r w:rsidRPr="00623806">
        <w:rPr>
          <w:rFonts w:ascii="Helvetica" w:hAnsi="Helvetica"/>
          <w:lang w:val="es-ES"/>
        </w:rPr>
        <w:t>heading</w:t>
      </w:r>
      <w:proofErr w:type="spellEnd"/>
      <w:r w:rsidRPr="00623806">
        <w:rPr>
          <w:rFonts w:ascii="Helvetica" w:hAnsi="Helvetica"/>
          <w:lang w:val="es-ES"/>
        </w:rPr>
        <w:t xml:space="preserve"> </w:t>
      </w:r>
      <w:proofErr w:type="spellStart"/>
      <w:r w:rsidRPr="00623806">
        <w:rPr>
          <w:rFonts w:ascii="Helvetica" w:hAnsi="Helvetica"/>
          <w:lang w:val="es-ES"/>
        </w:rPr>
        <w:t>toward</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own</w:t>
      </w:r>
      <w:proofErr w:type="spellEnd"/>
      <w:r w:rsidRPr="00623806">
        <w:rPr>
          <w:rFonts w:ascii="Helvetica" w:hAnsi="Helvetica"/>
          <w:lang w:val="es-ES"/>
        </w:rPr>
        <w:t xml:space="preserve"> </w:t>
      </w:r>
      <w:proofErr w:type="spellStart"/>
      <w:r w:rsidRPr="00623806">
        <w:rPr>
          <w:rFonts w:ascii="Helvetica" w:hAnsi="Helvetica"/>
          <w:lang w:val="es-ES"/>
        </w:rPr>
        <w:t>execution</w:t>
      </w:r>
      <w:proofErr w:type="spellEnd"/>
      <w:r w:rsidRPr="00623806">
        <w:rPr>
          <w:rFonts w:ascii="Helvetica" w:hAnsi="Helvetica"/>
          <w:lang w:val="es-ES"/>
        </w:rPr>
        <w:t>—</w:t>
      </w:r>
      <w:proofErr w:type="spellStart"/>
      <w:r w:rsidRPr="00623806">
        <w:rPr>
          <w:rFonts w:ascii="Helvetica" w:hAnsi="Helvetica"/>
          <w:lang w:val="es-ES"/>
        </w:rPr>
        <w:t>each</w:t>
      </w:r>
      <w:proofErr w:type="spellEnd"/>
      <w:r w:rsidRPr="00623806">
        <w:rPr>
          <w:rFonts w:ascii="Helvetica" w:hAnsi="Helvetica"/>
          <w:lang w:val="es-ES"/>
        </w:rPr>
        <w:t xml:space="preserve"> step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measured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coat</w:t>
      </w:r>
      <w:proofErr w:type="spellEnd"/>
      <w:r w:rsidRPr="00623806">
        <w:rPr>
          <w:rFonts w:ascii="Helvetica" w:hAnsi="Helvetica"/>
          <w:lang w:val="es-ES"/>
        </w:rPr>
        <w:t xml:space="preserve"> </w:t>
      </w:r>
      <w:proofErr w:type="spellStart"/>
      <w:r w:rsidRPr="00623806">
        <w:rPr>
          <w:rFonts w:ascii="Helvetica" w:hAnsi="Helvetica"/>
          <w:lang w:val="es-ES"/>
        </w:rPr>
        <w:t>suddenly</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warm</w:t>
      </w:r>
      <w:proofErr w:type="spellEnd"/>
      <w:r w:rsidRPr="00623806">
        <w:rPr>
          <w:rFonts w:ascii="Helvetica" w:hAnsi="Helvetica"/>
          <w:lang w:val="es-ES"/>
        </w:rPr>
        <w:t xml:space="preserve"> </w:t>
      </w:r>
      <w:proofErr w:type="spellStart"/>
      <w:r w:rsidRPr="00623806">
        <w:rPr>
          <w:rFonts w:ascii="Helvetica" w:hAnsi="Helvetica"/>
          <w:lang w:val="es-ES"/>
        </w:rPr>
        <w:t>despite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chill</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clinging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early</w:t>
      </w:r>
      <w:proofErr w:type="spellEnd"/>
      <w:r w:rsidRPr="00623806">
        <w:rPr>
          <w:rFonts w:ascii="Helvetica" w:hAnsi="Helvetica"/>
          <w:lang w:val="es-ES"/>
        </w:rPr>
        <w:t xml:space="preserve"> </w:t>
      </w:r>
      <w:proofErr w:type="spellStart"/>
      <w:r w:rsidRPr="00623806">
        <w:rPr>
          <w:rFonts w:ascii="Helvetica" w:hAnsi="Helvetica"/>
          <w:lang w:val="es-ES"/>
        </w:rPr>
        <w:t>morning</w:t>
      </w:r>
      <w:proofErr w:type="spellEnd"/>
      <w:r w:rsidRPr="00623806">
        <w:rPr>
          <w:rFonts w:ascii="Helvetica" w:hAnsi="Helvetica"/>
          <w:lang w:val="es-ES"/>
        </w:rPr>
        <w:t xml:space="preserve"> air. Shadow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sensed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He’d</w:t>
      </w:r>
      <w:proofErr w:type="spellEnd"/>
      <w:r w:rsidRPr="00623806">
        <w:rPr>
          <w:rFonts w:ascii="Helvetica" w:hAnsi="Helvetica"/>
          <w:lang w:val="es-ES"/>
        </w:rPr>
        <w:t xml:space="preserve"> </w:t>
      </w:r>
      <w:proofErr w:type="spellStart"/>
      <w:r w:rsidRPr="00623806">
        <w:rPr>
          <w:rFonts w:ascii="Helvetica" w:hAnsi="Helvetica"/>
          <w:lang w:val="es-ES"/>
        </w:rPr>
        <w:t>nosed</w:t>
      </w:r>
      <w:proofErr w:type="spellEnd"/>
      <w:r w:rsidRPr="00623806">
        <w:rPr>
          <w:rFonts w:ascii="Helvetica" w:hAnsi="Helvetica"/>
          <w:lang w:val="es-ES"/>
        </w:rPr>
        <w:t xml:space="preserve"> at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leg</w:t>
      </w:r>
      <w:proofErr w:type="spellEnd"/>
      <w:r w:rsidRPr="00623806">
        <w:rPr>
          <w:rFonts w:ascii="Helvetica" w:hAnsi="Helvetica"/>
          <w:lang w:val="es-ES"/>
        </w:rPr>
        <w:t xml:space="preserve"> </w:t>
      </w:r>
      <w:proofErr w:type="spellStart"/>
      <w:r w:rsidRPr="00623806">
        <w:rPr>
          <w:rFonts w:ascii="Helvetica" w:hAnsi="Helvetica"/>
          <w:lang w:val="es-ES"/>
        </w:rPr>
        <w:t>before</w:t>
      </w:r>
      <w:proofErr w:type="spellEnd"/>
      <w:r w:rsidRPr="00623806">
        <w:rPr>
          <w:rFonts w:ascii="Helvetica" w:hAnsi="Helvetica"/>
          <w:lang w:val="es-ES"/>
        </w:rPr>
        <w:t xml:space="preserve"> I </w:t>
      </w:r>
      <w:proofErr w:type="spellStart"/>
      <w:r w:rsidRPr="00623806">
        <w:rPr>
          <w:rFonts w:ascii="Helvetica" w:hAnsi="Helvetica"/>
          <w:lang w:val="es-ES"/>
        </w:rPr>
        <w:t>left</w:t>
      </w:r>
      <w:proofErr w:type="spellEnd"/>
      <w:r w:rsidRPr="00623806">
        <w:rPr>
          <w:rFonts w:ascii="Helvetica" w:hAnsi="Helvetica"/>
          <w:lang w:val="es-ES"/>
        </w:rPr>
        <w:t xml:space="preserve">, pressing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little</w:t>
      </w:r>
      <w:proofErr w:type="spellEnd"/>
      <w:r w:rsidRPr="00623806">
        <w:rPr>
          <w:rFonts w:ascii="Helvetica" w:hAnsi="Helvetica"/>
          <w:lang w:val="es-ES"/>
        </w:rPr>
        <w:t xml:space="preserve"> head </w:t>
      </w:r>
      <w:proofErr w:type="spellStart"/>
      <w:r w:rsidRPr="00623806">
        <w:rPr>
          <w:rFonts w:ascii="Helvetica" w:hAnsi="Helvetica"/>
          <w:lang w:val="es-ES"/>
        </w:rPr>
        <w:t>against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knee</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he </w:t>
      </w:r>
      <w:proofErr w:type="spellStart"/>
      <w:r w:rsidRPr="00623806">
        <w:rPr>
          <w:rFonts w:ascii="Helvetica" w:hAnsi="Helvetica"/>
          <w:lang w:val="es-ES"/>
        </w:rPr>
        <w:t>wanted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anchor me in place. </w:t>
      </w:r>
      <w:proofErr w:type="spellStart"/>
      <w:r w:rsidRPr="00623806">
        <w:rPr>
          <w:rFonts w:ascii="Helvetica" w:hAnsi="Helvetica"/>
          <w:lang w:val="es-ES"/>
        </w:rPr>
        <w:t>I’d</w:t>
      </w:r>
      <w:proofErr w:type="spellEnd"/>
      <w:r w:rsidRPr="00623806">
        <w:rPr>
          <w:rFonts w:ascii="Helvetica" w:hAnsi="Helvetica"/>
          <w:lang w:val="es-ES"/>
        </w:rPr>
        <w:t xml:space="preserve"> </w:t>
      </w:r>
      <w:proofErr w:type="spellStart"/>
      <w:r w:rsidRPr="00623806">
        <w:rPr>
          <w:rFonts w:ascii="Helvetica" w:hAnsi="Helvetica"/>
          <w:lang w:val="es-ES"/>
        </w:rPr>
        <w:t>have</w:t>
      </w:r>
      <w:proofErr w:type="spellEnd"/>
      <w:r w:rsidRPr="00623806">
        <w:rPr>
          <w:rFonts w:ascii="Helvetica" w:hAnsi="Helvetica"/>
          <w:lang w:val="es-ES"/>
        </w:rPr>
        <w:t xml:space="preserve"> </w:t>
      </w:r>
      <w:proofErr w:type="spellStart"/>
      <w:r w:rsidRPr="00623806">
        <w:rPr>
          <w:rFonts w:ascii="Helvetica" w:hAnsi="Helvetica"/>
          <w:lang w:val="es-ES"/>
        </w:rPr>
        <w:t>hated</w:t>
      </w:r>
      <w:proofErr w:type="spellEnd"/>
      <w:r w:rsidRPr="00623806">
        <w:rPr>
          <w:rFonts w:ascii="Helvetica" w:hAnsi="Helvetica"/>
          <w:lang w:val="es-ES"/>
        </w:rPr>
        <w:t xml:space="preserve"> </w:t>
      </w:r>
      <w:proofErr w:type="spellStart"/>
      <w:r w:rsidRPr="00623806">
        <w:rPr>
          <w:rFonts w:ascii="Helvetica" w:hAnsi="Helvetica"/>
          <w:lang w:val="es-ES"/>
        </w:rPr>
        <w:t>leaving</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behind</w:t>
      </w:r>
      <w:proofErr w:type="spellEnd"/>
      <w:r w:rsidRPr="00623806">
        <w:rPr>
          <w:rFonts w:ascii="Helvetica" w:hAnsi="Helvetica"/>
          <w:lang w:val="es-ES"/>
        </w:rPr>
        <w:t xml:space="preserve">. </w:t>
      </w:r>
      <w:proofErr w:type="spellStart"/>
      <w:r w:rsidRPr="00623806">
        <w:rPr>
          <w:rFonts w:ascii="Helvetica" w:hAnsi="Helvetica"/>
          <w:lang w:val="es-ES"/>
        </w:rPr>
        <w:t>Hated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thought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Owen </w:t>
      </w:r>
      <w:proofErr w:type="spellStart"/>
      <w:r w:rsidRPr="00623806">
        <w:rPr>
          <w:rFonts w:ascii="Helvetica" w:hAnsi="Helvetica"/>
          <w:lang w:val="es-ES"/>
        </w:rPr>
        <w:t>looming</w:t>
      </w:r>
      <w:proofErr w:type="spellEnd"/>
      <w:r w:rsidRPr="00623806">
        <w:rPr>
          <w:rFonts w:ascii="Helvetica" w:hAnsi="Helvetica"/>
          <w:lang w:val="es-ES"/>
        </w:rPr>
        <w:t xml:space="preserve"> </w:t>
      </w:r>
      <w:proofErr w:type="spellStart"/>
      <w:r w:rsidRPr="00623806">
        <w:rPr>
          <w:rFonts w:ascii="Helvetica" w:hAnsi="Helvetica"/>
          <w:lang w:val="es-ES"/>
        </w:rPr>
        <w:t>around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apartment</w:t>
      </w:r>
      <w:proofErr w:type="spellEnd"/>
      <w:r w:rsidRPr="00623806">
        <w:rPr>
          <w:rFonts w:ascii="Helvetica" w:hAnsi="Helvetica"/>
          <w:lang w:val="es-ES"/>
        </w:rPr>
        <w:t xml:space="preserve"> </w:t>
      </w:r>
      <w:proofErr w:type="spellStart"/>
      <w:r w:rsidRPr="00623806">
        <w:rPr>
          <w:rFonts w:ascii="Helvetica" w:hAnsi="Helvetica"/>
          <w:lang w:val="es-ES"/>
        </w:rPr>
        <w:t>while</w:t>
      </w:r>
      <w:proofErr w:type="spellEnd"/>
      <w:r w:rsidRPr="00623806">
        <w:rPr>
          <w:rFonts w:ascii="Helvetica" w:hAnsi="Helvetica"/>
          <w:lang w:val="es-ES"/>
        </w:rPr>
        <w:t xml:space="preserve"> I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gone</w:t>
      </w:r>
      <w:proofErr w:type="spellEnd"/>
      <w:r w:rsidRPr="00623806">
        <w:rPr>
          <w:rFonts w:ascii="Helvetica" w:hAnsi="Helvetica"/>
          <w:lang w:val="es-ES"/>
        </w:rPr>
        <w:t>.</w:t>
      </w:r>
    </w:p>
    <w:p w14:paraId="2F466FA9" w14:textId="01AE4AEC" w:rsidR="00A3434B" w:rsidRPr="00623806" w:rsidRDefault="00A3434B" w:rsidP="00A3434B">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elevator</w:t>
      </w:r>
      <w:proofErr w:type="spellEnd"/>
      <w:r w:rsidRPr="00623806">
        <w:rPr>
          <w:rFonts w:ascii="Helvetica" w:hAnsi="Helvetica"/>
          <w:lang w:val="es-ES"/>
        </w:rPr>
        <w:t xml:space="preserve"> </w:t>
      </w:r>
      <w:proofErr w:type="spellStart"/>
      <w:r w:rsidRPr="00623806">
        <w:rPr>
          <w:rFonts w:ascii="Helvetica" w:hAnsi="Helvetica"/>
          <w:lang w:val="es-ES"/>
        </w:rPr>
        <w:t>pinged</w:t>
      </w:r>
      <w:proofErr w:type="spellEnd"/>
      <w:r w:rsidRPr="00623806">
        <w:rPr>
          <w:rFonts w:ascii="Helvetica" w:hAnsi="Helvetica"/>
          <w:lang w:val="es-ES"/>
        </w:rPr>
        <w:t>.</w:t>
      </w:r>
    </w:p>
    <w:p w14:paraId="3C366C61" w14:textId="77777777" w:rsidR="00A3434B" w:rsidRPr="00623806" w:rsidRDefault="00A3434B" w:rsidP="00A3434B">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stepped</w:t>
      </w:r>
      <w:proofErr w:type="spellEnd"/>
      <w:r w:rsidRPr="00623806">
        <w:rPr>
          <w:rFonts w:ascii="Helvetica" w:hAnsi="Helvetica"/>
          <w:lang w:val="es-ES"/>
        </w:rPr>
        <w:t xml:space="preserve"> in—and </w:t>
      </w:r>
      <w:proofErr w:type="spellStart"/>
      <w:r w:rsidRPr="00623806">
        <w:rPr>
          <w:rFonts w:ascii="Helvetica" w:hAnsi="Helvetica"/>
          <w:lang w:val="es-ES"/>
        </w:rPr>
        <w:t>froze</w:t>
      </w:r>
      <w:proofErr w:type="spellEnd"/>
      <w:r w:rsidRPr="00623806">
        <w:rPr>
          <w:rFonts w:ascii="Helvetica" w:hAnsi="Helvetica"/>
          <w:lang w:val="es-ES"/>
        </w:rPr>
        <w:t>.</w:t>
      </w:r>
    </w:p>
    <w:p w14:paraId="2EE1970A" w14:textId="167CEDE5" w:rsidR="00A3434B" w:rsidRPr="00623806" w:rsidRDefault="00A3434B" w:rsidP="00A3434B">
      <w:pPr>
        <w:pStyle w:val="Scene"/>
        <w:spacing w:line="276" w:lineRule="auto"/>
        <w:jc w:val="both"/>
        <w:rPr>
          <w:rFonts w:ascii="Helvetica" w:hAnsi="Helvetica"/>
          <w:lang w:val="es-ES"/>
        </w:rPr>
      </w:pP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already</w:t>
      </w:r>
      <w:proofErr w:type="spellEnd"/>
      <w:r w:rsidRPr="00623806">
        <w:rPr>
          <w:rFonts w:ascii="Helvetica" w:hAnsi="Helvetica"/>
          <w:lang w:val="es-ES"/>
        </w:rPr>
        <w:t xml:space="preserve"> </w:t>
      </w:r>
      <w:proofErr w:type="spellStart"/>
      <w:r w:rsidRPr="00623806">
        <w:rPr>
          <w:rFonts w:ascii="Helvetica" w:hAnsi="Helvetica"/>
          <w:lang w:val="es-ES"/>
        </w:rPr>
        <w:t>inside</w:t>
      </w:r>
      <w:proofErr w:type="spellEnd"/>
      <w:r w:rsidRPr="00623806">
        <w:rPr>
          <w:rFonts w:ascii="Helvetica" w:hAnsi="Helvetica"/>
          <w:lang w:val="es-ES"/>
        </w:rPr>
        <w:t>.</w:t>
      </w:r>
    </w:p>
    <w:p w14:paraId="14E97A59" w14:textId="090C4DF4" w:rsidR="00A3434B" w:rsidRPr="00623806" w:rsidRDefault="00A3434B" w:rsidP="00A3434B">
      <w:pPr>
        <w:pStyle w:val="Scene"/>
        <w:spacing w:line="276" w:lineRule="auto"/>
        <w:jc w:val="both"/>
        <w:rPr>
          <w:rFonts w:ascii="Helvetica" w:hAnsi="Helvetica"/>
          <w:lang w:val="es-ES"/>
        </w:rPr>
      </w:pP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presence</w:t>
      </w:r>
      <w:proofErr w:type="spellEnd"/>
      <w:r w:rsidRPr="00623806">
        <w:rPr>
          <w:rFonts w:ascii="Helvetica" w:hAnsi="Helvetica"/>
          <w:lang w:val="es-ES"/>
        </w:rPr>
        <w:t xml:space="preserve"> </w:t>
      </w:r>
      <w:proofErr w:type="spellStart"/>
      <w:r w:rsidRPr="00623806">
        <w:rPr>
          <w:rFonts w:ascii="Helvetica" w:hAnsi="Helvetica"/>
          <w:lang w:val="es-ES"/>
        </w:rPr>
        <w:t>swept</w:t>
      </w:r>
      <w:proofErr w:type="spellEnd"/>
      <w:r w:rsidRPr="00623806">
        <w:rPr>
          <w:rFonts w:ascii="Helvetica" w:hAnsi="Helvetica"/>
          <w:lang w:val="es-ES"/>
        </w:rPr>
        <w:t xml:space="preserve"> </w:t>
      </w:r>
      <w:proofErr w:type="spellStart"/>
      <w:r w:rsidRPr="00623806">
        <w:rPr>
          <w:rFonts w:ascii="Helvetica" w:hAnsi="Helvetica"/>
          <w:lang w:val="es-ES"/>
        </w:rPr>
        <w:t>over</w:t>
      </w:r>
      <w:proofErr w:type="spellEnd"/>
      <w:r w:rsidRPr="00623806">
        <w:rPr>
          <w:rFonts w:ascii="Helvetica" w:hAnsi="Helvetica"/>
          <w:lang w:val="es-ES"/>
        </w:rPr>
        <w:t xml:space="preserve"> me, casual, </w:t>
      </w:r>
      <w:proofErr w:type="spellStart"/>
      <w:r w:rsidRPr="00623806">
        <w:rPr>
          <w:rFonts w:ascii="Helvetica" w:hAnsi="Helvetica"/>
          <w:lang w:val="es-ES"/>
        </w:rPr>
        <w:t>magnetic</w:t>
      </w:r>
      <w:proofErr w:type="spellEnd"/>
      <w:r w:rsidRPr="00623806">
        <w:rPr>
          <w:rFonts w:ascii="Helvetica" w:hAnsi="Helvetica"/>
          <w:lang w:val="es-ES"/>
        </w:rPr>
        <w:t xml:space="preserve">, and </w:t>
      </w:r>
      <w:proofErr w:type="spellStart"/>
      <w:r w:rsidRPr="00623806">
        <w:rPr>
          <w:rFonts w:ascii="Helvetica" w:hAnsi="Helvetica"/>
          <w:lang w:val="es-ES"/>
        </w:rPr>
        <w:t>far</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composed</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storm</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brewing</w:t>
      </w:r>
      <w:proofErr w:type="spellEnd"/>
      <w:r w:rsidRPr="00623806">
        <w:rPr>
          <w:rFonts w:ascii="Helvetica" w:hAnsi="Helvetica"/>
          <w:lang w:val="es-ES"/>
        </w:rPr>
        <w:t xml:space="preserve"> in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chest</w:t>
      </w:r>
      <w:proofErr w:type="spellEnd"/>
      <w:r w:rsidRPr="00623806">
        <w:rPr>
          <w:rFonts w:ascii="Helvetica" w:hAnsi="Helvetica"/>
          <w:lang w:val="es-ES"/>
        </w:rPr>
        <w:t xml:space="preserve">. He </w:t>
      </w:r>
      <w:proofErr w:type="spellStart"/>
      <w:r w:rsidRPr="00623806">
        <w:rPr>
          <w:rFonts w:ascii="Helvetica" w:hAnsi="Helvetica"/>
          <w:lang w:val="es-ES"/>
        </w:rPr>
        <w:t>leaned</w:t>
      </w:r>
      <w:proofErr w:type="spellEnd"/>
      <w:r w:rsidRPr="00623806">
        <w:rPr>
          <w:rFonts w:ascii="Helvetica" w:hAnsi="Helvetica"/>
          <w:lang w:val="es-ES"/>
        </w:rPr>
        <w:t xml:space="preserve"> </w:t>
      </w:r>
      <w:proofErr w:type="spellStart"/>
      <w:r w:rsidRPr="00623806">
        <w:rPr>
          <w:rFonts w:ascii="Helvetica" w:hAnsi="Helvetica"/>
          <w:lang w:val="es-ES"/>
        </w:rPr>
        <w:t>against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far</w:t>
      </w:r>
      <w:proofErr w:type="spellEnd"/>
      <w:r w:rsidRPr="00623806">
        <w:rPr>
          <w:rFonts w:ascii="Helvetica" w:hAnsi="Helvetica"/>
          <w:lang w:val="es-ES"/>
        </w:rPr>
        <w:t xml:space="preserve"> </w:t>
      </w:r>
      <w:proofErr w:type="spellStart"/>
      <w:r w:rsidRPr="00623806">
        <w:rPr>
          <w:rFonts w:ascii="Helvetica" w:hAnsi="Helvetica"/>
          <w:lang w:val="es-ES"/>
        </w:rPr>
        <w:t>wall</w:t>
      </w:r>
      <w:proofErr w:type="spellEnd"/>
      <w:r w:rsidRPr="00623806">
        <w:rPr>
          <w:rFonts w:ascii="Helvetica" w:hAnsi="Helvetica"/>
          <w:lang w:val="es-ES"/>
        </w:rPr>
        <w:t xml:space="preserve">, binder in </w:t>
      </w:r>
      <w:proofErr w:type="spellStart"/>
      <w:r w:rsidRPr="00623806">
        <w:rPr>
          <w:rFonts w:ascii="Helvetica" w:hAnsi="Helvetica"/>
          <w:lang w:val="es-ES"/>
        </w:rPr>
        <w:t>hand</w:t>
      </w:r>
      <w:proofErr w:type="spellEnd"/>
      <w:r w:rsidRPr="00623806">
        <w:rPr>
          <w:rFonts w:ascii="Helvetica" w:hAnsi="Helvetica"/>
          <w:lang w:val="es-ES"/>
        </w:rPr>
        <w:t xml:space="preserve">, </w:t>
      </w:r>
      <w:proofErr w:type="spellStart"/>
      <w:r w:rsidRPr="00623806">
        <w:rPr>
          <w:rFonts w:ascii="Helvetica" w:hAnsi="Helvetica"/>
          <w:lang w:val="es-ES"/>
        </w:rPr>
        <w:t>jacket</w:t>
      </w:r>
      <w:proofErr w:type="spellEnd"/>
      <w:r w:rsidRPr="00623806">
        <w:rPr>
          <w:rFonts w:ascii="Helvetica" w:hAnsi="Helvetica"/>
          <w:lang w:val="es-ES"/>
        </w:rPr>
        <w:t xml:space="preserve"> </w:t>
      </w:r>
      <w:proofErr w:type="spellStart"/>
      <w:r w:rsidRPr="00623806">
        <w:rPr>
          <w:rFonts w:ascii="Helvetica" w:hAnsi="Helvetica"/>
          <w:lang w:val="es-ES"/>
        </w:rPr>
        <w:t>unzipped</w:t>
      </w:r>
      <w:proofErr w:type="spellEnd"/>
      <w:r w:rsidRPr="00623806">
        <w:rPr>
          <w:rFonts w:ascii="Helvetica" w:hAnsi="Helvetica"/>
          <w:lang w:val="es-ES"/>
        </w:rPr>
        <w:t xml:space="preserve">, and </w:t>
      </w:r>
      <w:proofErr w:type="spellStart"/>
      <w:r w:rsidRPr="00623806">
        <w:rPr>
          <w:rFonts w:ascii="Helvetica" w:hAnsi="Helvetica"/>
          <w:lang w:val="es-ES"/>
        </w:rPr>
        <w:t>sleeves</w:t>
      </w:r>
      <w:proofErr w:type="spellEnd"/>
      <w:r w:rsidRPr="00623806">
        <w:rPr>
          <w:rFonts w:ascii="Helvetica" w:hAnsi="Helvetica"/>
          <w:lang w:val="es-ES"/>
        </w:rPr>
        <w:t xml:space="preserve"> </w:t>
      </w:r>
      <w:proofErr w:type="spellStart"/>
      <w:r w:rsidRPr="00623806">
        <w:rPr>
          <w:rFonts w:ascii="Helvetica" w:hAnsi="Helvetica"/>
          <w:lang w:val="es-ES"/>
        </w:rPr>
        <w:t>pushed</w:t>
      </w:r>
      <w:proofErr w:type="spellEnd"/>
      <w:r w:rsidRPr="00623806">
        <w:rPr>
          <w:rFonts w:ascii="Helvetica" w:hAnsi="Helvetica"/>
          <w:lang w:val="es-ES"/>
        </w:rPr>
        <w:t xml:space="preserve"> up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reveal</w:t>
      </w:r>
      <w:proofErr w:type="spellEnd"/>
      <w:r w:rsidRPr="00623806">
        <w:rPr>
          <w:rFonts w:ascii="Helvetica" w:hAnsi="Helvetica"/>
          <w:lang w:val="es-ES"/>
        </w:rPr>
        <w:t xml:space="preserve"> </w:t>
      </w:r>
      <w:proofErr w:type="spellStart"/>
      <w:r w:rsidRPr="00623806">
        <w:rPr>
          <w:rFonts w:ascii="Helvetica" w:hAnsi="Helvetica"/>
          <w:lang w:val="es-ES"/>
        </w:rPr>
        <w:t>those</w:t>
      </w:r>
      <w:proofErr w:type="spellEnd"/>
      <w:r w:rsidRPr="00623806">
        <w:rPr>
          <w:rFonts w:ascii="Helvetica" w:hAnsi="Helvetica"/>
          <w:lang w:val="es-ES"/>
        </w:rPr>
        <w:t xml:space="preserve"> </w:t>
      </w:r>
      <w:proofErr w:type="spellStart"/>
      <w:r w:rsidRPr="00623806">
        <w:rPr>
          <w:rFonts w:ascii="Helvetica" w:hAnsi="Helvetica"/>
          <w:lang w:val="es-ES"/>
        </w:rPr>
        <w:t>forearms</w:t>
      </w:r>
      <w:proofErr w:type="spellEnd"/>
      <w:r w:rsidRPr="00623806">
        <w:rPr>
          <w:rFonts w:ascii="Helvetica" w:hAnsi="Helvetica"/>
          <w:lang w:val="es-ES"/>
        </w:rPr>
        <w:t xml:space="preserve"> I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feel</w:t>
      </w:r>
      <w:proofErr w:type="spellEnd"/>
      <w:r w:rsidRPr="00623806">
        <w:rPr>
          <w:rFonts w:ascii="Helvetica" w:hAnsi="Helvetica"/>
          <w:lang w:val="es-ES"/>
        </w:rPr>
        <w:t xml:space="preserve"> </w:t>
      </w:r>
      <w:proofErr w:type="spellStart"/>
      <w:r w:rsidRPr="00623806">
        <w:rPr>
          <w:rFonts w:ascii="Helvetica" w:hAnsi="Helvetica"/>
          <w:lang w:val="es-ES"/>
        </w:rPr>
        <w:t>braced</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either</w:t>
      </w:r>
      <w:proofErr w:type="spellEnd"/>
      <w:r w:rsidRPr="00623806">
        <w:rPr>
          <w:rFonts w:ascii="Helvetica" w:hAnsi="Helvetica"/>
          <w:lang w:val="es-ES"/>
        </w:rPr>
        <w:t xml:space="preserve"> </w:t>
      </w:r>
      <w:proofErr w:type="spellStart"/>
      <w:r w:rsidRPr="00623806">
        <w:rPr>
          <w:rFonts w:ascii="Helvetica" w:hAnsi="Helvetica"/>
          <w:lang w:val="es-ES"/>
        </w:rPr>
        <w:t>side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me.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damp</w:t>
      </w:r>
      <w:proofErr w:type="spellEnd"/>
      <w:r w:rsidRPr="00623806">
        <w:rPr>
          <w:rFonts w:ascii="Helvetica" w:hAnsi="Helvetica"/>
          <w:lang w:val="es-ES"/>
        </w:rPr>
        <w:t xml:space="preserve"> </w:t>
      </w:r>
      <w:proofErr w:type="spellStart"/>
      <w:r w:rsidRPr="00623806">
        <w:rPr>
          <w:rFonts w:ascii="Helvetica" w:hAnsi="Helvetica"/>
          <w:lang w:val="es-ES"/>
        </w:rPr>
        <w:t>hair</w:t>
      </w:r>
      <w:proofErr w:type="spellEnd"/>
      <w:r w:rsidRPr="00623806">
        <w:rPr>
          <w:rFonts w:ascii="Helvetica" w:hAnsi="Helvetica"/>
          <w:lang w:val="es-ES"/>
        </w:rPr>
        <w:t xml:space="preserve"> </w:t>
      </w:r>
      <w:proofErr w:type="spellStart"/>
      <w:r w:rsidRPr="00623806">
        <w:rPr>
          <w:rFonts w:ascii="Helvetica" w:hAnsi="Helvetica"/>
          <w:lang w:val="es-ES"/>
        </w:rPr>
        <w:t>clung</w:t>
      </w:r>
      <w:proofErr w:type="spellEnd"/>
      <w:r w:rsidRPr="00623806">
        <w:rPr>
          <w:rFonts w:ascii="Helvetica" w:hAnsi="Helvetica"/>
          <w:lang w:val="es-ES"/>
        </w:rPr>
        <w:t xml:space="preserve"> </w:t>
      </w:r>
      <w:proofErr w:type="spellStart"/>
      <w:r w:rsidRPr="00623806">
        <w:rPr>
          <w:rFonts w:ascii="Helvetica" w:hAnsi="Helvetica"/>
          <w:lang w:val="es-ES"/>
        </w:rPr>
        <w:t>slightly</w:t>
      </w:r>
      <w:proofErr w:type="spellEnd"/>
      <w:r w:rsidRPr="00623806">
        <w:rPr>
          <w:rFonts w:ascii="Helvetica" w:hAnsi="Helvetica"/>
          <w:lang w:val="es-ES"/>
        </w:rPr>
        <w:t xml:space="preserve"> at </w:t>
      </w:r>
      <w:proofErr w:type="spellStart"/>
      <w:r w:rsidRPr="00623806">
        <w:rPr>
          <w:rFonts w:ascii="Helvetica" w:hAnsi="Helvetica"/>
          <w:lang w:val="es-ES"/>
        </w:rPr>
        <w:t>the</w:t>
      </w:r>
      <w:proofErr w:type="spellEnd"/>
      <w:r w:rsidRPr="00623806">
        <w:rPr>
          <w:rFonts w:ascii="Helvetica" w:hAnsi="Helvetica"/>
          <w:lang w:val="es-ES"/>
        </w:rPr>
        <w:t xml:space="preserve"> temples, and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scent</w:t>
      </w:r>
      <w:proofErr w:type="spellEnd"/>
      <w:ins w:id="35" w:author="Author">
        <w:r w:rsidR="00E630B8" w:rsidRPr="00623806">
          <w:rPr>
            <w:rFonts w:ascii="Helvetica" w:hAnsi="Helvetica"/>
            <w:lang w:val="es-ES"/>
          </w:rPr>
          <w:t xml:space="preserve"> </w:t>
        </w:r>
      </w:ins>
      <w:del w:id="36" w:author="Author">
        <w:r w:rsidRPr="00623806" w:rsidDel="00E630B8">
          <w:rPr>
            <w:rFonts w:ascii="Helvetica" w:hAnsi="Helvetica"/>
            <w:lang w:val="es-ES"/>
          </w:rPr>
          <w:delText>—forest, fire, and something I shouldn’t name—</w:delText>
        </w:r>
      </w:del>
      <w:proofErr w:type="spellStart"/>
      <w:r w:rsidRPr="00623806">
        <w:rPr>
          <w:rFonts w:ascii="Helvetica" w:hAnsi="Helvetica"/>
          <w:lang w:val="es-ES"/>
        </w:rPr>
        <w:t>wrapped</w:t>
      </w:r>
      <w:proofErr w:type="spellEnd"/>
      <w:r w:rsidRPr="00623806">
        <w:rPr>
          <w:rFonts w:ascii="Helvetica" w:hAnsi="Helvetica"/>
          <w:lang w:val="es-ES"/>
        </w:rPr>
        <w:t xml:space="preserve"> </w:t>
      </w:r>
      <w:proofErr w:type="spellStart"/>
      <w:r w:rsidRPr="00623806">
        <w:rPr>
          <w:rFonts w:ascii="Helvetica" w:hAnsi="Helvetica"/>
          <w:lang w:val="es-ES"/>
        </w:rPr>
        <w:t>around</w:t>
      </w:r>
      <w:proofErr w:type="spellEnd"/>
      <w:r w:rsidRPr="00623806">
        <w:rPr>
          <w:rFonts w:ascii="Helvetica" w:hAnsi="Helvetica"/>
          <w:lang w:val="es-ES"/>
        </w:rPr>
        <w:t xml:space="preserve"> me </w:t>
      </w:r>
      <w:proofErr w:type="spellStart"/>
      <w:r w:rsidRPr="00623806">
        <w:rPr>
          <w:rFonts w:ascii="Helvetica" w:hAnsi="Helvetica"/>
          <w:lang w:val="es-ES"/>
        </w:rPr>
        <w:t>before</w:t>
      </w:r>
      <w:proofErr w:type="spellEnd"/>
      <w:r w:rsidRPr="00623806">
        <w:rPr>
          <w:rFonts w:ascii="Helvetica" w:hAnsi="Helvetica"/>
          <w:lang w:val="es-ES"/>
        </w:rPr>
        <w:t xml:space="preserve"> I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shield</w:t>
      </w:r>
      <w:proofErr w:type="spellEnd"/>
      <w:r w:rsidRPr="00623806">
        <w:rPr>
          <w:rFonts w:ascii="Helvetica" w:hAnsi="Helvetica"/>
          <w:lang w:val="es-ES"/>
        </w:rPr>
        <w:t xml:space="preserve"> </w:t>
      </w:r>
      <w:proofErr w:type="spellStart"/>
      <w:r w:rsidRPr="00623806">
        <w:rPr>
          <w:rFonts w:ascii="Helvetica" w:hAnsi="Helvetica"/>
          <w:lang w:val="es-ES"/>
        </w:rPr>
        <w:t>myself</w:t>
      </w:r>
      <w:proofErr w:type="spellEnd"/>
      <w:r w:rsidRPr="00623806">
        <w:rPr>
          <w:rFonts w:ascii="Helvetica" w:hAnsi="Helvetica"/>
          <w:lang w:val="es-ES"/>
        </w:rPr>
        <w:t>.</w:t>
      </w:r>
    </w:p>
    <w:p w14:paraId="22C135B5" w14:textId="2B41190A" w:rsidR="00A3434B" w:rsidRPr="00623806" w:rsidRDefault="00A3434B" w:rsidP="00A3434B">
      <w:pPr>
        <w:pStyle w:val="Scene"/>
        <w:spacing w:line="276" w:lineRule="auto"/>
        <w:jc w:val="both"/>
        <w:rPr>
          <w:rFonts w:ascii="Helvetica" w:hAnsi="Helvetica"/>
          <w:lang w:val="es-ES"/>
        </w:rPr>
      </w:pPr>
      <w:r w:rsidRPr="00623806">
        <w:rPr>
          <w:rFonts w:ascii="Helvetica" w:hAnsi="Helvetica"/>
          <w:lang w:val="es-ES"/>
        </w:rPr>
        <w:lastRenderedPageBreak/>
        <w:t>“</w:t>
      </w:r>
      <w:proofErr w:type="spellStart"/>
      <w:r w:rsidRPr="00623806">
        <w:rPr>
          <w:rFonts w:ascii="Helvetica" w:hAnsi="Helvetica"/>
          <w:lang w:val="es-ES"/>
        </w:rPr>
        <w:t>Morning</w:t>
      </w:r>
      <w:proofErr w:type="spellEnd"/>
      <w:r w:rsidRPr="00623806">
        <w:rPr>
          <w:rFonts w:ascii="Helvetica" w:hAnsi="Helvetica"/>
          <w:lang w:val="es-ES"/>
        </w:rPr>
        <w:t xml:space="preserve">,” he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easy</w:t>
      </w:r>
      <w:proofErr w:type="spellEnd"/>
      <w:r w:rsidRPr="00623806">
        <w:rPr>
          <w:rFonts w:ascii="Helvetica" w:hAnsi="Helvetica"/>
          <w:lang w:val="es-ES"/>
        </w:rPr>
        <w:t xml:space="preserve"> as </w:t>
      </w:r>
      <w:proofErr w:type="spellStart"/>
      <w:r w:rsidRPr="00623806">
        <w:rPr>
          <w:rFonts w:ascii="Helvetica" w:hAnsi="Helvetica"/>
          <w:lang w:val="es-ES"/>
        </w:rPr>
        <w:t>breath</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gramStart"/>
      <w:r w:rsidRPr="00623806">
        <w:rPr>
          <w:rFonts w:ascii="Helvetica" w:hAnsi="Helvetica"/>
          <w:lang w:val="es-ES"/>
        </w:rPr>
        <w:t>lifting</w:t>
      </w:r>
      <w:proofErr w:type="gram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meet</w:t>
      </w:r>
      <w:proofErr w:type="spellEnd"/>
      <w:r w:rsidRPr="00623806">
        <w:rPr>
          <w:rFonts w:ascii="Helvetica" w:hAnsi="Helvetica"/>
          <w:lang w:val="es-ES"/>
        </w:rPr>
        <w:t xml:space="preserve"> mine. And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I </w:t>
      </w:r>
      <w:proofErr w:type="spellStart"/>
      <w:r w:rsidRPr="00623806">
        <w:rPr>
          <w:rFonts w:ascii="Helvetica" w:hAnsi="Helvetica"/>
          <w:lang w:val="es-ES"/>
        </w:rPr>
        <w:t>wasn’t</w:t>
      </w:r>
      <w:proofErr w:type="spellEnd"/>
      <w:r w:rsidRPr="00623806">
        <w:rPr>
          <w:rFonts w:ascii="Helvetica" w:hAnsi="Helvetica"/>
          <w:lang w:val="es-ES"/>
        </w:rPr>
        <w:t xml:space="preserve"> in </w:t>
      </w:r>
      <w:proofErr w:type="spellStart"/>
      <w:r w:rsidRPr="00623806">
        <w:rPr>
          <w:rFonts w:ascii="Helvetica" w:hAnsi="Helvetica"/>
          <w:lang w:val="es-ES"/>
        </w:rPr>
        <w:t>the</w:t>
      </w:r>
      <w:proofErr w:type="spellEnd"/>
      <w:r w:rsidRPr="00623806">
        <w:rPr>
          <w:rFonts w:ascii="Helvetica" w:hAnsi="Helvetica"/>
          <w:lang w:val="es-ES"/>
        </w:rPr>
        <w:t xml:space="preserve"> office </w:t>
      </w:r>
      <w:proofErr w:type="spellStart"/>
      <w:r w:rsidRPr="00623806">
        <w:rPr>
          <w:rFonts w:ascii="Helvetica" w:hAnsi="Helvetica"/>
          <w:lang w:val="es-ES"/>
        </w:rPr>
        <w:t>anymore</w:t>
      </w:r>
      <w:proofErr w:type="spellEnd"/>
      <w:r w:rsidRPr="00623806">
        <w:rPr>
          <w:rFonts w:ascii="Helvetica" w:hAnsi="Helvetica"/>
          <w:lang w:val="es-ES"/>
        </w:rPr>
        <w:t xml:space="preserve">. I </w:t>
      </w:r>
      <w:proofErr w:type="spellStart"/>
      <w:r w:rsidRPr="00623806">
        <w:rPr>
          <w:rFonts w:ascii="Helvetica" w:hAnsi="Helvetica"/>
          <w:lang w:val="es-ES"/>
        </w:rPr>
        <w:t>was</w:t>
      </w:r>
      <w:proofErr w:type="spellEnd"/>
      <w:r w:rsidRPr="00623806">
        <w:rPr>
          <w:rFonts w:ascii="Helvetica" w:hAnsi="Helvetica"/>
          <w:lang w:val="es-ES"/>
        </w:rPr>
        <w:t xml:space="preserve"> back in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dream</w:t>
      </w:r>
      <w:proofErr w:type="spellEnd"/>
      <w:r w:rsidRPr="00623806">
        <w:rPr>
          <w:rFonts w:ascii="Helvetica" w:hAnsi="Helvetica"/>
          <w:lang w:val="es-ES"/>
        </w:rPr>
        <w:t>.</w:t>
      </w:r>
    </w:p>
    <w:p w14:paraId="5DEBE7FD" w14:textId="7B6A658D" w:rsidR="00A3434B" w:rsidRPr="00623806" w:rsidRDefault="00A3434B" w:rsidP="00A3434B">
      <w:pPr>
        <w:pStyle w:val="Scene"/>
        <w:spacing w:line="276" w:lineRule="auto"/>
        <w:jc w:val="both"/>
        <w:rPr>
          <w:rFonts w:ascii="Helvetica" w:hAnsi="Helvetica"/>
          <w:lang w:val="es-ES"/>
        </w:rPr>
      </w:pP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mouth</w:t>
      </w:r>
      <w:proofErr w:type="spellEnd"/>
      <w:r w:rsidRPr="00623806">
        <w:rPr>
          <w:rFonts w:ascii="Helvetica" w:hAnsi="Helvetica"/>
          <w:lang w:val="es-ES"/>
        </w:rPr>
        <w:t xml:space="preserve"> </w:t>
      </w:r>
      <w:proofErr w:type="spellStart"/>
      <w:r w:rsidRPr="00623806">
        <w:rPr>
          <w:rFonts w:ascii="Helvetica" w:hAnsi="Helvetica"/>
          <w:lang w:val="es-ES"/>
        </w:rPr>
        <w:t>against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throat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back </w:t>
      </w:r>
      <w:proofErr w:type="spellStart"/>
      <w:r w:rsidRPr="00623806">
        <w:rPr>
          <w:rFonts w:ascii="Helvetica" w:hAnsi="Helvetica"/>
          <w:lang w:val="es-ES"/>
        </w:rPr>
        <w:t>arched</w:t>
      </w:r>
      <w:proofErr w:type="spellEnd"/>
      <w:r w:rsidRPr="00623806">
        <w:rPr>
          <w:rFonts w:ascii="Helvetica" w:hAnsi="Helvetica"/>
          <w:lang w:val="es-ES"/>
        </w:rPr>
        <w:t xml:space="preserve"> </w:t>
      </w:r>
      <w:proofErr w:type="spellStart"/>
      <w:r w:rsidRPr="00623806">
        <w:rPr>
          <w:rFonts w:ascii="Helvetica" w:hAnsi="Helvetica"/>
          <w:lang w:val="es-ES"/>
        </w:rPr>
        <w:t>beneath</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word</w:t>
      </w:r>
      <w:proofErr w:type="spellEnd"/>
      <w:r w:rsidRPr="00623806">
        <w:rPr>
          <w:rFonts w:ascii="Helvetica" w:hAnsi="Helvetica"/>
          <w:lang w:val="es-ES"/>
        </w:rPr>
        <w:t xml:space="preserve"> "mine" </w:t>
      </w:r>
      <w:proofErr w:type="spellStart"/>
      <w:r w:rsidRPr="00623806">
        <w:rPr>
          <w:rFonts w:ascii="Helvetica" w:hAnsi="Helvetica"/>
          <w:lang w:val="es-ES"/>
        </w:rPr>
        <w:t>seared</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skin </w:t>
      </w:r>
      <w:proofErr w:type="spellStart"/>
      <w:r w:rsidRPr="00623806">
        <w:rPr>
          <w:rFonts w:ascii="Helvetica" w:hAnsi="Helvetica"/>
          <w:lang w:val="es-ES"/>
        </w:rPr>
        <w:t>with</w:t>
      </w:r>
      <w:proofErr w:type="spellEnd"/>
      <w:r w:rsidRPr="00623806">
        <w:rPr>
          <w:rFonts w:ascii="Helvetica" w:hAnsi="Helvetica"/>
          <w:lang w:val="es-ES"/>
        </w:rPr>
        <w:t xml:space="preserve"> a </w:t>
      </w:r>
      <w:proofErr w:type="spellStart"/>
      <w:r w:rsidRPr="00623806">
        <w:rPr>
          <w:rFonts w:ascii="Helvetica" w:hAnsi="Helvetica"/>
          <w:lang w:val="es-ES"/>
        </w:rPr>
        <w:t>reverence</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makes</w:t>
      </w:r>
      <w:proofErr w:type="spellEnd"/>
      <w:r w:rsidRPr="00623806">
        <w:rPr>
          <w:rFonts w:ascii="Helvetica" w:hAnsi="Helvetica"/>
          <w:lang w:val="es-ES"/>
        </w:rPr>
        <w:t xml:space="preserve"> me tremble </w:t>
      </w:r>
      <w:proofErr w:type="spellStart"/>
      <w:r w:rsidRPr="00623806">
        <w:rPr>
          <w:rFonts w:ascii="Helvetica" w:hAnsi="Helvetica"/>
          <w:lang w:val="es-ES"/>
        </w:rPr>
        <w:t>even</w:t>
      </w:r>
      <w:proofErr w:type="spellEnd"/>
      <w:r w:rsidRPr="00623806">
        <w:rPr>
          <w:rFonts w:ascii="Helvetica" w:hAnsi="Helvetica"/>
          <w:lang w:val="es-ES"/>
        </w:rPr>
        <w:t xml:space="preserve"> </w:t>
      </w:r>
      <w:proofErr w:type="spellStart"/>
      <w:r w:rsidRPr="00623806">
        <w:rPr>
          <w:rFonts w:ascii="Helvetica" w:hAnsi="Helvetica"/>
          <w:lang w:val="es-ES"/>
        </w:rPr>
        <w:t>now</w:t>
      </w:r>
      <w:proofErr w:type="spellEnd"/>
      <w:r w:rsidRPr="00623806">
        <w:rPr>
          <w:rFonts w:ascii="Helvetica" w:hAnsi="Helvetica"/>
          <w:lang w:val="es-ES"/>
        </w:rPr>
        <w:t>.</w:t>
      </w:r>
    </w:p>
    <w:p w14:paraId="4738A2F2" w14:textId="3BC6D905" w:rsidR="00A3434B" w:rsidRPr="00623806" w:rsidRDefault="00A3434B" w:rsidP="00A3434B">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swallowed</w:t>
      </w:r>
      <w:proofErr w:type="spellEnd"/>
      <w:r w:rsidRPr="00623806">
        <w:rPr>
          <w:rFonts w:ascii="Helvetica" w:hAnsi="Helvetica"/>
          <w:lang w:val="es-ES"/>
        </w:rPr>
        <w:t xml:space="preserve"> </w:t>
      </w:r>
      <w:proofErr w:type="spellStart"/>
      <w:r w:rsidRPr="00623806">
        <w:rPr>
          <w:rFonts w:ascii="Helvetica" w:hAnsi="Helvetica"/>
          <w:lang w:val="es-ES"/>
        </w:rPr>
        <w:t>dryly</w:t>
      </w:r>
      <w:proofErr w:type="spellEnd"/>
      <w:r w:rsidRPr="00623806">
        <w:rPr>
          <w:rFonts w:ascii="Helvetica" w:hAnsi="Helvetica"/>
          <w:lang w:val="es-ES"/>
        </w:rPr>
        <w:t>. “</w:t>
      </w:r>
      <w:proofErr w:type="spellStart"/>
      <w:r w:rsidRPr="00623806">
        <w:rPr>
          <w:rFonts w:ascii="Helvetica" w:hAnsi="Helvetica"/>
          <w:lang w:val="es-ES"/>
        </w:rPr>
        <w:t>Morning</w:t>
      </w:r>
      <w:proofErr w:type="spellEnd"/>
      <w:r w:rsidRPr="00623806">
        <w:rPr>
          <w:rFonts w:ascii="Helvetica" w:hAnsi="Helvetica"/>
          <w:lang w:val="es-ES"/>
        </w:rPr>
        <w:t xml:space="preserve">,” I </w:t>
      </w:r>
      <w:proofErr w:type="spellStart"/>
      <w:r w:rsidRPr="00623806">
        <w:rPr>
          <w:rFonts w:ascii="Helvetica" w:hAnsi="Helvetica"/>
          <w:lang w:val="es-ES"/>
        </w:rPr>
        <w:t>managed</w:t>
      </w:r>
      <w:proofErr w:type="spellEnd"/>
      <w:r w:rsidRPr="00623806">
        <w:rPr>
          <w:rFonts w:ascii="Helvetica" w:hAnsi="Helvetica"/>
          <w:lang w:val="es-ES"/>
        </w:rPr>
        <w:t xml:space="preserve">, </w:t>
      </w:r>
      <w:proofErr w:type="spellStart"/>
      <w:r w:rsidRPr="00623806">
        <w:rPr>
          <w:rFonts w:ascii="Helvetica" w:hAnsi="Helvetica"/>
          <w:lang w:val="es-ES"/>
        </w:rPr>
        <w:t>though</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came</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 xml:space="preserve"> </w:t>
      </w:r>
      <w:proofErr w:type="spellStart"/>
      <w:r w:rsidRPr="00623806">
        <w:rPr>
          <w:rFonts w:ascii="Helvetica" w:hAnsi="Helvetica"/>
          <w:lang w:val="es-ES"/>
        </w:rPr>
        <w:t>thinner</w:t>
      </w:r>
      <w:proofErr w:type="spellEnd"/>
      <w:r w:rsidRPr="00623806">
        <w:rPr>
          <w:rFonts w:ascii="Helvetica" w:hAnsi="Helvetica"/>
          <w:lang w:val="es-ES"/>
        </w:rPr>
        <w:t xml:space="preserve"> </w:t>
      </w:r>
      <w:proofErr w:type="spellStart"/>
      <w:r w:rsidRPr="00623806">
        <w:rPr>
          <w:rFonts w:ascii="Helvetica" w:hAnsi="Helvetica"/>
          <w:lang w:val="es-ES"/>
        </w:rPr>
        <w:t>than</w:t>
      </w:r>
      <w:proofErr w:type="spellEnd"/>
      <w:r w:rsidRPr="00623806">
        <w:rPr>
          <w:rFonts w:ascii="Helvetica" w:hAnsi="Helvetica"/>
          <w:lang w:val="es-ES"/>
        </w:rPr>
        <w:t xml:space="preserve"> I </w:t>
      </w:r>
      <w:proofErr w:type="spellStart"/>
      <w:r w:rsidRPr="00623806">
        <w:rPr>
          <w:rFonts w:ascii="Helvetica" w:hAnsi="Helvetica"/>
          <w:lang w:val="es-ES"/>
        </w:rPr>
        <w:t>liked</w:t>
      </w:r>
      <w:proofErr w:type="spellEnd"/>
      <w:r w:rsidRPr="00623806">
        <w:rPr>
          <w:rFonts w:ascii="Helvetica" w:hAnsi="Helvetica"/>
          <w:lang w:val="es-ES"/>
        </w:rPr>
        <w:t>.</w:t>
      </w:r>
    </w:p>
    <w:p w14:paraId="610705C6" w14:textId="568065F6" w:rsidR="00A3434B" w:rsidRPr="00623806" w:rsidRDefault="00A3434B" w:rsidP="00A3434B">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tilted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head.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okay</w:t>
      </w:r>
      <w:proofErr w:type="spellEnd"/>
      <w:r w:rsidRPr="00623806">
        <w:rPr>
          <w:rFonts w:ascii="Helvetica" w:hAnsi="Helvetica"/>
          <w:lang w:val="es-ES"/>
        </w:rPr>
        <w:t>?”</w:t>
      </w:r>
    </w:p>
    <w:p w14:paraId="62B0E82D" w14:textId="71CD7B76" w:rsidR="00A3434B" w:rsidRPr="00623806" w:rsidRDefault="00A3434B" w:rsidP="00A3434B">
      <w:pPr>
        <w:pStyle w:val="Scene"/>
        <w:spacing w:line="276" w:lineRule="auto"/>
        <w:jc w:val="both"/>
        <w:rPr>
          <w:rFonts w:ascii="Helvetica" w:hAnsi="Helvetica"/>
          <w:lang w:val="es-ES"/>
        </w:rPr>
      </w:pP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calm</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there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under</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w:t>
      </w:r>
      <w:proofErr w:type="spellStart"/>
      <w:r w:rsidRPr="00623806">
        <w:rPr>
          <w:rFonts w:ascii="Helvetica" w:hAnsi="Helvetica"/>
          <w:lang w:val="es-ES"/>
        </w:rPr>
        <w:t>an</w:t>
      </w:r>
      <w:proofErr w:type="spellEnd"/>
      <w:r w:rsidRPr="00623806">
        <w:rPr>
          <w:rFonts w:ascii="Helvetica" w:hAnsi="Helvetica"/>
          <w:lang w:val="es-ES"/>
        </w:rPr>
        <w:t xml:space="preserve"> </w:t>
      </w:r>
      <w:proofErr w:type="spellStart"/>
      <w:r w:rsidRPr="00623806">
        <w:rPr>
          <w:rFonts w:ascii="Helvetica" w:hAnsi="Helvetica"/>
          <w:lang w:val="es-ES"/>
        </w:rPr>
        <w:t>edge</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quiet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name</w:t>
      </w:r>
      <w:proofErr w:type="spellEnd"/>
    </w:p>
    <w:p w14:paraId="0ABC79EE" w14:textId="73064D5C" w:rsidR="00A3434B" w:rsidRPr="00623806" w:rsidRDefault="00A3434B" w:rsidP="00A3434B">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Yeah</w:t>
      </w:r>
      <w:proofErr w:type="spellEnd"/>
      <w:r w:rsidRPr="00623806">
        <w:rPr>
          <w:rFonts w:ascii="Helvetica" w:hAnsi="Helvetica"/>
          <w:lang w:val="es-ES"/>
        </w:rPr>
        <w:t xml:space="preserve">. Fine.” I </w:t>
      </w:r>
      <w:proofErr w:type="spellStart"/>
      <w:r w:rsidRPr="00623806">
        <w:rPr>
          <w:rFonts w:ascii="Helvetica" w:hAnsi="Helvetica"/>
          <w:lang w:val="es-ES"/>
        </w:rPr>
        <w:t>jabbed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button</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our</w:t>
      </w:r>
      <w:proofErr w:type="spellEnd"/>
      <w:r w:rsidRPr="00623806">
        <w:rPr>
          <w:rFonts w:ascii="Helvetica" w:hAnsi="Helvetica"/>
          <w:lang w:val="es-ES"/>
        </w:rPr>
        <w:t xml:space="preserve"> </w:t>
      </w:r>
      <w:proofErr w:type="spellStart"/>
      <w:r w:rsidRPr="00623806">
        <w:rPr>
          <w:rFonts w:ascii="Helvetica" w:hAnsi="Helvetica"/>
          <w:lang w:val="es-ES"/>
        </w:rPr>
        <w:t>floor</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might</w:t>
      </w:r>
      <w:proofErr w:type="spellEnd"/>
      <w:r w:rsidRPr="00623806">
        <w:rPr>
          <w:rFonts w:ascii="Helvetica" w:hAnsi="Helvetica"/>
          <w:lang w:val="es-ES"/>
        </w:rPr>
        <w:t xml:space="preserve"> </w:t>
      </w:r>
      <w:proofErr w:type="spellStart"/>
      <w:r w:rsidRPr="00623806">
        <w:rPr>
          <w:rFonts w:ascii="Helvetica" w:hAnsi="Helvetica"/>
          <w:lang w:val="es-ES"/>
        </w:rPr>
        <w:t>save</w:t>
      </w:r>
      <w:proofErr w:type="spellEnd"/>
      <w:r w:rsidRPr="00623806">
        <w:rPr>
          <w:rFonts w:ascii="Helvetica" w:hAnsi="Helvetica"/>
          <w:lang w:val="es-ES"/>
        </w:rPr>
        <w:t xml:space="preserve"> me.</w:t>
      </w:r>
    </w:p>
    <w:p w14:paraId="05F45AF0" w14:textId="53D2A70D" w:rsidR="00A3434B" w:rsidRPr="00623806" w:rsidRDefault="00A3434B" w:rsidP="00A3434B">
      <w:pPr>
        <w:pStyle w:val="Scene"/>
        <w:spacing w:line="276" w:lineRule="auto"/>
        <w:jc w:val="both"/>
        <w:rPr>
          <w:rFonts w:ascii="Helvetica" w:hAnsi="Helvetica"/>
          <w:lang w:val="es-ES"/>
        </w:rPr>
      </w:pPr>
      <w:r w:rsidRPr="00623806">
        <w:rPr>
          <w:rFonts w:ascii="Helvetica" w:hAnsi="Helvetica"/>
          <w:lang w:val="es-ES"/>
        </w:rPr>
        <w:t xml:space="preserve">“Rough </w:t>
      </w:r>
      <w:proofErr w:type="spellStart"/>
      <w:r w:rsidRPr="00623806">
        <w:rPr>
          <w:rFonts w:ascii="Helvetica" w:hAnsi="Helvetica"/>
          <w:lang w:val="es-ES"/>
        </w:rPr>
        <w:t>night</w:t>
      </w:r>
      <w:proofErr w:type="spellEnd"/>
      <w:r w:rsidRPr="00623806">
        <w:rPr>
          <w:rFonts w:ascii="Helvetica" w:hAnsi="Helvetica"/>
          <w:lang w:val="es-ES"/>
        </w:rPr>
        <w:t xml:space="preserve">?” he </w:t>
      </w:r>
      <w:proofErr w:type="spellStart"/>
      <w:r w:rsidRPr="00623806">
        <w:rPr>
          <w:rFonts w:ascii="Helvetica" w:hAnsi="Helvetica"/>
          <w:lang w:val="es-ES"/>
        </w:rPr>
        <w:t>asked</w:t>
      </w:r>
      <w:proofErr w:type="spellEnd"/>
      <w:r w:rsidRPr="00623806">
        <w:rPr>
          <w:rFonts w:ascii="Helvetica" w:hAnsi="Helvetica"/>
          <w:lang w:val="es-ES"/>
        </w:rPr>
        <w:t xml:space="preserve">. I </w:t>
      </w:r>
      <w:proofErr w:type="spellStart"/>
      <w:r w:rsidRPr="00623806">
        <w:rPr>
          <w:rFonts w:ascii="Helvetica" w:hAnsi="Helvetica"/>
          <w:lang w:val="es-ES"/>
        </w:rPr>
        <w:t>blinked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brain</w:t>
      </w:r>
      <w:proofErr w:type="spellEnd"/>
      <w:r w:rsidRPr="00623806">
        <w:rPr>
          <w:rFonts w:ascii="Helvetica" w:hAnsi="Helvetica"/>
          <w:lang w:val="es-ES"/>
        </w:rPr>
        <w:t xml:space="preserve"> </w:t>
      </w:r>
      <w:proofErr w:type="spellStart"/>
      <w:r w:rsidRPr="00623806">
        <w:rPr>
          <w:rFonts w:ascii="Helvetica" w:hAnsi="Helvetica"/>
          <w:lang w:val="es-ES"/>
        </w:rPr>
        <w:t>stuttered</w:t>
      </w:r>
      <w:proofErr w:type="spellEnd"/>
      <w:r w:rsidRPr="00623806">
        <w:rPr>
          <w:rFonts w:ascii="Helvetica" w:hAnsi="Helvetica"/>
          <w:lang w:val="es-ES"/>
        </w:rPr>
        <w:t>.</w:t>
      </w:r>
    </w:p>
    <w:p w14:paraId="6F092FAB" w14:textId="535F7576" w:rsidR="00A3434B" w:rsidRPr="00623806" w:rsidRDefault="00A3434B" w:rsidP="00A3434B">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couldn’t</w:t>
      </w:r>
      <w:proofErr w:type="spellEnd"/>
      <w:r w:rsidRPr="00623806">
        <w:rPr>
          <w:rFonts w:ascii="Helvetica" w:hAnsi="Helvetica"/>
          <w:lang w:val="es-ES"/>
        </w:rPr>
        <w:t xml:space="preserve"> </w:t>
      </w:r>
      <w:proofErr w:type="spellStart"/>
      <w:r w:rsidRPr="00623806">
        <w:rPr>
          <w:rFonts w:ascii="Helvetica" w:hAnsi="Helvetica"/>
          <w:lang w:val="es-ES"/>
        </w:rPr>
        <w:t>know</w:t>
      </w:r>
      <w:proofErr w:type="spellEnd"/>
      <w:r w:rsidRPr="00623806">
        <w:rPr>
          <w:rFonts w:ascii="Helvetica" w:hAnsi="Helvetica"/>
          <w:lang w:val="es-ES"/>
        </w:rPr>
        <w:t xml:space="preserve">. </w:t>
      </w:r>
      <w:proofErr w:type="spellStart"/>
      <w:r w:rsidRPr="00623806">
        <w:rPr>
          <w:rFonts w:ascii="Helvetica" w:hAnsi="Helvetica"/>
          <w:lang w:val="es-ES"/>
        </w:rPr>
        <w:t>There’s</w:t>
      </w:r>
      <w:proofErr w:type="spellEnd"/>
      <w:r w:rsidRPr="00623806">
        <w:rPr>
          <w:rFonts w:ascii="Helvetica" w:hAnsi="Helvetica"/>
          <w:lang w:val="es-ES"/>
        </w:rPr>
        <w:t xml:space="preserve"> no </w:t>
      </w:r>
      <w:proofErr w:type="spellStart"/>
      <w:r w:rsidRPr="00623806">
        <w:rPr>
          <w:rFonts w:ascii="Helvetica" w:hAnsi="Helvetica"/>
          <w:lang w:val="es-ES"/>
        </w:rPr>
        <w:t>way</w:t>
      </w:r>
      <w:proofErr w:type="spellEnd"/>
      <w:r w:rsidRPr="00623806">
        <w:rPr>
          <w:rFonts w:ascii="Helvetica" w:hAnsi="Helvetica"/>
          <w:lang w:val="es-ES"/>
        </w:rPr>
        <w:t xml:space="preserve"> he </w:t>
      </w:r>
      <w:proofErr w:type="spellStart"/>
      <w:r w:rsidRPr="00623806">
        <w:rPr>
          <w:rFonts w:ascii="Helvetica" w:hAnsi="Helvetica"/>
          <w:lang w:val="es-ES"/>
        </w:rPr>
        <w:t>knows</w:t>
      </w:r>
      <w:proofErr w:type="spellEnd"/>
      <w:r w:rsidRPr="00623806">
        <w:rPr>
          <w:rFonts w:ascii="Helvetica" w:hAnsi="Helvetica"/>
          <w:lang w:val="es-ES"/>
        </w:rPr>
        <w:t>.</w:t>
      </w:r>
    </w:p>
    <w:p w14:paraId="3829A72A" w14:textId="102A249C" w:rsidR="00A3434B" w:rsidRPr="00623806" w:rsidRDefault="00A3434B" w:rsidP="00A3434B">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Sort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I </w:t>
      </w:r>
      <w:proofErr w:type="spellStart"/>
      <w:r w:rsidRPr="00623806">
        <w:rPr>
          <w:rFonts w:ascii="Helvetica" w:hAnsi="Helvetica"/>
          <w:lang w:val="es-ES"/>
        </w:rPr>
        <w:t>murmured</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fixed</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glowing</w:t>
      </w:r>
      <w:proofErr w:type="spellEnd"/>
      <w:r w:rsidRPr="00623806">
        <w:rPr>
          <w:rFonts w:ascii="Helvetica" w:hAnsi="Helvetica"/>
          <w:lang w:val="es-ES"/>
        </w:rPr>
        <w:t xml:space="preserve"> </w:t>
      </w:r>
      <w:proofErr w:type="spellStart"/>
      <w:r w:rsidRPr="00623806">
        <w:rPr>
          <w:rFonts w:ascii="Helvetica" w:hAnsi="Helvetica"/>
          <w:lang w:val="es-ES"/>
        </w:rPr>
        <w:t>floor</w:t>
      </w:r>
      <w:proofErr w:type="spellEnd"/>
      <w:r w:rsidRPr="00623806">
        <w:rPr>
          <w:rFonts w:ascii="Helvetica" w:hAnsi="Helvetica"/>
          <w:lang w:val="es-ES"/>
        </w:rPr>
        <w:t xml:space="preserve"> </w:t>
      </w:r>
      <w:proofErr w:type="spellStart"/>
      <w:r w:rsidRPr="00623806">
        <w:rPr>
          <w:rFonts w:ascii="Helvetica" w:hAnsi="Helvetica"/>
          <w:lang w:val="es-ES"/>
        </w:rPr>
        <w:t>numbers</w:t>
      </w:r>
      <w:proofErr w:type="spellEnd"/>
      <w:r w:rsidRPr="00623806">
        <w:rPr>
          <w:rFonts w:ascii="Helvetica" w:hAnsi="Helvetica"/>
          <w:lang w:val="es-ES"/>
        </w:rPr>
        <w:t xml:space="preserve"> </w:t>
      </w:r>
      <w:proofErr w:type="spellStart"/>
      <w:r w:rsidRPr="00623806">
        <w:rPr>
          <w:rFonts w:ascii="Helvetica" w:hAnsi="Helvetica"/>
          <w:lang w:val="es-ES"/>
        </w:rPr>
        <w:t>above</w:t>
      </w:r>
      <w:proofErr w:type="spellEnd"/>
      <w:r w:rsidRPr="00623806">
        <w:rPr>
          <w:rFonts w:ascii="Helvetica" w:hAnsi="Helvetica"/>
          <w:lang w:val="es-ES"/>
        </w:rPr>
        <w:t xml:space="preserve"> </w:t>
      </w:r>
      <w:proofErr w:type="spellStart"/>
      <w:r w:rsidRPr="00623806">
        <w:rPr>
          <w:rFonts w:ascii="Helvetica" w:hAnsi="Helvetica"/>
          <w:lang w:val="es-ES"/>
        </w:rPr>
        <w:t>us</w:t>
      </w:r>
      <w:proofErr w:type="spellEnd"/>
      <w:r w:rsidRPr="00623806">
        <w:rPr>
          <w:rFonts w:ascii="Helvetica" w:hAnsi="Helvetica"/>
          <w:lang w:val="es-ES"/>
        </w:rPr>
        <w:t xml:space="preserve">. I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feel</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watching</w:t>
      </w:r>
      <w:proofErr w:type="spellEnd"/>
      <w:r w:rsidRPr="00623806">
        <w:rPr>
          <w:rFonts w:ascii="Helvetica" w:hAnsi="Helvetica"/>
          <w:lang w:val="es-ES"/>
        </w:rPr>
        <w:t xml:space="preserve"> me.</w:t>
      </w:r>
    </w:p>
    <w:p w14:paraId="3685AEAA" w14:textId="3BCB2800" w:rsidR="00A3434B" w:rsidRPr="00623806" w:rsidRDefault="00A3434B" w:rsidP="00A3434B">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Hmm</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hum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judgment</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curiosity</w:t>
      </w:r>
      <w:proofErr w:type="spellEnd"/>
      <w:r w:rsidRPr="00623806">
        <w:rPr>
          <w:rFonts w:ascii="Helvetica" w:hAnsi="Helvetica"/>
          <w:lang w:val="es-ES"/>
        </w:rPr>
        <w:t xml:space="preserve"> </w:t>
      </w:r>
      <w:proofErr w:type="spellStart"/>
      <w:r w:rsidRPr="00623806">
        <w:rPr>
          <w:rFonts w:ascii="Helvetica" w:hAnsi="Helvetica"/>
          <w:lang w:val="es-ES"/>
        </w:rPr>
        <w:t>wrapped</w:t>
      </w:r>
      <w:proofErr w:type="spellEnd"/>
      <w:r w:rsidRPr="00623806">
        <w:rPr>
          <w:rFonts w:ascii="Helvetica" w:hAnsi="Helvetica"/>
          <w:lang w:val="es-ES"/>
        </w:rPr>
        <w:t xml:space="preserve"> in </w:t>
      </w:r>
      <w:proofErr w:type="spellStart"/>
      <w:r w:rsidRPr="00623806">
        <w:rPr>
          <w:rFonts w:ascii="Helvetica" w:hAnsi="Helvetica"/>
          <w:lang w:val="es-ES"/>
        </w:rPr>
        <w:t>silk</w:t>
      </w:r>
      <w:proofErr w:type="spellEnd"/>
      <w:r w:rsidRPr="00623806">
        <w:rPr>
          <w:rFonts w:ascii="Helvetica" w:hAnsi="Helvetica"/>
          <w:lang w:val="es-ES"/>
        </w:rPr>
        <w:t>. “</w:t>
      </w:r>
      <w:proofErr w:type="spellStart"/>
      <w:r w:rsidRPr="00623806">
        <w:rPr>
          <w:rFonts w:ascii="Helvetica" w:hAnsi="Helvetica"/>
          <w:lang w:val="es-ES"/>
        </w:rPr>
        <w:t>You</w:t>
      </w:r>
      <w:proofErr w:type="spellEnd"/>
      <w:r w:rsidRPr="00623806">
        <w:rPr>
          <w:rFonts w:ascii="Helvetica" w:hAnsi="Helvetica"/>
          <w:lang w:val="es-ES"/>
        </w:rPr>
        <w:t xml:space="preserve"> </w:t>
      </w:r>
      <w:proofErr w:type="gramStart"/>
      <w:r w:rsidRPr="00623806">
        <w:rPr>
          <w:rFonts w:ascii="Helvetica" w:hAnsi="Helvetica"/>
          <w:lang w:val="es-ES"/>
        </w:rPr>
        <w:t>look</w:t>
      </w:r>
      <w:proofErr w:type="gramEnd"/>
      <w:r w:rsidRPr="00623806">
        <w:rPr>
          <w:rFonts w:ascii="Helvetica" w:hAnsi="Helvetica"/>
          <w:lang w:val="es-ES"/>
        </w:rPr>
        <w:t xml:space="preserve"> a </w:t>
      </w:r>
      <w:proofErr w:type="spellStart"/>
      <w:r w:rsidRPr="00623806">
        <w:rPr>
          <w:rFonts w:ascii="Helvetica" w:hAnsi="Helvetica"/>
          <w:lang w:val="es-ES"/>
        </w:rPr>
        <w:t>little</w:t>
      </w:r>
      <w:proofErr w:type="spellEnd"/>
      <w:r w:rsidRPr="00623806">
        <w:rPr>
          <w:rFonts w:ascii="Helvetica" w:hAnsi="Helvetica"/>
          <w:lang w:val="es-ES"/>
        </w:rPr>
        <w:t xml:space="preserve"> </w:t>
      </w:r>
      <w:proofErr w:type="spellStart"/>
      <w:r w:rsidRPr="00623806">
        <w:rPr>
          <w:rFonts w:ascii="Helvetica" w:hAnsi="Helvetica"/>
          <w:lang w:val="es-ES"/>
        </w:rPr>
        <w:t>flushed</w:t>
      </w:r>
      <w:proofErr w:type="spellEnd"/>
      <w:r w:rsidRPr="00623806">
        <w:rPr>
          <w:rFonts w:ascii="Helvetica" w:hAnsi="Helvetica"/>
          <w:lang w:val="es-ES"/>
        </w:rPr>
        <w:t>.”</w:t>
      </w:r>
    </w:p>
    <w:p w14:paraId="7B829C1A" w14:textId="1AC84CEE" w:rsidR="00A3434B" w:rsidRPr="00623806" w:rsidRDefault="00A3434B" w:rsidP="00A3434B">
      <w:pPr>
        <w:pStyle w:val="Scene"/>
        <w:spacing w:line="276" w:lineRule="auto"/>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heart</w:t>
      </w:r>
      <w:proofErr w:type="spellEnd"/>
      <w:r w:rsidRPr="00623806">
        <w:rPr>
          <w:rFonts w:ascii="Helvetica" w:hAnsi="Helvetica"/>
          <w:lang w:val="es-ES"/>
        </w:rPr>
        <w:t xml:space="preserve"> </w:t>
      </w:r>
      <w:proofErr w:type="spellStart"/>
      <w:r w:rsidRPr="00623806">
        <w:rPr>
          <w:rFonts w:ascii="Helvetica" w:hAnsi="Helvetica"/>
          <w:lang w:val="es-ES"/>
        </w:rPr>
        <w:t>stuttered</w:t>
      </w:r>
      <w:proofErr w:type="spellEnd"/>
      <w:r w:rsidRPr="00623806">
        <w:rPr>
          <w:rFonts w:ascii="Helvetica" w:hAnsi="Helvetica"/>
          <w:lang w:val="es-ES"/>
        </w:rPr>
        <w:t xml:space="preserve">. </w:t>
      </w:r>
      <w:proofErr w:type="spellStart"/>
      <w:r w:rsidRPr="00623806">
        <w:rPr>
          <w:rFonts w:ascii="Helvetica" w:hAnsi="Helvetica"/>
          <w:lang w:val="es-ES"/>
        </w:rPr>
        <w:t>Blood</w:t>
      </w:r>
      <w:proofErr w:type="spellEnd"/>
      <w:r w:rsidRPr="00623806">
        <w:rPr>
          <w:rFonts w:ascii="Helvetica" w:hAnsi="Helvetica"/>
          <w:lang w:val="es-ES"/>
        </w:rPr>
        <w:t xml:space="preserve"> </w:t>
      </w:r>
      <w:proofErr w:type="spellStart"/>
      <w:r w:rsidRPr="00623806">
        <w:rPr>
          <w:rFonts w:ascii="Helvetica" w:hAnsi="Helvetica"/>
          <w:lang w:val="es-ES"/>
        </w:rPr>
        <w:t>surged</w:t>
      </w:r>
      <w:proofErr w:type="spellEnd"/>
      <w:r w:rsidRPr="00623806">
        <w:rPr>
          <w:rFonts w:ascii="Helvetica" w:hAnsi="Helvetica"/>
          <w:lang w:val="es-ES"/>
        </w:rPr>
        <w:t xml:space="preserve"> </w:t>
      </w:r>
      <w:proofErr w:type="spellStart"/>
      <w:r w:rsidRPr="00623806">
        <w:rPr>
          <w:rFonts w:ascii="Helvetica" w:hAnsi="Helvetica"/>
          <w:lang w:val="es-ES"/>
        </w:rPr>
        <w:t>hot</w:t>
      </w:r>
      <w:proofErr w:type="spellEnd"/>
      <w:r w:rsidRPr="00623806">
        <w:rPr>
          <w:rFonts w:ascii="Helvetica" w:hAnsi="Helvetica"/>
          <w:lang w:val="es-ES"/>
        </w:rPr>
        <w:t xml:space="preserve"> </w:t>
      </w:r>
      <w:proofErr w:type="spellStart"/>
      <w:r w:rsidRPr="00623806">
        <w:rPr>
          <w:rFonts w:ascii="Helvetica" w:hAnsi="Helvetica"/>
          <w:lang w:val="es-ES"/>
        </w:rPr>
        <w:t>beneath</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skin</w:t>
      </w:r>
    </w:p>
    <w:p w14:paraId="3E44305D" w14:textId="113C1404" w:rsidR="00A3434B" w:rsidRPr="00623806" w:rsidRDefault="00A3434B" w:rsidP="00A3434B">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scrambled</w:t>
      </w:r>
      <w:proofErr w:type="spellEnd"/>
      <w:r w:rsidRPr="00623806">
        <w:rPr>
          <w:rFonts w:ascii="Helvetica" w:hAnsi="Helvetica"/>
          <w:lang w:val="es-ES"/>
        </w:rPr>
        <w:t xml:space="preserve">. “I </w:t>
      </w:r>
      <w:proofErr w:type="spellStart"/>
      <w:r w:rsidRPr="00623806">
        <w:rPr>
          <w:rFonts w:ascii="Helvetica" w:hAnsi="Helvetica"/>
          <w:lang w:val="es-ES"/>
        </w:rPr>
        <w:t>jogged</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morning</w:t>
      </w:r>
      <w:proofErr w:type="spellEnd"/>
      <w:r w:rsidRPr="00623806">
        <w:rPr>
          <w:rFonts w:ascii="Helvetica" w:hAnsi="Helvetica"/>
          <w:lang w:val="es-ES"/>
        </w:rPr>
        <w:t xml:space="preserve">. Just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wake</w:t>
      </w:r>
      <w:proofErr w:type="spellEnd"/>
      <w:r w:rsidRPr="00623806">
        <w:rPr>
          <w:rFonts w:ascii="Helvetica" w:hAnsi="Helvetica"/>
          <w:lang w:val="es-ES"/>
        </w:rPr>
        <w:t xml:space="preserve"> up.”</w:t>
      </w:r>
    </w:p>
    <w:p w14:paraId="77D22AC0" w14:textId="48D890DB" w:rsidR="00A3434B" w:rsidRPr="00623806" w:rsidRDefault="00A3434B" w:rsidP="00A3434B">
      <w:pPr>
        <w:pStyle w:val="Scene"/>
        <w:spacing w:line="276" w:lineRule="auto"/>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cracked</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splintered</w:t>
      </w:r>
      <w:proofErr w:type="spellEnd"/>
      <w:r w:rsidRPr="00623806">
        <w:rPr>
          <w:rFonts w:ascii="Helvetica" w:hAnsi="Helvetica"/>
          <w:lang w:val="es-ES"/>
        </w:rPr>
        <w:t xml:space="preserve"> </w:t>
      </w:r>
      <w:proofErr w:type="spellStart"/>
      <w:r w:rsidRPr="00623806">
        <w:rPr>
          <w:rFonts w:ascii="Helvetica" w:hAnsi="Helvetica"/>
          <w:lang w:val="es-ES"/>
        </w:rPr>
        <w:t>glass</w:t>
      </w:r>
      <w:proofErr w:type="spellEnd"/>
      <w:r w:rsidRPr="00623806">
        <w:rPr>
          <w:rFonts w:ascii="Helvetica" w:hAnsi="Helvetica"/>
          <w:lang w:val="es-ES"/>
        </w:rPr>
        <w:t xml:space="preserve">, and I </w:t>
      </w:r>
      <w:proofErr w:type="spellStart"/>
      <w:r w:rsidRPr="00623806">
        <w:rPr>
          <w:rFonts w:ascii="Helvetica" w:hAnsi="Helvetica"/>
          <w:lang w:val="es-ES"/>
        </w:rPr>
        <w:t>hated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way</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mouth</w:t>
      </w:r>
      <w:proofErr w:type="spellEnd"/>
      <w:r w:rsidRPr="00623806">
        <w:rPr>
          <w:rFonts w:ascii="Helvetica" w:hAnsi="Helvetica"/>
          <w:lang w:val="es-ES"/>
        </w:rPr>
        <w:t xml:space="preserve"> </w:t>
      </w:r>
      <w:proofErr w:type="spellStart"/>
      <w:r w:rsidRPr="00623806">
        <w:rPr>
          <w:rFonts w:ascii="Helvetica" w:hAnsi="Helvetica"/>
          <w:lang w:val="es-ES"/>
        </w:rPr>
        <w:t>curved</w:t>
      </w:r>
      <w:proofErr w:type="spellEnd"/>
      <w:r w:rsidRPr="00623806">
        <w:rPr>
          <w:rFonts w:ascii="Helvetica" w:hAnsi="Helvetica"/>
          <w:lang w:val="es-ES"/>
        </w:rPr>
        <w:t xml:space="preserve"> in response—</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slow</w:t>
      </w:r>
      <w:proofErr w:type="spellEnd"/>
      <w:r w:rsidRPr="00623806">
        <w:rPr>
          <w:rFonts w:ascii="Helvetica" w:hAnsi="Helvetica"/>
          <w:lang w:val="es-ES"/>
        </w:rPr>
        <w:t xml:space="preserve">, </w:t>
      </w:r>
      <w:proofErr w:type="spellStart"/>
      <w:r w:rsidRPr="00623806">
        <w:rPr>
          <w:rFonts w:ascii="Helvetica" w:hAnsi="Helvetica"/>
          <w:lang w:val="es-ES"/>
        </w:rPr>
        <w:t>knowing</w:t>
      </w:r>
      <w:proofErr w:type="spellEnd"/>
      <w:r w:rsidRPr="00623806">
        <w:rPr>
          <w:rFonts w:ascii="Helvetica" w:hAnsi="Helvetica"/>
          <w:lang w:val="es-ES"/>
        </w:rPr>
        <w:t xml:space="preserve"> </w:t>
      </w:r>
      <w:proofErr w:type="spellStart"/>
      <w:r w:rsidRPr="00623806">
        <w:rPr>
          <w:rFonts w:ascii="Helvetica" w:hAnsi="Helvetica"/>
          <w:lang w:val="es-ES"/>
        </w:rPr>
        <w:t>smile</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always</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stripped</w:t>
      </w:r>
      <w:proofErr w:type="spellEnd"/>
      <w:r w:rsidRPr="00623806">
        <w:rPr>
          <w:rFonts w:ascii="Helvetica" w:hAnsi="Helvetica"/>
          <w:lang w:val="es-ES"/>
        </w:rPr>
        <w:t xml:space="preserve"> me </w:t>
      </w:r>
      <w:proofErr w:type="spellStart"/>
      <w:r w:rsidRPr="00623806">
        <w:rPr>
          <w:rFonts w:ascii="Helvetica" w:hAnsi="Helvetica"/>
          <w:lang w:val="es-ES"/>
        </w:rPr>
        <w:t>bare</w:t>
      </w:r>
      <w:proofErr w:type="spellEnd"/>
      <w:r w:rsidRPr="00623806">
        <w:rPr>
          <w:rFonts w:ascii="Helvetica" w:hAnsi="Helvetica"/>
          <w:lang w:val="es-ES"/>
        </w:rPr>
        <w:t>.</w:t>
      </w:r>
    </w:p>
    <w:p w14:paraId="411F3C1D" w14:textId="3739EC43" w:rsidR="00A3434B" w:rsidRPr="00623806" w:rsidRDefault="00A3434B" w:rsidP="00A3434B">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elevator</w:t>
      </w:r>
      <w:proofErr w:type="spellEnd"/>
      <w:r w:rsidRPr="00623806">
        <w:rPr>
          <w:rFonts w:ascii="Helvetica" w:hAnsi="Helvetica"/>
          <w:lang w:val="es-ES"/>
        </w:rPr>
        <w:t xml:space="preserve"> </w:t>
      </w:r>
      <w:proofErr w:type="spellStart"/>
      <w:r w:rsidRPr="00623806">
        <w:rPr>
          <w:rFonts w:ascii="Helvetica" w:hAnsi="Helvetica"/>
          <w:lang w:val="es-ES"/>
        </w:rPr>
        <w:t>doors</w:t>
      </w:r>
      <w:proofErr w:type="spellEnd"/>
      <w:r w:rsidRPr="00623806">
        <w:rPr>
          <w:rFonts w:ascii="Helvetica" w:hAnsi="Helvetica"/>
          <w:lang w:val="es-ES"/>
        </w:rPr>
        <w:t xml:space="preserve"> </w:t>
      </w:r>
      <w:proofErr w:type="spellStart"/>
      <w:r w:rsidRPr="00623806">
        <w:rPr>
          <w:rFonts w:ascii="Helvetica" w:hAnsi="Helvetica"/>
          <w:lang w:val="es-ES"/>
        </w:rPr>
        <w:t>closed</w:t>
      </w:r>
      <w:proofErr w:type="spellEnd"/>
      <w:r w:rsidRPr="00623806">
        <w:rPr>
          <w:rFonts w:ascii="Helvetica" w:hAnsi="Helvetica"/>
          <w:lang w:val="es-ES"/>
        </w:rPr>
        <w:t>.</w:t>
      </w:r>
    </w:p>
    <w:p w14:paraId="70E0AE55" w14:textId="4429A3DA" w:rsidR="00A3434B" w:rsidRPr="00623806" w:rsidRDefault="00A3434B" w:rsidP="00A3434B">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silence</w:t>
      </w:r>
      <w:proofErr w:type="spellEnd"/>
      <w:r w:rsidRPr="00623806">
        <w:rPr>
          <w:rFonts w:ascii="Helvetica" w:hAnsi="Helvetica"/>
          <w:lang w:val="es-ES"/>
        </w:rPr>
        <w:t xml:space="preserve"> </w:t>
      </w:r>
      <w:proofErr w:type="spellStart"/>
      <w:r w:rsidRPr="00623806">
        <w:rPr>
          <w:rFonts w:ascii="Helvetica" w:hAnsi="Helvetica"/>
          <w:lang w:val="es-ES"/>
        </w:rPr>
        <w:t>stretching</w:t>
      </w:r>
      <w:proofErr w:type="spellEnd"/>
      <w:r w:rsidRPr="00623806">
        <w:rPr>
          <w:rFonts w:ascii="Helvetica" w:hAnsi="Helvetica"/>
          <w:lang w:val="es-ES"/>
        </w:rPr>
        <w:t xml:space="preserve"> </w:t>
      </w:r>
      <w:proofErr w:type="spellStart"/>
      <w:r w:rsidRPr="00623806">
        <w:rPr>
          <w:rFonts w:ascii="Helvetica" w:hAnsi="Helvetica"/>
          <w:lang w:val="es-ES"/>
        </w:rPr>
        <w:t>between</w:t>
      </w:r>
      <w:proofErr w:type="spellEnd"/>
      <w:r w:rsidRPr="00623806">
        <w:rPr>
          <w:rFonts w:ascii="Helvetica" w:hAnsi="Helvetica"/>
          <w:lang w:val="es-ES"/>
        </w:rPr>
        <w:t xml:space="preserve"> </w:t>
      </w:r>
      <w:proofErr w:type="spellStart"/>
      <w:r w:rsidRPr="00623806">
        <w:rPr>
          <w:rFonts w:ascii="Helvetica" w:hAnsi="Helvetica"/>
          <w:lang w:val="es-ES"/>
        </w:rPr>
        <w:t>us</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live</w:t>
      </w:r>
      <w:proofErr w:type="spellEnd"/>
      <w:r w:rsidRPr="00623806">
        <w:rPr>
          <w:rFonts w:ascii="Helvetica" w:hAnsi="Helvetica"/>
          <w:lang w:val="es-ES"/>
        </w:rPr>
        <w:t xml:space="preserve"> </w:t>
      </w:r>
      <w:proofErr w:type="spellStart"/>
      <w:r w:rsidRPr="00623806">
        <w:rPr>
          <w:rFonts w:ascii="Helvetica" w:hAnsi="Helvetica"/>
          <w:lang w:val="es-ES"/>
        </w:rPr>
        <w:t>wire</w:t>
      </w:r>
      <w:proofErr w:type="spellEnd"/>
      <w:r w:rsidRPr="00623806">
        <w:rPr>
          <w:rFonts w:ascii="Helvetica" w:hAnsi="Helvetica"/>
          <w:lang w:val="es-ES"/>
        </w:rPr>
        <w:t xml:space="preserve">, </w:t>
      </w:r>
      <w:proofErr w:type="spellStart"/>
      <w:r w:rsidRPr="00623806">
        <w:rPr>
          <w:rFonts w:ascii="Helvetica" w:hAnsi="Helvetica"/>
          <w:lang w:val="es-ES"/>
        </w:rPr>
        <w:t>humming</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everything</w:t>
      </w:r>
      <w:proofErr w:type="spellEnd"/>
      <w:r w:rsidRPr="00623806">
        <w:rPr>
          <w:rFonts w:ascii="Helvetica" w:hAnsi="Helvetica"/>
          <w:lang w:val="es-ES"/>
        </w:rPr>
        <w:t xml:space="preserve"> </w:t>
      </w:r>
      <w:proofErr w:type="spellStart"/>
      <w:r w:rsidRPr="00623806">
        <w:rPr>
          <w:rFonts w:ascii="Helvetica" w:hAnsi="Helvetica"/>
          <w:lang w:val="es-ES"/>
        </w:rPr>
        <w:t>unsaid</w:t>
      </w:r>
      <w:proofErr w:type="spellEnd"/>
      <w:r w:rsidRPr="00623806">
        <w:rPr>
          <w:rFonts w:ascii="Helvetica" w:hAnsi="Helvetica"/>
          <w:lang w:val="es-ES"/>
        </w:rPr>
        <w:t>.</w:t>
      </w:r>
    </w:p>
    <w:p w14:paraId="15064474" w14:textId="0C7FB00D" w:rsidR="00A3434B" w:rsidRPr="00623806" w:rsidRDefault="00A3434B" w:rsidP="00A3434B">
      <w:pPr>
        <w:pStyle w:val="Scene"/>
        <w:spacing w:line="276" w:lineRule="auto"/>
        <w:jc w:val="both"/>
        <w:rPr>
          <w:rFonts w:ascii="Helvetica" w:hAnsi="Helvetica"/>
          <w:lang w:val="es-ES"/>
        </w:rPr>
      </w:pPr>
      <w:r w:rsidRPr="00623806">
        <w:rPr>
          <w:rFonts w:ascii="Helvetica" w:hAnsi="Helvetica"/>
          <w:lang w:val="es-ES"/>
        </w:rPr>
        <w:t>“</w:t>
      </w:r>
      <w:proofErr w:type="gramStart"/>
      <w:r w:rsidRPr="00623806">
        <w:rPr>
          <w:rFonts w:ascii="Helvetica" w:hAnsi="Helvetica"/>
          <w:lang w:val="es-ES"/>
        </w:rPr>
        <w:t xml:space="preserve">Jogging, </w:t>
      </w:r>
      <w:proofErr w:type="spellStart"/>
      <w:r w:rsidRPr="00623806">
        <w:rPr>
          <w:rFonts w:ascii="Helvetica" w:hAnsi="Helvetica"/>
          <w:lang w:val="es-ES"/>
        </w:rPr>
        <w:t>huh</w:t>
      </w:r>
      <w:proofErr w:type="spellEnd"/>
      <w:r w:rsidRPr="00623806">
        <w:rPr>
          <w:rFonts w:ascii="Helvetica" w:hAnsi="Helvetica"/>
          <w:lang w:val="es-ES"/>
        </w:rPr>
        <w:t>?</w:t>
      </w:r>
      <w:proofErr w:type="gramEnd"/>
      <w:r w:rsidRPr="00623806">
        <w:rPr>
          <w:rFonts w:ascii="Helvetica" w:hAnsi="Helvetica"/>
          <w:lang w:val="es-ES"/>
        </w:rPr>
        <w:t xml:space="preserve">” </w:t>
      </w: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finally</w:t>
      </w:r>
      <w:proofErr w:type="spellEnd"/>
      <w:r w:rsidRPr="00623806">
        <w:rPr>
          <w:rFonts w:ascii="Helvetica" w:hAnsi="Helvetica"/>
          <w:lang w:val="es-ES"/>
        </w:rPr>
        <w:t xml:space="preserve">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tilting</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head as he </w:t>
      </w:r>
      <w:proofErr w:type="spellStart"/>
      <w:r w:rsidRPr="00623806">
        <w:rPr>
          <w:rFonts w:ascii="Helvetica" w:hAnsi="Helvetica"/>
          <w:lang w:val="es-ES"/>
        </w:rPr>
        <w:t>glanced</w:t>
      </w:r>
      <w:proofErr w:type="spellEnd"/>
      <w:r w:rsidRPr="00623806">
        <w:rPr>
          <w:rFonts w:ascii="Helvetica" w:hAnsi="Helvetica"/>
          <w:lang w:val="es-ES"/>
        </w:rPr>
        <w:t xml:space="preserve"> at </w:t>
      </w:r>
      <w:proofErr w:type="spellStart"/>
      <w:r w:rsidRPr="00623806">
        <w:rPr>
          <w:rFonts w:ascii="Helvetica" w:hAnsi="Helvetica"/>
          <w:lang w:val="es-ES"/>
        </w:rPr>
        <w:t>my</w:t>
      </w:r>
      <w:proofErr w:type="spellEnd"/>
      <w:r w:rsidRPr="00623806">
        <w:rPr>
          <w:rFonts w:ascii="Helvetica" w:hAnsi="Helvetica"/>
          <w:lang w:val="es-ES"/>
        </w:rPr>
        <w:t xml:space="preserve"> outfit. “In </w:t>
      </w:r>
      <w:proofErr w:type="spellStart"/>
      <w:r w:rsidRPr="00623806">
        <w:rPr>
          <w:rFonts w:ascii="Helvetica" w:hAnsi="Helvetica"/>
          <w:lang w:val="es-ES"/>
        </w:rPr>
        <w:t>those</w:t>
      </w:r>
      <w:proofErr w:type="spellEnd"/>
      <w:r w:rsidRPr="00623806">
        <w:rPr>
          <w:rFonts w:ascii="Helvetica" w:hAnsi="Helvetica"/>
          <w:lang w:val="es-ES"/>
        </w:rPr>
        <w:t xml:space="preserve"> </w:t>
      </w:r>
      <w:proofErr w:type="spellStart"/>
      <w:r w:rsidRPr="00623806">
        <w:rPr>
          <w:rFonts w:ascii="Helvetica" w:hAnsi="Helvetica"/>
          <w:lang w:val="es-ES"/>
        </w:rPr>
        <w:t>boots</w:t>
      </w:r>
      <w:proofErr w:type="spellEnd"/>
      <w:r w:rsidRPr="00623806">
        <w:rPr>
          <w:rFonts w:ascii="Helvetica" w:hAnsi="Helvetica"/>
          <w:lang w:val="es-ES"/>
        </w:rPr>
        <w:t>?”</w:t>
      </w:r>
    </w:p>
    <w:p w14:paraId="4E37D710" w14:textId="19918BA3" w:rsidR="00A3434B" w:rsidRPr="00623806" w:rsidRDefault="00A3434B" w:rsidP="00A3434B">
      <w:pPr>
        <w:pStyle w:val="Scene"/>
        <w:spacing w:line="276" w:lineRule="auto"/>
        <w:jc w:val="both"/>
        <w:rPr>
          <w:rFonts w:ascii="Helvetica" w:hAnsi="Helvetica"/>
          <w:i/>
          <w:iCs/>
          <w:lang w:val="es-ES"/>
          <w:rPrChange w:id="37" w:author="Author">
            <w:rPr>
              <w:rFonts w:ascii="Helvetica" w:hAnsi="Helvetica"/>
            </w:rPr>
          </w:rPrChange>
        </w:rPr>
      </w:pPr>
      <w:proofErr w:type="spellStart"/>
      <w:r w:rsidRPr="00623806">
        <w:rPr>
          <w:rFonts w:ascii="Helvetica" w:hAnsi="Helvetica"/>
          <w:i/>
          <w:iCs/>
          <w:lang w:val="es-ES"/>
          <w:rPrChange w:id="38" w:author="Author">
            <w:rPr>
              <w:rFonts w:ascii="Helvetica" w:hAnsi="Helvetica"/>
            </w:rPr>
          </w:rPrChange>
        </w:rPr>
        <w:t>Shit</w:t>
      </w:r>
      <w:proofErr w:type="spellEnd"/>
    </w:p>
    <w:p w14:paraId="435997B8" w14:textId="725DD601" w:rsidR="00A3434B" w:rsidRPr="00623806" w:rsidRDefault="00A3434B" w:rsidP="00A3434B">
      <w:pPr>
        <w:pStyle w:val="Scene"/>
        <w:spacing w:line="276" w:lineRule="auto"/>
        <w:jc w:val="both"/>
        <w:rPr>
          <w:rFonts w:ascii="Helvetica" w:hAnsi="Helvetica"/>
          <w:lang w:val="es-ES"/>
        </w:rPr>
      </w:pPr>
      <w:r w:rsidRPr="00623806">
        <w:rPr>
          <w:rFonts w:ascii="Helvetica" w:hAnsi="Helvetica"/>
          <w:lang w:val="es-ES"/>
        </w:rPr>
        <w:lastRenderedPageBreak/>
        <w:t xml:space="preserve">I </w:t>
      </w:r>
      <w:proofErr w:type="spellStart"/>
      <w:r w:rsidRPr="00623806">
        <w:rPr>
          <w:rFonts w:ascii="Helvetica" w:hAnsi="Helvetica"/>
          <w:lang w:val="es-ES"/>
        </w:rPr>
        <w:t>glanced</w:t>
      </w:r>
      <w:proofErr w:type="spellEnd"/>
      <w:r w:rsidRPr="00623806">
        <w:rPr>
          <w:rFonts w:ascii="Helvetica" w:hAnsi="Helvetica"/>
          <w:lang w:val="es-ES"/>
        </w:rPr>
        <w:t xml:space="preserve"> </w:t>
      </w:r>
      <w:proofErr w:type="spellStart"/>
      <w:r w:rsidRPr="00623806">
        <w:rPr>
          <w:rFonts w:ascii="Helvetica" w:hAnsi="Helvetica"/>
          <w:lang w:val="es-ES"/>
        </w:rPr>
        <w:t>down</w:t>
      </w:r>
      <w:proofErr w:type="spellEnd"/>
      <w:r w:rsidRPr="00623806">
        <w:rPr>
          <w:rFonts w:ascii="Helvetica" w:hAnsi="Helvetica"/>
          <w:lang w:val="es-ES"/>
        </w:rPr>
        <w:t xml:space="preserve"> </w:t>
      </w:r>
      <w:proofErr w:type="spellStart"/>
      <w:r w:rsidRPr="00623806">
        <w:rPr>
          <w:rFonts w:ascii="Helvetica" w:hAnsi="Helvetica"/>
          <w:lang w:val="es-ES"/>
        </w:rPr>
        <w:t>instinctively</w:t>
      </w:r>
      <w:proofErr w:type="spellEnd"/>
      <w:r w:rsidRPr="00623806">
        <w:rPr>
          <w:rFonts w:ascii="Helvetica" w:hAnsi="Helvetica"/>
          <w:lang w:val="es-ES"/>
        </w:rPr>
        <w:t xml:space="preserve">, </w:t>
      </w:r>
      <w:proofErr w:type="spellStart"/>
      <w:r w:rsidRPr="00623806">
        <w:rPr>
          <w:rFonts w:ascii="Helvetica" w:hAnsi="Helvetica"/>
          <w:lang w:val="es-ES"/>
        </w:rPr>
        <w:t>suddenly</w:t>
      </w:r>
      <w:proofErr w:type="spellEnd"/>
      <w:r w:rsidRPr="00623806">
        <w:rPr>
          <w:rFonts w:ascii="Helvetica" w:hAnsi="Helvetica"/>
          <w:lang w:val="es-ES"/>
        </w:rPr>
        <w:t xml:space="preserve"> </w:t>
      </w:r>
      <w:proofErr w:type="spellStart"/>
      <w:r w:rsidRPr="00623806">
        <w:rPr>
          <w:rFonts w:ascii="Helvetica" w:hAnsi="Helvetica"/>
          <w:lang w:val="es-ES"/>
        </w:rPr>
        <w:t>aware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slight</w:t>
      </w:r>
      <w:proofErr w:type="spellEnd"/>
      <w:r w:rsidRPr="00623806">
        <w:rPr>
          <w:rFonts w:ascii="Helvetica" w:hAnsi="Helvetica"/>
          <w:lang w:val="es-ES"/>
        </w:rPr>
        <w:t xml:space="preserve"> </w:t>
      </w:r>
      <w:proofErr w:type="spellStart"/>
      <w:r w:rsidRPr="00623806">
        <w:rPr>
          <w:rFonts w:ascii="Helvetica" w:hAnsi="Helvetica"/>
          <w:lang w:val="es-ES"/>
        </w:rPr>
        <w:t>heel</w:t>
      </w:r>
      <w:proofErr w:type="spellEnd"/>
      <w:r w:rsidRPr="00623806">
        <w:rPr>
          <w:rFonts w:ascii="Helvetica" w:hAnsi="Helvetica"/>
          <w:lang w:val="es-ES"/>
        </w:rPr>
        <w:t xml:space="preserve"> and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very</w:t>
      </w:r>
      <w:proofErr w:type="spellEnd"/>
      <w:r w:rsidRPr="00623806">
        <w:rPr>
          <w:rFonts w:ascii="Helvetica" w:hAnsi="Helvetica"/>
          <w:lang w:val="es-ES"/>
        </w:rPr>
        <w:t xml:space="preserve"> </w:t>
      </w:r>
      <w:proofErr w:type="spellStart"/>
      <w:r w:rsidRPr="00623806">
        <w:rPr>
          <w:rFonts w:ascii="Helvetica" w:hAnsi="Helvetica"/>
          <w:lang w:val="es-ES"/>
        </w:rPr>
        <w:t>unathletic</w:t>
      </w:r>
      <w:proofErr w:type="spellEnd"/>
      <w:r w:rsidRPr="00623806">
        <w:rPr>
          <w:rFonts w:ascii="Helvetica" w:hAnsi="Helvetica"/>
          <w:lang w:val="es-ES"/>
        </w:rPr>
        <w:t xml:space="preserve"> </w:t>
      </w:r>
      <w:proofErr w:type="spellStart"/>
      <w:r w:rsidRPr="00623806">
        <w:rPr>
          <w:rFonts w:ascii="Helvetica" w:hAnsi="Helvetica"/>
          <w:lang w:val="es-ES"/>
        </w:rPr>
        <w:t>cut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coat</w:t>
      </w:r>
      <w:proofErr w:type="spellEnd"/>
      <w:r w:rsidRPr="00623806">
        <w:rPr>
          <w:rFonts w:ascii="Helvetica" w:hAnsi="Helvetica"/>
          <w:lang w:val="es-ES"/>
        </w:rPr>
        <w:t>. “I—uh—</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more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power</w:t>
      </w:r>
      <w:proofErr w:type="spellEnd"/>
      <w:r w:rsidRPr="00623806">
        <w:rPr>
          <w:rFonts w:ascii="Helvetica" w:hAnsi="Helvetica"/>
          <w:lang w:val="es-ES"/>
        </w:rPr>
        <w:t xml:space="preserve"> </w:t>
      </w:r>
      <w:proofErr w:type="spellStart"/>
      <w:r w:rsidRPr="00623806">
        <w:rPr>
          <w:rFonts w:ascii="Helvetica" w:hAnsi="Helvetica"/>
          <w:lang w:val="es-ES"/>
        </w:rPr>
        <w:t>walking</w:t>
      </w:r>
      <w:proofErr w:type="spellEnd"/>
      <w:r w:rsidRPr="00623806">
        <w:rPr>
          <w:rFonts w:ascii="Helvetica" w:hAnsi="Helvetica"/>
          <w:lang w:val="es-ES"/>
        </w:rPr>
        <w:t xml:space="preserve">. </w:t>
      </w:r>
      <w:proofErr w:type="spellStart"/>
      <w:r w:rsidRPr="00623806">
        <w:rPr>
          <w:rFonts w:ascii="Helvetica" w:hAnsi="Helvetica"/>
          <w:lang w:val="es-ES"/>
        </w:rPr>
        <w:t>Very</w:t>
      </w:r>
      <w:proofErr w:type="spellEnd"/>
      <w:r w:rsidRPr="00623806">
        <w:rPr>
          <w:rFonts w:ascii="Helvetica" w:hAnsi="Helvetica"/>
          <w:lang w:val="es-ES"/>
        </w:rPr>
        <w:t xml:space="preserve"> </w:t>
      </w:r>
      <w:proofErr w:type="spellStart"/>
      <w:r w:rsidRPr="00623806">
        <w:rPr>
          <w:rFonts w:ascii="Helvetica" w:hAnsi="Helvetica"/>
          <w:lang w:val="es-ES"/>
        </w:rPr>
        <w:t>determined</w:t>
      </w:r>
      <w:proofErr w:type="spellEnd"/>
      <w:r w:rsidRPr="00623806">
        <w:rPr>
          <w:rFonts w:ascii="Helvetica" w:hAnsi="Helvetica"/>
          <w:lang w:val="es-ES"/>
        </w:rPr>
        <w:t xml:space="preserve"> </w:t>
      </w:r>
      <w:proofErr w:type="spellStart"/>
      <w:r w:rsidRPr="00623806">
        <w:rPr>
          <w:rFonts w:ascii="Helvetica" w:hAnsi="Helvetica"/>
          <w:lang w:val="es-ES"/>
        </w:rPr>
        <w:t>walking</w:t>
      </w:r>
      <w:proofErr w:type="spellEnd"/>
      <w:r w:rsidRPr="00623806">
        <w:rPr>
          <w:rFonts w:ascii="Helvetica" w:hAnsi="Helvetica"/>
          <w:lang w:val="es-ES"/>
        </w:rPr>
        <w:t>.”</w:t>
      </w:r>
    </w:p>
    <w:p w14:paraId="28B38A9C" w14:textId="14E7D44F" w:rsidR="00A3434B" w:rsidRPr="00623806" w:rsidRDefault="00A3434B" w:rsidP="00A3434B">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smirked</w:t>
      </w:r>
      <w:proofErr w:type="spellEnd"/>
      <w:r w:rsidRPr="00623806">
        <w:rPr>
          <w:rFonts w:ascii="Helvetica" w:hAnsi="Helvetica"/>
          <w:lang w:val="es-ES"/>
        </w:rPr>
        <w:t xml:space="preserve">. “Ah.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I’m</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thinking</w:t>
      </w:r>
      <w:proofErr w:type="spellEnd"/>
      <w:r w:rsidRPr="00623806">
        <w:rPr>
          <w:rFonts w:ascii="Helvetica" w:hAnsi="Helvetica"/>
          <w:lang w:val="es-ES"/>
        </w:rPr>
        <w:t xml:space="preserve"> </w:t>
      </w:r>
      <w:proofErr w:type="spellStart"/>
      <w:r w:rsidRPr="00623806">
        <w:rPr>
          <w:rFonts w:ascii="Helvetica" w:hAnsi="Helvetica"/>
          <w:lang w:val="es-ES"/>
        </w:rPr>
        <w:t>about</w:t>
      </w:r>
      <w:proofErr w:type="spellEnd"/>
      <w:r w:rsidRPr="00623806">
        <w:rPr>
          <w:rFonts w:ascii="Helvetica" w:hAnsi="Helvetica"/>
          <w:lang w:val="es-ES"/>
        </w:rPr>
        <w:t xml:space="preserve"> a </w:t>
      </w:r>
      <w:proofErr w:type="spellStart"/>
      <w:r w:rsidRPr="00623806">
        <w:rPr>
          <w:rFonts w:ascii="Helvetica" w:hAnsi="Helvetica"/>
          <w:lang w:val="es-ES"/>
        </w:rPr>
        <w:t>man</w:t>
      </w:r>
      <w:proofErr w:type="spellEnd"/>
      <w:r w:rsidRPr="00623806">
        <w:rPr>
          <w:rFonts w:ascii="Helvetica" w:hAnsi="Helvetica"/>
          <w:lang w:val="es-ES"/>
        </w:rPr>
        <w:t xml:space="preserve"> I </w:t>
      </w:r>
      <w:proofErr w:type="spellStart"/>
      <w:r w:rsidRPr="00623806">
        <w:rPr>
          <w:rFonts w:ascii="Helvetica" w:hAnsi="Helvetica"/>
          <w:lang w:val="es-ES"/>
        </w:rPr>
        <w:t>shouldn’t</w:t>
      </w:r>
      <w:proofErr w:type="spellEnd"/>
      <w:r w:rsidRPr="00623806">
        <w:rPr>
          <w:rFonts w:ascii="Helvetica" w:hAnsi="Helvetica"/>
          <w:lang w:val="es-ES"/>
        </w:rPr>
        <w:t xml:space="preserve"> be </w:t>
      </w:r>
      <w:proofErr w:type="spellStart"/>
      <w:r w:rsidRPr="00623806">
        <w:rPr>
          <w:rFonts w:ascii="Helvetica" w:hAnsi="Helvetica"/>
          <w:lang w:val="es-ES"/>
        </w:rPr>
        <w:t>thinking</w:t>
      </w:r>
      <w:proofErr w:type="spellEnd"/>
      <w:r w:rsidRPr="00623806">
        <w:rPr>
          <w:rFonts w:ascii="Helvetica" w:hAnsi="Helvetica"/>
          <w:lang w:val="es-ES"/>
        </w:rPr>
        <w:t xml:space="preserve"> </w:t>
      </w:r>
      <w:proofErr w:type="spellStart"/>
      <w:r w:rsidRPr="00623806">
        <w:rPr>
          <w:rFonts w:ascii="Helvetica" w:hAnsi="Helvetica"/>
          <w:lang w:val="es-ES"/>
        </w:rPr>
        <w:t>about</w:t>
      </w:r>
      <w:proofErr w:type="spellEnd"/>
      <w:r w:rsidRPr="00623806">
        <w:rPr>
          <w:rFonts w:ascii="Helvetica" w:hAnsi="Helvetica"/>
          <w:lang w:val="es-ES"/>
        </w:rPr>
        <w:t xml:space="preserve">’ </w:t>
      </w:r>
      <w:proofErr w:type="spellStart"/>
      <w:r w:rsidRPr="00623806">
        <w:rPr>
          <w:rFonts w:ascii="Helvetica" w:hAnsi="Helvetica"/>
          <w:lang w:val="es-ES"/>
        </w:rPr>
        <w:t>kind</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walk</w:t>
      </w:r>
      <w:proofErr w:type="spellEnd"/>
      <w:r w:rsidRPr="00623806">
        <w:rPr>
          <w:rFonts w:ascii="Helvetica" w:hAnsi="Helvetica"/>
          <w:lang w:val="es-ES"/>
        </w:rPr>
        <w:t>.”</w:t>
      </w:r>
    </w:p>
    <w:p w14:paraId="4BD68C44" w14:textId="1CC89C6A" w:rsidR="00A3434B" w:rsidRPr="00623806" w:rsidRDefault="00A3434B" w:rsidP="00A3434B">
      <w:pPr>
        <w:pStyle w:val="Scene"/>
        <w:spacing w:line="276" w:lineRule="auto"/>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cheeks</w:t>
      </w:r>
      <w:proofErr w:type="spellEnd"/>
      <w:r w:rsidRPr="00623806">
        <w:rPr>
          <w:rFonts w:ascii="Helvetica" w:hAnsi="Helvetica"/>
          <w:lang w:val="es-ES"/>
        </w:rPr>
        <w:t xml:space="preserve"> </w:t>
      </w:r>
      <w:proofErr w:type="spellStart"/>
      <w:r w:rsidRPr="00623806">
        <w:rPr>
          <w:rFonts w:ascii="Helvetica" w:hAnsi="Helvetica"/>
          <w:lang w:val="es-ES"/>
        </w:rPr>
        <w:t>went</w:t>
      </w:r>
      <w:proofErr w:type="spellEnd"/>
      <w:r w:rsidRPr="00623806">
        <w:rPr>
          <w:rFonts w:ascii="Helvetica" w:hAnsi="Helvetica"/>
          <w:lang w:val="es-ES"/>
        </w:rPr>
        <w:t xml:space="preserve"> nuclear. “</w:t>
      </w:r>
      <w:proofErr w:type="spellStart"/>
      <w:r w:rsidRPr="00623806">
        <w:rPr>
          <w:rFonts w:ascii="Helvetica" w:hAnsi="Helvetica"/>
          <w:lang w:val="es-ES"/>
        </w:rPr>
        <w:t>That’s</w:t>
      </w:r>
      <w:proofErr w:type="spellEnd"/>
      <w:r w:rsidRPr="00623806">
        <w:rPr>
          <w:rFonts w:ascii="Helvetica" w:hAnsi="Helvetica"/>
          <w:lang w:val="es-ES"/>
        </w:rPr>
        <w:t xml:space="preserve"> </w:t>
      </w:r>
      <w:proofErr w:type="spellStart"/>
      <w:r w:rsidRPr="00623806">
        <w:rPr>
          <w:rFonts w:ascii="Helvetica" w:hAnsi="Helvetica"/>
          <w:lang w:val="es-ES"/>
        </w:rPr>
        <w:t>oddly</w:t>
      </w:r>
      <w:proofErr w:type="spellEnd"/>
      <w:r w:rsidRPr="00623806">
        <w:rPr>
          <w:rFonts w:ascii="Helvetica" w:hAnsi="Helvetica"/>
          <w:lang w:val="es-ES"/>
        </w:rPr>
        <w:t xml:space="preserve"> </w:t>
      </w:r>
      <w:proofErr w:type="spellStart"/>
      <w:r w:rsidRPr="00623806">
        <w:rPr>
          <w:rFonts w:ascii="Helvetica" w:hAnsi="Helvetica"/>
          <w:lang w:val="es-ES"/>
        </w:rPr>
        <w:t>specific</w:t>
      </w:r>
      <w:proofErr w:type="spellEnd"/>
      <w:r w:rsidRPr="00623806">
        <w:rPr>
          <w:rFonts w:ascii="Helvetica" w:hAnsi="Helvetica"/>
          <w:lang w:val="es-ES"/>
        </w:rPr>
        <w:t>.”</w:t>
      </w:r>
    </w:p>
    <w:p w14:paraId="44EE5B99" w14:textId="57254D72" w:rsidR="00A3434B" w:rsidRPr="00623806" w:rsidRDefault="00A3434B" w:rsidP="00A3434B">
      <w:pPr>
        <w:pStyle w:val="Scene"/>
        <w:spacing w:line="276" w:lineRule="auto"/>
        <w:jc w:val="both"/>
        <w:rPr>
          <w:rFonts w:ascii="Helvetica" w:hAnsi="Helvetica"/>
          <w:lang w:val="es-ES"/>
        </w:rPr>
      </w:pPr>
      <w:r w:rsidRPr="00623806">
        <w:rPr>
          <w:rFonts w:ascii="Helvetica" w:hAnsi="Helvetica"/>
          <w:lang w:val="es-ES"/>
        </w:rPr>
        <w:t xml:space="preserve">“Just a </w:t>
      </w:r>
      <w:proofErr w:type="spellStart"/>
      <w:r w:rsidRPr="00623806">
        <w:rPr>
          <w:rFonts w:ascii="Helvetica" w:hAnsi="Helvetica"/>
          <w:lang w:val="es-ES"/>
        </w:rPr>
        <w:t>guess</w:t>
      </w:r>
      <w:proofErr w:type="spellEnd"/>
      <w:r w:rsidRPr="00623806">
        <w:rPr>
          <w:rFonts w:ascii="Helvetica" w:hAnsi="Helvetica"/>
          <w:lang w:val="es-ES"/>
        </w:rPr>
        <w:t xml:space="preserve">,” he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looking</w:t>
      </w:r>
      <w:proofErr w:type="spellEnd"/>
      <w:r w:rsidRPr="00623806">
        <w:rPr>
          <w:rFonts w:ascii="Helvetica" w:hAnsi="Helvetica"/>
          <w:lang w:val="es-ES"/>
        </w:rPr>
        <w:t xml:space="preserve"> </w:t>
      </w:r>
      <w:proofErr w:type="spellStart"/>
      <w:r w:rsidRPr="00623806">
        <w:rPr>
          <w:rFonts w:ascii="Helvetica" w:hAnsi="Helvetica"/>
          <w:lang w:val="es-ES"/>
        </w:rPr>
        <w:t>far</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pleased</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himself</w:t>
      </w:r>
      <w:proofErr w:type="spellEnd"/>
      <w:r w:rsidRPr="00623806">
        <w:rPr>
          <w:rFonts w:ascii="Helvetica" w:hAnsi="Helvetica"/>
          <w:lang w:val="es-ES"/>
        </w:rPr>
        <w:t>.</w:t>
      </w:r>
    </w:p>
    <w:p w14:paraId="418DE64E" w14:textId="4D18FE6E" w:rsidR="00A3434B" w:rsidRPr="00623806" w:rsidRDefault="00A3434B" w:rsidP="00A3434B">
      <w:pPr>
        <w:pStyle w:val="Scene"/>
        <w:spacing w:line="276" w:lineRule="auto"/>
        <w:jc w:val="both"/>
        <w:rPr>
          <w:rFonts w:ascii="Helvetica" w:hAnsi="Helvetica"/>
          <w:lang w:val="es-ES"/>
        </w:rPr>
      </w:pPr>
      <w:proofErr w:type="spellStart"/>
      <w:r w:rsidRPr="00623806">
        <w:rPr>
          <w:rFonts w:ascii="Helvetica" w:hAnsi="Helvetica"/>
          <w:lang w:val="es-ES"/>
        </w:rPr>
        <w:t>Gods</w:t>
      </w:r>
      <w:proofErr w:type="spellEnd"/>
      <w:r w:rsidRPr="00623806">
        <w:rPr>
          <w:rFonts w:ascii="Helvetica" w:hAnsi="Helvetica"/>
          <w:lang w:val="es-ES"/>
        </w:rPr>
        <w:t xml:space="preserve">, </w:t>
      </w:r>
      <w:proofErr w:type="spellStart"/>
      <w:r w:rsidRPr="00623806">
        <w:rPr>
          <w:rFonts w:ascii="Helvetica" w:hAnsi="Helvetica"/>
          <w:lang w:val="es-ES"/>
        </w:rPr>
        <w:t>why</w:t>
      </w:r>
      <w:proofErr w:type="spellEnd"/>
      <w:r w:rsidRPr="00623806">
        <w:rPr>
          <w:rFonts w:ascii="Helvetica" w:hAnsi="Helvetica"/>
          <w:lang w:val="es-ES"/>
        </w:rPr>
        <w:t xml:space="preserve"> </w:t>
      </w:r>
      <w:proofErr w:type="spellStart"/>
      <w:r w:rsidRPr="00623806">
        <w:rPr>
          <w:rFonts w:ascii="Helvetica" w:hAnsi="Helvetica"/>
          <w:lang w:val="es-ES"/>
        </w:rPr>
        <w:t>did</w:t>
      </w:r>
      <w:proofErr w:type="spellEnd"/>
      <w:r w:rsidRPr="00623806">
        <w:rPr>
          <w:rFonts w:ascii="Helvetica" w:hAnsi="Helvetica"/>
          <w:lang w:val="es-ES"/>
        </w:rPr>
        <w:t xml:space="preserve"> he </w:t>
      </w:r>
      <w:proofErr w:type="spellStart"/>
      <w:r w:rsidRPr="00623806">
        <w:rPr>
          <w:rFonts w:ascii="Helvetica" w:hAnsi="Helvetica"/>
          <w:lang w:val="es-ES"/>
        </w:rPr>
        <w:t>have</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smell</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gramStart"/>
      <w:r w:rsidRPr="00623806">
        <w:rPr>
          <w:rFonts w:ascii="Helvetica" w:hAnsi="Helvetica"/>
          <w:lang w:val="es-ES"/>
        </w:rPr>
        <w:t xml:space="preserve">Look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w:t>
      </w:r>
      <w:proofErr w:type="gramEnd"/>
      <w:r w:rsidRPr="00623806">
        <w:rPr>
          <w:rFonts w:ascii="Helvetica" w:hAnsi="Helvetica"/>
          <w:lang w:val="es-ES"/>
        </w:rPr>
        <w:t xml:space="preserve"> </w:t>
      </w:r>
      <w:proofErr w:type="spellStart"/>
      <w:r w:rsidRPr="00623806">
        <w:rPr>
          <w:rFonts w:ascii="Helvetica" w:hAnsi="Helvetica"/>
          <w:lang w:val="es-ES"/>
        </w:rPr>
        <w:t>Why</w:t>
      </w:r>
      <w:proofErr w:type="spellEnd"/>
      <w:r w:rsidRPr="00623806">
        <w:rPr>
          <w:rFonts w:ascii="Helvetica" w:hAnsi="Helvetica"/>
          <w:lang w:val="es-ES"/>
        </w:rPr>
        <w:t xml:space="preserve"> </w:t>
      </w:r>
      <w:proofErr w:type="spellStart"/>
      <w:r w:rsidRPr="00623806">
        <w:rPr>
          <w:rFonts w:ascii="Helvetica" w:hAnsi="Helvetica"/>
          <w:lang w:val="es-ES"/>
        </w:rPr>
        <w:t>does</w:t>
      </w:r>
      <w:proofErr w:type="spellEnd"/>
      <w:r w:rsidRPr="00623806">
        <w:rPr>
          <w:rFonts w:ascii="Helvetica" w:hAnsi="Helvetica"/>
          <w:lang w:val="es-ES"/>
        </w:rPr>
        <w:t xml:space="preserve"> </w:t>
      </w:r>
      <w:proofErr w:type="spellStart"/>
      <w:r w:rsidRPr="00623806">
        <w:rPr>
          <w:rFonts w:ascii="Helvetica" w:hAnsi="Helvetica"/>
          <w:lang w:val="es-ES"/>
        </w:rPr>
        <w:t>your</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make</w:t>
      </w:r>
      <w:proofErr w:type="spellEnd"/>
      <w:r w:rsidRPr="00623806">
        <w:rPr>
          <w:rFonts w:ascii="Helvetica" w:hAnsi="Helvetica"/>
          <w:lang w:val="es-ES"/>
        </w:rPr>
        <w:t xml:space="preserve"> me </w:t>
      </w:r>
      <w:proofErr w:type="spellStart"/>
      <w:r w:rsidRPr="00623806">
        <w:rPr>
          <w:rFonts w:ascii="Helvetica" w:hAnsi="Helvetica"/>
          <w:lang w:val="es-ES"/>
        </w:rPr>
        <w:t>want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pull</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emergency</w:t>
      </w:r>
      <w:proofErr w:type="spellEnd"/>
      <w:r w:rsidRPr="00623806">
        <w:rPr>
          <w:rFonts w:ascii="Helvetica" w:hAnsi="Helvetica"/>
          <w:lang w:val="es-ES"/>
        </w:rPr>
        <w:t xml:space="preserve"> stop and ruin </w:t>
      </w:r>
      <w:proofErr w:type="spellStart"/>
      <w:r w:rsidRPr="00623806">
        <w:rPr>
          <w:rFonts w:ascii="Helvetica" w:hAnsi="Helvetica"/>
          <w:lang w:val="es-ES"/>
        </w:rPr>
        <w:t>us</w:t>
      </w:r>
      <w:proofErr w:type="spellEnd"/>
      <w:r w:rsidRPr="00623806">
        <w:rPr>
          <w:rFonts w:ascii="Helvetica" w:hAnsi="Helvetica"/>
          <w:lang w:val="es-ES"/>
        </w:rPr>
        <w:t xml:space="preserve"> </w:t>
      </w:r>
      <w:proofErr w:type="spellStart"/>
      <w:r w:rsidRPr="00623806">
        <w:rPr>
          <w:rFonts w:ascii="Helvetica" w:hAnsi="Helvetica"/>
          <w:lang w:val="es-ES"/>
        </w:rPr>
        <w:t>both</w:t>
      </w:r>
      <w:proofErr w:type="spellEnd"/>
      <w:r w:rsidRPr="00623806">
        <w:rPr>
          <w:rFonts w:ascii="Helvetica" w:hAnsi="Helvetica"/>
          <w:lang w:val="es-ES"/>
        </w:rPr>
        <w:t>?</w:t>
      </w:r>
    </w:p>
    <w:p w14:paraId="6C97692E" w14:textId="52E5B101" w:rsidR="00A3434B" w:rsidRPr="00623806" w:rsidRDefault="00A3434B" w:rsidP="00A3434B">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tried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laugh</w:t>
      </w:r>
      <w:proofErr w:type="spellEnd"/>
      <w:r w:rsidRPr="00623806">
        <w:rPr>
          <w:rFonts w:ascii="Helvetica" w:hAnsi="Helvetica"/>
          <w:lang w:val="es-ES"/>
        </w:rPr>
        <w:t xml:space="preserve">. </w:t>
      </w:r>
      <w:proofErr w:type="spellStart"/>
      <w:r w:rsidRPr="00623806">
        <w:rPr>
          <w:rFonts w:ascii="Helvetica" w:hAnsi="Helvetica"/>
          <w:lang w:val="es-ES"/>
        </w:rPr>
        <w:t>Tried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play</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cool</w:t>
      </w:r>
      <w:proofErr w:type="spellEnd"/>
      <w:r w:rsidRPr="00623806">
        <w:rPr>
          <w:rFonts w:ascii="Helvetica" w:hAnsi="Helvetica"/>
          <w:lang w:val="es-ES"/>
        </w:rPr>
        <w:t>. “</w:t>
      </w:r>
      <w:proofErr w:type="spellStart"/>
      <w:r w:rsidRPr="00623806">
        <w:rPr>
          <w:rFonts w:ascii="Helvetica" w:hAnsi="Helvetica"/>
          <w:lang w:val="es-ES"/>
        </w:rPr>
        <w:t>I’m</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stressed</w:t>
      </w:r>
      <w:proofErr w:type="spellEnd"/>
      <w:r w:rsidRPr="00623806">
        <w:rPr>
          <w:rFonts w:ascii="Helvetica" w:hAnsi="Helvetica"/>
          <w:lang w:val="es-ES"/>
        </w:rPr>
        <w:t xml:space="preserve">, </w:t>
      </w:r>
      <w:proofErr w:type="spellStart"/>
      <w:r w:rsidRPr="00623806">
        <w:rPr>
          <w:rFonts w:ascii="Helvetica" w:hAnsi="Helvetica"/>
          <w:lang w:val="es-ES"/>
        </w:rPr>
        <w:t>okay</w:t>
      </w:r>
      <w:proofErr w:type="spellEnd"/>
      <w:r w:rsidRPr="00623806">
        <w:rPr>
          <w:rFonts w:ascii="Helvetica" w:hAnsi="Helvetica"/>
          <w:lang w:val="es-ES"/>
        </w:rPr>
        <w:t xml:space="preserve">? New </w:t>
      </w:r>
      <w:proofErr w:type="spellStart"/>
      <w:r w:rsidRPr="00623806">
        <w:rPr>
          <w:rFonts w:ascii="Helvetica" w:hAnsi="Helvetica"/>
          <w:lang w:val="es-ES"/>
        </w:rPr>
        <w:t>puppy</w:t>
      </w:r>
      <w:proofErr w:type="spellEnd"/>
      <w:r w:rsidRPr="00623806">
        <w:rPr>
          <w:rFonts w:ascii="Helvetica" w:hAnsi="Helvetica"/>
          <w:lang w:val="es-ES"/>
        </w:rPr>
        <w:t xml:space="preserve">, </w:t>
      </w:r>
      <w:proofErr w:type="spellStart"/>
      <w:r w:rsidRPr="00623806">
        <w:rPr>
          <w:rFonts w:ascii="Helvetica" w:hAnsi="Helvetica"/>
          <w:lang w:val="es-ES"/>
        </w:rPr>
        <w:t>work’s</w:t>
      </w:r>
      <w:proofErr w:type="spellEnd"/>
      <w:r w:rsidRPr="00623806">
        <w:rPr>
          <w:rFonts w:ascii="Helvetica" w:hAnsi="Helvetica"/>
          <w:lang w:val="es-ES"/>
        </w:rPr>
        <w:t xml:space="preserve"> a </w:t>
      </w:r>
      <w:proofErr w:type="spellStart"/>
      <w:r w:rsidRPr="00623806">
        <w:rPr>
          <w:rFonts w:ascii="Helvetica" w:hAnsi="Helvetica"/>
          <w:lang w:val="es-ES"/>
        </w:rPr>
        <w:t>mess</w:t>
      </w:r>
      <w:proofErr w:type="spellEnd"/>
      <w:r w:rsidRPr="00623806">
        <w:rPr>
          <w:rFonts w:ascii="Helvetica" w:hAnsi="Helvetica"/>
          <w:lang w:val="es-ES"/>
        </w:rPr>
        <w:t xml:space="preserve">, </w:t>
      </w:r>
      <w:proofErr w:type="spellStart"/>
      <w:r w:rsidRPr="00623806">
        <w:rPr>
          <w:rFonts w:ascii="Helvetica" w:hAnsi="Helvetica"/>
          <w:lang w:val="es-ES"/>
        </w:rPr>
        <w:t>Owen’s</w:t>
      </w:r>
      <w:proofErr w:type="spellEnd"/>
      <w:r w:rsidRPr="00623806">
        <w:rPr>
          <w:rFonts w:ascii="Helvetica" w:hAnsi="Helvetica"/>
          <w:lang w:val="es-ES"/>
        </w:rPr>
        <w:t>—”</w:t>
      </w:r>
    </w:p>
    <w:p w14:paraId="4768EA9A" w14:textId="50C4548B" w:rsidR="00A3434B" w:rsidRPr="00623806" w:rsidRDefault="00A3434B" w:rsidP="00A3434B">
      <w:pPr>
        <w:pStyle w:val="Scene"/>
        <w:spacing w:line="276" w:lineRule="auto"/>
        <w:jc w:val="both"/>
        <w:rPr>
          <w:rFonts w:ascii="Helvetica" w:hAnsi="Helvetica"/>
          <w:i/>
          <w:iCs/>
          <w:lang w:val="es-ES"/>
        </w:rPr>
      </w:pPr>
      <w:proofErr w:type="spellStart"/>
      <w:r w:rsidRPr="00623806">
        <w:rPr>
          <w:rFonts w:ascii="Helvetica" w:hAnsi="Helvetica"/>
          <w:i/>
          <w:iCs/>
          <w:lang w:val="es-ES"/>
        </w:rPr>
        <w:t>Don’t</w:t>
      </w:r>
      <w:proofErr w:type="spellEnd"/>
      <w:r w:rsidRPr="00623806">
        <w:rPr>
          <w:rFonts w:ascii="Helvetica" w:hAnsi="Helvetica"/>
          <w:i/>
          <w:iCs/>
          <w:lang w:val="es-ES"/>
        </w:rPr>
        <w:t xml:space="preserve"> </w:t>
      </w:r>
      <w:proofErr w:type="spellStart"/>
      <w:r w:rsidRPr="00623806">
        <w:rPr>
          <w:rFonts w:ascii="Helvetica" w:hAnsi="Helvetica"/>
          <w:i/>
          <w:iCs/>
          <w:lang w:val="es-ES"/>
        </w:rPr>
        <w:t>say</w:t>
      </w:r>
      <w:proofErr w:type="spellEnd"/>
      <w:r w:rsidRPr="00623806">
        <w:rPr>
          <w:rFonts w:ascii="Helvetica" w:hAnsi="Helvetica"/>
          <w:i/>
          <w:iCs/>
          <w:lang w:val="es-ES"/>
        </w:rPr>
        <w:t xml:space="preserve"> </w:t>
      </w:r>
      <w:proofErr w:type="spellStart"/>
      <w:r w:rsidRPr="00623806">
        <w:rPr>
          <w:rFonts w:ascii="Helvetica" w:hAnsi="Helvetica"/>
          <w:i/>
          <w:iCs/>
          <w:lang w:val="es-ES"/>
        </w:rPr>
        <w:t>his</w:t>
      </w:r>
      <w:proofErr w:type="spellEnd"/>
      <w:r w:rsidRPr="00623806">
        <w:rPr>
          <w:rFonts w:ascii="Helvetica" w:hAnsi="Helvetica"/>
          <w:i/>
          <w:iCs/>
          <w:lang w:val="es-ES"/>
        </w:rPr>
        <w:t xml:space="preserve"> </w:t>
      </w:r>
      <w:proofErr w:type="spellStart"/>
      <w:r w:rsidRPr="00623806">
        <w:rPr>
          <w:rFonts w:ascii="Helvetica" w:hAnsi="Helvetica"/>
          <w:i/>
          <w:iCs/>
          <w:lang w:val="es-ES"/>
        </w:rPr>
        <w:t>name</w:t>
      </w:r>
      <w:proofErr w:type="spellEnd"/>
      <w:r w:rsidRPr="00623806">
        <w:rPr>
          <w:rFonts w:ascii="Helvetica" w:hAnsi="Helvetica"/>
          <w:i/>
          <w:iCs/>
          <w:lang w:val="es-ES"/>
        </w:rPr>
        <w:t xml:space="preserve">. </w:t>
      </w:r>
      <w:proofErr w:type="spellStart"/>
      <w:r w:rsidRPr="00623806">
        <w:rPr>
          <w:rFonts w:ascii="Helvetica" w:hAnsi="Helvetica"/>
          <w:i/>
          <w:iCs/>
          <w:lang w:val="es-ES"/>
        </w:rPr>
        <w:t>Not</w:t>
      </w:r>
      <w:proofErr w:type="spellEnd"/>
      <w:r w:rsidRPr="00623806">
        <w:rPr>
          <w:rFonts w:ascii="Helvetica" w:hAnsi="Helvetica"/>
          <w:i/>
          <w:iCs/>
          <w:lang w:val="es-ES"/>
        </w:rPr>
        <w:t xml:space="preserve"> in </w:t>
      </w:r>
      <w:proofErr w:type="spellStart"/>
      <w:r w:rsidRPr="00623806">
        <w:rPr>
          <w:rFonts w:ascii="Helvetica" w:hAnsi="Helvetica"/>
          <w:i/>
          <w:iCs/>
          <w:lang w:val="es-ES"/>
        </w:rPr>
        <w:t>front</w:t>
      </w:r>
      <w:proofErr w:type="spellEnd"/>
      <w:r w:rsidRPr="00623806">
        <w:rPr>
          <w:rFonts w:ascii="Helvetica" w:hAnsi="Helvetica"/>
          <w:i/>
          <w:iCs/>
          <w:lang w:val="es-ES"/>
        </w:rPr>
        <w:t xml:space="preserve"> </w:t>
      </w:r>
      <w:proofErr w:type="spellStart"/>
      <w:r w:rsidRPr="00623806">
        <w:rPr>
          <w:rFonts w:ascii="Helvetica" w:hAnsi="Helvetica"/>
          <w:i/>
          <w:iCs/>
          <w:lang w:val="es-ES"/>
        </w:rPr>
        <w:t>of</w:t>
      </w:r>
      <w:proofErr w:type="spellEnd"/>
      <w:r w:rsidRPr="00623806">
        <w:rPr>
          <w:rFonts w:ascii="Helvetica" w:hAnsi="Helvetica"/>
          <w:i/>
          <w:iCs/>
          <w:lang w:val="es-ES"/>
        </w:rPr>
        <w:t xml:space="preserve"> </w:t>
      </w:r>
      <w:proofErr w:type="spellStart"/>
      <w:r w:rsidRPr="00623806">
        <w:rPr>
          <w:rFonts w:ascii="Helvetica" w:hAnsi="Helvetica"/>
          <w:i/>
          <w:iCs/>
          <w:lang w:val="es-ES"/>
        </w:rPr>
        <w:t>him</w:t>
      </w:r>
      <w:proofErr w:type="spellEnd"/>
      <w:r w:rsidRPr="00623806">
        <w:rPr>
          <w:rFonts w:ascii="Helvetica" w:hAnsi="Helvetica"/>
          <w:i/>
          <w:iCs/>
          <w:lang w:val="es-ES"/>
        </w:rPr>
        <w:t>.</w:t>
      </w:r>
    </w:p>
    <w:p w14:paraId="65D8C299" w14:textId="16EC48E4" w:rsidR="00A3434B" w:rsidRPr="00623806" w:rsidRDefault="00A3434B" w:rsidP="00A3434B">
      <w:pPr>
        <w:pStyle w:val="Scene"/>
        <w:spacing w:line="276" w:lineRule="auto"/>
        <w:jc w:val="both"/>
        <w:rPr>
          <w:rFonts w:ascii="Helvetica" w:hAnsi="Helvetica"/>
          <w:lang w:val="es-ES"/>
        </w:rPr>
      </w:pPr>
      <w:proofErr w:type="spellStart"/>
      <w:r w:rsidRPr="00623806">
        <w:rPr>
          <w:rFonts w:ascii="Helvetica" w:hAnsi="Helvetica"/>
          <w:lang w:val="es-ES"/>
        </w:rPr>
        <w:t>Zeff’s</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narrowed</w:t>
      </w:r>
      <w:proofErr w:type="spellEnd"/>
      <w:r w:rsidRPr="00623806">
        <w:rPr>
          <w:rFonts w:ascii="Helvetica" w:hAnsi="Helvetica"/>
          <w:lang w:val="es-ES"/>
        </w:rPr>
        <w:t xml:space="preserve"> </w:t>
      </w:r>
      <w:proofErr w:type="spellStart"/>
      <w:r w:rsidRPr="00623806">
        <w:rPr>
          <w:rFonts w:ascii="Helvetica" w:hAnsi="Helvetica"/>
          <w:lang w:val="es-ES"/>
        </w:rPr>
        <w:t>slightly</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judging</w:t>
      </w:r>
      <w:proofErr w:type="spellEnd"/>
      <w:r w:rsidRPr="00623806">
        <w:rPr>
          <w:rFonts w:ascii="Helvetica" w:hAnsi="Helvetica"/>
          <w:lang w:val="es-ES"/>
        </w:rPr>
        <w:t xml:space="preserve">. Just… </w:t>
      </w:r>
      <w:proofErr w:type="spellStart"/>
      <w:r w:rsidRPr="00623806">
        <w:rPr>
          <w:rFonts w:ascii="Helvetica" w:hAnsi="Helvetica"/>
          <w:lang w:val="es-ES"/>
        </w:rPr>
        <w:t>watching</w:t>
      </w:r>
      <w:proofErr w:type="spellEnd"/>
      <w:r w:rsidRPr="00623806">
        <w:rPr>
          <w:rFonts w:ascii="Helvetica" w:hAnsi="Helvetica"/>
          <w:lang w:val="es-ES"/>
        </w:rPr>
        <w:t>.</w:t>
      </w:r>
    </w:p>
    <w:p w14:paraId="06DF1212" w14:textId="0E377013" w:rsidR="00A3434B" w:rsidRPr="00623806" w:rsidRDefault="00A3434B" w:rsidP="00A3434B">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don’t</w:t>
      </w:r>
      <w:proofErr w:type="spellEnd"/>
      <w:r w:rsidRPr="00623806">
        <w:rPr>
          <w:rFonts w:ascii="Helvetica" w:hAnsi="Helvetica"/>
          <w:lang w:val="es-ES"/>
        </w:rPr>
        <w:t xml:space="preserve"> </w:t>
      </w:r>
      <w:proofErr w:type="spellStart"/>
      <w:r w:rsidRPr="00623806">
        <w:rPr>
          <w:rFonts w:ascii="Helvetica" w:hAnsi="Helvetica"/>
          <w:lang w:val="es-ES"/>
        </w:rPr>
        <w:t>have</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explain</w:t>
      </w:r>
      <w:proofErr w:type="spellEnd"/>
      <w:r w:rsidRPr="00623806">
        <w:rPr>
          <w:rFonts w:ascii="Helvetica" w:hAnsi="Helvetica"/>
          <w:lang w:val="es-ES"/>
        </w:rPr>
        <w:t xml:space="preserve">,” he </w:t>
      </w:r>
      <w:proofErr w:type="spellStart"/>
      <w:r w:rsidRPr="00623806">
        <w:rPr>
          <w:rFonts w:ascii="Helvetica" w:hAnsi="Helvetica"/>
          <w:lang w:val="es-ES"/>
        </w:rPr>
        <w:t>said</w:t>
      </w:r>
      <w:proofErr w:type="spellEnd"/>
      <w:r w:rsidRPr="00623806">
        <w:rPr>
          <w:rFonts w:ascii="Helvetica" w:hAnsi="Helvetica"/>
          <w:lang w:val="es-ES"/>
        </w:rPr>
        <w:t xml:space="preserve">, and </w:t>
      </w:r>
      <w:proofErr w:type="spellStart"/>
      <w:r w:rsidRPr="00623806">
        <w:rPr>
          <w:rFonts w:ascii="Helvetica" w:hAnsi="Helvetica"/>
          <w:lang w:val="es-ES"/>
        </w:rPr>
        <w:t>this</w:t>
      </w:r>
      <w:proofErr w:type="spellEnd"/>
      <w:r w:rsidRPr="00623806">
        <w:rPr>
          <w:rFonts w:ascii="Helvetica" w:hAnsi="Helvetica"/>
          <w:lang w:val="es-ES"/>
        </w:rPr>
        <w:t xml:space="preserve"> time,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softer</w:t>
      </w:r>
      <w:proofErr w:type="spellEnd"/>
      <w:r w:rsidRPr="00623806">
        <w:rPr>
          <w:rFonts w:ascii="Helvetica" w:hAnsi="Helvetica"/>
          <w:lang w:val="es-ES"/>
        </w:rPr>
        <w:t xml:space="preserve">. </w:t>
      </w:r>
      <w:proofErr w:type="spellStart"/>
      <w:r w:rsidRPr="00623806">
        <w:rPr>
          <w:rFonts w:ascii="Helvetica" w:hAnsi="Helvetica"/>
          <w:lang w:val="es-ES"/>
        </w:rPr>
        <w:t>Gentler</w:t>
      </w:r>
      <w:proofErr w:type="spellEnd"/>
      <w:r w:rsidRPr="00623806">
        <w:rPr>
          <w:rFonts w:ascii="Helvetica" w:hAnsi="Helvetica"/>
          <w:lang w:val="es-ES"/>
        </w:rPr>
        <w:t>.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 xml:space="preserve"> do </w:t>
      </w:r>
      <w:proofErr w:type="gramStart"/>
      <w:r w:rsidRPr="00623806">
        <w:rPr>
          <w:rFonts w:ascii="Helvetica" w:hAnsi="Helvetica"/>
          <w:lang w:val="es-ES"/>
        </w:rPr>
        <w:t>look</w:t>
      </w:r>
      <w:proofErr w:type="gramEnd"/>
      <w:r w:rsidRPr="00623806">
        <w:rPr>
          <w:rFonts w:ascii="Helvetica" w:hAnsi="Helvetica"/>
          <w:lang w:val="es-ES"/>
        </w:rPr>
        <w:t xml:space="preserve"> </w:t>
      </w:r>
      <w:proofErr w:type="spellStart"/>
      <w:r w:rsidRPr="00623806">
        <w:rPr>
          <w:rFonts w:ascii="Helvetica" w:hAnsi="Helvetica"/>
          <w:lang w:val="es-ES"/>
        </w:rPr>
        <w:t>tired</w:t>
      </w:r>
      <w:proofErr w:type="spellEnd"/>
      <w:r w:rsidRPr="00623806">
        <w:rPr>
          <w:rFonts w:ascii="Helvetica" w:hAnsi="Helvetica"/>
          <w:lang w:val="es-ES"/>
        </w:rPr>
        <w:t>.</w:t>
      </w:r>
      <w:del w:id="39" w:author="Author">
        <w:r w:rsidRPr="00623806" w:rsidDel="00206988">
          <w:rPr>
            <w:rFonts w:ascii="Helvetica" w:hAnsi="Helvetica"/>
            <w:lang w:val="es-ES"/>
          </w:rPr>
          <w:delText xml:space="preserve"> You okay?</w:delText>
        </w:r>
      </w:del>
      <w:r w:rsidRPr="00623806">
        <w:rPr>
          <w:rFonts w:ascii="Helvetica" w:hAnsi="Helvetica"/>
          <w:lang w:val="es-ES"/>
        </w:rPr>
        <w:t>”</w:t>
      </w:r>
    </w:p>
    <w:p w14:paraId="39C31773" w14:textId="1B66117D" w:rsidR="00A3434B" w:rsidRPr="00623806" w:rsidRDefault="00A3434B" w:rsidP="00A3434B">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hated</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he </w:t>
      </w:r>
      <w:proofErr w:type="spellStart"/>
      <w:r w:rsidRPr="00623806">
        <w:rPr>
          <w:rFonts w:ascii="Helvetica" w:hAnsi="Helvetica"/>
          <w:lang w:val="es-ES"/>
        </w:rPr>
        <w:t>noticed</w:t>
      </w:r>
      <w:proofErr w:type="spellEnd"/>
      <w:r w:rsidRPr="00623806">
        <w:rPr>
          <w:rFonts w:ascii="Helvetica" w:hAnsi="Helvetica"/>
          <w:lang w:val="es-ES"/>
        </w:rPr>
        <w:t>.</w:t>
      </w:r>
    </w:p>
    <w:p w14:paraId="748C6F45" w14:textId="35B9B451" w:rsidR="00A3434B" w:rsidRPr="00623806" w:rsidRDefault="00A3434B" w:rsidP="00A3434B">
      <w:pPr>
        <w:pStyle w:val="Scene"/>
        <w:spacing w:line="276" w:lineRule="auto"/>
        <w:jc w:val="both"/>
        <w:rPr>
          <w:rFonts w:ascii="Helvetica" w:hAnsi="Helvetica"/>
          <w:lang w:val="es-ES"/>
        </w:rPr>
      </w:pPr>
      <w:r w:rsidRPr="00623806">
        <w:rPr>
          <w:rFonts w:ascii="Helvetica" w:hAnsi="Helvetica"/>
          <w:lang w:val="es-ES"/>
        </w:rPr>
        <w:t xml:space="preserve">And I </w:t>
      </w:r>
      <w:proofErr w:type="spellStart"/>
      <w:r w:rsidRPr="00623806">
        <w:rPr>
          <w:rFonts w:ascii="Helvetica" w:hAnsi="Helvetica"/>
          <w:lang w:val="es-ES"/>
        </w:rPr>
        <w:t>hated</w:t>
      </w:r>
      <w:proofErr w:type="spellEnd"/>
      <w:r w:rsidRPr="00623806">
        <w:rPr>
          <w:rFonts w:ascii="Helvetica" w:hAnsi="Helvetica"/>
          <w:lang w:val="es-ES"/>
        </w:rPr>
        <w:t xml:space="preserve"> more </w:t>
      </w:r>
      <w:proofErr w:type="spellStart"/>
      <w:r w:rsidRPr="00623806">
        <w:rPr>
          <w:rFonts w:ascii="Helvetica" w:hAnsi="Helvetica"/>
          <w:lang w:val="es-ES"/>
        </w:rPr>
        <w:t>that</w:t>
      </w:r>
      <w:proofErr w:type="spellEnd"/>
      <w:r w:rsidRPr="00623806">
        <w:rPr>
          <w:rFonts w:ascii="Helvetica" w:hAnsi="Helvetica"/>
          <w:lang w:val="es-ES"/>
        </w:rPr>
        <w:t xml:space="preserve"> I </w:t>
      </w:r>
      <w:proofErr w:type="spellStart"/>
      <w:r w:rsidRPr="00623806">
        <w:rPr>
          <w:rFonts w:ascii="Helvetica" w:hAnsi="Helvetica"/>
          <w:lang w:val="es-ES"/>
        </w:rPr>
        <w:t>wanted</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notice</w:t>
      </w:r>
      <w:proofErr w:type="spellEnd"/>
      <w:r w:rsidRPr="00623806">
        <w:rPr>
          <w:rFonts w:ascii="Helvetica" w:hAnsi="Helvetica"/>
          <w:lang w:val="es-ES"/>
        </w:rPr>
        <w:t>.</w:t>
      </w:r>
    </w:p>
    <w:p w14:paraId="692DDC32" w14:textId="304751FB" w:rsidR="00A3434B" w:rsidRPr="00623806" w:rsidRDefault="00A3434B" w:rsidP="00A3434B">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I’m</w:t>
      </w:r>
      <w:proofErr w:type="spellEnd"/>
      <w:r w:rsidRPr="00623806">
        <w:rPr>
          <w:rFonts w:ascii="Helvetica" w:hAnsi="Helvetica"/>
          <w:lang w:val="es-ES"/>
        </w:rPr>
        <w:t xml:space="preserve"> fine,” I lied. “</w:t>
      </w:r>
      <w:proofErr w:type="spellStart"/>
      <w:r w:rsidRPr="00623806">
        <w:rPr>
          <w:rFonts w:ascii="Helvetica" w:hAnsi="Helvetica"/>
          <w:lang w:val="es-ES"/>
        </w:rPr>
        <w:t>Really</w:t>
      </w:r>
      <w:proofErr w:type="spellEnd"/>
      <w:r w:rsidRPr="00623806">
        <w:rPr>
          <w:rFonts w:ascii="Helvetica" w:hAnsi="Helvetica"/>
          <w:lang w:val="es-ES"/>
        </w:rPr>
        <w:t>.”</w:t>
      </w:r>
    </w:p>
    <w:p w14:paraId="0DC02B94" w14:textId="3B20D9C2" w:rsidR="00A3434B" w:rsidRPr="00623806" w:rsidRDefault="00A3434B" w:rsidP="00A3434B">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stepped</w:t>
      </w:r>
      <w:proofErr w:type="spellEnd"/>
      <w:r w:rsidRPr="00623806">
        <w:rPr>
          <w:rFonts w:ascii="Helvetica" w:hAnsi="Helvetica"/>
          <w:lang w:val="es-ES"/>
        </w:rPr>
        <w:t xml:space="preserve"> a </w:t>
      </w:r>
      <w:proofErr w:type="spellStart"/>
      <w:r w:rsidRPr="00623806">
        <w:rPr>
          <w:rFonts w:ascii="Helvetica" w:hAnsi="Helvetica"/>
          <w:lang w:val="es-ES"/>
        </w:rPr>
        <w:t>little</w:t>
      </w:r>
      <w:proofErr w:type="spellEnd"/>
      <w:r w:rsidRPr="00623806">
        <w:rPr>
          <w:rFonts w:ascii="Helvetica" w:hAnsi="Helvetica"/>
          <w:lang w:val="es-ES"/>
        </w:rPr>
        <w:t xml:space="preserve"> </w:t>
      </w:r>
      <w:proofErr w:type="spellStart"/>
      <w:r w:rsidRPr="00623806">
        <w:rPr>
          <w:rFonts w:ascii="Helvetica" w:hAnsi="Helvetica"/>
          <w:lang w:val="es-ES"/>
        </w:rPr>
        <w:t>closer</w:t>
      </w:r>
      <w:proofErr w:type="spellEnd"/>
      <w:r w:rsidRPr="00623806">
        <w:rPr>
          <w:rFonts w:ascii="Helvetica" w:hAnsi="Helvetica"/>
          <w:lang w:val="es-ES"/>
        </w:rPr>
        <w:t xml:space="preserve">. Just a shift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weight</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gravity</w:t>
      </w:r>
      <w:proofErr w:type="spellEnd"/>
      <w:r w:rsidRPr="00623806">
        <w:rPr>
          <w:rFonts w:ascii="Helvetica" w:hAnsi="Helvetica"/>
          <w:lang w:val="es-ES"/>
        </w:rPr>
        <w:t xml:space="preserve"> </w:t>
      </w:r>
      <w:proofErr w:type="spellStart"/>
      <w:r w:rsidRPr="00623806">
        <w:rPr>
          <w:rFonts w:ascii="Helvetica" w:hAnsi="Helvetica"/>
          <w:lang w:val="es-ES"/>
        </w:rPr>
        <w:t>tipped</w:t>
      </w:r>
      <w:proofErr w:type="spellEnd"/>
      <w:r w:rsidRPr="00623806">
        <w:rPr>
          <w:rFonts w:ascii="Helvetica" w:hAnsi="Helvetica"/>
          <w:lang w:val="es-ES"/>
        </w:rPr>
        <w:t xml:space="preserve"> </w:t>
      </w:r>
      <w:proofErr w:type="spellStart"/>
      <w:r w:rsidRPr="00623806">
        <w:rPr>
          <w:rFonts w:ascii="Helvetica" w:hAnsi="Helvetica"/>
          <w:lang w:val="es-ES"/>
        </w:rPr>
        <w:t>toward</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don’t</w:t>
      </w:r>
      <w:proofErr w:type="spellEnd"/>
      <w:r w:rsidRPr="00623806">
        <w:rPr>
          <w:rFonts w:ascii="Helvetica" w:hAnsi="Helvetica"/>
          <w:lang w:val="es-ES"/>
        </w:rPr>
        <w:t xml:space="preserve"> </w:t>
      </w:r>
      <w:proofErr w:type="spellStart"/>
      <w:r w:rsidRPr="00623806">
        <w:rPr>
          <w:rFonts w:ascii="Helvetica" w:hAnsi="Helvetica"/>
          <w:lang w:val="es-ES"/>
        </w:rPr>
        <w:t>have</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lie </w:t>
      </w:r>
      <w:proofErr w:type="spellStart"/>
      <w:r w:rsidRPr="00623806">
        <w:rPr>
          <w:rFonts w:ascii="Helvetica" w:hAnsi="Helvetica"/>
          <w:lang w:val="es-ES"/>
        </w:rPr>
        <w:t>to</w:t>
      </w:r>
      <w:proofErr w:type="spellEnd"/>
      <w:r w:rsidRPr="00623806">
        <w:rPr>
          <w:rFonts w:ascii="Helvetica" w:hAnsi="Helvetica"/>
          <w:lang w:val="es-ES"/>
        </w:rPr>
        <w:t xml:space="preserve"> me, Liliam.”</w:t>
      </w:r>
    </w:p>
    <w:p w14:paraId="64EDFA83" w14:textId="764EBD91" w:rsidR="00A3434B" w:rsidRPr="00623806" w:rsidRDefault="00A3434B" w:rsidP="00A3434B">
      <w:pPr>
        <w:pStyle w:val="Scene"/>
        <w:spacing w:line="276" w:lineRule="auto"/>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breath</w:t>
      </w:r>
      <w:proofErr w:type="spellEnd"/>
      <w:r w:rsidRPr="00623806">
        <w:rPr>
          <w:rFonts w:ascii="Helvetica" w:hAnsi="Helvetica"/>
          <w:lang w:val="es-ES"/>
        </w:rPr>
        <w:t xml:space="preserve"> </w:t>
      </w:r>
      <w:proofErr w:type="spellStart"/>
      <w:r w:rsidRPr="00623806">
        <w:rPr>
          <w:rFonts w:ascii="Helvetica" w:hAnsi="Helvetica"/>
          <w:lang w:val="es-ES"/>
        </w:rPr>
        <w:t>hitched</w:t>
      </w:r>
      <w:proofErr w:type="spellEnd"/>
      <w:r w:rsidRPr="00623806">
        <w:rPr>
          <w:rFonts w:ascii="Helvetica" w:hAnsi="Helvetica"/>
          <w:lang w:val="es-ES"/>
        </w:rPr>
        <w:t>.</w:t>
      </w:r>
    </w:p>
    <w:p w14:paraId="41FE3F72" w14:textId="45CB5890" w:rsidR="00A3434B" w:rsidRPr="00623806" w:rsidRDefault="00A3434B" w:rsidP="00A3434B">
      <w:pPr>
        <w:pStyle w:val="Scene"/>
        <w:spacing w:line="276" w:lineRule="auto"/>
        <w:jc w:val="both"/>
        <w:rPr>
          <w:rFonts w:ascii="Helvetica" w:hAnsi="Helvetica"/>
          <w:i/>
          <w:iCs/>
          <w:lang w:val="es-ES"/>
          <w:rPrChange w:id="40" w:author="Author">
            <w:rPr>
              <w:rFonts w:ascii="Helvetica" w:hAnsi="Helvetica"/>
            </w:rPr>
          </w:rPrChange>
        </w:rPr>
      </w:pPr>
      <w:proofErr w:type="spellStart"/>
      <w:r w:rsidRPr="00623806">
        <w:rPr>
          <w:rFonts w:ascii="Helvetica" w:hAnsi="Helvetica"/>
          <w:i/>
          <w:iCs/>
          <w:lang w:val="es-ES"/>
          <w:rPrChange w:id="41" w:author="Author">
            <w:rPr>
              <w:rFonts w:ascii="Helvetica" w:hAnsi="Helvetica"/>
            </w:rPr>
          </w:rPrChange>
        </w:rPr>
        <w:t>You’re</w:t>
      </w:r>
      <w:proofErr w:type="spellEnd"/>
      <w:r w:rsidRPr="00623806">
        <w:rPr>
          <w:rFonts w:ascii="Helvetica" w:hAnsi="Helvetica"/>
          <w:i/>
          <w:iCs/>
          <w:lang w:val="es-ES"/>
          <w:rPrChange w:id="42" w:author="Author">
            <w:rPr>
              <w:rFonts w:ascii="Helvetica" w:hAnsi="Helvetica"/>
            </w:rPr>
          </w:rPrChange>
        </w:rPr>
        <w:t xml:space="preserve"> </w:t>
      </w:r>
      <w:proofErr w:type="spellStart"/>
      <w:r w:rsidRPr="00623806">
        <w:rPr>
          <w:rFonts w:ascii="Helvetica" w:hAnsi="Helvetica"/>
          <w:i/>
          <w:iCs/>
          <w:lang w:val="es-ES"/>
          <w:rPrChange w:id="43" w:author="Author">
            <w:rPr>
              <w:rFonts w:ascii="Helvetica" w:hAnsi="Helvetica"/>
            </w:rPr>
          </w:rPrChange>
        </w:rPr>
        <w:t>not</w:t>
      </w:r>
      <w:proofErr w:type="spellEnd"/>
      <w:r w:rsidRPr="00623806">
        <w:rPr>
          <w:rFonts w:ascii="Helvetica" w:hAnsi="Helvetica"/>
          <w:i/>
          <w:iCs/>
          <w:lang w:val="es-ES"/>
          <w:rPrChange w:id="44" w:author="Author">
            <w:rPr>
              <w:rFonts w:ascii="Helvetica" w:hAnsi="Helvetica"/>
            </w:rPr>
          </w:rPrChange>
        </w:rPr>
        <w:t xml:space="preserve"> </w:t>
      </w:r>
      <w:proofErr w:type="spellStart"/>
      <w:r w:rsidRPr="00623806">
        <w:rPr>
          <w:rFonts w:ascii="Helvetica" w:hAnsi="Helvetica"/>
          <w:i/>
          <w:iCs/>
          <w:lang w:val="es-ES"/>
          <w:rPrChange w:id="45" w:author="Author">
            <w:rPr>
              <w:rFonts w:ascii="Helvetica" w:hAnsi="Helvetica"/>
            </w:rPr>
          </w:rPrChange>
        </w:rPr>
        <w:t>allowed</w:t>
      </w:r>
      <w:proofErr w:type="spellEnd"/>
      <w:r w:rsidRPr="00623806">
        <w:rPr>
          <w:rFonts w:ascii="Helvetica" w:hAnsi="Helvetica"/>
          <w:i/>
          <w:iCs/>
          <w:lang w:val="es-ES"/>
          <w:rPrChange w:id="46" w:author="Author">
            <w:rPr>
              <w:rFonts w:ascii="Helvetica" w:hAnsi="Helvetica"/>
            </w:rPr>
          </w:rPrChange>
        </w:rPr>
        <w:t xml:space="preserve"> </w:t>
      </w:r>
      <w:proofErr w:type="spellStart"/>
      <w:r w:rsidRPr="00623806">
        <w:rPr>
          <w:rFonts w:ascii="Helvetica" w:hAnsi="Helvetica"/>
          <w:i/>
          <w:iCs/>
          <w:lang w:val="es-ES"/>
          <w:rPrChange w:id="47" w:author="Author">
            <w:rPr>
              <w:rFonts w:ascii="Helvetica" w:hAnsi="Helvetica"/>
            </w:rPr>
          </w:rPrChange>
        </w:rPr>
        <w:t>to</w:t>
      </w:r>
      <w:proofErr w:type="spellEnd"/>
      <w:r w:rsidRPr="00623806">
        <w:rPr>
          <w:rFonts w:ascii="Helvetica" w:hAnsi="Helvetica"/>
          <w:i/>
          <w:iCs/>
          <w:lang w:val="es-ES"/>
          <w:rPrChange w:id="48" w:author="Author">
            <w:rPr>
              <w:rFonts w:ascii="Helvetica" w:hAnsi="Helvetica"/>
            </w:rPr>
          </w:rPrChange>
        </w:rPr>
        <w:t xml:space="preserve"> </w:t>
      </w:r>
      <w:proofErr w:type="spellStart"/>
      <w:r w:rsidRPr="00623806">
        <w:rPr>
          <w:rFonts w:ascii="Helvetica" w:hAnsi="Helvetica"/>
          <w:i/>
          <w:iCs/>
          <w:lang w:val="es-ES"/>
          <w:rPrChange w:id="49" w:author="Author">
            <w:rPr>
              <w:rFonts w:ascii="Helvetica" w:hAnsi="Helvetica"/>
            </w:rPr>
          </w:rPrChange>
        </w:rPr>
        <w:t>say</w:t>
      </w:r>
      <w:proofErr w:type="spellEnd"/>
      <w:r w:rsidRPr="00623806">
        <w:rPr>
          <w:rFonts w:ascii="Helvetica" w:hAnsi="Helvetica"/>
          <w:i/>
          <w:iCs/>
          <w:lang w:val="es-ES"/>
          <w:rPrChange w:id="50" w:author="Author">
            <w:rPr>
              <w:rFonts w:ascii="Helvetica" w:hAnsi="Helvetica"/>
            </w:rPr>
          </w:rPrChange>
        </w:rPr>
        <w:t xml:space="preserve"> </w:t>
      </w:r>
      <w:proofErr w:type="spellStart"/>
      <w:r w:rsidRPr="00623806">
        <w:rPr>
          <w:rFonts w:ascii="Helvetica" w:hAnsi="Helvetica"/>
          <w:i/>
          <w:iCs/>
          <w:lang w:val="es-ES"/>
          <w:rPrChange w:id="51" w:author="Author">
            <w:rPr>
              <w:rFonts w:ascii="Helvetica" w:hAnsi="Helvetica"/>
            </w:rPr>
          </w:rPrChange>
        </w:rPr>
        <w:t>my</w:t>
      </w:r>
      <w:proofErr w:type="spellEnd"/>
      <w:r w:rsidRPr="00623806">
        <w:rPr>
          <w:rFonts w:ascii="Helvetica" w:hAnsi="Helvetica"/>
          <w:i/>
          <w:iCs/>
          <w:lang w:val="es-ES"/>
          <w:rPrChange w:id="52" w:author="Author">
            <w:rPr>
              <w:rFonts w:ascii="Helvetica" w:hAnsi="Helvetica"/>
            </w:rPr>
          </w:rPrChange>
        </w:rPr>
        <w:t xml:space="preserve"> </w:t>
      </w:r>
      <w:proofErr w:type="spellStart"/>
      <w:r w:rsidRPr="00623806">
        <w:rPr>
          <w:rFonts w:ascii="Helvetica" w:hAnsi="Helvetica"/>
          <w:i/>
          <w:iCs/>
          <w:lang w:val="es-ES"/>
          <w:rPrChange w:id="53" w:author="Author">
            <w:rPr>
              <w:rFonts w:ascii="Helvetica" w:hAnsi="Helvetica"/>
            </w:rPr>
          </w:rPrChange>
        </w:rPr>
        <w:t>name</w:t>
      </w:r>
      <w:proofErr w:type="spellEnd"/>
      <w:r w:rsidRPr="00623806">
        <w:rPr>
          <w:rFonts w:ascii="Helvetica" w:hAnsi="Helvetica"/>
          <w:i/>
          <w:iCs/>
          <w:lang w:val="es-ES"/>
          <w:rPrChange w:id="54" w:author="Author">
            <w:rPr>
              <w:rFonts w:ascii="Helvetica" w:hAnsi="Helvetica"/>
            </w:rPr>
          </w:rPrChange>
        </w:rPr>
        <w:t xml:space="preserve"> </w:t>
      </w:r>
      <w:proofErr w:type="spellStart"/>
      <w:r w:rsidRPr="00623806">
        <w:rPr>
          <w:rFonts w:ascii="Helvetica" w:hAnsi="Helvetica"/>
          <w:i/>
          <w:iCs/>
          <w:lang w:val="es-ES"/>
          <w:rPrChange w:id="55" w:author="Author">
            <w:rPr>
              <w:rFonts w:ascii="Helvetica" w:hAnsi="Helvetica"/>
            </w:rPr>
          </w:rPrChange>
        </w:rPr>
        <w:t>like</w:t>
      </w:r>
      <w:proofErr w:type="spellEnd"/>
      <w:r w:rsidRPr="00623806">
        <w:rPr>
          <w:rFonts w:ascii="Helvetica" w:hAnsi="Helvetica"/>
          <w:i/>
          <w:iCs/>
          <w:lang w:val="es-ES"/>
          <w:rPrChange w:id="56" w:author="Author">
            <w:rPr>
              <w:rFonts w:ascii="Helvetica" w:hAnsi="Helvetica"/>
            </w:rPr>
          </w:rPrChange>
        </w:rPr>
        <w:t xml:space="preserve"> </w:t>
      </w:r>
      <w:proofErr w:type="spellStart"/>
      <w:r w:rsidRPr="00623806">
        <w:rPr>
          <w:rFonts w:ascii="Helvetica" w:hAnsi="Helvetica"/>
          <w:i/>
          <w:iCs/>
          <w:lang w:val="es-ES"/>
          <w:rPrChange w:id="57" w:author="Author">
            <w:rPr>
              <w:rFonts w:ascii="Helvetica" w:hAnsi="Helvetica"/>
            </w:rPr>
          </w:rPrChange>
        </w:rPr>
        <w:t>that</w:t>
      </w:r>
      <w:proofErr w:type="spellEnd"/>
      <w:r w:rsidRPr="00623806">
        <w:rPr>
          <w:rFonts w:ascii="Helvetica" w:hAnsi="Helvetica"/>
          <w:i/>
          <w:iCs/>
          <w:lang w:val="es-ES"/>
          <w:rPrChange w:id="58" w:author="Author">
            <w:rPr>
              <w:rFonts w:ascii="Helvetica" w:hAnsi="Helvetica"/>
            </w:rPr>
          </w:rPrChange>
        </w:rPr>
        <w:t xml:space="preserve">. </w:t>
      </w:r>
      <w:proofErr w:type="spellStart"/>
      <w:r w:rsidRPr="00623806">
        <w:rPr>
          <w:rFonts w:ascii="Helvetica" w:hAnsi="Helvetica"/>
          <w:i/>
          <w:iCs/>
          <w:lang w:val="es-ES"/>
          <w:rPrChange w:id="59" w:author="Author">
            <w:rPr>
              <w:rFonts w:ascii="Helvetica" w:hAnsi="Helvetica"/>
            </w:rPr>
          </w:rPrChange>
        </w:rPr>
        <w:t>Like</w:t>
      </w:r>
      <w:proofErr w:type="spellEnd"/>
      <w:r w:rsidRPr="00623806">
        <w:rPr>
          <w:rFonts w:ascii="Helvetica" w:hAnsi="Helvetica"/>
          <w:i/>
          <w:iCs/>
          <w:lang w:val="es-ES"/>
          <w:rPrChange w:id="60" w:author="Author">
            <w:rPr>
              <w:rFonts w:ascii="Helvetica" w:hAnsi="Helvetica"/>
            </w:rPr>
          </w:rPrChange>
        </w:rPr>
        <w:t xml:space="preserve"> </w:t>
      </w:r>
      <w:proofErr w:type="spellStart"/>
      <w:r w:rsidRPr="00623806">
        <w:rPr>
          <w:rFonts w:ascii="Helvetica" w:hAnsi="Helvetica"/>
          <w:i/>
          <w:iCs/>
          <w:lang w:val="es-ES"/>
          <w:rPrChange w:id="61" w:author="Author">
            <w:rPr>
              <w:rFonts w:ascii="Helvetica" w:hAnsi="Helvetica"/>
            </w:rPr>
          </w:rPrChange>
        </w:rPr>
        <w:t>it</w:t>
      </w:r>
      <w:proofErr w:type="spellEnd"/>
      <w:r w:rsidRPr="00623806">
        <w:rPr>
          <w:rFonts w:ascii="Helvetica" w:hAnsi="Helvetica"/>
          <w:i/>
          <w:iCs/>
          <w:lang w:val="es-ES"/>
          <w:rPrChange w:id="62" w:author="Author">
            <w:rPr>
              <w:rFonts w:ascii="Helvetica" w:hAnsi="Helvetica"/>
            </w:rPr>
          </w:rPrChange>
        </w:rPr>
        <w:t xml:space="preserve"> tastes </w:t>
      </w:r>
      <w:proofErr w:type="spellStart"/>
      <w:r w:rsidRPr="00623806">
        <w:rPr>
          <w:rFonts w:ascii="Helvetica" w:hAnsi="Helvetica"/>
          <w:i/>
          <w:iCs/>
          <w:lang w:val="es-ES"/>
          <w:rPrChange w:id="63" w:author="Author">
            <w:rPr>
              <w:rFonts w:ascii="Helvetica" w:hAnsi="Helvetica"/>
            </w:rPr>
          </w:rPrChange>
        </w:rPr>
        <w:t>good</w:t>
      </w:r>
      <w:proofErr w:type="spellEnd"/>
      <w:r w:rsidRPr="00623806">
        <w:rPr>
          <w:rFonts w:ascii="Helvetica" w:hAnsi="Helvetica"/>
          <w:i/>
          <w:iCs/>
          <w:lang w:val="es-ES"/>
          <w:rPrChange w:id="64" w:author="Author">
            <w:rPr>
              <w:rFonts w:ascii="Helvetica" w:hAnsi="Helvetica"/>
            </w:rPr>
          </w:rPrChange>
        </w:rPr>
        <w:t xml:space="preserve"> </w:t>
      </w:r>
      <w:proofErr w:type="spellStart"/>
      <w:r w:rsidRPr="00623806">
        <w:rPr>
          <w:rFonts w:ascii="Helvetica" w:hAnsi="Helvetica"/>
          <w:i/>
          <w:iCs/>
          <w:lang w:val="es-ES"/>
          <w:rPrChange w:id="65" w:author="Author">
            <w:rPr>
              <w:rFonts w:ascii="Helvetica" w:hAnsi="Helvetica"/>
            </w:rPr>
          </w:rPrChange>
        </w:rPr>
        <w:t>on</w:t>
      </w:r>
      <w:proofErr w:type="spellEnd"/>
      <w:r w:rsidRPr="00623806">
        <w:rPr>
          <w:rFonts w:ascii="Helvetica" w:hAnsi="Helvetica"/>
          <w:i/>
          <w:iCs/>
          <w:lang w:val="es-ES"/>
          <w:rPrChange w:id="66" w:author="Author">
            <w:rPr>
              <w:rFonts w:ascii="Helvetica" w:hAnsi="Helvetica"/>
            </w:rPr>
          </w:rPrChange>
        </w:rPr>
        <w:t xml:space="preserve"> </w:t>
      </w:r>
      <w:proofErr w:type="spellStart"/>
      <w:r w:rsidRPr="00623806">
        <w:rPr>
          <w:rFonts w:ascii="Helvetica" w:hAnsi="Helvetica"/>
          <w:i/>
          <w:iCs/>
          <w:lang w:val="es-ES"/>
          <w:rPrChange w:id="67" w:author="Author">
            <w:rPr>
              <w:rFonts w:ascii="Helvetica" w:hAnsi="Helvetica"/>
            </w:rPr>
          </w:rPrChange>
        </w:rPr>
        <w:t>your</w:t>
      </w:r>
      <w:proofErr w:type="spellEnd"/>
      <w:r w:rsidRPr="00623806">
        <w:rPr>
          <w:rFonts w:ascii="Helvetica" w:hAnsi="Helvetica"/>
          <w:i/>
          <w:iCs/>
          <w:lang w:val="es-ES"/>
          <w:rPrChange w:id="68" w:author="Author">
            <w:rPr>
              <w:rFonts w:ascii="Helvetica" w:hAnsi="Helvetica"/>
            </w:rPr>
          </w:rPrChange>
        </w:rPr>
        <w:t xml:space="preserve"> tongue. </w:t>
      </w:r>
      <w:proofErr w:type="spellStart"/>
      <w:r w:rsidRPr="00623806">
        <w:rPr>
          <w:rFonts w:ascii="Helvetica" w:hAnsi="Helvetica"/>
          <w:i/>
          <w:iCs/>
          <w:lang w:val="es-ES"/>
          <w:rPrChange w:id="69" w:author="Author">
            <w:rPr>
              <w:rFonts w:ascii="Helvetica" w:hAnsi="Helvetica"/>
            </w:rPr>
          </w:rPrChange>
        </w:rPr>
        <w:t>Like</w:t>
      </w:r>
      <w:proofErr w:type="spellEnd"/>
      <w:r w:rsidRPr="00623806">
        <w:rPr>
          <w:rFonts w:ascii="Helvetica" w:hAnsi="Helvetica"/>
          <w:i/>
          <w:iCs/>
          <w:lang w:val="es-ES"/>
          <w:rPrChange w:id="70" w:author="Author">
            <w:rPr>
              <w:rFonts w:ascii="Helvetica" w:hAnsi="Helvetica"/>
            </w:rPr>
          </w:rPrChange>
        </w:rPr>
        <w:t xml:space="preserve"> </w:t>
      </w:r>
      <w:proofErr w:type="spellStart"/>
      <w:r w:rsidRPr="00623806">
        <w:rPr>
          <w:rFonts w:ascii="Helvetica" w:hAnsi="Helvetica"/>
          <w:i/>
          <w:iCs/>
          <w:lang w:val="es-ES"/>
          <w:rPrChange w:id="71" w:author="Author">
            <w:rPr>
              <w:rFonts w:ascii="Helvetica" w:hAnsi="Helvetica"/>
            </w:rPr>
          </w:rPrChange>
        </w:rPr>
        <w:t>I’m</w:t>
      </w:r>
      <w:proofErr w:type="spellEnd"/>
      <w:r w:rsidRPr="00623806">
        <w:rPr>
          <w:rFonts w:ascii="Helvetica" w:hAnsi="Helvetica"/>
          <w:i/>
          <w:iCs/>
          <w:lang w:val="es-ES"/>
          <w:rPrChange w:id="72" w:author="Author">
            <w:rPr>
              <w:rFonts w:ascii="Helvetica" w:hAnsi="Helvetica"/>
            </w:rPr>
          </w:rPrChange>
        </w:rPr>
        <w:t xml:space="preserve"> </w:t>
      </w:r>
      <w:proofErr w:type="spellStart"/>
      <w:r w:rsidRPr="00623806">
        <w:rPr>
          <w:rFonts w:ascii="Helvetica" w:hAnsi="Helvetica"/>
          <w:i/>
          <w:iCs/>
          <w:lang w:val="es-ES"/>
          <w:rPrChange w:id="73" w:author="Author">
            <w:rPr>
              <w:rFonts w:ascii="Helvetica" w:hAnsi="Helvetica"/>
            </w:rPr>
          </w:rPrChange>
        </w:rPr>
        <w:t>something</w:t>
      </w:r>
      <w:proofErr w:type="spellEnd"/>
      <w:r w:rsidRPr="00623806">
        <w:rPr>
          <w:rFonts w:ascii="Helvetica" w:hAnsi="Helvetica"/>
          <w:i/>
          <w:iCs/>
          <w:lang w:val="es-ES"/>
          <w:rPrChange w:id="74" w:author="Author">
            <w:rPr>
              <w:rFonts w:ascii="Helvetica" w:hAnsi="Helvetica"/>
            </w:rPr>
          </w:rPrChange>
        </w:rPr>
        <w:t xml:space="preserve"> </w:t>
      </w:r>
      <w:proofErr w:type="spellStart"/>
      <w:r w:rsidRPr="00623806">
        <w:rPr>
          <w:rFonts w:ascii="Helvetica" w:hAnsi="Helvetica"/>
          <w:i/>
          <w:iCs/>
          <w:lang w:val="es-ES"/>
          <w:rPrChange w:id="75" w:author="Author">
            <w:rPr>
              <w:rFonts w:ascii="Helvetica" w:hAnsi="Helvetica"/>
            </w:rPr>
          </w:rPrChange>
        </w:rPr>
        <w:t>you’d</w:t>
      </w:r>
      <w:proofErr w:type="spellEnd"/>
      <w:r w:rsidRPr="00623806">
        <w:rPr>
          <w:rFonts w:ascii="Helvetica" w:hAnsi="Helvetica"/>
          <w:i/>
          <w:iCs/>
          <w:lang w:val="es-ES"/>
          <w:rPrChange w:id="76" w:author="Author">
            <w:rPr>
              <w:rFonts w:ascii="Helvetica" w:hAnsi="Helvetica"/>
            </w:rPr>
          </w:rPrChange>
        </w:rPr>
        <w:t xml:space="preserve"> </w:t>
      </w:r>
      <w:proofErr w:type="spellStart"/>
      <w:r w:rsidRPr="00623806">
        <w:rPr>
          <w:rFonts w:ascii="Helvetica" w:hAnsi="Helvetica"/>
          <w:i/>
          <w:iCs/>
          <w:lang w:val="es-ES"/>
          <w:rPrChange w:id="77" w:author="Author">
            <w:rPr>
              <w:rFonts w:ascii="Helvetica" w:hAnsi="Helvetica"/>
            </w:rPr>
          </w:rPrChange>
        </w:rPr>
        <w:t>fight</w:t>
      </w:r>
      <w:proofErr w:type="spellEnd"/>
      <w:r w:rsidRPr="00623806">
        <w:rPr>
          <w:rFonts w:ascii="Helvetica" w:hAnsi="Helvetica"/>
          <w:i/>
          <w:iCs/>
          <w:lang w:val="es-ES"/>
          <w:rPrChange w:id="78" w:author="Author">
            <w:rPr>
              <w:rFonts w:ascii="Helvetica" w:hAnsi="Helvetica"/>
            </w:rPr>
          </w:rPrChange>
        </w:rPr>
        <w:t xml:space="preserve"> </w:t>
      </w:r>
      <w:proofErr w:type="spellStart"/>
      <w:r w:rsidRPr="00623806">
        <w:rPr>
          <w:rFonts w:ascii="Helvetica" w:hAnsi="Helvetica"/>
          <w:i/>
          <w:iCs/>
          <w:lang w:val="es-ES"/>
          <w:rPrChange w:id="79" w:author="Author">
            <w:rPr>
              <w:rFonts w:ascii="Helvetica" w:hAnsi="Helvetica"/>
            </w:rPr>
          </w:rPrChange>
        </w:rPr>
        <w:t>gods</w:t>
      </w:r>
      <w:proofErr w:type="spellEnd"/>
      <w:r w:rsidRPr="00623806">
        <w:rPr>
          <w:rFonts w:ascii="Helvetica" w:hAnsi="Helvetica"/>
          <w:i/>
          <w:iCs/>
          <w:lang w:val="es-ES"/>
          <w:rPrChange w:id="80" w:author="Author">
            <w:rPr>
              <w:rFonts w:ascii="Helvetica" w:hAnsi="Helvetica"/>
            </w:rPr>
          </w:rPrChange>
        </w:rPr>
        <w:t xml:space="preserve"> </w:t>
      </w:r>
      <w:proofErr w:type="spellStart"/>
      <w:r w:rsidRPr="00623806">
        <w:rPr>
          <w:rFonts w:ascii="Helvetica" w:hAnsi="Helvetica"/>
          <w:i/>
          <w:iCs/>
          <w:lang w:val="es-ES"/>
          <w:rPrChange w:id="81" w:author="Author">
            <w:rPr>
              <w:rFonts w:ascii="Helvetica" w:hAnsi="Helvetica"/>
            </w:rPr>
          </w:rPrChange>
        </w:rPr>
        <w:t>to</w:t>
      </w:r>
      <w:proofErr w:type="spellEnd"/>
      <w:r w:rsidRPr="00623806">
        <w:rPr>
          <w:rFonts w:ascii="Helvetica" w:hAnsi="Helvetica"/>
          <w:i/>
          <w:iCs/>
          <w:lang w:val="es-ES"/>
          <w:rPrChange w:id="82" w:author="Author">
            <w:rPr>
              <w:rFonts w:ascii="Helvetica" w:hAnsi="Helvetica"/>
            </w:rPr>
          </w:rPrChange>
        </w:rPr>
        <w:t xml:space="preserve"> </w:t>
      </w:r>
      <w:proofErr w:type="spellStart"/>
      <w:r w:rsidRPr="00623806">
        <w:rPr>
          <w:rFonts w:ascii="Helvetica" w:hAnsi="Helvetica"/>
          <w:i/>
          <w:iCs/>
          <w:lang w:val="es-ES"/>
          <w:rPrChange w:id="83" w:author="Author">
            <w:rPr>
              <w:rFonts w:ascii="Helvetica" w:hAnsi="Helvetica"/>
            </w:rPr>
          </w:rPrChange>
        </w:rPr>
        <w:t>protect</w:t>
      </w:r>
      <w:proofErr w:type="spellEnd"/>
      <w:r w:rsidRPr="00623806">
        <w:rPr>
          <w:rFonts w:ascii="Helvetica" w:hAnsi="Helvetica"/>
          <w:i/>
          <w:iCs/>
          <w:lang w:val="es-ES"/>
          <w:rPrChange w:id="84" w:author="Author">
            <w:rPr>
              <w:rFonts w:ascii="Helvetica" w:hAnsi="Helvetica"/>
            </w:rPr>
          </w:rPrChange>
        </w:rPr>
        <w:t>.</w:t>
      </w:r>
    </w:p>
    <w:p w14:paraId="6F199C2F" w14:textId="251173F1" w:rsidR="00A3434B" w:rsidRPr="00623806" w:rsidRDefault="00A3434B" w:rsidP="00A3434B">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looked</w:t>
      </w:r>
      <w:proofErr w:type="spellEnd"/>
      <w:r w:rsidRPr="00623806">
        <w:rPr>
          <w:rFonts w:ascii="Helvetica" w:hAnsi="Helvetica"/>
          <w:lang w:val="es-ES"/>
        </w:rPr>
        <w:t xml:space="preserve"> at me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same</w:t>
      </w:r>
      <w:proofErr w:type="spellEnd"/>
      <w:r w:rsidRPr="00623806">
        <w:rPr>
          <w:rFonts w:ascii="Helvetica" w:hAnsi="Helvetica"/>
          <w:lang w:val="es-ES"/>
        </w:rPr>
        <w:t xml:space="preserve"> </w:t>
      </w:r>
      <w:proofErr w:type="spellStart"/>
      <w:r w:rsidRPr="00623806">
        <w:rPr>
          <w:rFonts w:ascii="Helvetica" w:hAnsi="Helvetica"/>
          <w:lang w:val="es-ES"/>
        </w:rPr>
        <w:t>maddening</w:t>
      </w:r>
      <w:proofErr w:type="spellEnd"/>
      <w:r w:rsidRPr="00623806">
        <w:rPr>
          <w:rFonts w:ascii="Helvetica" w:hAnsi="Helvetica"/>
          <w:lang w:val="es-ES"/>
        </w:rPr>
        <w:t xml:space="preserve"> </w:t>
      </w:r>
      <w:proofErr w:type="spellStart"/>
      <w:r w:rsidRPr="00623806">
        <w:rPr>
          <w:rFonts w:ascii="Helvetica" w:hAnsi="Helvetica"/>
          <w:lang w:val="es-ES"/>
        </w:rPr>
        <w:t>calm</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I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see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tension</w:t>
      </w:r>
      <w:proofErr w:type="spellEnd"/>
      <w:r w:rsidRPr="00623806">
        <w:rPr>
          <w:rFonts w:ascii="Helvetica" w:hAnsi="Helvetica"/>
          <w:lang w:val="es-ES"/>
        </w:rPr>
        <w:t xml:space="preserve"> in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jaw</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storm</w:t>
      </w:r>
      <w:proofErr w:type="spellEnd"/>
      <w:r w:rsidRPr="00623806">
        <w:rPr>
          <w:rFonts w:ascii="Helvetica" w:hAnsi="Helvetica"/>
          <w:lang w:val="es-ES"/>
        </w:rPr>
        <w:t xml:space="preserve"> he </w:t>
      </w:r>
      <w:proofErr w:type="spellStart"/>
      <w:r w:rsidRPr="00623806">
        <w:rPr>
          <w:rFonts w:ascii="Helvetica" w:hAnsi="Helvetica"/>
          <w:lang w:val="es-ES"/>
        </w:rPr>
        <w:t>kept</w:t>
      </w:r>
      <w:proofErr w:type="spellEnd"/>
      <w:r w:rsidRPr="00623806">
        <w:rPr>
          <w:rFonts w:ascii="Helvetica" w:hAnsi="Helvetica"/>
          <w:lang w:val="es-ES"/>
        </w:rPr>
        <w:t xml:space="preserve"> </w:t>
      </w:r>
      <w:proofErr w:type="spellStart"/>
      <w:r w:rsidRPr="00623806">
        <w:rPr>
          <w:rFonts w:ascii="Helvetica" w:hAnsi="Helvetica"/>
          <w:lang w:val="es-ES"/>
        </w:rPr>
        <w:t>buried</w:t>
      </w:r>
      <w:proofErr w:type="spellEnd"/>
      <w:r w:rsidRPr="00623806">
        <w:rPr>
          <w:rFonts w:ascii="Helvetica" w:hAnsi="Helvetica"/>
          <w:lang w:val="es-ES"/>
        </w:rPr>
        <w:t>.</w:t>
      </w:r>
    </w:p>
    <w:p w14:paraId="713D9C7D" w14:textId="2999A00C" w:rsidR="00A3434B" w:rsidRPr="00623806" w:rsidRDefault="00A3434B" w:rsidP="00A3434B">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storm</w:t>
      </w:r>
      <w:proofErr w:type="spellEnd"/>
      <w:r w:rsidRPr="00623806">
        <w:rPr>
          <w:rFonts w:ascii="Helvetica" w:hAnsi="Helvetica"/>
          <w:lang w:val="es-ES"/>
        </w:rPr>
        <w:t xml:space="preserve"> I </w:t>
      </w:r>
      <w:proofErr w:type="spellStart"/>
      <w:r w:rsidRPr="00623806">
        <w:rPr>
          <w:rFonts w:ascii="Helvetica" w:hAnsi="Helvetica"/>
          <w:lang w:val="es-ES"/>
        </w:rPr>
        <w:t>remembered</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well</w:t>
      </w:r>
      <w:proofErr w:type="spellEnd"/>
      <w:r w:rsidRPr="00623806">
        <w:rPr>
          <w:rFonts w:ascii="Helvetica" w:hAnsi="Helvetica"/>
          <w:lang w:val="es-ES"/>
        </w:rPr>
        <w:t>.</w:t>
      </w:r>
    </w:p>
    <w:p w14:paraId="3F8E7770" w14:textId="279D316F" w:rsidR="00A3434B" w:rsidRPr="00623806" w:rsidRDefault="00A3434B" w:rsidP="00A3434B">
      <w:pPr>
        <w:pStyle w:val="Scene"/>
        <w:spacing w:line="276" w:lineRule="auto"/>
        <w:jc w:val="both"/>
        <w:rPr>
          <w:rFonts w:ascii="Helvetica" w:hAnsi="Helvetica"/>
          <w:lang w:val="es-ES"/>
        </w:rPr>
      </w:pPr>
      <w:r w:rsidRPr="00623806">
        <w:rPr>
          <w:rFonts w:ascii="Helvetica" w:hAnsi="Helvetica"/>
          <w:lang w:val="es-ES"/>
        </w:rPr>
        <w:lastRenderedPageBreak/>
        <w:t>“</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know</w:t>
      </w:r>
      <w:proofErr w:type="spellEnd"/>
      <w:r w:rsidRPr="00623806">
        <w:rPr>
          <w:rFonts w:ascii="Helvetica" w:hAnsi="Helvetica"/>
          <w:lang w:val="es-ES"/>
        </w:rPr>
        <w:t xml:space="preserve">,” he </w:t>
      </w:r>
      <w:proofErr w:type="spellStart"/>
      <w:r w:rsidRPr="00623806">
        <w:rPr>
          <w:rFonts w:ascii="Helvetica" w:hAnsi="Helvetica"/>
          <w:lang w:val="es-ES"/>
        </w:rPr>
        <w:t>said</w:t>
      </w:r>
      <w:proofErr w:type="spellEnd"/>
      <w:r w:rsidRPr="00623806">
        <w:rPr>
          <w:rFonts w:ascii="Helvetica" w:hAnsi="Helvetica"/>
          <w:lang w:val="es-ES"/>
        </w:rPr>
        <w:t xml:space="preserve"> at </w:t>
      </w:r>
      <w:proofErr w:type="spellStart"/>
      <w:r w:rsidRPr="00623806">
        <w:rPr>
          <w:rFonts w:ascii="Helvetica" w:hAnsi="Helvetica"/>
          <w:lang w:val="es-ES"/>
        </w:rPr>
        <w:t>last</w:t>
      </w:r>
      <w:proofErr w:type="spellEnd"/>
      <w:r w:rsidRPr="00623806">
        <w:rPr>
          <w:rFonts w:ascii="Helvetica" w:hAnsi="Helvetica"/>
          <w:lang w:val="es-ES"/>
        </w:rPr>
        <w:t xml:space="preserve">, “I </w:t>
      </w:r>
      <w:proofErr w:type="spellStart"/>
      <w:r w:rsidRPr="00623806">
        <w:rPr>
          <w:rFonts w:ascii="Helvetica" w:hAnsi="Helvetica"/>
          <w:lang w:val="es-ES"/>
        </w:rPr>
        <w:t>read</w:t>
      </w:r>
      <w:proofErr w:type="spellEnd"/>
      <w:r w:rsidRPr="00623806">
        <w:rPr>
          <w:rFonts w:ascii="Helvetica" w:hAnsi="Helvetica"/>
          <w:lang w:val="es-ES"/>
        </w:rPr>
        <w:t xml:space="preserve"> </w:t>
      </w:r>
      <w:proofErr w:type="spellStart"/>
      <w:r w:rsidRPr="00623806">
        <w:rPr>
          <w:rFonts w:ascii="Helvetica" w:hAnsi="Helvetica"/>
          <w:lang w:val="es-ES"/>
        </w:rPr>
        <w:t>somewhere</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when</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avoid</w:t>
      </w:r>
      <w:proofErr w:type="spellEnd"/>
      <w:r w:rsidRPr="00623806">
        <w:rPr>
          <w:rFonts w:ascii="Helvetica" w:hAnsi="Helvetica"/>
          <w:lang w:val="es-ES"/>
        </w:rPr>
        <w:t xml:space="preserve"> </w:t>
      </w:r>
      <w:proofErr w:type="spellStart"/>
      <w:r w:rsidRPr="00623806">
        <w:rPr>
          <w:rFonts w:ascii="Helvetica" w:hAnsi="Helvetica"/>
          <w:lang w:val="es-ES"/>
        </w:rPr>
        <w:t>someone</w:t>
      </w:r>
      <w:proofErr w:type="spellEnd"/>
      <w:r w:rsidRPr="00623806">
        <w:rPr>
          <w:rFonts w:ascii="Helvetica" w:hAnsi="Helvetica"/>
          <w:lang w:val="es-ES"/>
        </w:rPr>
        <w:t xml:space="preserve">, </w:t>
      </w:r>
      <w:proofErr w:type="spellStart"/>
      <w:r w:rsidRPr="00623806">
        <w:rPr>
          <w:rFonts w:ascii="Helvetica" w:hAnsi="Helvetica"/>
          <w:lang w:val="es-ES"/>
        </w:rPr>
        <w:t>it’s</w:t>
      </w:r>
      <w:proofErr w:type="spellEnd"/>
      <w:r w:rsidRPr="00623806">
        <w:rPr>
          <w:rFonts w:ascii="Helvetica" w:hAnsi="Helvetica"/>
          <w:lang w:val="es-ES"/>
        </w:rPr>
        <w:t xml:space="preserve"> </w:t>
      </w:r>
      <w:proofErr w:type="spellStart"/>
      <w:r w:rsidRPr="00623806">
        <w:rPr>
          <w:rFonts w:ascii="Helvetica" w:hAnsi="Helvetica"/>
          <w:lang w:val="es-ES"/>
        </w:rPr>
        <w:t>because</w:t>
      </w:r>
      <w:proofErr w:type="spellEnd"/>
      <w:r w:rsidRPr="00623806">
        <w:rPr>
          <w:rFonts w:ascii="Helvetica" w:hAnsi="Helvetica"/>
          <w:lang w:val="es-ES"/>
        </w:rPr>
        <w:t xml:space="preserve"> </w:t>
      </w:r>
      <w:proofErr w:type="spellStart"/>
      <w:r w:rsidRPr="00623806">
        <w:rPr>
          <w:rFonts w:ascii="Helvetica" w:hAnsi="Helvetica"/>
          <w:lang w:val="es-ES"/>
        </w:rPr>
        <w:t>they</w:t>
      </w:r>
      <w:proofErr w:type="spellEnd"/>
      <w:r w:rsidRPr="00623806">
        <w:rPr>
          <w:rFonts w:ascii="Helvetica" w:hAnsi="Helvetica"/>
          <w:lang w:val="es-ES"/>
        </w:rPr>
        <w:t xml:space="preserve"> </w:t>
      </w:r>
      <w:proofErr w:type="spellStart"/>
      <w:r w:rsidRPr="00623806">
        <w:rPr>
          <w:rFonts w:ascii="Helvetica" w:hAnsi="Helvetica"/>
          <w:lang w:val="es-ES"/>
        </w:rPr>
        <w:t>matter</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much</w:t>
      </w:r>
      <w:proofErr w:type="spellEnd"/>
      <w:r w:rsidRPr="00623806">
        <w:rPr>
          <w:rFonts w:ascii="Helvetica" w:hAnsi="Helvetica"/>
          <w:lang w:val="es-ES"/>
        </w:rPr>
        <w:t>.”</w:t>
      </w:r>
    </w:p>
    <w:p w14:paraId="5788CFD0" w14:textId="77777777" w:rsidR="00A3434B" w:rsidRPr="00623806" w:rsidRDefault="00A3434B" w:rsidP="00A3434B">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opened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mouth</w:t>
      </w:r>
      <w:proofErr w:type="spellEnd"/>
      <w:r w:rsidRPr="00623806">
        <w:rPr>
          <w:rFonts w:ascii="Helvetica" w:hAnsi="Helvetica"/>
          <w:lang w:val="es-ES"/>
        </w:rPr>
        <w:t xml:space="preserve">. </w:t>
      </w:r>
      <w:proofErr w:type="spellStart"/>
      <w:r w:rsidRPr="00623806">
        <w:rPr>
          <w:rFonts w:ascii="Helvetica" w:hAnsi="Helvetica"/>
          <w:lang w:val="es-ES"/>
        </w:rPr>
        <w:t>Closed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Opened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again</w:t>
      </w:r>
      <w:proofErr w:type="spellEnd"/>
      <w:r w:rsidRPr="00623806">
        <w:rPr>
          <w:rFonts w:ascii="Helvetica" w:hAnsi="Helvetica"/>
          <w:lang w:val="es-ES"/>
        </w:rPr>
        <w:t>. “</w:t>
      </w:r>
      <w:proofErr w:type="spellStart"/>
      <w:r w:rsidRPr="00623806">
        <w:rPr>
          <w:rFonts w:ascii="Helvetica" w:hAnsi="Helvetica"/>
          <w:lang w:val="es-ES"/>
        </w:rPr>
        <w:t>You’re</w:t>
      </w:r>
      <w:proofErr w:type="spellEnd"/>
      <w:r w:rsidRPr="00623806">
        <w:rPr>
          <w:rFonts w:ascii="Helvetica" w:hAnsi="Helvetica"/>
          <w:lang w:val="es-ES"/>
        </w:rPr>
        <w:t xml:space="preserve"> </w:t>
      </w:r>
      <w:proofErr w:type="spellStart"/>
      <w:r w:rsidRPr="00623806">
        <w:rPr>
          <w:rFonts w:ascii="Helvetica" w:hAnsi="Helvetica"/>
          <w:lang w:val="es-ES"/>
        </w:rPr>
        <w:t>very</w:t>
      </w:r>
      <w:proofErr w:type="spellEnd"/>
      <w:r w:rsidRPr="00623806">
        <w:rPr>
          <w:rFonts w:ascii="Helvetica" w:hAnsi="Helvetica"/>
          <w:lang w:val="es-ES"/>
        </w:rPr>
        <w:t xml:space="preserve"> full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quotes</w:t>
      </w:r>
      <w:proofErr w:type="spellEnd"/>
      <w:r w:rsidRPr="00623806">
        <w:rPr>
          <w:rFonts w:ascii="Helvetica" w:hAnsi="Helvetica"/>
          <w:lang w:val="es-ES"/>
        </w:rPr>
        <w:t xml:space="preserve"> </w:t>
      </w:r>
      <w:proofErr w:type="spellStart"/>
      <w:r w:rsidRPr="00623806">
        <w:rPr>
          <w:rFonts w:ascii="Helvetica" w:hAnsi="Helvetica"/>
          <w:lang w:val="es-ES"/>
        </w:rPr>
        <w:t>today</w:t>
      </w:r>
      <w:proofErr w:type="spellEnd"/>
      <w:r w:rsidRPr="00623806">
        <w:rPr>
          <w:rFonts w:ascii="Helvetica" w:hAnsi="Helvetica"/>
          <w:lang w:val="es-ES"/>
        </w:rPr>
        <w:t>.”</w:t>
      </w:r>
    </w:p>
    <w:p w14:paraId="07A2B222" w14:textId="547E41E5" w:rsidR="00A3434B" w:rsidRPr="00623806" w:rsidRDefault="00A3434B" w:rsidP="00A3434B">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shrugged</w:t>
      </w:r>
      <w:proofErr w:type="spellEnd"/>
      <w:r w:rsidRPr="00623806">
        <w:rPr>
          <w:rFonts w:ascii="Helvetica" w:hAnsi="Helvetica"/>
          <w:lang w:val="es-ES"/>
        </w:rPr>
        <w:t>. “</w:t>
      </w:r>
      <w:proofErr w:type="spellStart"/>
      <w:r w:rsidRPr="00623806">
        <w:rPr>
          <w:rFonts w:ascii="Helvetica" w:hAnsi="Helvetica"/>
          <w:lang w:val="es-ES"/>
        </w:rPr>
        <w:t>Maybe</w:t>
      </w:r>
      <w:proofErr w:type="spellEnd"/>
      <w:r w:rsidRPr="00623806">
        <w:rPr>
          <w:rFonts w:ascii="Helvetica" w:hAnsi="Helvetica"/>
          <w:lang w:val="es-ES"/>
        </w:rPr>
        <w:t xml:space="preserve"> I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watching</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squirm</w:t>
      </w:r>
      <w:proofErr w:type="spellEnd"/>
      <w:r w:rsidRPr="00623806">
        <w:rPr>
          <w:rFonts w:ascii="Helvetica" w:hAnsi="Helvetica"/>
          <w:lang w:val="es-ES"/>
        </w:rPr>
        <w:t>.”</w:t>
      </w:r>
    </w:p>
    <w:p w14:paraId="01685B1C" w14:textId="0AB2CE7A" w:rsidR="00A3434B" w:rsidRPr="00623806" w:rsidRDefault="00A3434B" w:rsidP="00A3434B">
      <w:pPr>
        <w:pStyle w:val="Scene"/>
        <w:spacing w:line="276" w:lineRule="auto"/>
        <w:jc w:val="both"/>
        <w:rPr>
          <w:rFonts w:ascii="Helvetica" w:hAnsi="Helvetica"/>
          <w:i/>
          <w:iCs/>
          <w:lang w:val="es-ES"/>
          <w:rPrChange w:id="85" w:author="Author">
            <w:rPr>
              <w:rFonts w:ascii="Helvetica" w:hAnsi="Helvetica"/>
            </w:rPr>
          </w:rPrChange>
        </w:rPr>
      </w:pPr>
      <w:r w:rsidRPr="00623806">
        <w:rPr>
          <w:rFonts w:ascii="Helvetica" w:hAnsi="Helvetica"/>
          <w:i/>
          <w:iCs/>
          <w:lang w:val="es-ES"/>
          <w:rPrChange w:id="86" w:author="Author">
            <w:rPr>
              <w:rFonts w:ascii="Helvetica" w:hAnsi="Helvetica"/>
            </w:rPr>
          </w:rPrChange>
        </w:rPr>
        <w:t xml:space="preserve">And </w:t>
      </w:r>
      <w:proofErr w:type="spellStart"/>
      <w:r w:rsidRPr="00623806">
        <w:rPr>
          <w:rFonts w:ascii="Helvetica" w:hAnsi="Helvetica"/>
          <w:i/>
          <w:iCs/>
          <w:lang w:val="es-ES"/>
          <w:rPrChange w:id="87" w:author="Author">
            <w:rPr>
              <w:rFonts w:ascii="Helvetica" w:hAnsi="Helvetica"/>
            </w:rPr>
          </w:rPrChange>
        </w:rPr>
        <w:t>maybe</w:t>
      </w:r>
      <w:proofErr w:type="spellEnd"/>
      <w:r w:rsidRPr="00623806">
        <w:rPr>
          <w:rFonts w:ascii="Helvetica" w:hAnsi="Helvetica"/>
          <w:i/>
          <w:iCs/>
          <w:lang w:val="es-ES"/>
          <w:rPrChange w:id="88" w:author="Author">
            <w:rPr>
              <w:rFonts w:ascii="Helvetica" w:hAnsi="Helvetica"/>
            </w:rPr>
          </w:rPrChange>
        </w:rPr>
        <w:t xml:space="preserve"> I </w:t>
      </w:r>
      <w:proofErr w:type="spellStart"/>
      <w:r w:rsidRPr="00623806">
        <w:rPr>
          <w:rFonts w:ascii="Helvetica" w:hAnsi="Helvetica"/>
          <w:i/>
          <w:iCs/>
          <w:lang w:val="es-ES"/>
          <w:rPrChange w:id="89" w:author="Author">
            <w:rPr>
              <w:rFonts w:ascii="Helvetica" w:hAnsi="Helvetica"/>
            </w:rPr>
          </w:rPrChange>
        </w:rPr>
        <w:t>like</w:t>
      </w:r>
      <w:proofErr w:type="spellEnd"/>
      <w:r w:rsidRPr="00623806">
        <w:rPr>
          <w:rFonts w:ascii="Helvetica" w:hAnsi="Helvetica"/>
          <w:i/>
          <w:iCs/>
          <w:lang w:val="es-ES"/>
          <w:rPrChange w:id="90" w:author="Author">
            <w:rPr>
              <w:rFonts w:ascii="Helvetica" w:hAnsi="Helvetica"/>
            </w:rPr>
          </w:rPrChange>
        </w:rPr>
        <w:t xml:space="preserve"> </w:t>
      </w:r>
      <w:proofErr w:type="spellStart"/>
      <w:r w:rsidRPr="00623806">
        <w:rPr>
          <w:rFonts w:ascii="Helvetica" w:hAnsi="Helvetica"/>
          <w:i/>
          <w:iCs/>
          <w:lang w:val="es-ES"/>
          <w:rPrChange w:id="91" w:author="Author">
            <w:rPr>
              <w:rFonts w:ascii="Helvetica" w:hAnsi="Helvetica"/>
            </w:rPr>
          </w:rPrChange>
        </w:rPr>
        <w:t>the</w:t>
      </w:r>
      <w:proofErr w:type="spellEnd"/>
      <w:r w:rsidRPr="00623806">
        <w:rPr>
          <w:rFonts w:ascii="Helvetica" w:hAnsi="Helvetica"/>
          <w:i/>
          <w:iCs/>
          <w:lang w:val="es-ES"/>
          <w:rPrChange w:id="92" w:author="Author">
            <w:rPr>
              <w:rFonts w:ascii="Helvetica" w:hAnsi="Helvetica"/>
            </w:rPr>
          </w:rPrChange>
        </w:rPr>
        <w:t xml:space="preserve"> </w:t>
      </w:r>
      <w:proofErr w:type="spellStart"/>
      <w:r w:rsidRPr="00623806">
        <w:rPr>
          <w:rFonts w:ascii="Helvetica" w:hAnsi="Helvetica"/>
          <w:i/>
          <w:iCs/>
          <w:lang w:val="es-ES"/>
          <w:rPrChange w:id="93" w:author="Author">
            <w:rPr>
              <w:rFonts w:ascii="Helvetica" w:hAnsi="Helvetica"/>
            </w:rPr>
          </w:rPrChange>
        </w:rPr>
        <w:t>way</w:t>
      </w:r>
      <w:proofErr w:type="spellEnd"/>
      <w:r w:rsidRPr="00623806">
        <w:rPr>
          <w:rFonts w:ascii="Helvetica" w:hAnsi="Helvetica"/>
          <w:i/>
          <w:iCs/>
          <w:lang w:val="es-ES"/>
          <w:rPrChange w:id="94" w:author="Author">
            <w:rPr>
              <w:rFonts w:ascii="Helvetica" w:hAnsi="Helvetica"/>
            </w:rPr>
          </w:rPrChange>
        </w:rPr>
        <w:t xml:space="preserve"> </w:t>
      </w:r>
      <w:proofErr w:type="spellStart"/>
      <w:r w:rsidRPr="00623806">
        <w:rPr>
          <w:rFonts w:ascii="Helvetica" w:hAnsi="Helvetica"/>
          <w:i/>
          <w:iCs/>
          <w:lang w:val="es-ES"/>
          <w:rPrChange w:id="95" w:author="Author">
            <w:rPr>
              <w:rFonts w:ascii="Helvetica" w:hAnsi="Helvetica"/>
            </w:rPr>
          </w:rPrChange>
        </w:rPr>
        <w:t>you</w:t>
      </w:r>
      <w:proofErr w:type="spellEnd"/>
      <w:r w:rsidRPr="00623806">
        <w:rPr>
          <w:rFonts w:ascii="Helvetica" w:hAnsi="Helvetica"/>
          <w:i/>
          <w:iCs/>
          <w:lang w:val="es-ES"/>
          <w:rPrChange w:id="96" w:author="Author">
            <w:rPr>
              <w:rFonts w:ascii="Helvetica" w:hAnsi="Helvetica"/>
            </w:rPr>
          </w:rPrChange>
        </w:rPr>
        <w:t xml:space="preserve"> </w:t>
      </w:r>
      <w:proofErr w:type="spellStart"/>
      <w:r w:rsidRPr="00623806">
        <w:rPr>
          <w:rFonts w:ascii="Helvetica" w:hAnsi="Helvetica"/>
          <w:i/>
          <w:iCs/>
          <w:lang w:val="es-ES"/>
          <w:rPrChange w:id="97" w:author="Author">
            <w:rPr>
              <w:rFonts w:ascii="Helvetica" w:hAnsi="Helvetica"/>
            </w:rPr>
          </w:rPrChange>
        </w:rPr>
        <w:t>say</w:t>
      </w:r>
      <w:proofErr w:type="spellEnd"/>
      <w:r w:rsidRPr="00623806">
        <w:rPr>
          <w:rFonts w:ascii="Helvetica" w:hAnsi="Helvetica"/>
          <w:i/>
          <w:iCs/>
          <w:lang w:val="es-ES"/>
          <w:rPrChange w:id="98" w:author="Author">
            <w:rPr>
              <w:rFonts w:ascii="Helvetica" w:hAnsi="Helvetica"/>
            </w:rPr>
          </w:rPrChange>
        </w:rPr>
        <w:t xml:space="preserve"> </w:t>
      </w:r>
      <w:proofErr w:type="spellStart"/>
      <w:r w:rsidRPr="00623806">
        <w:rPr>
          <w:rFonts w:ascii="Helvetica" w:hAnsi="Helvetica"/>
          <w:i/>
          <w:iCs/>
          <w:lang w:val="es-ES"/>
          <w:rPrChange w:id="99" w:author="Author">
            <w:rPr>
              <w:rFonts w:ascii="Helvetica" w:hAnsi="Helvetica"/>
            </w:rPr>
          </w:rPrChange>
        </w:rPr>
        <w:t>things</w:t>
      </w:r>
      <w:proofErr w:type="spellEnd"/>
      <w:r w:rsidRPr="00623806">
        <w:rPr>
          <w:rFonts w:ascii="Helvetica" w:hAnsi="Helvetica"/>
          <w:i/>
          <w:iCs/>
          <w:lang w:val="es-ES"/>
          <w:rPrChange w:id="100" w:author="Author">
            <w:rPr>
              <w:rFonts w:ascii="Helvetica" w:hAnsi="Helvetica"/>
            </w:rPr>
          </w:rPrChange>
        </w:rPr>
        <w:t xml:space="preserve"> </w:t>
      </w:r>
      <w:proofErr w:type="spellStart"/>
      <w:r w:rsidRPr="00623806">
        <w:rPr>
          <w:rFonts w:ascii="Helvetica" w:hAnsi="Helvetica"/>
          <w:i/>
          <w:iCs/>
          <w:lang w:val="es-ES"/>
          <w:rPrChange w:id="101" w:author="Author">
            <w:rPr>
              <w:rFonts w:ascii="Helvetica" w:hAnsi="Helvetica"/>
            </w:rPr>
          </w:rPrChange>
        </w:rPr>
        <w:t>like</w:t>
      </w:r>
      <w:proofErr w:type="spellEnd"/>
      <w:r w:rsidRPr="00623806">
        <w:rPr>
          <w:rFonts w:ascii="Helvetica" w:hAnsi="Helvetica"/>
          <w:i/>
          <w:iCs/>
          <w:lang w:val="es-ES"/>
          <w:rPrChange w:id="102" w:author="Author">
            <w:rPr>
              <w:rFonts w:ascii="Helvetica" w:hAnsi="Helvetica"/>
            </w:rPr>
          </w:rPrChange>
        </w:rPr>
        <w:t xml:space="preserve"> </w:t>
      </w:r>
      <w:proofErr w:type="spellStart"/>
      <w:r w:rsidRPr="00623806">
        <w:rPr>
          <w:rFonts w:ascii="Helvetica" w:hAnsi="Helvetica"/>
          <w:i/>
          <w:iCs/>
          <w:lang w:val="es-ES"/>
          <w:rPrChange w:id="103" w:author="Author">
            <w:rPr>
              <w:rFonts w:ascii="Helvetica" w:hAnsi="Helvetica"/>
            </w:rPr>
          </w:rPrChange>
        </w:rPr>
        <w:t>you</w:t>
      </w:r>
      <w:proofErr w:type="spellEnd"/>
      <w:r w:rsidRPr="00623806">
        <w:rPr>
          <w:rFonts w:ascii="Helvetica" w:hAnsi="Helvetica"/>
          <w:i/>
          <w:iCs/>
          <w:lang w:val="es-ES"/>
          <w:rPrChange w:id="104" w:author="Author">
            <w:rPr>
              <w:rFonts w:ascii="Helvetica" w:hAnsi="Helvetica"/>
            </w:rPr>
          </w:rPrChange>
        </w:rPr>
        <w:t xml:space="preserve"> </w:t>
      </w:r>
      <w:proofErr w:type="spellStart"/>
      <w:r w:rsidRPr="00623806">
        <w:rPr>
          <w:rFonts w:ascii="Helvetica" w:hAnsi="Helvetica"/>
          <w:i/>
          <w:iCs/>
          <w:lang w:val="es-ES"/>
          <w:rPrChange w:id="105" w:author="Author">
            <w:rPr>
              <w:rFonts w:ascii="Helvetica" w:hAnsi="Helvetica"/>
            </w:rPr>
          </w:rPrChange>
        </w:rPr>
        <w:t>already</w:t>
      </w:r>
      <w:proofErr w:type="spellEnd"/>
      <w:r w:rsidRPr="00623806">
        <w:rPr>
          <w:rFonts w:ascii="Helvetica" w:hAnsi="Helvetica"/>
          <w:i/>
          <w:iCs/>
          <w:lang w:val="es-ES"/>
          <w:rPrChange w:id="106" w:author="Author">
            <w:rPr>
              <w:rFonts w:ascii="Helvetica" w:hAnsi="Helvetica"/>
            </w:rPr>
          </w:rPrChange>
        </w:rPr>
        <w:t xml:space="preserve"> </w:t>
      </w:r>
      <w:proofErr w:type="spellStart"/>
      <w:r w:rsidRPr="00623806">
        <w:rPr>
          <w:rFonts w:ascii="Helvetica" w:hAnsi="Helvetica"/>
          <w:i/>
          <w:iCs/>
          <w:lang w:val="es-ES"/>
          <w:rPrChange w:id="107" w:author="Author">
            <w:rPr>
              <w:rFonts w:ascii="Helvetica" w:hAnsi="Helvetica"/>
            </w:rPr>
          </w:rPrChange>
        </w:rPr>
        <w:t>know</w:t>
      </w:r>
      <w:proofErr w:type="spellEnd"/>
      <w:r w:rsidRPr="00623806">
        <w:rPr>
          <w:rFonts w:ascii="Helvetica" w:hAnsi="Helvetica"/>
          <w:i/>
          <w:iCs/>
          <w:lang w:val="es-ES"/>
          <w:rPrChange w:id="108" w:author="Author">
            <w:rPr>
              <w:rFonts w:ascii="Helvetica" w:hAnsi="Helvetica"/>
            </w:rPr>
          </w:rPrChange>
        </w:rPr>
        <w:t xml:space="preserve"> </w:t>
      </w:r>
      <w:proofErr w:type="spellStart"/>
      <w:r w:rsidRPr="00623806">
        <w:rPr>
          <w:rFonts w:ascii="Helvetica" w:hAnsi="Helvetica"/>
          <w:i/>
          <w:iCs/>
          <w:lang w:val="es-ES"/>
          <w:rPrChange w:id="109" w:author="Author">
            <w:rPr>
              <w:rFonts w:ascii="Helvetica" w:hAnsi="Helvetica"/>
            </w:rPr>
          </w:rPrChange>
        </w:rPr>
        <w:t>what</w:t>
      </w:r>
      <w:proofErr w:type="spellEnd"/>
      <w:r w:rsidRPr="00623806">
        <w:rPr>
          <w:rFonts w:ascii="Helvetica" w:hAnsi="Helvetica"/>
          <w:i/>
          <w:iCs/>
          <w:lang w:val="es-ES"/>
          <w:rPrChange w:id="110" w:author="Author">
            <w:rPr>
              <w:rFonts w:ascii="Helvetica" w:hAnsi="Helvetica"/>
            </w:rPr>
          </w:rPrChange>
        </w:rPr>
        <w:t xml:space="preserve"> </w:t>
      </w:r>
      <w:proofErr w:type="spellStart"/>
      <w:r w:rsidRPr="00623806">
        <w:rPr>
          <w:rFonts w:ascii="Helvetica" w:hAnsi="Helvetica"/>
          <w:i/>
          <w:iCs/>
          <w:lang w:val="es-ES"/>
          <w:rPrChange w:id="111" w:author="Author">
            <w:rPr>
              <w:rFonts w:ascii="Helvetica" w:hAnsi="Helvetica"/>
            </w:rPr>
          </w:rPrChange>
        </w:rPr>
        <w:t>I’ll</w:t>
      </w:r>
      <w:proofErr w:type="spellEnd"/>
      <w:r w:rsidRPr="00623806">
        <w:rPr>
          <w:rFonts w:ascii="Helvetica" w:hAnsi="Helvetica"/>
          <w:i/>
          <w:iCs/>
          <w:lang w:val="es-ES"/>
          <w:rPrChange w:id="112" w:author="Author">
            <w:rPr>
              <w:rFonts w:ascii="Helvetica" w:hAnsi="Helvetica"/>
            </w:rPr>
          </w:rPrChange>
        </w:rPr>
        <w:t xml:space="preserve"> do </w:t>
      </w:r>
      <w:proofErr w:type="spellStart"/>
      <w:r w:rsidRPr="00623806">
        <w:rPr>
          <w:rFonts w:ascii="Helvetica" w:hAnsi="Helvetica"/>
          <w:i/>
          <w:iCs/>
          <w:lang w:val="es-ES"/>
          <w:rPrChange w:id="113" w:author="Author">
            <w:rPr>
              <w:rFonts w:ascii="Helvetica" w:hAnsi="Helvetica"/>
            </w:rPr>
          </w:rPrChange>
        </w:rPr>
        <w:t>next</w:t>
      </w:r>
      <w:proofErr w:type="spellEnd"/>
      <w:r w:rsidRPr="00623806">
        <w:rPr>
          <w:rFonts w:ascii="Helvetica" w:hAnsi="Helvetica"/>
          <w:i/>
          <w:iCs/>
          <w:lang w:val="es-ES"/>
          <w:rPrChange w:id="114" w:author="Author">
            <w:rPr>
              <w:rFonts w:ascii="Helvetica" w:hAnsi="Helvetica"/>
            </w:rPr>
          </w:rPrChange>
        </w:rPr>
        <w:t>.</w:t>
      </w:r>
    </w:p>
    <w:p w14:paraId="7ED2658D" w14:textId="08A7E176" w:rsidR="00A3434B" w:rsidRPr="00623806" w:rsidRDefault="00A3434B" w:rsidP="00A3434B">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elevator</w:t>
      </w:r>
      <w:proofErr w:type="spellEnd"/>
      <w:r w:rsidRPr="00623806">
        <w:rPr>
          <w:rFonts w:ascii="Helvetica" w:hAnsi="Helvetica"/>
          <w:lang w:val="es-ES"/>
        </w:rPr>
        <w:t xml:space="preserve"> </w:t>
      </w:r>
      <w:proofErr w:type="spellStart"/>
      <w:r w:rsidRPr="00623806">
        <w:rPr>
          <w:rFonts w:ascii="Helvetica" w:hAnsi="Helvetica"/>
          <w:lang w:val="es-ES"/>
        </w:rPr>
        <w:t>chimed</w:t>
      </w:r>
      <w:proofErr w:type="spellEnd"/>
      <w:r w:rsidRPr="00623806">
        <w:rPr>
          <w:rFonts w:ascii="Helvetica" w:hAnsi="Helvetica"/>
          <w:lang w:val="es-ES"/>
        </w:rPr>
        <w:t xml:space="preserve">. </w:t>
      </w:r>
      <w:proofErr w:type="spellStart"/>
      <w:r w:rsidRPr="00623806">
        <w:rPr>
          <w:rFonts w:ascii="Helvetica" w:hAnsi="Helvetica"/>
          <w:lang w:val="es-ES"/>
        </w:rPr>
        <w:t>We’d</w:t>
      </w:r>
      <w:proofErr w:type="spellEnd"/>
      <w:r w:rsidRPr="00623806">
        <w:rPr>
          <w:rFonts w:ascii="Helvetica" w:hAnsi="Helvetica"/>
          <w:lang w:val="es-ES"/>
        </w:rPr>
        <w:t xml:space="preserve"> </w:t>
      </w:r>
      <w:proofErr w:type="spellStart"/>
      <w:r w:rsidRPr="00623806">
        <w:rPr>
          <w:rFonts w:ascii="Helvetica" w:hAnsi="Helvetica"/>
          <w:lang w:val="es-ES"/>
        </w:rPr>
        <w:t>arrived</w:t>
      </w:r>
      <w:proofErr w:type="spellEnd"/>
      <w:r w:rsidRPr="00623806">
        <w:rPr>
          <w:rFonts w:ascii="Helvetica" w:hAnsi="Helvetica"/>
          <w:lang w:val="es-ES"/>
        </w:rPr>
        <w:t>.</w:t>
      </w:r>
    </w:p>
    <w:p w14:paraId="4821B8C8" w14:textId="2B8115C1" w:rsidR="00A3434B" w:rsidRPr="00623806" w:rsidRDefault="00A3434B" w:rsidP="00A3434B">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bolted</w:t>
      </w:r>
      <w:proofErr w:type="spellEnd"/>
      <w:r w:rsidRPr="00623806">
        <w:rPr>
          <w:rFonts w:ascii="Helvetica" w:hAnsi="Helvetica"/>
          <w:lang w:val="es-ES"/>
        </w:rPr>
        <w:t xml:space="preserve"> forward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second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doors</w:t>
      </w:r>
      <w:proofErr w:type="spellEnd"/>
      <w:r w:rsidRPr="00623806">
        <w:rPr>
          <w:rFonts w:ascii="Helvetica" w:hAnsi="Helvetica"/>
          <w:lang w:val="es-ES"/>
        </w:rPr>
        <w:t xml:space="preserve"> </w:t>
      </w:r>
      <w:proofErr w:type="spellStart"/>
      <w:r w:rsidRPr="00623806">
        <w:rPr>
          <w:rFonts w:ascii="Helvetica" w:hAnsi="Helvetica"/>
          <w:lang w:val="es-ES"/>
        </w:rPr>
        <w:t>opened</w:t>
      </w:r>
      <w:proofErr w:type="spellEnd"/>
      <w:r w:rsidRPr="00623806">
        <w:rPr>
          <w:rFonts w:ascii="Helvetica" w:hAnsi="Helvetica"/>
          <w:lang w:val="es-ES"/>
        </w:rPr>
        <w:t xml:space="preserve">, </w:t>
      </w:r>
      <w:proofErr w:type="spellStart"/>
      <w:r w:rsidRPr="00623806">
        <w:rPr>
          <w:rFonts w:ascii="Helvetica" w:hAnsi="Helvetica"/>
          <w:lang w:val="es-ES"/>
        </w:rPr>
        <w:t>desperate</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get</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 xml:space="preserve">, </w:t>
      </w:r>
      <w:proofErr w:type="spellStart"/>
      <w:r w:rsidRPr="00623806">
        <w:rPr>
          <w:rFonts w:ascii="Helvetica" w:hAnsi="Helvetica"/>
          <w:lang w:val="es-ES"/>
        </w:rPr>
        <w:t>away</w:t>
      </w:r>
      <w:proofErr w:type="spellEnd"/>
      <w:r w:rsidRPr="00623806">
        <w:rPr>
          <w:rFonts w:ascii="Helvetica" w:hAnsi="Helvetica"/>
          <w:lang w:val="es-ES"/>
        </w:rPr>
        <w:t xml:space="preserve">, </w:t>
      </w:r>
      <w:proofErr w:type="spellStart"/>
      <w:r w:rsidRPr="00623806">
        <w:rPr>
          <w:rFonts w:ascii="Helvetica" w:hAnsi="Helvetica"/>
          <w:lang w:val="es-ES"/>
        </w:rPr>
        <w:t>anywhere</w:t>
      </w:r>
      <w:proofErr w:type="spellEnd"/>
      <w:r w:rsidRPr="00623806">
        <w:rPr>
          <w:rFonts w:ascii="Helvetica" w:hAnsi="Helvetica"/>
          <w:lang w:val="es-ES"/>
        </w:rPr>
        <w:t>—</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followed</w:t>
      </w:r>
      <w:proofErr w:type="spellEnd"/>
      <w:r w:rsidRPr="00623806">
        <w:rPr>
          <w:rFonts w:ascii="Helvetica" w:hAnsi="Helvetica"/>
          <w:lang w:val="es-ES"/>
        </w:rPr>
        <w:t xml:space="preserve"> me.</w:t>
      </w:r>
    </w:p>
    <w:p w14:paraId="21BBD7E0" w14:textId="122C5533" w:rsidR="00A3434B" w:rsidRPr="00623806" w:rsidRDefault="00A3434B" w:rsidP="00A3434B">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By</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way</w:t>
      </w:r>
      <w:proofErr w:type="spellEnd"/>
      <w:r w:rsidRPr="00623806">
        <w:rPr>
          <w:rFonts w:ascii="Helvetica" w:hAnsi="Helvetica"/>
          <w:lang w:val="es-ES"/>
        </w:rPr>
        <w:t xml:space="preserve">,” he </w:t>
      </w:r>
      <w:proofErr w:type="spellStart"/>
      <w:r w:rsidRPr="00623806">
        <w:rPr>
          <w:rFonts w:ascii="Helvetica" w:hAnsi="Helvetica"/>
          <w:lang w:val="es-ES"/>
        </w:rPr>
        <w:t>called</w:t>
      </w:r>
      <w:proofErr w:type="spellEnd"/>
      <w:r w:rsidRPr="00623806">
        <w:rPr>
          <w:rFonts w:ascii="Helvetica" w:hAnsi="Helvetica"/>
          <w:lang w:val="es-ES"/>
        </w:rPr>
        <w:t xml:space="preserve"> after me,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forgot</w:t>
      </w:r>
      <w:proofErr w:type="spellEnd"/>
      <w:r w:rsidRPr="00623806">
        <w:rPr>
          <w:rFonts w:ascii="Helvetica" w:hAnsi="Helvetica"/>
          <w:lang w:val="es-ES"/>
        </w:rPr>
        <w:t xml:space="preserve"> </w:t>
      </w:r>
      <w:proofErr w:type="spellStart"/>
      <w:r w:rsidRPr="00623806">
        <w:rPr>
          <w:rFonts w:ascii="Helvetica" w:hAnsi="Helvetica"/>
          <w:lang w:val="es-ES"/>
        </w:rPr>
        <w:t>your</w:t>
      </w:r>
      <w:proofErr w:type="spellEnd"/>
      <w:r w:rsidRPr="00623806">
        <w:rPr>
          <w:rFonts w:ascii="Helvetica" w:hAnsi="Helvetica"/>
          <w:lang w:val="es-ES"/>
        </w:rPr>
        <w:t xml:space="preserve"> </w:t>
      </w:r>
      <w:proofErr w:type="spellStart"/>
      <w:r w:rsidRPr="00623806">
        <w:rPr>
          <w:rFonts w:ascii="Helvetica" w:hAnsi="Helvetica"/>
          <w:lang w:val="es-ES"/>
        </w:rPr>
        <w:t>coffee</w:t>
      </w:r>
      <w:proofErr w:type="spellEnd"/>
      <w:r w:rsidRPr="00623806">
        <w:rPr>
          <w:rFonts w:ascii="Helvetica" w:hAnsi="Helvetica"/>
          <w:lang w:val="es-ES"/>
        </w:rPr>
        <w:t>.”</w:t>
      </w:r>
    </w:p>
    <w:p w14:paraId="6E02CC14" w14:textId="49CD2EF6" w:rsidR="00A3434B" w:rsidRPr="00623806" w:rsidRDefault="00A3434B" w:rsidP="00A3434B">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turned</w:t>
      </w:r>
      <w:proofErr w:type="spellEnd"/>
      <w:r w:rsidRPr="00623806">
        <w:rPr>
          <w:rFonts w:ascii="Helvetica" w:hAnsi="Helvetica"/>
          <w:lang w:val="es-ES"/>
        </w:rPr>
        <w:t>—</w:t>
      </w:r>
      <w:proofErr w:type="spellStart"/>
      <w:r w:rsidRPr="00623806">
        <w:rPr>
          <w:rFonts w:ascii="Helvetica" w:hAnsi="Helvetica"/>
          <w:lang w:val="es-ES"/>
        </w:rPr>
        <w:t>just</w:t>
      </w:r>
      <w:proofErr w:type="spellEnd"/>
      <w:r w:rsidRPr="00623806">
        <w:rPr>
          <w:rFonts w:ascii="Helvetica" w:hAnsi="Helvetica"/>
          <w:lang w:val="es-ES"/>
        </w:rPr>
        <w:t xml:space="preserve"> </w:t>
      </w:r>
      <w:proofErr w:type="gramStart"/>
      <w:r w:rsidRPr="00623806">
        <w:rPr>
          <w:rFonts w:ascii="Helvetica" w:hAnsi="Helvetica"/>
          <w:lang w:val="es-ES"/>
        </w:rPr>
        <w:t>in time</w:t>
      </w:r>
      <w:proofErr w:type="gram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see</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hold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w:t>
      </w:r>
    </w:p>
    <w:p w14:paraId="720459E1" w14:textId="13DA954D" w:rsidR="00A3434B" w:rsidRPr="00623806" w:rsidRDefault="00206988" w:rsidP="00A3434B">
      <w:pPr>
        <w:pStyle w:val="Scene"/>
        <w:spacing w:line="276" w:lineRule="auto"/>
        <w:jc w:val="both"/>
        <w:rPr>
          <w:rFonts w:ascii="Helvetica" w:hAnsi="Helvetica"/>
          <w:lang w:val="es-ES"/>
        </w:rPr>
      </w:pPr>
      <w:proofErr w:type="spellStart"/>
      <w:ins w:id="115" w:author="Author">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coffee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he </w:t>
        </w:r>
        <w:proofErr w:type="spellStart"/>
        <w:r w:rsidRPr="00623806">
          <w:rPr>
            <w:rFonts w:ascii="Helvetica" w:hAnsi="Helvetica"/>
            <w:lang w:val="es-ES"/>
          </w:rPr>
          <w:t>brought</w:t>
        </w:r>
        <w:proofErr w:type="spellEnd"/>
        <w:r w:rsidRPr="00623806">
          <w:rPr>
            <w:rFonts w:ascii="Helvetica" w:hAnsi="Helvetica"/>
            <w:lang w:val="es-ES"/>
          </w:rPr>
          <w:t xml:space="preserve"> me </w:t>
        </w:r>
        <w:proofErr w:type="spellStart"/>
        <w:r w:rsidRPr="00623806">
          <w:rPr>
            <w:rFonts w:ascii="Helvetica" w:hAnsi="Helvetica"/>
            <w:lang w:val="es-ES"/>
          </w:rPr>
          <w:t>every</w:t>
        </w:r>
        <w:proofErr w:type="spellEnd"/>
        <w:r w:rsidRPr="00623806">
          <w:rPr>
            <w:rFonts w:ascii="Helvetica" w:hAnsi="Helvetica"/>
            <w:lang w:val="es-ES"/>
          </w:rPr>
          <w:t xml:space="preserve"> time.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smallest</w:t>
        </w:r>
        <w:proofErr w:type="spellEnd"/>
        <w:r w:rsidRPr="00623806">
          <w:rPr>
            <w:rFonts w:ascii="Helvetica" w:hAnsi="Helvetica"/>
            <w:lang w:val="es-ES"/>
          </w:rPr>
          <w:t xml:space="preserve"> </w:t>
        </w:r>
        <w:proofErr w:type="spellStart"/>
        <w:r w:rsidRPr="00623806">
          <w:rPr>
            <w:rFonts w:ascii="Helvetica" w:hAnsi="Helvetica"/>
            <w:lang w:val="es-ES"/>
          </w:rPr>
          <w:t>hint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oat</w:t>
        </w:r>
        <w:proofErr w:type="spellEnd"/>
        <w:r w:rsidRPr="00623806">
          <w:rPr>
            <w:rFonts w:ascii="Helvetica" w:hAnsi="Helvetica"/>
            <w:lang w:val="es-ES"/>
          </w:rPr>
          <w:t xml:space="preserve"> </w:t>
        </w:r>
        <w:proofErr w:type="spellStart"/>
        <w:r w:rsidRPr="00623806">
          <w:rPr>
            <w:rFonts w:ascii="Helvetica" w:hAnsi="Helvetica"/>
            <w:lang w:val="es-ES"/>
          </w:rPr>
          <w:t>milk</w:t>
        </w:r>
        <w:proofErr w:type="spellEnd"/>
        <w:r w:rsidRPr="00623806">
          <w:rPr>
            <w:rFonts w:ascii="Helvetica" w:hAnsi="Helvetica"/>
            <w:lang w:val="es-ES"/>
          </w:rPr>
          <w:t xml:space="preserve"> and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absence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sugar</w:t>
        </w:r>
        <w:proofErr w:type="spellEnd"/>
        <w:r w:rsidRPr="00623806">
          <w:rPr>
            <w:rFonts w:ascii="Helvetica" w:hAnsi="Helvetica"/>
            <w:lang w:val="es-ES"/>
          </w:rPr>
          <w:t xml:space="preserve"> </w:t>
        </w:r>
        <w:proofErr w:type="spellStart"/>
        <w:r w:rsidRPr="00623806">
          <w:rPr>
            <w:rFonts w:ascii="Helvetica" w:hAnsi="Helvetica"/>
            <w:lang w:val="es-ES"/>
          </w:rPr>
          <w:t>packets</w:t>
        </w:r>
        <w:proofErr w:type="spellEnd"/>
        <w:r w:rsidRPr="00623806">
          <w:rPr>
            <w:rFonts w:ascii="Helvetica" w:hAnsi="Helvetica"/>
            <w:lang w:val="es-ES"/>
          </w:rPr>
          <w:t>.</w:t>
        </w:r>
      </w:ins>
      <w:del w:id="116" w:author="Author">
        <w:r w:rsidR="00A3434B" w:rsidRPr="00623806" w:rsidDel="00206988">
          <w:rPr>
            <w:rFonts w:ascii="Helvetica" w:hAnsi="Helvetica"/>
            <w:lang w:val="es-ES"/>
          </w:rPr>
          <w:delText>My coffee. The one he always brought me. The one with my ridiculous number of sugar packets and the tiniest splash of oat milk.</w:delText>
        </w:r>
      </w:del>
    </w:p>
    <w:p w14:paraId="0A16A676" w14:textId="1EEF9E50" w:rsidR="00A3434B" w:rsidRPr="00623806" w:rsidRDefault="00A3434B" w:rsidP="00A3434B">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took</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w:t>
      </w:r>
    </w:p>
    <w:p w14:paraId="7476639D" w14:textId="69992572" w:rsidR="00A3434B" w:rsidRPr="00623806" w:rsidRDefault="00A3434B" w:rsidP="00A3434B">
      <w:pPr>
        <w:pStyle w:val="Scene"/>
        <w:spacing w:line="276" w:lineRule="auto"/>
        <w:jc w:val="both"/>
        <w:rPr>
          <w:rFonts w:ascii="Helvetica" w:hAnsi="Helvetica"/>
          <w:lang w:val="es-ES"/>
        </w:rPr>
      </w:pPr>
      <w:proofErr w:type="spellStart"/>
      <w:r w:rsidRPr="00623806">
        <w:rPr>
          <w:rFonts w:ascii="Helvetica" w:hAnsi="Helvetica"/>
          <w:lang w:val="es-ES"/>
        </w:rPr>
        <w:t>Our</w:t>
      </w:r>
      <w:proofErr w:type="spellEnd"/>
      <w:r w:rsidRPr="00623806">
        <w:rPr>
          <w:rFonts w:ascii="Helvetica" w:hAnsi="Helvetica"/>
          <w:lang w:val="es-ES"/>
        </w:rPr>
        <w:t xml:space="preserve"> </w:t>
      </w:r>
      <w:proofErr w:type="spellStart"/>
      <w:r w:rsidRPr="00623806">
        <w:rPr>
          <w:rFonts w:ascii="Helvetica" w:hAnsi="Helvetica"/>
          <w:lang w:val="es-ES"/>
        </w:rPr>
        <w:t>fingers</w:t>
      </w:r>
      <w:proofErr w:type="spellEnd"/>
      <w:r w:rsidRPr="00623806">
        <w:rPr>
          <w:rFonts w:ascii="Helvetica" w:hAnsi="Helvetica"/>
          <w:lang w:val="es-ES"/>
        </w:rPr>
        <w:t xml:space="preserve"> </w:t>
      </w:r>
      <w:proofErr w:type="spellStart"/>
      <w:r w:rsidRPr="00623806">
        <w:rPr>
          <w:rFonts w:ascii="Helvetica" w:hAnsi="Helvetica"/>
          <w:lang w:val="es-ES"/>
        </w:rPr>
        <w:t>brushed</w:t>
      </w:r>
      <w:proofErr w:type="spellEnd"/>
      <w:r w:rsidRPr="00623806">
        <w:rPr>
          <w:rFonts w:ascii="Helvetica" w:hAnsi="Helvetica"/>
          <w:lang w:val="es-ES"/>
        </w:rPr>
        <w:t>.</w:t>
      </w:r>
    </w:p>
    <w:p w14:paraId="17F9E123" w14:textId="333E8412" w:rsidR="00A3434B" w:rsidRPr="00623806" w:rsidRDefault="00A3434B" w:rsidP="00A3434B">
      <w:pPr>
        <w:pStyle w:val="Scene"/>
        <w:spacing w:line="276" w:lineRule="auto"/>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stupid</w:t>
      </w:r>
      <w:proofErr w:type="spellEnd"/>
      <w:r w:rsidRPr="00623806">
        <w:rPr>
          <w:rFonts w:ascii="Helvetica" w:hAnsi="Helvetica"/>
          <w:lang w:val="es-ES"/>
        </w:rPr>
        <w:t xml:space="preserve">, </w:t>
      </w:r>
      <w:proofErr w:type="spellStart"/>
      <w:r w:rsidRPr="00623806">
        <w:rPr>
          <w:rFonts w:ascii="Helvetica" w:hAnsi="Helvetica"/>
          <w:lang w:val="es-ES"/>
        </w:rPr>
        <w:t>traitorous</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sparked</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been</w:t>
      </w:r>
      <w:proofErr w:type="spellEnd"/>
      <w:r w:rsidRPr="00623806">
        <w:rPr>
          <w:rFonts w:ascii="Helvetica" w:hAnsi="Helvetica"/>
          <w:lang w:val="es-ES"/>
        </w:rPr>
        <w:t xml:space="preserve"> </w:t>
      </w:r>
      <w:proofErr w:type="spellStart"/>
      <w:r w:rsidRPr="00623806">
        <w:rPr>
          <w:rFonts w:ascii="Helvetica" w:hAnsi="Helvetica"/>
          <w:lang w:val="es-ES"/>
        </w:rPr>
        <w:t>waiting</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w:t>
      </w:r>
      <w:proofErr w:type="gramStart"/>
      <w:r w:rsidRPr="00623806">
        <w:rPr>
          <w:rFonts w:ascii="Helvetica" w:hAnsi="Helvetica"/>
          <w:lang w:val="es-ES"/>
        </w:rPr>
        <w:t>single</w:t>
      </w:r>
      <w:proofErr w:type="gramEnd"/>
      <w:r w:rsidRPr="00623806">
        <w:rPr>
          <w:rFonts w:ascii="Helvetica" w:hAnsi="Helvetica"/>
          <w:lang w:val="es-ES"/>
        </w:rPr>
        <w:t xml:space="preserve"> </w:t>
      </w:r>
      <w:proofErr w:type="spellStart"/>
      <w:r w:rsidRPr="00623806">
        <w:rPr>
          <w:rFonts w:ascii="Helvetica" w:hAnsi="Helvetica"/>
          <w:lang w:val="es-ES"/>
        </w:rPr>
        <w:t>point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contact</w:t>
      </w:r>
      <w:proofErr w:type="spellEnd"/>
      <w:r w:rsidRPr="00623806">
        <w:rPr>
          <w:rFonts w:ascii="Helvetica" w:hAnsi="Helvetica"/>
          <w:lang w:val="es-ES"/>
        </w:rPr>
        <w:t xml:space="preserve"> </w:t>
      </w:r>
      <w:proofErr w:type="spellStart"/>
      <w:r w:rsidRPr="00623806">
        <w:rPr>
          <w:rFonts w:ascii="Helvetica" w:hAnsi="Helvetica"/>
          <w:lang w:val="es-ES"/>
        </w:rPr>
        <w:t>all</w:t>
      </w:r>
      <w:proofErr w:type="spellEnd"/>
      <w:r w:rsidRPr="00623806">
        <w:rPr>
          <w:rFonts w:ascii="Helvetica" w:hAnsi="Helvetica"/>
          <w:lang w:val="es-ES"/>
        </w:rPr>
        <w:t xml:space="preserve"> </w:t>
      </w:r>
      <w:proofErr w:type="spellStart"/>
      <w:r w:rsidRPr="00623806">
        <w:rPr>
          <w:rFonts w:ascii="Helvetica" w:hAnsi="Helvetica"/>
          <w:lang w:val="es-ES"/>
        </w:rPr>
        <w:t>morning</w:t>
      </w:r>
      <w:proofErr w:type="spellEnd"/>
      <w:r w:rsidRPr="00623806">
        <w:rPr>
          <w:rFonts w:ascii="Helvetica" w:hAnsi="Helvetica"/>
          <w:lang w:val="es-ES"/>
        </w:rPr>
        <w:t>.</w:t>
      </w:r>
    </w:p>
    <w:p w14:paraId="4A186259" w14:textId="005D7179" w:rsidR="00A3434B" w:rsidRPr="00623806" w:rsidRDefault="00A3434B" w:rsidP="00A3434B">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Thanks</w:t>
      </w:r>
      <w:proofErr w:type="spellEnd"/>
      <w:r w:rsidRPr="00623806">
        <w:rPr>
          <w:rFonts w:ascii="Helvetica" w:hAnsi="Helvetica"/>
          <w:lang w:val="es-ES"/>
        </w:rPr>
        <w:t xml:space="preserve">,” I </w:t>
      </w:r>
      <w:proofErr w:type="spellStart"/>
      <w:r w:rsidRPr="00623806">
        <w:rPr>
          <w:rFonts w:ascii="Helvetica" w:hAnsi="Helvetica"/>
          <w:lang w:val="es-ES"/>
        </w:rPr>
        <w:t>muttered</w:t>
      </w:r>
      <w:proofErr w:type="spellEnd"/>
      <w:r w:rsidRPr="00623806">
        <w:rPr>
          <w:rFonts w:ascii="Helvetica" w:hAnsi="Helvetica"/>
          <w:lang w:val="es-ES"/>
        </w:rPr>
        <w:t xml:space="preserve">, </w:t>
      </w:r>
      <w:proofErr w:type="spellStart"/>
      <w:r w:rsidRPr="00623806">
        <w:rPr>
          <w:rFonts w:ascii="Helvetica" w:hAnsi="Helvetica"/>
          <w:lang w:val="es-ES"/>
        </w:rPr>
        <w:t>refusing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meet</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w:t>
      </w:r>
    </w:p>
    <w:p w14:paraId="23DF3885" w14:textId="1BD6D4A6" w:rsidR="00A3434B" w:rsidRPr="00623806" w:rsidRDefault="00A3434B" w:rsidP="00A3434B">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You’re</w:t>
      </w:r>
      <w:proofErr w:type="spellEnd"/>
      <w:r w:rsidRPr="00623806">
        <w:rPr>
          <w:rFonts w:ascii="Helvetica" w:hAnsi="Helvetica"/>
          <w:lang w:val="es-ES"/>
        </w:rPr>
        <w:t xml:space="preserve"> </w:t>
      </w:r>
      <w:proofErr w:type="spellStart"/>
      <w:r w:rsidRPr="00623806">
        <w:rPr>
          <w:rFonts w:ascii="Helvetica" w:hAnsi="Helvetica"/>
          <w:lang w:val="es-ES"/>
        </w:rPr>
        <w:t>welcome</w:t>
      </w:r>
      <w:proofErr w:type="spellEnd"/>
      <w:r w:rsidRPr="00623806">
        <w:rPr>
          <w:rFonts w:ascii="Helvetica" w:hAnsi="Helvetica"/>
          <w:lang w:val="es-ES"/>
        </w:rPr>
        <w:t xml:space="preserve">,” he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softly</w:t>
      </w:r>
      <w:proofErr w:type="spellEnd"/>
      <w:r w:rsidRPr="00623806">
        <w:rPr>
          <w:rFonts w:ascii="Helvetica" w:hAnsi="Helvetica"/>
          <w:lang w:val="es-ES"/>
        </w:rPr>
        <w:t>.</w:t>
      </w:r>
    </w:p>
    <w:p w14:paraId="0D0AEC79" w14:textId="1BA8A5CC" w:rsidR="00A3434B" w:rsidRPr="00623806" w:rsidRDefault="00A3434B" w:rsidP="00A3434B">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kept</w:t>
      </w:r>
      <w:proofErr w:type="spellEnd"/>
      <w:r w:rsidRPr="00623806">
        <w:rPr>
          <w:rFonts w:ascii="Helvetica" w:hAnsi="Helvetica"/>
          <w:lang w:val="es-ES"/>
        </w:rPr>
        <w:t xml:space="preserve"> </w:t>
      </w:r>
      <w:proofErr w:type="spellStart"/>
      <w:r w:rsidRPr="00623806">
        <w:rPr>
          <w:rFonts w:ascii="Helvetica" w:hAnsi="Helvetica"/>
          <w:lang w:val="es-ES"/>
        </w:rPr>
        <w:t>walking</w:t>
      </w:r>
      <w:proofErr w:type="spellEnd"/>
      <w:r w:rsidRPr="00623806">
        <w:rPr>
          <w:rFonts w:ascii="Helvetica" w:hAnsi="Helvetica"/>
          <w:lang w:val="es-ES"/>
        </w:rPr>
        <w:t>.</w:t>
      </w:r>
    </w:p>
    <w:p w14:paraId="6B031DE4" w14:textId="55BFC2D7" w:rsidR="00A3434B" w:rsidRPr="00623806" w:rsidDel="00206988" w:rsidRDefault="00A3434B" w:rsidP="00A3434B">
      <w:pPr>
        <w:pStyle w:val="Scene"/>
        <w:spacing w:line="276" w:lineRule="auto"/>
        <w:jc w:val="both"/>
        <w:rPr>
          <w:del w:id="117" w:author="Author"/>
          <w:rFonts w:ascii="Helvetica" w:hAnsi="Helvetica"/>
          <w:lang w:val="es-ES"/>
        </w:rPr>
      </w:pP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gods</w:t>
      </w:r>
      <w:proofErr w:type="spellEnd"/>
      <w:r w:rsidRPr="00623806">
        <w:rPr>
          <w:rFonts w:ascii="Helvetica" w:hAnsi="Helvetica"/>
          <w:lang w:val="es-ES"/>
        </w:rPr>
        <w:t xml:space="preserve"> </w:t>
      </w:r>
      <w:proofErr w:type="spellStart"/>
      <w:r w:rsidRPr="00623806">
        <w:rPr>
          <w:rFonts w:ascii="Helvetica" w:hAnsi="Helvetica"/>
          <w:lang w:val="es-ES"/>
        </w:rPr>
        <w:t>help</w:t>
      </w:r>
      <w:proofErr w:type="spellEnd"/>
      <w:r w:rsidRPr="00623806">
        <w:rPr>
          <w:rFonts w:ascii="Helvetica" w:hAnsi="Helvetica"/>
          <w:lang w:val="es-ES"/>
        </w:rPr>
        <w:t xml:space="preserve"> me, I </w:t>
      </w:r>
      <w:proofErr w:type="spellStart"/>
      <w:r w:rsidRPr="00623806">
        <w:rPr>
          <w:rFonts w:ascii="Helvetica" w:hAnsi="Helvetica"/>
          <w:lang w:val="es-ES"/>
        </w:rPr>
        <w:t>wanted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turn</w:t>
      </w:r>
      <w:proofErr w:type="spellEnd"/>
      <w:r w:rsidRPr="00623806">
        <w:rPr>
          <w:rFonts w:ascii="Helvetica" w:hAnsi="Helvetica"/>
          <w:lang w:val="es-ES"/>
        </w:rPr>
        <w:t xml:space="preserve"> </w:t>
      </w:r>
      <w:proofErr w:type="spellStart"/>
      <w:r w:rsidRPr="00623806">
        <w:rPr>
          <w:rFonts w:ascii="Helvetica" w:hAnsi="Helvetica"/>
          <w:lang w:val="es-ES"/>
        </w:rPr>
        <w:t>around</w:t>
      </w:r>
      <w:proofErr w:type="spellEnd"/>
      <w:r w:rsidRPr="00623806">
        <w:rPr>
          <w:rFonts w:ascii="Helvetica" w:hAnsi="Helvetica"/>
          <w:lang w:val="es-ES"/>
        </w:rPr>
        <w:t xml:space="preserve"> and run back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w:t>
      </w:r>
      <w:ins w:id="118" w:author="Author">
        <w:r w:rsidR="00206988" w:rsidRPr="00623806">
          <w:rPr>
            <w:rFonts w:ascii="Helvetica" w:hAnsi="Helvetica"/>
            <w:lang w:val="es-ES"/>
          </w:rPr>
          <w:t xml:space="preserve"> </w:t>
        </w:r>
      </w:ins>
    </w:p>
    <w:p w14:paraId="5A691FB9" w14:textId="719E9D66" w:rsidR="00721441" w:rsidRPr="00623806" w:rsidRDefault="00A3434B" w:rsidP="00206988">
      <w:pPr>
        <w:pStyle w:val="Scene"/>
        <w:spacing w:line="276" w:lineRule="auto"/>
        <w:jc w:val="both"/>
        <w:rPr>
          <w:rFonts w:ascii="Helvetica" w:hAnsi="Helvetica"/>
          <w:lang w:val="es-ES"/>
        </w:rPr>
      </w:pPr>
      <w:proofErr w:type="spellStart"/>
      <w:r w:rsidRPr="00623806">
        <w:rPr>
          <w:rFonts w:ascii="Helvetica" w:hAnsi="Helvetica"/>
          <w:lang w:val="es-ES"/>
        </w:rPr>
        <w:t>These</w:t>
      </w:r>
      <w:proofErr w:type="spellEnd"/>
      <w:r w:rsidRPr="00623806">
        <w:rPr>
          <w:rFonts w:ascii="Helvetica" w:hAnsi="Helvetica"/>
          <w:lang w:val="es-ES"/>
        </w:rPr>
        <w:t xml:space="preserve"> </w:t>
      </w:r>
      <w:proofErr w:type="spellStart"/>
      <w:r w:rsidRPr="00623806">
        <w:rPr>
          <w:rFonts w:ascii="Helvetica" w:hAnsi="Helvetica"/>
          <w:lang w:val="es-ES"/>
        </w:rPr>
        <w:t>dreams</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w:t>
      </w:r>
      <w:proofErr w:type="spellStart"/>
      <w:r w:rsidRPr="00623806">
        <w:rPr>
          <w:rFonts w:ascii="Helvetica" w:hAnsi="Helvetica"/>
          <w:lang w:val="es-ES"/>
        </w:rPr>
        <w:t>getting</w:t>
      </w:r>
      <w:proofErr w:type="spellEnd"/>
      <w:r w:rsidRPr="00623806">
        <w:rPr>
          <w:rFonts w:ascii="Helvetica" w:hAnsi="Helvetica"/>
          <w:lang w:val="es-ES"/>
        </w:rPr>
        <w:t xml:space="preserve"> </w:t>
      </w:r>
      <w:proofErr w:type="spellStart"/>
      <w:r w:rsidRPr="00623806">
        <w:rPr>
          <w:rFonts w:ascii="Helvetica" w:hAnsi="Helvetica"/>
          <w:lang w:val="es-ES"/>
        </w:rPr>
        <w:t>way</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close</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proofErr w:type="gramStart"/>
      <w:r w:rsidRPr="00623806">
        <w:rPr>
          <w:rFonts w:ascii="Helvetica" w:hAnsi="Helvetica"/>
          <w:lang w:val="es-ES"/>
        </w:rPr>
        <w:t>reality</w:t>
      </w:r>
      <w:proofErr w:type="spellEnd"/>
      <w:proofErr w:type="gramEnd"/>
      <w:r w:rsidRPr="00623806">
        <w:rPr>
          <w:rFonts w:ascii="Helvetica" w:hAnsi="Helvetica"/>
          <w:lang w:val="es-ES"/>
        </w:rPr>
        <w:t>.</w:t>
      </w:r>
    </w:p>
    <w:p w14:paraId="2E72736F" w14:textId="77777777" w:rsidR="00A3434B" w:rsidRPr="00623806" w:rsidRDefault="00A3434B" w:rsidP="00A3434B">
      <w:pPr>
        <w:pStyle w:val="Scene"/>
        <w:spacing w:line="276" w:lineRule="auto"/>
        <w:jc w:val="both"/>
        <w:rPr>
          <w:rFonts w:ascii="Helvetica" w:hAnsi="Helvetica"/>
          <w:lang w:val="es-ES"/>
        </w:rPr>
      </w:pPr>
    </w:p>
    <w:p w14:paraId="0DF2D90C" w14:textId="77777777" w:rsidR="00721441" w:rsidRPr="00623806" w:rsidRDefault="00721441" w:rsidP="00721441">
      <w:pPr>
        <w:pStyle w:val="SceneBreak"/>
        <w:spacing w:line="276" w:lineRule="auto"/>
        <w:rPr>
          <w:rFonts w:ascii="Helvetica" w:hAnsi="Helvetica"/>
          <w:lang w:val="es-ES"/>
        </w:rPr>
      </w:pPr>
      <w:r w:rsidRPr="00623806">
        <w:rPr>
          <w:rFonts w:ascii="Helvetica" w:hAnsi="Helvetica"/>
          <w:lang w:val="es-ES"/>
        </w:rPr>
        <w:t>****</w:t>
      </w:r>
    </w:p>
    <w:p w14:paraId="387D56DC" w14:textId="77777777" w:rsidR="00721441" w:rsidRPr="00623806" w:rsidRDefault="00721441" w:rsidP="00721441">
      <w:pPr>
        <w:pStyle w:val="SceneFirstParagraph"/>
        <w:spacing w:line="276" w:lineRule="auto"/>
        <w:jc w:val="both"/>
        <w:rPr>
          <w:rFonts w:ascii="Helvetica" w:hAnsi="Helvetica"/>
          <w:lang w:val="es-ES"/>
        </w:rPr>
      </w:pPr>
    </w:p>
    <w:p w14:paraId="2730E78F" w14:textId="5D10DFD1" w:rsidR="00A3434B" w:rsidRPr="00623806" w:rsidRDefault="00A3434B"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office </w:t>
      </w:r>
      <w:proofErr w:type="spellStart"/>
      <w:r w:rsidRPr="00623806">
        <w:rPr>
          <w:rFonts w:ascii="Helvetica" w:hAnsi="Helvetica"/>
          <w:color w:val="000000"/>
          <w:szCs w:val="24"/>
          <w:lang w:val="es-ES" w:eastAsia="ko-KR"/>
        </w:rPr>
        <w:t>buzzed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with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its</w:t>
      </w:r>
      <w:proofErr w:type="spellEnd"/>
      <w:r w:rsidRPr="00623806">
        <w:rPr>
          <w:rFonts w:ascii="Helvetica" w:hAnsi="Helvetica"/>
          <w:color w:val="000000"/>
          <w:szCs w:val="24"/>
          <w:lang w:val="es-ES" w:eastAsia="ko-KR"/>
        </w:rPr>
        <w:t xml:space="preserve"> usual </w:t>
      </w:r>
      <w:proofErr w:type="spellStart"/>
      <w:r w:rsidRPr="00623806">
        <w:rPr>
          <w:rFonts w:ascii="Helvetica" w:hAnsi="Helvetica"/>
          <w:color w:val="000000"/>
          <w:szCs w:val="24"/>
          <w:lang w:val="es-ES" w:eastAsia="ko-KR"/>
        </w:rPr>
        <w:t>morning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rhythm</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keyboards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clacking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printers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humming</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occasional</w:t>
      </w:r>
      <w:proofErr w:type="spellEnd"/>
      <w:r w:rsidRPr="00623806">
        <w:rPr>
          <w:rFonts w:ascii="Helvetica" w:hAnsi="Helvetica"/>
          <w:color w:val="000000"/>
          <w:szCs w:val="24"/>
          <w:lang w:val="es-ES" w:eastAsia="ko-KR"/>
        </w:rPr>
        <w:t xml:space="preserve"> ping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Slack</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notification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echoing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across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open </w:t>
      </w:r>
      <w:proofErr w:type="spellStart"/>
      <w:r w:rsidRPr="00623806">
        <w:rPr>
          <w:rFonts w:ascii="Helvetica" w:hAnsi="Helvetica"/>
          <w:color w:val="000000"/>
          <w:szCs w:val="24"/>
          <w:lang w:val="es-ES" w:eastAsia="ko-KR"/>
        </w:rPr>
        <w:t>floor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none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registered</w:t>
      </w:r>
      <w:proofErr w:type="spellEnd"/>
      <w:r w:rsidRPr="00623806">
        <w:rPr>
          <w:rFonts w:ascii="Helvetica" w:hAnsi="Helvetica"/>
          <w:color w:val="000000"/>
          <w:szCs w:val="24"/>
          <w:lang w:val="es-ES" w:eastAsia="ko-KR"/>
        </w:rPr>
        <w:t>.</w:t>
      </w:r>
    </w:p>
    <w:p w14:paraId="434D8142" w14:textId="6B6736A1" w:rsidR="00A3434B" w:rsidRPr="00623806" w:rsidRDefault="00A3434B"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lastRenderedPageBreak/>
        <w:t>All</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could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focus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him</w:t>
      </w:r>
      <w:proofErr w:type="spellEnd"/>
      <w:r w:rsidRPr="00623806">
        <w:rPr>
          <w:rFonts w:ascii="Helvetica" w:hAnsi="Helvetica"/>
          <w:color w:val="000000"/>
          <w:szCs w:val="24"/>
          <w:lang w:val="es-ES" w:eastAsia="ko-KR"/>
        </w:rPr>
        <w:t>.</w:t>
      </w:r>
    </w:p>
    <w:p w14:paraId="2010070F" w14:textId="71A7B94B" w:rsidR="00A3434B" w:rsidRPr="00623806" w:rsidRDefault="00A3434B"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Zeff</w:t>
      </w:r>
      <w:proofErr w:type="spellEnd"/>
      <w:r w:rsidRPr="00623806">
        <w:rPr>
          <w:rFonts w:ascii="Helvetica" w:hAnsi="Helvetica"/>
          <w:color w:val="000000"/>
          <w:szCs w:val="24"/>
          <w:lang w:val="es-ES" w:eastAsia="ko-KR"/>
        </w:rPr>
        <w:t>.</w:t>
      </w:r>
    </w:p>
    <w:p w14:paraId="651C3E4F" w14:textId="51131874" w:rsidR="00A3434B" w:rsidRPr="00623806" w:rsidRDefault="00A3434B"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He </w:t>
      </w:r>
      <w:proofErr w:type="spellStart"/>
      <w:r w:rsidRPr="00623806">
        <w:rPr>
          <w:rFonts w:ascii="Helvetica" w:hAnsi="Helvetica"/>
          <w:color w:val="000000"/>
          <w:szCs w:val="24"/>
          <w:lang w:val="es-ES" w:eastAsia="ko-KR"/>
        </w:rPr>
        <w:t>sat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just</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few</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feet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away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head </w:t>
      </w:r>
      <w:proofErr w:type="spellStart"/>
      <w:r w:rsidRPr="00623806">
        <w:rPr>
          <w:rFonts w:ascii="Helvetica" w:hAnsi="Helvetica"/>
          <w:color w:val="000000"/>
          <w:szCs w:val="24"/>
          <w:lang w:val="es-ES" w:eastAsia="ko-KR"/>
        </w:rPr>
        <w:t>tilted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slightly</w:t>
      </w:r>
      <w:proofErr w:type="spellEnd"/>
      <w:r w:rsidRPr="00623806">
        <w:rPr>
          <w:rFonts w:ascii="Helvetica" w:hAnsi="Helvetica"/>
          <w:color w:val="000000"/>
          <w:szCs w:val="24"/>
          <w:lang w:val="es-ES" w:eastAsia="ko-KR"/>
        </w:rPr>
        <w:t xml:space="preserve"> as he </w:t>
      </w:r>
      <w:proofErr w:type="spellStart"/>
      <w:r w:rsidRPr="00623806">
        <w:rPr>
          <w:rFonts w:ascii="Helvetica" w:hAnsi="Helvetica"/>
          <w:color w:val="000000"/>
          <w:szCs w:val="24"/>
          <w:lang w:val="es-ES" w:eastAsia="ko-KR"/>
        </w:rPr>
        <w:t>skimmed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through</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printed</w:t>
      </w:r>
      <w:proofErr w:type="spellEnd"/>
      <w:r w:rsidRPr="00623806">
        <w:rPr>
          <w:rFonts w:ascii="Helvetica" w:hAnsi="Helvetica"/>
          <w:color w:val="000000"/>
          <w:szCs w:val="24"/>
          <w:lang w:val="es-ES" w:eastAsia="ko-KR"/>
        </w:rPr>
        <w:t xml:space="preserve"> file,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lips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pursed</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concentration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exact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same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mouth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kissed</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breathless</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dream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whispered</w:t>
      </w:r>
      <w:proofErr w:type="spellEnd"/>
      <w:r w:rsidRPr="00623806">
        <w:rPr>
          <w:rFonts w:ascii="Helvetica" w:hAnsi="Helvetica"/>
          <w:color w:val="000000"/>
          <w:szCs w:val="24"/>
          <w:lang w:val="es-ES" w:eastAsia="ko-KR"/>
        </w:rPr>
        <w:t xml:space="preserve"> mine </w:t>
      </w:r>
      <w:proofErr w:type="spellStart"/>
      <w:r w:rsidRPr="00623806">
        <w:rPr>
          <w:rFonts w:ascii="Helvetica" w:hAnsi="Helvetica"/>
          <w:color w:val="000000"/>
          <w:szCs w:val="24"/>
          <w:lang w:val="es-ES" w:eastAsia="ko-KR"/>
        </w:rPr>
        <w:t>against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throat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tasted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r w:rsidR="005C749B" w:rsidRPr="00623806">
        <w:rPr>
          <w:rFonts w:ascii="Helvetica" w:hAnsi="Helvetica"/>
          <w:color w:val="000000"/>
          <w:szCs w:val="24"/>
          <w:lang w:val="es-ES" w:eastAsia="ko-KR"/>
        </w:rPr>
        <w:t xml:space="preserve">me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only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keeping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alive</w:t>
      </w:r>
      <w:proofErr w:type="spellEnd"/>
      <w:r w:rsidRPr="00623806">
        <w:rPr>
          <w:rFonts w:ascii="Helvetica" w:hAnsi="Helvetica"/>
          <w:color w:val="000000"/>
          <w:szCs w:val="24"/>
          <w:lang w:val="es-ES" w:eastAsia="ko-KR"/>
        </w:rPr>
        <w:t>.</w:t>
      </w:r>
    </w:p>
    <w:p w14:paraId="1C517C20" w14:textId="6F8F4D8E" w:rsidR="00A3434B" w:rsidRPr="00623806" w:rsidRDefault="00A3434B"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shook</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head.</w:t>
      </w:r>
    </w:p>
    <w:p w14:paraId="75332EEE" w14:textId="764FD445" w:rsidR="00A3434B" w:rsidRPr="00623806" w:rsidRDefault="00A3434B" w:rsidP="00A3434B">
      <w:pPr>
        <w:spacing w:line="276" w:lineRule="auto"/>
        <w:ind w:firstLine="720"/>
        <w:jc w:val="both"/>
        <w:rPr>
          <w:rFonts w:ascii="Helvetica" w:hAnsi="Helvetica"/>
          <w:i/>
          <w:iCs/>
          <w:color w:val="000000"/>
          <w:szCs w:val="24"/>
          <w:lang w:val="es-ES" w:eastAsia="ko-KR"/>
        </w:rPr>
      </w:pPr>
      <w:proofErr w:type="spellStart"/>
      <w:r w:rsidRPr="00623806">
        <w:rPr>
          <w:rFonts w:ascii="Helvetica" w:hAnsi="Helvetica"/>
          <w:i/>
          <w:iCs/>
          <w:color w:val="000000"/>
          <w:szCs w:val="24"/>
          <w:lang w:val="es-ES" w:eastAsia="ko-KR"/>
        </w:rPr>
        <w:t>Get</w:t>
      </w:r>
      <w:proofErr w:type="spellEnd"/>
      <w:r w:rsidRPr="00623806">
        <w:rPr>
          <w:rFonts w:ascii="Helvetica" w:hAnsi="Helvetica"/>
          <w:i/>
          <w:iCs/>
          <w:color w:val="000000"/>
          <w:szCs w:val="24"/>
          <w:lang w:val="es-ES" w:eastAsia="ko-KR"/>
        </w:rPr>
        <w:t xml:space="preserve"> </w:t>
      </w:r>
      <w:proofErr w:type="spellStart"/>
      <w:r w:rsidRPr="00623806">
        <w:rPr>
          <w:rFonts w:ascii="Helvetica" w:hAnsi="Helvetica"/>
          <w:i/>
          <w:iCs/>
          <w:color w:val="000000"/>
          <w:szCs w:val="24"/>
          <w:lang w:val="es-ES" w:eastAsia="ko-KR"/>
        </w:rPr>
        <w:t>it</w:t>
      </w:r>
      <w:proofErr w:type="spellEnd"/>
      <w:r w:rsidRPr="00623806">
        <w:rPr>
          <w:rFonts w:ascii="Helvetica" w:hAnsi="Helvetica"/>
          <w:i/>
          <w:iCs/>
          <w:color w:val="000000"/>
          <w:szCs w:val="24"/>
          <w:lang w:val="es-ES" w:eastAsia="ko-KR"/>
        </w:rPr>
        <w:t xml:space="preserve"> </w:t>
      </w:r>
      <w:proofErr w:type="spellStart"/>
      <w:r w:rsidRPr="00623806">
        <w:rPr>
          <w:rFonts w:ascii="Helvetica" w:hAnsi="Helvetica"/>
          <w:i/>
          <w:iCs/>
          <w:color w:val="000000"/>
          <w:szCs w:val="24"/>
          <w:lang w:val="es-ES" w:eastAsia="ko-KR"/>
        </w:rPr>
        <w:t>together</w:t>
      </w:r>
      <w:proofErr w:type="spellEnd"/>
      <w:r w:rsidRPr="00623806">
        <w:rPr>
          <w:rFonts w:ascii="Helvetica" w:hAnsi="Helvetica"/>
          <w:i/>
          <w:iCs/>
          <w:color w:val="000000"/>
          <w:szCs w:val="24"/>
          <w:lang w:val="es-ES" w:eastAsia="ko-KR"/>
        </w:rPr>
        <w:t>, Liliam.</w:t>
      </w:r>
    </w:p>
    <w:p w14:paraId="51FF107E" w14:textId="17BADA27" w:rsidR="00A3434B" w:rsidRPr="00623806" w:rsidRDefault="00A3434B"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But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didn’t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help</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eyes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betrayed</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flicking</w:t>
      </w:r>
      <w:proofErr w:type="spellEnd"/>
      <w:r w:rsidRPr="00623806">
        <w:rPr>
          <w:rFonts w:ascii="Helvetica" w:hAnsi="Helvetica"/>
          <w:color w:val="000000"/>
          <w:szCs w:val="24"/>
          <w:lang w:val="es-ES" w:eastAsia="ko-KR"/>
        </w:rPr>
        <w:t xml:space="preserve"> back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every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few</w:t>
      </w:r>
      <w:proofErr w:type="spellEnd"/>
      <w:r w:rsidRPr="00623806">
        <w:rPr>
          <w:rFonts w:ascii="Helvetica" w:hAnsi="Helvetica"/>
          <w:color w:val="000000"/>
          <w:szCs w:val="24"/>
          <w:lang w:val="es-ES" w:eastAsia="ko-KR"/>
        </w:rPr>
        <w:t xml:space="preserve"> minutes, </w:t>
      </w:r>
      <w:proofErr w:type="spellStart"/>
      <w:r w:rsidRPr="00623806">
        <w:rPr>
          <w:rFonts w:ascii="Helvetica" w:hAnsi="Helvetica"/>
          <w:color w:val="000000"/>
          <w:szCs w:val="24"/>
          <w:lang w:val="es-ES" w:eastAsia="ko-KR"/>
        </w:rPr>
        <w:t>sometimes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seconds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Every</w:t>
      </w:r>
      <w:proofErr w:type="spellEnd"/>
      <w:r w:rsidRPr="00623806">
        <w:rPr>
          <w:rFonts w:ascii="Helvetica" w:hAnsi="Helvetica"/>
          <w:color w:val="000000"/>
          <w:szCs w:val="24"/>
          <w:lang w:val="es-ES" w:eastAsia="ko-KR"/>
        </w:rPr>
        <w:t xml:space="preserve"> time he </w:t>
      </w:r>
      <w:proofErr w:type="spellStart"/>
      <w:r w:rsidRPr="00623806">
        <w:rPr>
          <w:rFonts w:ascii="Helvetica" w:hAnsi="Helvetica"/>
          <w:color w:val="000000"/>
          <w:szCs w:val="24"/>
          <w:lang w:val="es-ES" w:eastAsia="ko-KR"/>
        </w:rPr>
        <w:t>leaned</w:t>
      </w:r>
      <w:proofErr w:type="spellEnd"/>
      <w:r w:rsidRPr="00623806">
        <w:rPr>
          <w:rFonts w:ascii="Helvetica" w:hAnsi="Helvetica"/>
          <w:color w:val="000000"/>
          <w:szCs w:val="24"/>
          <w:lang w:val="es-ES" w:eastAsia="ko-KR"/>
        </w:rPr>
        <w:t xml:space="preserve"> forward, I </w:t>
      </w:r>
      <w:proofErr w:type="spellStart"/>
      <w:r w:rsidRPr="00623806">
        <w:rPr>
          <w:rFonts w:ascii="Helvetica" w:hAnsi="Helvetica"/>
          <w:color w:val="000000"/>
          <w:szCs w:val="24"/>
          <w:lang w:val="es-ES" w:eastAsia="ko-KR"/>
        </w:rPr>
        <w:t>caught</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glimpse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forearms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flexing</w:t>
      </w:r>
      <w:proofErr w:type="spellEnd"/>
      <w:r w:rsidRPr="00623806">
        <w:rPr>
          <w:rFonts w:ascii="Helvetica" w:hAnsi="Helvetica"/>
          <w:color w:val="000000"/>
          <w:szCs w:val="24"/>
          <w:lang w:val="es-ES" w:eastAsia="ko-KR"/>
        </w:rPr>
        <w:t xml:space="preserve"> as he </w:t>
      </w:r>
      <w:proofErr w:type="spellStart"/>
      <w:r w:rsidRPr="00623806">
        <w:rPr>
          <w:rFonts w:ascii="Helvetica" w:hAnsi="Helvetica"/>
          <w:color w:val="000000"/>
          <w:szCs w:val="24"/>
          <w:lang w:val="es-ES" w:eastAsia="ko-KR"/>
        </w:rPr>
        <w:t>scribbled</w:t>
      </w:r>
      <w:proofErr w:type="spellEnd"/>
      <w:r w:rsidRPr="00623806">
        <w:rPr>
          <w:rFonts w:ascii="Helvetica" w:hAnsi="Helvetica"/>
          <w:color w:val="000000"/>
          <w:szCs w:val="24"/>
          <w:lang w:val="es-ES" w:eastAsia="ko-KR"/>
        </w:rPr>
        <w:t xml:space="preserve"> notes. </w:t>
      </w:r>
      <w:proofErr w:type="spellStart"/>
      <w:r w:rsidRPr="00623806">
        <w:rPr>
          <w:rFonts w:ascii="Helvetica" w:hAnsi="Helvetica"/>
          <w:color w:val="000000"/>
          <w:szCs w:val="24"/>
          <w:lang w:val="es-ES" w:eastAsia="ko-KR"/>
        </w:rPr>
        <w:t>Every</w:t>
      </w:r>
      <w:proofErr w:type="spellEnd"/>
      <w:r w:rsidRPr="00623806">
        <w:rPr>
          <w:rFonts w:ascii="Helvetica" w:hAnsi="Helvetica"/>
          <w:color w:val="000000"/>
          <w:szCs w:val="24"/>
          <w:lang w:val="es-ES" w:eastAsia="ko-KR"/>
        </w:rPr>
        <w:t xml:space="preserve"> time he </w:t>
      </w:r>
      <w:proofErr w:type="spellStart"/>
      <w:r w:rsidRPr="00623806">
        <w:rPr>
          <w:rFonts w:ascii="Helvetica" w:hAnsi="Helvetica"/>
          <w:color w:val="000000"/>
          <w:szCs w:val="24"/>
          <w:lang w:val="es-ES" w:eastAsia="ko-KR"/>
        </w:rPr>
        <w:t>pushed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chair</w:t>
      </w:r>
      <w:proofErr w:type="spellEnd"/>
      <w:r w:rsidRPr="00623806">
        <w:rPr>
          <w:rFonts w:ascii="Helvetica" w:hAnsi="Helvetica"/>
          <w:color w:val="000000"/>
          <w:szCs w:val="24"/>
          <w:lang w:val="es-ES" w:eastAsia="ko-KR"/>
        </w:rPr>
        <w:t xml:space="preserve"> back,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fabric</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shirt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stretched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across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chest</w:t>
      </w:r>
      <w:proofErr w:type="spellEnd"/>
      <w:r w:rsidRPr="00623806">
        <w:rPr>
          <w:rFonts w:ascii="Helvetica" w:hAnsi="Helvetica"/>
          <w:color w:val="000000"/>
          <w:szCs w:val="24"/>
          <w:lang w:val="es-ES" w:eastAsia="ko-KR"/>
        </w:rPr>
        <w:t xml:space="preserve"> in a </w:t>
      </w:r>
      <w:proofErr w:type="spellStart"/>
      <w:r w:rsidRPr="00623806">
        <w:rPr>
          <w:rFonts w:ascii="Helvetica" w:hAnsi="Helvetica"/>
          <w:color w:val="000000"/>
          <w:szCs w:val="24"/>
          <w:lang w:val="es-ES" w:eastAsia="ko-KR"/>
        </w:rPr>
        <w:t>way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made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stomach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flip</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scent</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smell</w:t>
      </w:r>
      <w:proofErr w:type="spellEnd"/>
      <w:r w:rsidRPr="00623806">
        <w:rPr>
          <w:rFonts w:ascii="Helvetica" w:hAnsi="Helvetica"/>
          <w:color w:val="000000"/>
          <w:szCs w:val="24"/>
          <w:lang w:val="es-ES" w:eastAsia="ko-KR"/>
        </w:rPr>
        <w:t xml:space="preserve"> I so </w:t>
      </w:r>
      <w:proofErr w:type="spellStart"/>
      <w:r w:rsidRPr="00623806">
        <w:rPr>
          <w:rFonts w:ascii="Helvetica" w:hAnsi="Helvetica"/>
          <w:color w:val="000000"/>
          <w:szCs w:val="24"/>
          <w:lang w:val="es-ES" w:eastAsia="ko-KR"/>
        </w:rPr>
        <w:t>constantly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drool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over</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kept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drifting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toward</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hunting</w:t>
      </w:r>
      <w:proofErr w:type="spellEnd"/>
      <w:r w:rsidRPr="00623806">
        <w:rPr>
          <w:rFonts w:ascii="Helvetica" w:hAnsi="Helvetica"/>
          <w:color w:val="000000"/>
          <w:szCs w:val="24"/>
          <w:lang w:val="es-ES" w:eastAsia="ko-KR"/>
        </w:rPr>
        <w:t xml:space="preserve"> me</w:t>
      </w:r>
    </w:p>
    <w:p w14:paraId="4AE2BED2" w14:textId="41EA9628" w:rsidR="00A3434B" w:rsidRPr="00623806" w:rsidRDefault="00A3434B"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maddening</w:t>
      </w:r>
      <w:proofErr w:type="spellEnd"/>
      <w:r w:rsidRPr="00623806">
        <w:rPr>
          <w:rFonts w:ascii="Helvetica" w:hAnsi="Helvetica"/>
          <w:color w:val="000000"/>
          <w:szCs w:val="24"/>
          <w:lang w:val="es-ES" w:eastAsia="ko-KR"/>
        </w:rPr>
        <w:t>.</w:t>
      </w:r>
    </w:p>
    <w:p w14:paraId="020C6285" w14:textId="07221775" w:rsidR="00A3434B" w:rsidRPr="00623806" w:rsidRDefault="00A3434B"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Because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now</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couldn’t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separate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fantasy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from</w:t>
      </w:r>
      <w:proofErr w:type="spellEnd"/>
      <w:r w:rsidRPr="00623806">
        <w:rPr>
          <w:rFonts w:ascii="Helvetica" w:hAnsi="Helvetica"/>
          <w:color w:val="000000"/>
          <w:szCs w:val="24"/>
          <w:lang w:val="es-ES" w:eastAsia="ko-KR"/>
        </w:rPr>
        <w:t xml:space="preserve"> </w:t>
      </w:r>
      <w:proofErr w:type="spellStart"/>
      <w:proofErr w:type="gramStart"/>
      <w:r w:rsidRPr="00623806">
        <w:rPr>
          <w:rFonts w:ascii="Helvetica" w:hAnsi="Helvetica"/>
          <w:color w:val="000000"/>
          <w:szCs w:val="24"/>
          <w:lang w:val="es-ES" w:eastAsia="ko-KR"/>
        </w:rPr>
        <w:t>reality</w:t>
      </w:r>
      <w:proofErr w:type="spellEnd"/>
      <w:proofErr w:type="gramEnd"/>
      <w:r w:rsidRPr="00623806">
        <w:rPr>
          <w:rFonts w:ascii="Helvetica" w:hAnsi="Helvetica"/>
          <w:color w:val="000000"/>
          <w:szCs w:val="24"/>
          <w:lang w:val="es-ES" w:eastAsia="ko-KR"/>
        </w:rPr>
        <w:t>.</w:t>
      </w:r>
    </w:p>
    <w:p w14:paraId="2A2D015F" w14:textId="1E462C16" w:rsidR="00A3434B" w:rsidRPr="00623806" w:rsidRDefault="00A3434B"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Not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when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body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remembered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way</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touched</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Not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when</w:t>
      </w:r>
      <w:proofErr w:type="spellEnd"/>
      <w:r w:rsidRPr="00623806">
        <w:rPr>
          <w:rFonts w:ascii="Helvetica" w:hAnsi="Helvetica"/>
          <w:color w:val="000000"/>
          <w:szCs w:val="24"/>
          <w:lang w:val="es-ES" w:eastAsia="ko-KR"/>
        </w:rPr>
        <w:t xml:space="preserve"> I </w:t>
      </w:r>
      <w:proofErr w:type="spellStart"/>
      <w:r w:rsidR="005C749B" w:rsidRPr="00623806">
        <w:rPr>
          <w:rFonts w:ascii="Helvetica" w:hAnsi="Helvetica"/>
          <w:color w:val="000000"/>
          <w:szCs w:val="24"/>
          <w:lang w:val="es-ES" w:eastAsia="ko-KR"/>
        </w:rPr>
        <w:t>swore</w:t>
      </w:r>
      <w:proofErr w:type="spellEnd"/>
      <w:r w:rsidR="005C749B" w:rsidRPr="00623806">
        <w:rPr>
          <w:rFonts w:ascii="Helvetica" w:hAnsi="Helvetica"/>
          <w:color w:val="000000"/>
          <w:szCs w:val="24"/>
          <w:lang w:val="es-ES" w:eastAsia="ko-KR"/>
        </w:rPr>
        <w:t xml:space="preserve"> </w:t>
      </w: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could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still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feel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ghost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hand</w:t>
      </w:r>
      <w:proofErr w:type="spellEnd"/>
      <w:r w:rsidRPr="00623806">
        <w:rPr>
          <w:rFonts w:ascii="Helvetica" w:hAnsi="Helvetica"/>
          <w:color w:val="000000"/>
          <w:szCs w:val="24"/>
          <w:lang w:val="es-ES" w:eastAsia="ko-KR"/>
        </w:rPr>
        <w:t xml:space="preserve"> at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waist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Not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when</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kept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clenching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thighs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under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desk</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trying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control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pulse </w:t>
      </w:r>
      <w:proofErr w:type="spellStart"/>
      <w:r w:rsidRPr="00623806">
        <w:rPr>
          <w:rFonts w:ascii="Helvetica" w:hAnsi="Helvetica"/>
          <w:color w:val="000000"/>
          <w:szCs w:val="24"/>
          <w:lang w:val="es-ES" w:eastAsia="ko-KR"/>
        </w:rPr>
        <w:t>between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them</w:t>
      </w:r>
      <w:proofErr w:type="spellEnd"/>
      <w:r w:rsidRPr="00623806">
        <w:rPr>
          <w:rFonts w:ascii="Helvetica" w:hAnsi="Helvetica"/>
          <w:color w:val="000000"/>
          <w:szCs w:val="24"/>
          <w:lang w:val="es-ES" w:eastAsia="ko-KR"/>
        </w:rPr>
        <w:t>.</w:t>
      </w:r>
    </w:p>
    <w:p w14:paraId="0F39B604" w14:textId="7D449186" w:rsidR="00A3434B" w:rsidRPr="00623806" w:rsidRDefault="00A3434B"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And </w:t>
      </w:r>
      <w:proofErr w:type="spellStart"/>
      <w:r w:rsidRPr="00623806">
        <w:rPr>
          <w:rFonts w:ascii="Helvetica" w:hAnsi="Helvetica"/>
          <w:color w:val="000000"/>
          <w:szCs w:val="24"/>
          <w:lang w:val="es-ES" w:eastAsia="ko-KR"/>
        </w:rPr>
        <w:t>worst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all</w:t>
      </w:r>
      <w:proofErr w:type="spellEnd"/>
      <w:r w:rsidRPr="00623806">
        <w:rPr>
          <w:rFonts w:ascii="Helvetica" w:hAnsi="Helvetica"/>
          <w:color w:val="000000"/>
          <w:szCs w:val="24"/>
          <w:lang w:val="es-ES" w:eastAsia="ko-KR"/>
        </w:rPr>
        <w:t>?</w:t>
      </w:r>
    </w:p>
    <w:p w14:paraId="45003B58" w14:textId="500224A4" w:rsidR="00A3434B" w:rsidRPr="00623806" w:rsidRDefault="00A3434B"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He </w:t>
      </w:r>
      <w:proofErr w:type="spellStart"/>
      <w:r w:rsidRPr="00623806">
        <w:rPr>
          <w:rFonts w:ascii="Helvetica" w:hAnsi="Helvetica"/>
          <w:color w:val="000000"/>
          <w:szCs w:val="24"/>
          <w:lang w:val="es-ES" w:eastAsia="ko-KR"/>
        </w:rPr>
        <w:t>noticed</w:t>
      </w:r>
      <w:proofErr w:type="spellEnd"/>
      <w:r w:rsidRPr="00623806">
        <w:rPr>
          <w:rFonts w:ascii="Helvetica" w:hAnsi="Helvetica"/>
          <w:color w:val="000000"/>
          <w:szCs w:val="24"/>
          <w:lang w:val="es-ES" w:eastAsia="ko-KR"/>
        </w:rPr>
        <w:t>.</w:t>
      </w:r>
    </w:p>
    <w:p w14:paraId="2F3B88CB" w14:textId="1A6A1CBD" w:rsidR="00A3434B" w:rsidRPr="00623806" w:rsidRDefault="00A3434B"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fourth</w:t>
      </w:r>
      <w:proofErr w:type="spellEnd"/>
      <w:r w:rsidRPr="00623806">
        <w:rPr>
          <w:rFonts w:ascii="Helvetica" w:hAnsi="Helvetica"/>
          <w:color w:val="000000"/>
          <w:szCs w:val="24"/>
          <w:lang w:val="es-ES" w:eastAsia="ko-KR"/>
        </w:rPr>
        <w:t xml:space="preserve"> time I </w:t>
      </w:r>
      <w:proofErr w:type="spellStart"/>
      <w:r w:rsidRPr="00623806">
        <w:rPr>
          <w:rFonts w:ascii="Helvetica" w:hAnsi="Helvetica"/>
          <w:color w:val="000000"/>
          <w:szCs w:val="24"/>
          <w:lang w:val="es-ES" w:eastAsia="ko-KR"/>
        </w:rPr>
        <w:t>looked</w:t>
      </w:r>
      <w:proofErr w:type="spellEnd"/>
      <w:r w:rsidRPr="00623806">
        <w:rPr>
          <w:rFonts w:ascii="Helvetica" w:hAnsi="Helvetica"/>
          <w:color w:val="000000"/>
          <w:szCs w:val="24"/>
          <w:lang w:val="es-ES" w:eastAsia="ko-KR"/>
        </w:rPr>
        <w:t xml:space="preserve"> up and </w:t>
      </w:r>
      <w:proofErr w:type="spellStart"/>
      <w:r w:rsidRPr="00623806">
        <w:rPr>
          <w:rFonts w:ascii="Helvetica" w:hAnsi="Helvetica"/>
          <w:color w:val="000000"/>
          <w:szCs w:val="24"/>
          <w:lang w:val="es-ES" w:eastAsia="ko-KR"/>
        </w:rPr>
        <w:t>caught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already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looking</w:t>
      </w:r>
      <w:proofErr w:type="spellEnd"/>
      <w:r w:rsidRPr="00623806">
        <w:rPr>
          <w:rFonts w:ascii="Helvetica" w:hAnsi="Helvetica"/>
          <w:color w:val="000000"/>
          <w:szCs w:val="24"/>
          <w:lang w:val="es-ES" w:eastAsia="ko-KR"/>
        </w:rPr>
        <w:t xml:space="preserve"> at me, he </w:t>
      </w:r>
      <w:proofErr w:type="spellStart"/>
      <w:r w:rsidRPr="00623806">
        <w:rPr>
          <w:rFonts w:ascii="Helvetica" w:hAnsi="Helvetica"/>
          <w:color w:val="000000"/>
          <w:szCs w:val="24"/>
          <w:lang w:val="es-ES" w:eastAsia="ko-KR"/>
        </w:rPr>
        <w:t>didn’t</w:t>
      </w:r>
      <w:proofErr w:type="spellEnd"/>
      <w:r w:rsidRPr="00623806">
        <w:rPr>
          <w:rFonts w:ascii="Helvetica" w:hAnsi="Helvetica"/>
          <w:color w:val="000000"/>
          <w:szCs w:val="24"/>
          <w:lang w:val="es-ES" w:eastAsia="ko-KR"/>
        </w:rPr>
        <w:t xml:space="preserve"> </w:t>
      </w:r>
      <w:proofErr w:type="gramStart"/>
      <w:r w:rsidRPr="00623806">
        <w:rPr>
          <w:rFonts w:ascii="Helvetica" w:hAnsi="Helvetica"/>
          <w:color w:val="000000"/>
          <w:szCs w:val="24"/>
          <w:lang w:val="es-ES" w:eastAsia="ko-KR"/>
        </w:rPr>
        <w:t>look</w:t>
      </w:r>
      <w:proofErr w:type="gram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away</w:t>
      </w:r>
      <w:proofErr w:type="spellEnd"/>
      <w:r w:rsidRPr="00623806">
        <w:rPr>
          <w:rFonts w:ascii="Helvetica" w:hAnsi="Helvetica"/>
          <w:color w:val="000000"/>
          <w:szCs w:val="24"/>
          <w:lang w:val="es-ES" w:eastAsia="ko-KR"/>
        </w:rPr>
        <w:t>.</w:t>
      </w:r>
    </w:p>
    <w:p w14:paraId="66E6092C" w14:textId="415CA671" w:rsidR="00A3434B" w:rsidRPr="00623806" w:rsidRDefault="00A3434B"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He </w:t>
      </w:r>
      <w:proofErr w:type="spellStart"/>
      <w:r w:rsidRPr="00623806">
        <w:rPr>
          <w:rFonts w:ascii="Helvetica" w:hAnsi="Helvetica"/>
          <w:color w:val="000000"/>
          <w:szCs w:val="24"/>
          <w:lang w:val="es-ES" w:eastAsia="ko-KR"/>
        </w:rPr>
        <w:t>just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smirked</w:t>
      </w:r>
      <w:proofErr w:type="spellEnd"/>
      <w:r w:rsidRPr="00623806">
        <w:rPr>
          <w:rFonts w:ascii="Helvetica" w:hAnsi="Helvetica"/>
          <w:color w:val="000000"/>
          <w:szCs w:val="24"/>
          <w:lang w:val="es-ES" w:eastAsia="ko-KR"/>
        </w:rPr>
        <w:t>.</w:t>
      </w:r>
    </w:p>
    <w:p w14:paraId="2C19193F" w14:textId="4B4E3DF2" w:rsidR="00A3434B" w:rsidRPr="00623806" w:rsidRDefault="00A3434B"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Not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full </w:t>
      </w:r>
      <w:proofErr w:type="spellStart"/>
      <w:r w:rsidRPr="00623806">
        <w:rPr>
          <w:rFonts w:ascii="Helvetica" w:hAnsi="Helvetica"/>
          <w:color w:val="000000"/>
          <w:szCs w:val="24"/>
          <w:lang w:val="es-ES" w:eastAsia="ko-KR"/>
        </w:rPr>
        <w:t>grin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not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cocky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one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smile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subtle</w:t>
      </w:r>
      <w:proofErr w:type="spellEnd"/>
      <w:r w:rsidRPr="00623806">
        <w:rPr>
          <w:rFonts w:ascii="Helvetica" w:hAnsi="Helvetica"/>
          <w:color w:val="000000"/>
          <w:szCs w:val="24"/>
          <w:lang w:val="es-ES" w:eastAsia="ko-KR"/>
        </w:rPr>
        <w:t xml:space="preserve"> curve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mouth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Slow</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Dangerous</w:t>
      </w:r>
      <w:proofErr w:type="spellEnd"/>
      <w:r w:rsidRPr="00623806">
        <w:rPr>
          <w:rFonts w:ascii="Helvetica" w:hAnsi="Helvetica"/>
          <w:color w:val="000000"/>
          <w:szCs w:val="24"/>
          <w:lang w:val="es-ES" w:eastAsia="ko-KR"/>
        </w:rPr>
        <w:t>.</w:t>
      </w:r>
    </w:p>
    <w:p w14:paraId="0C67B6C7" w14:textId="4BEF8FD7" w:rsidR="00A3434B" w:rsidRPr="00623806" w:rsidRDefault="00A3434B" w:rsidP="0035271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lastRenderedPageBreak/>
        <w:t xml:space="preserve">I </w:t>
      </w:r>
      <w:proofErr w:type="spellStart"/>
      <w:r w:rsidRPr="00623806">
        <w:rPr>
          <w:rFonts w:ascii="Helvetica" w:hAnsi="Helvetica"/>
          <w:color w:val="000000"/>
          <w:szCs w:val="24"/>
          <w:lang w:val="es-ES" w:eastAsia="ko-KR"/>
        </w:rPr>
        <w:t>immediately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dropped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gaze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crawling</w:t>
      </w:r>
      <w:proofErr w:type="spellEnd"/>
      <w:r w:rsidRPr="00623806">
        <w:rPr>
          <w:rFonts w:ascii="Helvetica" w:hAnsi="Helvetica"/>
          <w:color w:val="000000"/>
          <w:szCs w:val="24"/>
          <w:lang w:val="es-ES" w:eastAsia="ko-KR"/>
        </w:rPr>
        <w:t xml:space="preserve"> up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neck</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grabbed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water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bottle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just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have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something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do </w:t>
      </w:r>
      <w:proofErr w:type="spellStart"/>
      <w:r w:rsidRPr="00623806">
        <w:rPr>
          <w:rFonts w:ascii="Helvetica" w:hAnsi="Helvetica"/>
          <w:color w:val="000000"/>
          <w:szCs w:val="24"/>
          <w:lang w:val="es-ES" w:eastAsia="ko-KR"/>
        </w:rPr>
        <w:t>with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hands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took</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long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sip</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nearly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choked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when</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saw</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still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looking</w:t>
      </w:r>
      <w:proofErr w:type="spellEnd"/>
      <w:r w:rsidRPr="00623806">
        <w:rPr>
          <w:rFonts w:ascii="Helvetica" w:hAnsi="Helvetica"/>
          <w:color w:val="000000"/>
          <w:szCs w:val="24"/>
          <w:lang w:val="es-ES" w:eastAsia="ko-KR"/>
        </w:rPr>
        <w:t>.</w:t>
      </w:r>
    </w:p>
    <w:p w14:paraId="6040C418" w14:textId="13AB397E" w:rsidR="00A3434B" w:rsidRPr="00623806" w:rsidRDefault="00A3434B"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cleared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throat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trying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focus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spreadsheet</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front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me.</w:t>
      </w:r>
    </w:p>
    <w:p w14:paraId="01677B30" w14:textId="6941AA96" w:rsidR="00A3434B" w:rsidRPr="00623806" w:rsidRDefault="00A3434B"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Cell B13 </w:t>
      </w:r>
      <w:proofErr w:type="spellStart"/>
      <w:r w:rsidRPr="00623806">
        <w:rPr>
          <w:rFonts w:ascii="Helvetica" w:hAnsi="Helvetica"/>
          <w:color w:val="000000"/>
          <w:szCs w:val="24"/>
          <w:lang w:val="es-ES" w:eastAsia="ko-KR"/>
        </w:rPr>
        <w:t>displays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quarterly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projections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Pivot</w:t>
      </w:r>
      <w:proofErr w:type="spellEnd"/>
      <w:r w:rsidRPr="00623806">
        <w:rPr>
          <w:rFonts w:ascii="Helvetica" w:hAnsi="Helvetica"/>
          <w:color w:val="000000"/>
          <w:szCs w:val="24"/>
          <w:lang w:val="es-ES" w:eastAsia="ko-KR"/>
        </w:rPr>
        <w:t xml:space="preserve"> table. </w:t>
      </w:r>
      <w:proofErr w:type="spellStart"/>
      <w:r w:rsidR="00775DFD" w:rsidRPr="00623806">
        <w:rPr>
          <w:rFonts w:ascii="Helvetica" w:hAnsi="Helvetica"/>
          <w:color w:val="000000"/>
          <w:szCs w:val="24"/>
          <w:lang w:val="es-ES" w:eastAsia="ko-KR"/>
        </w:rPr>
        <w:t>Columns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align</w:t>
      </w:r>
      <w:proofErr w:type="spellEnd"/>
      <w:r w:rsidRPr="00623806">
        <w:rPr>
          <w:rFonts w:ascii="Helvetica" w:hAnsi="Helvetica"/>
          <w:color w:val="000000"/>
          <w:szCs w:val="24"/>
          <w:lang w:val="es-ES" w:eastAsia="ko-KR"/>
        </w:rPr>
        <w:t>—</w:t>
      </w:r>
    </w:p>
    <w:p w14:paraId="29CC0FA2" w14:textId="0ADB60C4" w:rsidR="00A3434B" w:rsidRPr="00623806" w:rsidRDefault="00A3434B"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thighs</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buried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nose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deep</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into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neck</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fingers</w:t>
      </w:r>
      <w:proofErr w:type="spellEnd"/>
      <w:r w:rsidRPr="00623806">
        <w:rPr>
          <w:rFonts w:ascii="Helvetica" w:hAnsi="Helvetica"/>
          <w:color w:val="000000"/>
          <w:szCs w:val="24"/>
          <w:lang w:val="es-ES" w:eastAsia="ko-KR"/>
        </w:rPr>
        <w:t xml:space="preserve"> are </w:t>
      </w:r>
      <w:proofErr w:type="spellStart"/>
      <w:r w:rsidRPr="00623806">
        <w:rPr>
          <w:rFonts w:ascii="Helvetica" w:hAnsi="Helvetica"/>
          <w:color w:val="000000"/>
          <w:szCs w:val="24"/>
          <w:lang w:val="es-ES" w:eastAsia="ko-KR"/>
        </w:rPr>
        <w:t>dangerously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close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folds</w:t>
      </w:r>
      <w:proofErr w:type="spellEnd"/>
      <w:r w:rsidRPr="00623806">
        <w:rPr>
          <w:rFonts w:ascii="Helvetica" w:hAnsi="Helvetica"/>
          <w:color w:val="000000"/>
          <w:szCs w:val="24"/>
          <w:lang w:val="es-ES" w:eastAsia="ko-KR"/>
        </w:rPr>
        <w:t>.</w:t>
      </w:r>
    </w:p>
    <w:p w14:paraId="1F4231EE" w14:textId="1D1BF17C" w:rsidR="00A3434B" w:rsidRPr="00623806" w:rsidRDefault="00A3434B" w:rsidP="00A3434B">
      <w:pPr>
        <w:spacing w:line="276" w:lineRule="auto"/>
        <w:ind w:firstLine="720"/>
        <w:jc w:val="both"/>
        <w:rPr>
          <w:rFonts w:ascii="Helvetica" w:hAnsi="Helvetica"/>
          <w:i/>
          <w:iCs/>
          <w:color w:val="000000"/>
          <w:szCs w:val="24"/>
          <w:lang w:val="es-ES" w:eastAsia="ko-KR"/>
          <w:rPrChange w:id="119" w:author="Author">
            <w:rPr>
              <w:rFonts w:ascii="Helvetica" w:hAnsi="Helvetica"/>
              <w:color w:val="000000"/>
              <w:szCs w:val="24"/>
              <w:lang w:eastAsia="ko-KR"/>
            </w:rPr>
          </w:rPrChange>
        </w:rPr>
      </w:pPr>
      <w:proofErr w:type="spellStart"/>
      <w:r w:rsidRPr="00623806">
        <w:rPr>
          <w:rFonts w:ascii="Helvetica" w:hAnsi="Helvetica"/>
          <w:i/>
          <w:iCs/>
          <w:color w:val="000000"/>
          <w:szCs w:val="24"/>
          <w:lang w:val="es-ES" w:eastAsia="ko-KR"/>
          <w:rPrChange w:id="120" w:author="Author">
            <w:rPr>
              <w:rFonts w:ascii="Helvetica" w:hAnsi="Helvetica"/>
              <w:color w:val="000000"/>
              <w:szCs w:val="24"/>
              <w:lang w:eastAsia="ko-KR"/>
            </w:rPr>
          </w:rPrChange>
        </w:rPr>
        <w:t>God</w:t>
      </w:r>
      <w:proofErr w:type="spellEnd"/>
      <w:r w:rsidRPr="00623806">
        <w:rPr>
          <w:rFonts w:ascii="Helvetica" w:hAnsi="Helvetica"/>
          <w:i/>
          <w:iCs/>
          <w:color w:val="000000"/>
          <w:szCs w:val="24"/>
          <w:lang w:val="es-ES" w:eastAsia="ko-KR"/>
          <w:rPrChange w:id="121" w:author="Author">
            <w:rPr>
              <w:rFonts w:ascii="Helvetica" w:hAnsi="Helvetica"/>
              <w:color w:val="000000"/>
              <w:szCs w:val="24"/>
              <w:lang w:eastAsia="ko-KR"/>
            </w:rPr>
          </w:rPrChange>
        </w:rPr>
        <w:t xml:space="preserve">. </w:t>
      </w:r>
      <w:proofErr w:type="spellStart"/>
      <w:r w:rsidRPr="00623806">
        <w:rPr>
          <w:rFonts w:ascii="Helvetica" w:hAnsi="Helvetica"/>
          <w:i/>
          <w:iCs/>
          <w:color w:val="000000"/>
          <w:szCs w:val="24"/>
          <w:lang w:val="es-ES" w:eastAsia="ko-KR"/>
          <w:rPrChange w:id="122" w:author="Author">
            <w:rPr>
              <w:rFonts w:ascii="Helvetica" w:hAnsi="Helvetica"/>
              <w:color w:val="000000"/>
              <w:szCs w:val="24"/>
              <w:lang w:eastAsia="ko-KR"/>
            </w:rPr>
          </w:rPrChange>
        </w:rPr>
        <w:t>What</w:t>
      </w:r>
      <w:proofErr w:type="spellEnd"/>
      <w:r w:rsidRPr="00623806">
        <w:rPr>
          <w:rFonts w:ascii="Helvetica" w:hAnsi="Helvetica"/>
          <w:i/>
          <w:iCs/>
          <w:color w:val="000000"/>
          <w:szCs w:val="24"/>
          <w:lang w:val="es-ES" w:eastAsia="ko-KR"/>
          <w:rPrChange w:id="123" w:author="Author">
            <w:rPr>
              <w:rFonts w:ascii="Helvetica" w:hAnsi="Helvetica"/>
              <w:color w:val="000000"/>
              <w:szCs w:val="24"/>
              <w:lang w:eastAsia="ko-KR"/>
            </w:rPr>
          </w:rPrChange>
        </w:rPr>
        <w:t xml:space="preserve"> </w:t>
      </w:r>
      <w:proofErr w:type="spellStart"/>
      <w:r w:rsidRPr="00623806">
        <w:rPr>
          <w:rFonts w:ascii="Helvetica" w:hAnsi="Helvetica"/>
          <w:i/>
          <w:iCs/>
          <w:color w:val="000000"/>
          <w:szCs w:val="24"/>
          <w:lang w:val="es-ES" w:eastAsia="ko-KR"/>
          <w:rPrChange w:id="124" w:author="Author">
            <w:rPr>
              <w:rFonts w:ascii="Helvetica" w:hAnsi="Helvetica"/>
              <w:color w:val="000000"/>
              <w:szCs w:val="24"/>
              <w:lang w:eastAsia="ko-KR"/>
            </w:rPr>
          </w:rPrChange>
        </w:rPr>
        <w:t>was</w:t>
      </w:r>
      <w:proofErr w:type="spellEnd"/>
      <w:r w:rsidRPr="00623806">
        <w:rPr>
          <w:rFonts w:ascii="Helvetica" w:hAnsi="Helvetica"/>
          <w:i/>
          <w:iCs/>
          <w:color w:val="000000"/>
          <w:szCs w:val="24"/>
          <w:lang w:val="es-ES" w:eastAsia="ko-KR"/>
          <w:rPrChange w:id="125" w:author="Author">
            <w:rPr>
              <w:rFonts w:ascii="Helvetica" w:hAnsi="Helvetica"/>
              <w:color w:val="000000"/>
              <w:szCs w:val="24"/>
              <w:lang w:eastAsia="ko-KR"/>
            </w:rPr>
          </w:rPrChange>
        </w:rPr>
        <w:t xml:space="preserve"> </w:t>
      </w:r>
      <w:proofErr w:type="spellStart"/>
      <w:r w:rsidRPr="00623806">
        <w:rPr>
          <w:rFonts w:ascii="Helvetica" w:hAnsi="Helvetica"/>
          <w:i/>
          <w:iCs/>
          <w:color w:val="000000"/>
          <w:szCs w:val="24"/>
          <w:lang w:val="es-ES" w:eastAsia="ko-KR"/>
          <w:rPrChange w:id="126" w:author="Author">
            <w:rPr>
              <w:rFonts w:ascii="Helvetica" w:hAnsi="Helvetica"/>
              <w:color w:val="000000"/>
              <w:szCs w:val="24"/>
              <w:lang w:eastAsia="ko-KR"/>
            </w:rPr>
          </w:rPrChange>
        </w:rPr>
        <w:t>wrong</w:t>
      </w:r>
      <w:proofErr w:type="spellEnd"/>
      <w:r w:rsidRPr="00623806">
        <w:rPr>
          <w:rFonts w:ascii="Helvetica" w:hAnsi="Helvetica"/>
          <w:i/>
          <w:iCs/>
          <w:color w:val="000000"/>
          <w:szCs w:val="24"/>
          <w:lang w:val="es-ES" w:eastAsia="ko-KR"/>
          <w:rPrChange w:id="127" w:author="Author">
            <w:rPr>
              <w:rFonts w:ascii="Helvetica" w:hAnsi="Helvetica"/>
              <w:color w:val="000000"/>
              <w:szCs w:val="24"/>
              <w:lang w:eastAsia="ko-KR"/>
            </w:rPr>
          </w:rPrChange>
        </w:rPr>
        <w:t xml:space="preserve"> </w:t>
      </w:r>
      <w:proofErr w:type="spellStart"/>
      <w:r w:rsidRPr="00623806">
        <w:rPr>
          <w:rFonts w:ascii="Helvetica" w:hAnsi="Helvetica"/>
          <w:i/>
          <w:iCs/>
          <w:color w:val="000000"/>
          <w:szCs w:val="24"/>
          <w:lang w:val="es-ES" w:eastAsia="ko-KR"/>
          <w:rPrChange w:id="128" w:author="Author">
            <w:rPr>
              <w:rFonts w:ascii="Helvetica" w:hAnsi="Helvetica"/>
              <w:color w:val="000000"/>
              <w:szCs w:val="24"/>
              <w:lang w:eastAsia="ko-KR"/>
            </w:rPr>
          </w:rPrChange>
        </w:rPr>
        <w:t>with</w:t>
      </w:r>
      <w:proofErr w:type="spellEnd"/>
      <w:r w:rsidRPr="00623806">
        <w:rPr>
          <w:rFonts w:ascii="Helvetica" w:hAnsi="Helvetica"/>
          <w:i/>
          <w:iCs/>
          <w:color w:val="000000"/>
          <w:szCs w:val="24"/>
          <w:lang w:val="es-ES" w:eastAsia="ko-KR"/>
          <w:rPrChange w:id="129" w:author="Author">
            <w:rPr>
              <w:rFonts w:ascii="Helvetica" w:hAnsi="Helvetica"/>
              <w:color w:val="000000"/>
              <w:szCs w:val="24"/>
              <w:lang w:eastAsia="ko-KR"/>
            </w:rPr>
          </w:rPrChange>
        </w:rPr>
        <w:t xml:space="preserve"> me?</w:t>
      </w:r>
    </w:p>
    <w:p w14:paraId="2381F62B" w14:textId="1AF8AB15" w:rsidR="00A3434B" w:rsidRPr="00623806" w:rsidRDefault="00A3434B"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ache</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chest</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coiling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low</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belly</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going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away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getting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worse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Our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fingers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touched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each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other</w:t>
      </w:r>
      <w:proofErr w:type="spellEnd"/>
      <w:r w:rsidRPr="00623806">
        <w:rPr>
          <w:rFonts w:ascii="Helvetica" w:hAnsi="Helvetica"/>
          <w:color w:val="000000"/>
          <w:szCs w:val="24"/>
          <w:lang w:val="es-ES" w:eastAsia="ko-KR"/>
        </w:rPr>
        <w:t xml:space="preserve">, passing a folder </w:t>
      </w:r>
      <w:proofErr w:type="spellStart"/>
      <w:r w:rsidRPr="00623806">
        <w:rPr>
          <w:rFonts w:ascii="Helvetica" w:hAnsi="Helvetica"/>
          <w:color w:val="000000"/>
          <w:szCs w:val="24"/>
          <w:lang w:val="es-ES" w:eastAsia="ko-KR"/>
        </w:rPr>
        <w:t>between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us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Every</w:t>
      </w:r>
      <w:proofErr w:type="spellEnd"/>
      <w:r w:rsidRPr="00623806">
        <w:rPr>
          <w:rFonts w:ascii="Helvetica" w:hAnsi="Helvetica"/>
          <w:color w:val="000000"/>
          <w:szCs w:val="24"/>
          <w:lang w:val="es-ES" w:eastAsia="ko-KR"/>
        </w:rPr>
        <w:t xml:space="preserve"> time he </w:t>
      </w:r>
      <w:proofErr w:type="spellStart"/>
      <w:r w:rsidRPr="00623806">
        <w:rPr>
          <w:rFonts w:ascii="Helvetica" w:hAnsi="Helvetica"/>
          <w:color w:val="000000"/>
          <w:szCs w:val="24"/>
          <w:lang w:val="es-ES" w:eastAsia="ko-KR"/>
        </w:rPr>
        <w:t>leaned</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voice</w:t>
      </w:r>
      <w:proofErr w:type="spellEnd"/>
      <w:r w:rsidRPr="00623806">
        <w:rPr>
          <w:rFonts w:ascii="Helvetica" w:hAnsi="Helvetica"/>
          <w:color w:val="000000"/>
          <w:szCs w:val="24"/>
          <w:lang w:val="es-ES" w:eastAsia="ko-KR"/>
        </w:rPr>
        <w:t xml:space="preserve"> </w:t>
      </w:r>
      <w:proofErr w:type="spellStart"/>
      <w:r w:rsidR="00611C88" w:rsidRPr="00623806">
        <w:rPr>
          <w:rFonts w:ascii="Helvetica" w:hAnsi="Helvetica"/>
          <w:color w:val="000000"/>
          <w:szCs w:val="24"/>
          <w:lang w:val="es-ES" w:eastAsia="ko-KR"/>
        </w:rPr>
        <w:t>dipped</w:t>
      </w:r>
      <w:proofErr w:type="spellEnd"/>
      <w:r w:rsidR="00611C88"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just</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little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low</w:t>
      </w:r>
      <w:proofErr w:type="spellEnd"/>
      <w:r w:rsidRPr="00623806">
        <w:rPr>
          <w:rFonts w:ascii="Helvetica" w:hAnsi="Helvetica"/>
          <w:color w:val="000000"/>
          <w:szCs w:val="24"/>
          <w:lang w:val="es-ES" w:eastAsia="ko-KR"/>
        </w:rPr>
        <w:t>.</w:t>
      </w:r>
    </w:p>
    <w:p w14:paraId="2AC5B2BB" w14:textId="645BEF3D" w:rsidR="00A3434B" w:rsidRPr="00623806" w:rsidRDefault="00A3434B"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unraveling</w:t>
      </w:r>
      <w:proofErr w:type="spellEnd"/>
      <w:r w:rsidRPr="00623806">
        <w:rPr>
          <w:rFonts w:ascii="Helvetica" w:hAnsi="Helvetica"/>
          <w:color w:val="000000"/>
          <w:szCs w:val="24"/>
          <w:lang w:val="es-ES" w:eastAsia="ko-KR"/>
        </w:rPr>
        <w:t>.</w:t>
      </w:r>
    </w:p>
    <w:p w14:paraId="616FC639" w14:textId="35F5E5C1" w:rsidR="00A3434B" w:rsidRPr="00623806" w:rsidRDefault="00A3434B"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What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most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distressing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part</w:t>
      </w:r>
      <w:proofErr w:type="spellEnd"/>
      <w:r w:rsidRPr="00623806">
        <w:rPr>
          <w:rFonts w:ascii="Helvetica" w:hAnsi="Helvetica"/>
          <w:color w:val="000000"/>
          <w:szCs w:val="24"/>
          <w:lang w:val="es-ES" w:eastAsia="ko-KR"/>
        </w:rPr>
        <w:t>?</w:t>
      </w:r>
    </w:p>
    <w:p w14:paraId="5EA9D6CA" w14:textId="357BFAD9" w:rsidR="00A3434B" w:rsidRPr="00623806" w:rsidRDefault="00A3434B"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didn’t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stop.</w:t>
      </w:r>
    </w:p>
    <w:p w14:paraId="41DB97EE" w14:textId="70533996" w:rsidR="00A3434B" w:rsidRPr="00623806" w:rsidRDefault="00A3434B"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But</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couldn’t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act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couldn’t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let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desire</w:t>
      </w:r>
      <w:proofErr w:type="spellEnd"/>
      <w:r w:rsidRPr="00623806">
        <w:rPr>
          <w:rFonts w:ascii="Helvetica" w:hAnsi="Helvetica"/>
          <w:color w:val="000000"/>
          <w:szCs w:val="24"/>
          <w:lang w:val="es-ES" w:eastAsia="ko-KR"/>
        </w:rPr>
        <w:t xml:space="preserve"> ruin </w:t>
      </w:r>
      <w:proofErr w:type="spellStart"/>
      <w:r w:rsidRPr="00623806">
        <w:rPr>
          <w:rFonts w:ascii="Helvetica" w:hAnsi="Helvetica"/>
          <w:color w:val="000000"/>
          <w:szCs w:val="24"/>
          <w:lang w:val="es-ES" w:eastAsia="ko-KR"/>
        </w:rPr>
        <w:t>what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little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stability</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had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left</w:t>
      </w:r>
      <w:proofErr w:type="spellEnd"/>
      <w:r w:rsidRPr="00623806">
        <w:rPr>
          <w:rFonts w:ascii="Helvetica" w:hAnsi="Helvetica"/>
          <w:color w:val="000000"/>
          <w:szCs w:val="24"/>
          <w:lang w:val="es-ES" w:eastAsia="ko-KR"/>
        </w:rPr>
        <w:t>.</w:t>
      </w:r>
    </w:p>
    <w:p w14:paraId="2B26AACD" w14:textId="43D518C4" w:rsidR="00A3434B" w:rsidRPr="00623806" w:rsidRDefault="00A3434B"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couldn't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let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desire</w:t>
      </w:r>
      <w:proofErr w:type="spellEnd"/>
      <w:r w:rsidRPr="00623806">
        <w:rPr>
          <w:rFonts w:ascii="Helvetica" w:hAnsi="Helvetica"/>
          <w:color w:val="000000"/>
          <w:szCs w:val="24"/>
          <w:lang w:val="es-ES" w:eastAsia="ko-KR"/>
        </w:rPr>
        <w:t xml:space="preserve"> ruin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little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stability</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had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left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especially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with</w:t>
      </w:r>
      <w:proofErr w:type="spellEnd"/>
      <w:r w:rsidRPr="00623806">
        <w:rPr>
          <w:rFonts w:ascii="Helvetica" w:hAnsi="Helvetica"/>
          <w:color w:val="000000"/>
          <w:szCs w:val="24"/>
          <w:lang w:val="es-ES" w:eastAsia="ko-KR"/>
        </w:rPr>
        <w:t xml:space="preserve"> Owen </w:t>
      </w:r>
      <w:proofErr w:type="spellStart"/>
      <w:r w:rsidRPr="00623806">
        <w:rPr>
          <w:rFonts w:ascii="Helvetica" w:hAnsi="Helvetica"/>
          <w:color w:val="000000"/>
          <w:szCs w:val="24"/>
          <w:lang w:val="es-ES" w:eastAsia="ko-KR"/>
        </w:rPr>
        <w:t>still</w:t>
      </w:r>
      <w:proofErr w:type="spellEnd"/>
      <w:r w:rsidRPr="00623806">
        <w:rPr>
          <w:rFonts w:ascii="Helvetica" w:hAnsi="Helvetica"/>
          <w:color w:val="000000"/>
          <w:szCs w:val="24"/>
          <w:lang w:val="es-ES" w:eastAsia="ko-KR"/>
        </w:rPr>
        <w:t xml:space="preserve"> at home. </w:t>
      </w:r>
      <w:proofErr w:type="spellStart"/>
      <w:r w:rsidRPr="00623806">
        <w:rPr>
          <w:rFonts w:ascii="Helvetica" w:hAnsi="Helvetica"/>
          <w:color w:val="000000"/>
          <w:szCs w:val="24"/>
          <w:lang w:val="es-ES" w:eastAsia="ko-KR"/>
        </w:rPr>
        <w:t>Not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with</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wolf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pup</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curled</w:t>
      </w:r>
      <w:proofErr w:type="spellEnd"/>
      <w:r w:rsidRPr="00623806">
        <w:rPr>
          <w:rFonts w:ascii="Helvetica" w:hAnsi="Helvetica"/>
          <w:color w:val="000000"/>
          <w:szCs w:val="24"/>
          <w:lang w:val="es-ES" w:eastAsia="ko-KR"/>
        </w:rPr>
        <w:t xml:space="preserve"> at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feet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every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night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evident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heart</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body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were</w:t>
      </w:r>
      <w:proofErr w:type="spellEnd"/>
      <w:r w:rsidRPr="00623806">
        <w:rPr>
          <w:rFonts w:ascii="Helvetica" w:hAnsi="Helvetica"/>
          <w:color w:val="000000"/>
          <w:szCs w:val="24"/>
          <w:lang w:val="es-ES" w:eastAsia="ko-KR"/>
        </w:rPr>
        <w:t xml:space="preserve"> no </w:t>
      </w:r>
      <w:proofErr w:type="spellStart"/>
      <w:r w:rsidRPr="00623806">
        <w:rPr>
          <w:rFonts w:ascii="Helvetica" w:hAnsi="Helvetica"/>
          <w:color w:val="000000"/>
          <w:szCs w:val="24"/>
          <w:lang w:val="es-ES" w:eastAsia="ko-KR"/>
        </w:rPr>
        <w:t>longer</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sync</w:t>
      </w:r>
      <w:proofErr w:type="spellEnd"/>
      <w:r w:rsidRPr="00623806">
        <w:rPr>
          <w:rFonts w:ascii="Helvetica" w:hAnsi="Helvetica"/>
          <w:color w:val="000000"/>
          <w:szCs w:val="24"/>
          <w:lang w:val="es-ES" w:eastAsia="ko-KR"/>
        </w:rPr>
        <w:t>.</w:t>
      </w:r>
    </w:p>
    <w:p w14:paraId="34F4CD0C" w14:textId="6123F8FC" w:rsidR="00A3434B" w:rsidRPr="00623806" w:rsidRDefault="00A3434B"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bit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inside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cheek</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hard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trying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reset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brain</w:t>
      </w:r>
      <w:proofErr w:type="spellEnd"/>
      <w:r w:rsidRPr="00623806">
        <w:rPr>
          <w:rFonts w:ascii="Helvetica" w:hAnsi="Helvetica"/>
          <w:color w:val="000000"/>
          <w:szCs w:val="24"/>
          <w:lang w:val="es-ES" w:eastAsia="ko-KR"/>
        </w:rPr>
        <w:t>.</w:t>
      </w:r>
    </w:p>
    <w:p w14:paraId="5A5A2A15" w14:textId="3C13B6F6" w:rsidR="00A3434B" w:rsidRPr="00623806" w:rsidRDefault="00A3434B"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didn’t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work</w:t>
      </w:r>
      <w:proofErr w:type="spellEnd"/>
      <w:r w:rsidRPr="00623806">
        <w:rPr>
          <w:rFonts w:ascii="Helvetica" w:hAnsi="Helvetica"/>
          <w:color w:val="000000"/>
          <w:szCs w:val="24"/>
          <w:lang w:val="es-ES" w:eastAsia="ko-KR"/>
        </w:rPr>
        <w:t>.</w:t>
      </w:r>
    </w:p>
    <w:p w14:paraId="2AFF42F4" w14:textId="5B5EC5EB" w:rsidR="00A3434B" w:rsidRPr="00623806" w:rsidRDefault="00A3434B"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Zeff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let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out</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quiet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laugh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from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across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room</w:t>
      </w:r>
      <w:proofErr w:type="spellEnd"/>
      <w:r w:rsidRPr="00623806">
        <w:rPr>
          <w:rFonts w:ascii="Helvetica" w:hAnsi="Helvetica"/>
          <w:color w:val="000000"/>
          <w:szCs w:val="24"/>
          <w:lang w:val="es-ES" w:eastAsia="ko-KR"/>
        </w:rPr>
        <w:t xml:space="preserve"> in response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something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someone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else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said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sound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low</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rich</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unguarded</w:t>
      </w:r>
      <w:proofErr w:type="spellEnd"/>
      <w:r w:rsidRPr="00623806">
        <w:rPr>
          <w:rFonts w:ascii="Helvetica" w:hAnsi="Helvetica"/>
          <w:color w:val="000000"/>
          <w:szCs w:val="24"/>
          <w:lang w:val="es-ES" w:eastAsia="ko-KR"/>
        </w:rPr>
        <w:t xml:space="preserve">. And I </w:t>
      </w:r>
      <w:proofErr w:type="spellStart"/>
      <w:r w:rsidRPr="00623806">
        <w:rPr>
          <w:rFonts w:ascii="Helvetica" w:hAnsi="Helvetica"/>
          <w:color w:val="000000"/>
          <w:szCs w:val="24"/>
          <w:lang w:val="es-ES" w:eastAsia="ko-KR"/>
        </w:rPr>
        <w:t>felt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between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ribs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deep</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spine</w:t>
      </w:r>
      <w:proofErr w:type="spellEnd"/>
      <w:r w:rsidRPr="00623806">
        <w:rPr>
          <w:rFonts w:ascii="Helvetica" w:hAnsi="Helvetica"/>
          <w:color w:val="000000"/>
          <w:szCs w:val="24"/>
          <w:lang w:val="es-ES" w:eastAsia="ko-KR"/>
        </w:rPr>
        <w:t xml:space="preserve">, in places I </w:t>
      </w:r>
      <w:proofErr w:type="spellStart"/>
      <w:r w:rsidRPr="00623806">
        <w:rPr>
          <w:rFonts w:ascii="Helvetica" w:hAnsi="Helvetica"/>
          <w:color w:val="000000"/>
          <w:szCs w:val="24"/>
          <w:lang w:val="es-ES" w:eastAsia="ko-KR"/>
        </w:rPr>
        <w:t>had</w:t>
      </w:r>
      <w:proofErr w:type="spellEnd"/>
      <w:r w:rsidRPr="00623806">
        <w:rPr>
          <w:rFonts w:ascii="Helvetica" w:hAnsi="Helvetica"/>
          <w:color w:val="000000"/>
          <w:szCs w:val="24"/>
          <w:lang w:val="es-ES" w:eastAsia="ko-KR"/>
        </w:rPr>
        <w:t xml:space="preserve"> no </w:t>
      </w:r>
      <w:proofErr w:type="spellStart"/>
      <w:r w:rsidRPr="00623806">
        <w:rPr>
          <w:rFonts w:ascii="Helvetica" w:hAnsi="Helvetica"/>
          <w:color w:val="000000"/>
          <w:szCs w:val="24"/>
          <w:lang w:val="es-ES" w:eastAsia="ko-KR"/>
        </w:rPr>
        <w:t>business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feeling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anything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for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anyone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apart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from</w:t>
      </w:r>
      <w:proofErr w:type="spellEnd"/>
      <w:r w:rsidRPr="00623806">
        <w:rPr>
          <w:rFonts w:ascii="Helvetica" w:hAnsi="Helvetica"/>
          <w:color w:val="000000"/>
          <w:szCs w:val="24"/>
          <w:lang w:val="es-ES" w:eastAsia="ko-KR"/>
        </w:rPr>
        <w:t>—</w:t>
      </w:r>
    </w:p>
    <w:p w14:paraId="421C8096" w14:textId="5DDBBE4F" w:rsidR="00A3434B" w:rsidRPr="00623806" w:rsidRDefault="00A3434B"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Hey</w:t>
      </w:r>
      <w:proofErr w:type="spellEnd"/>
      <w:r w:rsidRPr="00623806">
        <w:rPr>
          <w:rFonts w:ascii="Helvetica" w:hAnsi="Helvetica"/>
          <w:color w:val="000000"/>
          <w:szCs w:val="24"/>
          <w:lang w:val="es-ES" w:eastAsia="ko-KR"/>
        </w:rPr>
        <w:t>.”</w:t>
      </w:r>
    </w:p>
    <w:p w14:paraId="26B524A9" w14:textId="5220B2CB" w:rsidR="00A3434B" w:rsidRPr="00623806" w:rsidRDefault="00A3434B"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lastRenderedPageBreak/>
        <w:t xml:space="preserve">I </w:t>
      </w:r>
      <w:proofErr w:type="spellStart"/>
      <w:r w:rsidRPr="00623806">
        <w:rPr>
          <w:rFonts w:ascii="Helvetica" w:hAnsi="Helvetica"/>
          <w:color w:val="000000"/>
          <w:szCs w:val="24"/>
          <w:lang w:val="es-ES" w:eastAsia="ko-KR"/>
        </w:rPr>
        <w:t>jumped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slightly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turning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see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Zeff</w:t>
      </w:r>
      <w:proofErr w:type="spellEnd"/>
      <w:r w:rsidRPr="00623806">
        <w:rPr>
          <w:rFonts w:ascii="Helvetica" w:hAnsi="Helvetica"/>
          <w:color w:val="000000"/>
          <w:szCs w:val="24"/>
          <w:lang w:val="es-ES" w:eastAsia="ko-KR"/>
        </w:rPr>
        <w:t xml:space="preserve"> standing </w:t>
      </w:r>
      <w:proofErr w:type="spellStart"/>
      <w:r w:rsidRPr="00623806">
        <w:rPr>
          <w:rFonts w:ascii="Helvetica" w:hAnsi="Helvetica"/>
          <w:color w:val="000000"/>
          <w:szCs w:val="24"/>
          <w:lang w:val="es-ES" w:eastAsia="ko-KR"/>
        </w:rPr>
        <w:t>beside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desk</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one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brow</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raised</w:t>
      </w:r>
      <w:proofErr w:type="spellEnd"/>
      <w:r w:rsidRPr="00623806">
        <w:rPr>
          <w:rFonts w:ascii="Helvetica" w:hAnsi="Helvetica"/>
          <w:color w:val="000000"/>
          <w:szCs w:val="24"/>
          <w:lang w:val="es-ES" w:eastAsia="ko-KR"/>
        </w:rPr>
        <w:t>.</w:t>
      </w:r>
    </w:p>
    <w:p w14:paraId="18D7ECE0" w14:textId="4B77E445" w:rsidR="00A3434B" w:rsidRPr="00623806" w:rsidRDefault="00A3434B"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You</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alright</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asked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Voice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smooth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Innocent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innocent</w:t>
      </w:r>
      <w:proofErr w:type="spellEnd"/>
      <w:r w:rsidRPr="00623806">
        <w:rPr>
          <w:rFonts w:ascii="Helvetica" w:hAnsi="Helvetica"/>
          <w:color w:val="000000"/>
          <w:szCs w:val="24"/>
          <w:lang w:val="es-ES" w:eastAsia="ko-KR"/>
        </w:rPr>
        <w:t>.</w:t>
      </w:r>
    </w:p>
    <w:p w14:paraId="5AA15CCB" w14:textId="406DFC8E" w:rsidR="00A3434B" w:rsidRPr="00623806" w:rsidRDefault="00A3434B" w:rsidP="0035271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Yeah</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said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quickly</w:t>
      </w:r>
      <w:proofErr w:type="spellEnd"/>
      <w:r w:rsidRPr="00623806">
        <w:rPr>
          <w:rFonts w:ascii="Helvetica" w:hAnsi="Helvetica"/>
          <w:color w:val="000000"/>
          <w:szCs w:val="24"/>
          <w:lang w:val="es-ES" w:eastAsia="ko-KR"/>
        </w:rPr>
        <w:t xml:space="preserve">. “Fine. Just </w:t>
      </w:r>
      <w:proofErr w:type="spellStart"/>
      <w:r w:rsidRPr="00623806">
        <w:rPr>
          <w:rFonts w:ascii="Helvetica" w:hAnsi="Helvetica"/>
          <w:color w:val="000000"/>
          <w:szCs w:val="24"/>
          <w:lang w:val="es-ES" w:eastAsia="ko-KR"/>
        </w:rPr>
        <w:t>focused</w:t>
      </w:r>
      <w:proofErr w:type="spellEnd"/>
      <w:r w:rsidRPr="00623806">
        <w:rPr>
          <w:rFonts w:ascii="Helvetica" w:hAnsi="Helvetica"/>
          <w:color w:val="000000"/>
          <w:szCs w:val="24"/>
          <w:lang w:val="es-ES" w:eastAsia="ko-KR"/>
        </w:rPr>
        <w:t>.”</w:t>
      </w:r>
    </w:p>
    <w:p w14:paraId="55B64225" w14:textId="74E77876" w:rsidR="00A3434B" w:rsidRPr="00623806" w:rsidRDefault="00A3434B"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gaze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lingered</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second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long</w:t>
      </w:r>
      <w:proofErr w:type="spellEnd"/>
      <w:r w:rsidRPr="00623806">
        <w:rPr>
          <w:rFonts w:ascii="Helvetica" w:hAnsi="Helvetica"/>
          <w:color w:val="000000"/>
          <w:szCs w:val="24"/>
          <w:lang w:val="es-ES" w:eastAsia="ko-KR"/>
        </w:rPr>
        <w:t>. “</w:t>
      </w:r>
      <w:proofErr w:type="spellStart"/>
      <w:r w:rsidRPr="00623806">
        <w:rPr>
          <w:rFonts w:ascii="Helvetica" w:hAnsi="Helvetica"/>
          <w:color w:val="000000"/>
          <w:szCs w:val="24"/>
          <w:lang w:val="es-ES" w:eastAsia="ko-KR"/>
        </w:rPr>
        <w:t>You</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looked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you</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were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somewhere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else</w:t>
      </w:r>
      <w:proofErr w:type="spellEnd"/>
      <w:r w:rsidRPr="00623806">
        <w:rPr>
          <w:rFonts w:ascii="Helvetica" w:hAnsi="Helvetica"/>
          <w:color w:val="000000"/>
          <w:szCs w:val="24"/>
          <w:lang w:val="es-ES" w:eastAsia="ko-KR"/>
        </w:rPr>
        <w:t>.”</w:t>
      </w:r>
    </w:p>
    <w:p w14:paraId="43D4A79F" w14:textId="4294EC53" w:rsidR="00A3434B" w:rsidRPr="00623806" w:rsidRDefault="002A40DE" w:rsidP="00A3434B">
      <w:pPr>
        <w:spacing w:line="276" w:lineRule="auto"/>
        <w:ind w:firstLine="720"/>
        <w:jc w:val="both"/>
        <w:rPr>
          <w:rFonts w:ascii="Helvetica" w:hAnsi="Helvetica"/>
          <w:i/>
          <w:iCs/>
          <w:color w:val="000000"/>
          <w:szCs w:val="24"/>
          <w:lang w:val="es-ES" w:eastAsia="ko-KR"/>
        </w:rPr>
      </w:pPr>
      <w:ins w:id="130" w:author="Author">
        <w:r w:rsidRPr="00623806">
          <w:rPr>
            <w:rFonts w:ascii="Helvetica" w:hAnsi="Helvetica"/>
            <w:i/>
            <w:iCs/>
            <w:color w:val="000000"/>
            <w:szCs w:val="24"/>
            <w:lang w:val="es-ES" w:eastAsia="ko-KR"/>
          </w:rPr>
          <w:t xml:space="preserve">Yes, </w:t>
        </w:r>
        <w:proofErr w:type="spellStart"/>
        <w:r w:rsidRPr="00623806">
          <w:rPr>
            <w:rFonts w:ascii="Helvetica" w:hAnsi="Helvetica"/>
            <w:i/>
            <w:iCs/>
            <w:color w:val="000000"/>
            <w:szCs w:val="24"/>
            <w:lang w:val="es-ES" w:eastAsia="ko-KR"/>
          </w:rPr>
          <w:t>you</w:t>
        </w:r>
        <w:proofErr w:type="spellEnd"/>
        <w:r w:rsidRPr="00623806">
          <w:rPr>
            <w:rFonts w:ascii="Helvetica" w:hAnsi="Helvetica"/>
            <w:i/>
            <w:iCs/>
            <w:color w:val="000000"/>
            <w:szCs w:val="24"/>
            <w:lang w:val="es-ES" w:eastAsia="ko-KR"/>
          </w:rPr>
          <w:t xml:space="preserve"> </w:t>
        </w:r>
        <w:proofErr w:type="spellStart"/>
        <w:r w:rsidRPr="00623806">
          <w:rPr>
            <w:rFonts w:ascii="Helvetica" w:hAnsi="Helvetica"/>
            <w:i/>
            <w:iCs/>
            <w:color w:val="000000"/>
            <w:szCs w:val="24"/>
            <w:lang w:val="es-ES" w:eastAsia="ko-KR"/>
          </w:rPr>
          <w:t>above</w:t>
        </w:r>
        <w:proofErr w:type="spellEnd"/>
        <w:r w:rsidRPr="00623806">
          <w:rPr>
            <w:rFonts w:ascii="Helvetica" w:hAnsi="Helvetica"/>
            <w:i/>
            <w:iCs/>
            <w:color w:val="000000"/>
            <w:szCs w:val="24"/>
            <w:lang w:val="es-ES" w:eastAsia="ko-KR"/>
          </w:rPr>
          <w:t xml:space="preserve"> me, </w:t>
        </w:r>
        <w:proofErr w:type="spellStart"/>
        <w:r w:rsidRPr="00623806">
          <w:rPr>
            <w:rFonts w:ascii="Helvetica" w:hAnsi="Helvetica"/>
            <w:i/>
            <w:iCs/>
            <w:color w:val="000000"/>
            <w:szCs w:val="24"/>
            <w:lang w:val="es-ES" w:eastAsia="ko-KR"/>
          </w:rPr>
          <w:t>your</w:t>
        </w:r>
        <w:proofErr w:type="spellEnd"/>
        <w:r w:rsidRPr="00623806">
          <w:rPr>
            <w:rFonts w:ascii="Helvetica" w:hAnsi="Helvetica"/>
            <w:i/>
            <w:iCs/>
            <w:color w:val="000000"/>
            <w:szCs w:val="24"/>
            <w:lang w:val="es-ES" w:eastAsia="ko-KR"/>
          </w:rPr>
          <w:t xml:space="preserve"> </w:t>
        </w:r>
        <w:proofErr w:type="spellStart"/>
        <w:r w:rsidRPr="00623806">
          <w:rPr>
            <w:rFonts w:ascii="Helvetica" w:hAnsi="Helvetica"/>
            <w:i/>
            <w:iCs/>
            <w:color w:val="000000"/>
            <w:szCs w:val="24"/>
            <w:lang w:val="es-ES" w:eastAsia="ko-KR"/>
          </w:rPr>
          <w:t>knee</w:t>
        </w:r>
        <w:proofErr w:type="spellEnd"/>
        <w:r w:rsidRPr="00623806">
          <w:rPr>
            <w:rFonts w:ascii="Helvetica" w:hAnsi="Helvetica"/>
            <w:i/>
            <w:iCs/>
            <w:color w:val="000000"/>
            <w:szCs w:val="24"/>
            <w:lang w:val="es-ES" w:eastAsia="ko-KR"/>
          </w:rPr>
          <w:t xml:space="preserve"> </w:t>
        </w:r>
        <w:proofErr w:type="spellStart"/>
        <w:r w:rsidRPr="00623806">
          <w:rPr>
            <w:rFonts w:ascii="Helvetica" w:hAnsi="Helvetica"/>
            <w:i/>
            <w:iCs/>
            <w:color w:val="000000"/>
            <w:szCs w:val="24"/>
            <w:lang w:val="es-ES" w:eastAsia="ko-KR"/>
          </w:rPr>
          <w:t>next</w:t>
        </w:r>
        <w:proofErr w:type="spellEnd"/>
        <w:r w:rsidRPr="00623806">
          <w:rPr>
            <w:rFonts w:ascii="Helvetica" w:hAnsi="Helvetica"/>
            <w:i/>
            <w:iCs/>
            <w:color w:val="000000"/>
            <w:szCs w:val="24"/>
            <w:lang w:val="es-ES" w:eastAsia="ko-KR"/>
          </w:rPr>
          <w:t xml:space="preserve"> </w:t>
        </w:r>
        <w:proofErr w:type="spellStart"/>
        <w:r w:rsidRPr="00623806">
          <w:rPr>
            <w:rFonts w:ascii="Helvetica" w:hAnsi="Helvetica"/>
            <w:i/>
            <w:iCs/>
            <w:color w:val="000000"/>
            <w:szCs w:val="24"/>
            <w:lang w:val="es-ES" w:eastAsia="ko-KR"/>
          </w:rPr>
          <w:t>to</w:t>
        </w:r>
        <w:proofErr w:type="spellEnd"/>
        <w:r w:rsidRPr="00623806">
          <w:rPr>
            <w:rFonts w:ascii="Helvetica" w:hAnsi="Helvetica"/>
            <w:i/>
            <w:iCs/>
            <w:color w:val="000000"/>
            <w:szCs w:val="24"/>
            <w:lang w:val="es-ES" w:eastAsia="ko-KR"/>
          </w:rPr>
          <w:t xml:space="preserve"> </w:t>
        </w:r>
        <w:proofErr w:type="spellStart"/>
        <w:r w:rsidRPr="00623806">
          <w:rPr>
            <w:rFonts w:ascii="Helvetica" w:hAnsi="Helvetica"/>
            <w:i/>
            <w:iCs/>
            <w:color w:val="000000"/>
            <w:szCs w:val="24"/>
            <w:lang w:val="es-ES" w:eastAsia="ko-KR"/>
          </w:rPr>
          <w:t>my</w:t>
        </w:r>
        <w:proofErr w:type="spellEnd"/>
        <w:r w:rsidRPr="00623806">
          <w:rPr>
            <w:rFonts w:ascii="Helvetica" w:hAnsi="Helvetica"/>
            <w:i/>
            <w:iCs/>
            <w:color w:val="000000"/>
            <w:szCs w:val="24"/>
            <w:lang w:val="es-ES" w:eastAsia="ko-KR"/>
          </w:rPr>
          <w:t xml:space="preserve"> </w:t>
        </w:r>
        <w:proofErr w:type="spellStart"/>
        <w:r w:rsidRPr="00623806">
          <w:rPr>
            <w:rFonts w:ascii="Helvetica" w:hAnsi="Helvetica"/>
            <w:i/>
            <w:iCs/>
            <w:color w:val="000000"/>
            <w:szCs w:val="24"/>
            <w:lang w:val="es-ES" w:eastAsia="ko-KR"/>
          </w:rPr>
          <w:t>thighs</w:t>
        </w:r>
        <w:proofErr w:type="spellEnd"/>
        <w:r w:rsidRPr="00623806">
          <w:rPr>
            <w:rFonts w:ascii="Helvetica" w:hAnsi="Helvetica"/>
            <w:i/>
            <w:iCs/>
            <w:color w:val="000000"/>
            <w:szCs w:val="24"/>
            <w:lang w:val="es-ES" w:eastAsia="ko-KR"/>
          </w:rPr>
          <w:t xml:space="preserve"> as </w:t>
        </w:r>
        <w:proofErr w:type="spellStart"/>
        <w:r w:rsidRPr="00623806">
          <w:rPr>
            <w:rFonts w:ascii="Helvetica" w:hAnsi="Helvetica"/>
            <w:i/>
            <w:iCs/>
            <w:color w:val="000000"/>
            <w:szCs w:val="24"/>
            <w:lang w:val="es-ES" w:eastAsia="ko-KR"/>
          </w:rPr>
          <w:t>you</w:t>
        </w:r>
        <w:proofErr w:type="spellEnd"/>
        <w:r w:rsidRPr="00623806">
          <w:rPr>
            <w:rFonts w:ascii="Helvetica" w:hAnsi="Helvetica"/>
            <w:i/>
            <w:iCs/>
            <w:color w:val="000000"/>
            <w:szCs w:val="24"/>
            <w:lang w:val="es-ES" w:eastAsia="ko-KR"/>
          </w:rPr>
          <w:t xml:space="preserve"> </w:t>
        </w:r>
        <w:proofErr w:type="spellStart"/>
        <w:r w:rsidRPr="00623806">
          <w:rPr>
            <w:rFonts w:ascii="Helvetica" w:hAnsi="Helvetica"/>
            <w:i/>
            <w:iCs/>
            <w:color w:val="000000"/>
            <w:szCs w:val="24"/>
            <w:lang w:val="es-ES" w:eastAsia="ko-KR"/>
          </w:rPr>
          <w:t>shifted</w:t>
        </w:r>
        <w:proofErr w:type="spellEnd"/>
        <w:r w:rsidRPr="00623806">
          <w:rPr>
            <w:rFonts w:ascii="Helvetica" w:hAnsi="Helvetica"/>
            <w:i/>
            <w:iCs/>
            <w:color w:val="000000"/>
            <w:szCs w:val="24"/>
            <w:lang w:val="es-ES" w:eastAsia="ko-KR"/>
          </w:rPr>
          <w:t xml:space="preserve"> </w:t>
        </w:r>
        <w:proofErr w:type="spellStart"/>
        <w:r w:rsidRPr="00623806">
          <w:rPr>
            <w:rFonts w:ascii="Helvetica" w:hAnsi="Helvetica"/>
            <w:i/>
            <w:iCs/>
            <w:color w:val="000000"/>
            <w:szCs w:val="24"/>
            <w:lang w:val="es-ES" w:eastAsia="ko-KR"/>
          </w:rPr>
          <w:t>inside</w:t>
        </w:r>
        <w:proofErr w:type="spellEnd"/>
        <w:r w:rsidRPr="00623806">
          <w:rPr>
            <w:rFonts w:ascii="Helvetica" w:hAnsi="Helvetica"/>
            <w:i/>
            <w:iCs/>
            <w:color w:val="000000"/>
            <w:szCs w:val="24"/>
            <w:lang w:val="es-ES" w:eastAsia="ko-KR"/>
          </w:rPr>
          <w:t xml:space="preserve"> </w:t>
        </w:r>
        <w:proofErr w:type="spellStart"/>
        <w:r w:rsidRPr="00623806">
          <w:rPr>
            <w:rFonts w:ascii="Helvetica" w:hAnsi="Helvetica"/>
            <w:i/>
            <w:iCs/>
            <w:color w:val="000000"/>
            <w:szCs w:val="24"/>
            <w:lang w:val="es-ES" w:eastAsia="ko-KR"/>
          </w:rPr>
          <w:t>of</w:t>
        </w:r>
        <w:proofErr w:type="spellEnd"/>
        <w:r w:rsidRPr="00623806">
          <w:rPr>
            <w:rFonts w:ascii="Helvetica" w:hAnsi="Helvetica"/>
            <w:i/>
            <w:iCs/>
            <w:color w:val="000000"/>
            <w:szCs w:val="24"/>
            <w:lang w:val="es-ES" w:eastAsia="ko-KR"/>
          </w:rPr>
          <w:t xml:space="preserve"> me and </w:t>
        </w:r>
        <w:proofErr w:type="spellStart"/>
        <w:r w:rsidRPr="00623806">
          <w:rPr>
            <w:rFonts w:ascii="Helvetica" w:hAnsi="Helvetica"/>
            <w:i/>
            <w:iCs/>
            <w:color w:val="000000"/>
            <w:szCs w:val="24"/>
            <w:lang w:val="es-ES" w:eastAsia="ko-KR"/>
          </w:rPr>
          <w:t>moaned</w:t>
        </w:r>
        <w:proofErr w:type="spellEnd"/>
        <w:r w:rsidRPr="00623806">
          <w:rPr>
            <w:rFonts w:ascii="Helvetica" w:hAnsi="Helvetica"/>
            <w:i/>
            <w:iCs/>
            <w:color w:val="000000"/>
            <w:szCs w:val="24"/>
            <w:lang w:val="es-ES" w:eastAsia="ko-KR"/>
          </w:rPr>
          <w:t xml:space="preserve"> </w:t>
        </w:r>
        <w:proofErr w:type="spellStart"/>
        <w:r w:rsidRPr="00623806">
          <w:rPr>
            <w:rFonts w:ascii="Helvetica" w:hAnsi="Helvetica"/>
            <w:i/>
            <w:iCs/>
            <w:color w:val="000000"/>
            <w:szCs w:val="24"/>
            <w:lang w:val="es-ES" w:eastAsia="ko-KR"/>
          </w:rPr>
          <w:t>my</w:t>
        </w:r>
        <w:proofErr w:type="spellEnd"/>
        <w:r w:rsidRPr="00623806">
          <w:rPr>
            <w:rFonts w:ascii="Helvetica" w:hAnsi="Helvetica"/>
            <w:i/>
            <w:iCs/>
            <w:color w:val="000000"/>
            <w:szCs w:val="24"/>
            <w:lang w:val="es-ES" w:eastAsia="ko-KR"/>
          </w:rPr>
          <w:t xml:space="preserve"> </w:t>
        </w:r>
        <w:proofErr w:type="spellStart"/>
        <w:r w:rsidRPr="00623806">
          <w:rPr>
            <w:rFonts w:ascii="Helvetica" w:hAnsi="Helvetica"/>
            <w:i/>
            <w:iCs/>
            <w:color w:val="000000"/>
            <w:szCs w:val="24"/>
            <w:lang w:val="es-ES" w:eastAsia="ko-KR"/>
          </w:rPr>
          <w:t>name</w:t>
        </w:r>
        <w:proofErr w:type="spellEnd"/>
        <w:r w:rsidRPr="00623806">
          <w:rPr>
            <w:rFonts w:ascii="Helvetica" w:hAnsi="Helvetica"/>
            <w:i/>
            <w:iCs/>
            <w:color w:val="000000"/>
            <w:szCs w:val="24"/>
            <w:lang w:val="es-ES" w:eastAsia="ko-KR"/>
          </w:rPr>
          <w:t>.</w:t>
        </w:r>
      </w:ins>
      <w:del w:id="131" w:author="Author">
        <w:r w:rsidR="00A3434B" w:rsidRPr="00623806" w:rsidDel="002A40DE">
          <w:rPr>
            <w:rFonts w:ascii="Helvetica" w:hAnsi="Helvetica"/>
            <w:i/>
            <w:iCs/>
            <w:color w:val="000000"/>
            <w:szCs w:val="24"/>
            <w:lang w:val="es-ES" w:eastAsia="ko-KR"/>
          </w:rPr>
          <w:delText>Yes, I imagined you</w:delText>
        </w:r>
        <w:r w:rsidR="00A3434B" w:rsidRPr="00623806" w:rsidDel="00206988">
          <w:rPr>
            <w:rFonts w:ascii="Helvetica" w:hAnsi="Helvetica"/>
            <w:i/>
            <w:iCs/>
            <w:color w:val="000000"/>
            <w:szCs w:val="24"/>
            <w:lang w:val="es-ES" w:eastAsia="ko-KR"/>
          </w:rPr>
          <w:delText>r legs wrapped around my waist while you were</w:delText>
        </w:r>
        <w:r w:rsidR="00A3434B" w:rsidRPr="00623806" w:rsidDel="002A40DE">
          <w:rPr>
            <w:rFonts w:ascii="Helvetica" w:hAnsi="Helvetica"/>
            <w:i/>
            <w:iCs/>
            <w:color w:val="000000"/>
            <w:szCs w:val="24"/>
            <w:lang w:val="es-ES" w:eastAsia="ko-KR"/>
          </w:rPr>
          <w:delText xml:space="preserve"> inside me, moaning my name.</w:delText>
        </w:r>
      </w:del>
    </w:p>
    <w:p w14:paraId="45160A38" w14:textId="13218FB9" w:rsidR="00A3434B" w:rsidRPr="00623806" w:rsidRDefault="00A3434B"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forced</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smile</w:t>
      </w:r>
      <w:proofErr w:type="spellEnd"/>
      <w:r w:rsidRPr="00623806">
        <w:rPr>
          <w:rFonts w:ascii="Helvetica" w:hAnsi="Helvetica"/>
          <w:color w:val="000000"/>
          <w:szCs w:val="24"/>
          <w:lang w:val="es-ES" w:eastAsia="ko-KR"/>
        </w:rPr>
        <w:t xml:space="preserve">. “Just… </w:t>
      </w:r>
      <w:proofErr w:type="spellStart"/>
      <w:r w:rsidRPr="00623806">
        <w:rPr>
          <w:rFonts w:ascii="Helvetica" w:hAnsi="Helvetica"/>
          <w:color w:val="000000"/>
          <w:szCs w:val="24"/>
          <w:lang w:val="es-ES" w:eastAsia="ko-KR"/>
        </w:rPr>
        <w:t>tired</w:t>
      </w:r>
      <w:proofErr w:type="spellEnd"/>
      <w:r w:rsidRPr="00623806">
        <w:rPr>
          <w:rFonts w:ascii="Helvetica" w:hAnsi="Helvetica"/>
          <w:color w:val="000000"/>
          <w:szCs w:val="24"/>
          <w:lang w:val="es-ES" w:eastAsia="ko-KR"/>
        </w:rPr>
        <w:t>.”</w:t>
      </w:r>
    </w:p>
    <w:p w14:paraId="11F74507" w14:textId="6C1F4A86" w:rsidR="00A3434B" w:rsidRPr="00623806" w:rsidRDefault="00A3434B"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He </w:t>
      </w:r>
      <w:proofErr w:type="spellStart"/>
      <w:r w:rsidRPr="00623806">
        <w:rPr>
          <w:rFonts w:ascii="Helvetica" w:hAnsi="Helvetica"/>
          <w:color w:val="000000"/>
          <w:szCs w:val="24"/>
          <w:lang w:val="es-ES" w:eastAsia="ko-KR"/>
        </w:rPr>
        <w:t>nodded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slowly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didn’t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believe</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for</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second</w:t>
      </w:r>
      <w:proofErr w:type="spellEnd"/>
      <w:r w:rsidRPr="00623806">
        <w:rPr>
          <w:rFonts w:ascii="Helvetica" w:hAnsi="Helvetica"/>
          <w:color w:val="000000"/>
          <w:szCs w:val="24"/>
          <w:lang w:val="es-ES" w:eastAsia="ko-KR"/>
        </w:rPr>
        <w:t xml:space="preserve">. “Are </w:t>
      </w:r>
      <w:proofErr w:type="spellStart"/>
      <w:r w:rsidRPr="00623806">
        <w:rPr>
          <w:rFonts w:ascii="Helvetica" w:hAnsi="Helvetica"/>
          <w:color w:val="000000"/>
          <w:szCs w:val="24"/>
          <w:lang w:val="es-ES" w:eastAsia="ko-KR"/>
        </w:rPr>
        <w:t>you</w:t>
      </w:r>
      <w:proofErr w:type="spellEnd"/>
      <w:r w:rsidRPr="00623806">
        <w:rPr>
          <w:rFonts w:ascii="Helvetica" w:hAnsi="Helvetica"/>
          <w:color w:val="000000"/>
          <w:szCs w:val="24"/>
          <w:lang w:val="es-ES" w:eastAsia="ko-KR"/>
        </w:rPr>
        <w:t xml:space="preserve"> </w:t>
      </w:r>
      <w:proofErr w:type="spellStart"/>
      <w:r w:rsidR="00A00F3C" w:rsidRPr="00623806">
        <w:rPr>
          <w:rFonts w:ascii="Helvetica" w:hAnsi="Helvetica"/>
          <w:color w:val="000000"/>
          <w:szCs w:val="24"/>
          <w:lang w:val="es-ES" w:eastAsia="ko-KR"/>
        </w:rPr>
        <w:t>sure</w:t>
      </w:r>
      <w:proofErr w:type="spellEnd"/>
      <w:r w:rsidR="00A00F3C"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You’ve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kind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twitchy</w:t>
      </w:r>
      <w:proofErr w:type="spellEnd"/>
      <w:r w:rsidRPr="00623806">
        <w:rPr>
          <w:rFonts w:ascii="Helvetica" w:hAnsi="Helvetica"/>
          <w:color w:val="000000"/>
          <w:szCs w:val="24"/>
          <w:lang w:val="es-ES" w:eastAsia="ko-KR"/>
        </w:rPr>
        <w:t>.”</w:t>
      </w:r>
    </w:p>
    <w:p w14:paraId="1CD9478B" w14:textId="67837731" w:rsidR="00A3434B" w:rsidRPr="00623806" w:rsidRDefault="00A3434B"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heart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dropped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into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stomach</w:t>
      </w:r>
      <w:proofErr w:type="spellEnd"/>
      <w:r w:rsidRPr="00623806">
        <w:rPr>
          <w:rFonts w:ascii="Helvetica" w:hAnsi="Helvetica"/>
          <w:color w:val="000000"/>
          <w:szCs w:val="24"/>
          <w:lang w:val="es-ES" w:eastAsia="ko-KR"/>
        </w:rPr>
        <w:t>.</w:t>
      </w:r>
    </w:p>
    <w:p w14:paraId="7C594A80" w14:textId="2210546C" w:rsidR="00A3434B" w:rsidRPr="00623806" w:rsidRDefault="00A3434B" w:rsidP="00A3434B">
      <w:pPr>
        <w:spacing w:line="276" w:lineRule="auto"/>
        <w:ind w:firstLine="720"/>
        <w:jc w:val="both"/>
        <w:rPr>
          <w:rFonts w:ascii="Helvetica" w:hAnsi="Helvetica"/>
          <w:i/>
          <w:iCs/>
          <w:color w:val="000000"/>
          <w:szCs w:val="24"/>
          <w:lang w:val="es-ES" w:eastAsia="ko-KR"/>
        </w:rPr>
      </w:pPr>
      <w:proofErr w:type="spellStart"/>
      <w:r w:rsidRPr="00623806">
        <w:rPr>
          <w:rFonts w:ascii="Helvetica" w:hAnsi="Helvetica"/>
          <w:i/>
          <w:iCs/>
          <w:color w:val="000000"/>
          <w:szCs w:val="24"/>
          <w:lang w:val="es-ES" w:eastAsia="ko-KR"/>
        </w:rPr>
        <w:t>Twitchy</w:t>
      </w:r>
      <w:proofErr w:type="spellEnd"/>
      <w:r w:rsidRPr="00623806">
        <w:rPr>
          <w:rFonts w:ascii="Helvetica" w:hAnsi="Helvetica"/>
          <w:i/>
          <w:iCs/>
          <w:color w:val="000000"/>
          <w:szCs w:val="24"/>
          <w:lang w:val="es-ES" w:eastAsia="ko-KR"/>
        </w:rPr>
        <w:t>? "</w:t>
      </w:r>
      <w:proofErr w:type="spellStart"/>
      <w:r w:rsidRPr="00623806">
        <w:rPr>
          <w:rFonts w:ascii="Helvetica" w:hAnsi="Helvetica"/>
          <w:i/>
          <w:iCs/>
          <w:color w:val="000000"/>
          <w:szCs w:val="24"/>
          <w:lang w:val="es-ES" w:eastAsia="ko-KR"/>
        </w:rPr>
        <w:t>Horny</w:t>
      </w:r>
      <w:proofErr w:type="spellEnd"/>
      <w:r w:rsidRPr="00623806">
        <w:rPr>
          <w:rFonts w:ascii="Helvetica" w:hAnsi="Helvetica"/>
          <w:i/>
          <w:iCs/>
          <w:color w:val="000000"/>
          <w:szCs w:val="24"/>
          <w:lang w:val="es-ES" w:eastAsia="ko-KR"/>
        </w:rPr>
        <w:t xml:space="preserve">" </w:t>
      </w:r>
      <w:proofErr w:type="spellStart"/>
      <w:r w:rsidRPr="00623806">
        <w:rPr>
          <w:rFonts w:ascii="Helvetica" w:hAnsi="Helvetica"/>
          <w:i/>
          <w:iCs/>
          <w:color w:val="000000"/>
          <w:szCs w:val="24"/>
          <w:lang w:val="es-ES" w:eastAsia="ko-KR"/>
        </w:rPr>
        <w:t>is</w:t>
      </w:r>
      <w:proofErr w:type="spellEnd"/>
      <w:r w:rsidRPr="00623806">
        <w:rPr>
          <w:rFonts w:ascii="Helvetica" w:hAnsi="Helvetica"/>
          <w:i/>
          <w:iCs/>
          <w:color w:val="000000"/>
          <w:szCs w:val="24"/>
          <w:lang w:val="es-ES" w:eastAsia="ko-KR"/>
        </w:rPr>
        <w:t xml:space="preserve"> </w:t>
      </w:r>
      <w:proofErr w:type="spellStart"/>
      <w:r w:rsidRPr="00623806">
        <w:rPr>
          <w:rFonts w:ascii="Helvetica" w:hAnsi="Helvetica"/>
          <w:i/>
          <w:iCs/>
          <w:color w:val="000000"/>
          <w:szCs w:val="24"/>
          <w:lang w:val="es-ES" w:eastAsia="ko-KR"/>
        </w:rPr>
        <w:t>the</w:t>
      </w:r>
      <w:proofErr w:type="spellEnd"/>
      <w:r w:rsidRPr="00623806">
        <w:rPr>
          <w:rFonts w:ascii="Helvetica" w:hAnsi="Helvetica"/>
          <w:i/>
          <w:iCs/>
          <w:color w:val="000000"/>
          <w:szCs w:val="24"/>
          <w:lang w:val="es-ES" w:eastAsia="ko-KR"/>
        </w:rPr>
        <w:t xml:space="preserve"> </w:t>
      </w:r>
      <w:proofErr w:type="spellStart"/>
      <w:r w:rsidRPr="00623806">
        <w:rPr>
          <w:rFonts w:ascii="Helvetica" w:hAnsi="Helvetica"/>
          <w:i/>
          <w:iCs/>
          <w:color w:val="000000"/>
          <w:szCs w:val="24"/>
          <w:lang w:val="es-ES" w:eastAsia="ko-KR"/>
        </w:rPr>
        <w:t>word</w:t>
      </w:r>
      <w:proofErr w:type="spellEnd"/>
      <w:r w:rsidRPr="00623806">
        <w:rPr>
          <w:rFonts w:ascii="Helvetica" w:hAnsi="Helvetica"/>
          <w:i/>
          <w:iCs/>
          <w:color w:val="000000"/>
          <w:szCs w:val="24"/>
          <w:lang w:val="es-ES" w:eastAsia="ko-KR"/>
        </w:rPr>
        <w:t xml:space="preserve"> I </w:t>
      </w:r>
      <w:proofErr w:type="spellStart"/>
      <w:r w:rsidRPr="00623806">
        <w:rPr>
          <w:rFonts w:ascii="Helvetica" w:hAnsi="Helvetica"/>
          <w:i/>
          <w:iCs/>
          <w:color w:val="000000"/>
          <w:szCs w:val="24"/>
          <w:lang w:val="es-ES" w:eastAsia="ko-KR"/>
        </w:rPr>
        <w:t>would</w:t>
      </w:r>
      <w:proofErr w:type="spellEnd"/>
      <w:r w:rsidRPr="00623806">
        <w:rPr>
          <w:rFonts w:ascii="Helvetica" w:hAnsi="Helvetica"/>
          <w:i/>
          <w:iCs/>
          <w:color w:val="000000"/>
          <w:szCs w:val="24"/>
          <w:lang w:val="es-ES" w:eastAsia="ko-KR"/>
        </w:rPr>
        <w:t xml:space="preserve"> use.</w:t>
      </w:r>
    </w:p>
    <w:p w14:paraId="00BFD743" w14:textId="7CF6C5D4" w:rsidR="00A3434B" w:rsidRPr="00623806" w:rsidRDefault="00A3434B"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Maybe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much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coffee</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mumbled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brushing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imaginary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from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keyboard</w:t>
      </w:r>
      <w:proofErr w:type="spellEnd"/>
      <w:r w:rsidRPr="00623806">
        <w:rPr>
          <w:rFonts w:ascii="Helvetica" w:hAnsi="Helvetica"/>
          <w:color w:val="000000"/>
          <w:szCs w:val="24"/>
          <w:lang w:val="es-ES" w:eastAsia="ko-KR"/>
        </w:rPr>
        <w:t>.</w:t>
      </w:r>
    </w:p>
    <w:p w14:paraId="7389FF16" w14:textId="5F92BB07" w:rsidR="00A3434B" w:rsidRPr="00623806" w:rsidRDefault="002A40DE" w:rsidP="00A3434B">
      <w:pPr>
        <w:spacing w:line="276" w:lineRule="auto"/>
        <w:ind w:firstLine="720"/>
        <w:jc w:val="both"/>
        <w:rPr>
          <w:rFonts w:ascii="Helvetica" w:hAnsi="Helvetica"/>
          <w:color w:val="000000"/>
          <w:szCs w:val="24"/>
          <w:lang w:val="es-ES" w:eastAsia="ko-KR"/>
        </w:rPr>
      </w:pPr>
      <w:proofErr w:type="spellStart"/>
      <w:ins w:id="132" w:author="Author">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smile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came</w:t>
        </w:r>
        <w:proofErr w:type="spellEnd"/>
        <w:r w:rsidRPr="00623806">
          <w:rPr>
            <w:rFonts w:ascii="Helvetica" w:hAnsi="Helvetica"/>
            <w:color w:val="000000"/>
            <w:szCs w:val="24"/>
            <w:lang w:val="es-ES" w:eastAsia="ko-KR"/>
          </w:rPr>
          <w:t xml:space="preserve"> back, </w:t>
        </w:r>
        <w:proofErr w:type="spellStart"/>
        <w:r w:rsidRPr="00623806">
          <w:rPr>
            <w:rFonts w:ascii="Helvetica" w:hAnsi="Helvetica"/>
            <w:color w:val="000000"/>
            <w:szCs w:val="24"/>
            <w:lang w:val="es-ES" w:eastAsia="ko-KR"/>
          </w:rPr>
          <w:t>this</w:t>
        </w:r>
        <w:proofErr w:type="spellEnd"/>
        <w:r w:rsidRPr="00623806">
          <w:rPr>
            <w:rFonts w:ascii="Helvetica" w:hAnsi="Helvetica"/>
            <w:color w:val="000000"/>
            <w:szCs w:val="24"/>
            <w:lang w:val="es-ES" w:eastAsia="ko-KR"/>
          </w:rPr>
          <w:t xml:space="preserve"> time </w:t>
        </w:r>
        <w:proofErr w:type="spellStart"/>
        <w:r w:rsidRPr="00623806">
          <w:rPr>
            <w:rFonts w:ascii="Helvetica" w:hAnsi="Helvetica"/>
            <w:color w:val="000000"/>
            <w:szCs w:val="24"/>
            <w:lang w:val="es-ES" w:eastAsia="ko-KR"/>
          </w:rPr>
          <w:t>with</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hint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knowledge</w:t>
        </w:r>
        <w:proofErr w:type="spellEnd"/>
        <w:r w:rsidRPr="00623806">
          <w:rPr>
            <w:rFonts w:ascii="Helvetica" w:hAnsi="Helvetica"/>
            <w:color w:val="000000"/>
            <w:szCs w:val="24"/>
            <w:lang w:val="es-ES" w:eastAsia="ko-KR"/>
          </w:rPr>
          <w:t>.</w:t>
        </w:r>
      </w:ins>
      <w:del w:id="133" w:author="Author">
        <w:r w:rsidR="00A3434B" w:rsidRPr="00623806" w:rsidDel="002A40DE">
          <w:rPr>
            <w:rFonts w:ascii="Helvetica" w:hAnsi="Helvetica"/>
            <w:color w:val="000000"/>
            <w:szCs w:val="24"/>
            <w:lang w:val="es-ES" w:eastAsia="ko-KR"/>
          </w:rPr>
          <w:delText xml:space="preserve">His smirk </w:delText>
        </w:r>
        <w:r w:rsidR="00A00F3C" w:rsidRPr="00623806" w:rsidDel="002A40DE">
          <w:rPr>
            <w:rFonts w:ascii="Helvetica" w:hAnsi="Helvetica"/>
            <w:color w:val="000000"/>
            <w:szCs w:val="24"/>
            <w:lang w:val="es-ES" w:eastAsia="ko-KR"/>
          </w:rPr>
          <w:delText>returned,</w:delText>
        </w:r>
        <w:r w:rsidR="00A3434B" w:rsidRPr="00623806" w:rsidDel="002A40DE">
          <w:rPr>
            <w:rFonts w:ascii="Helvetica" w:hAnsi="Helvetica"/>
            <w:color w:val="000000"/>
            <w:szCs w:val="24"/>
            <w:lang w:val="es-ES" w:eastAsia="ko-KR"/>
          </w:rPr>
          <w:delText xml:space="preserve"> this time edged with something knowing.</w:delText>
        </w:r>
      </w:del>
    </w:p>
    <w:p w14:paraId="35F8167F" w14:textId="42822B4E" w:rsidR="00A3434B" w:rsidRPr="00623806" w:rsidRDefault="00A3434B"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Well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take</w:t>
      </w:r>
      <w:proofErr w:type="spellEnd"/>
      <w:r w:rsidRPr="00623806">
        <w:rPr>
          <w:rFonts w:ascii="Helvetica" w:hAnsi="Helvetica"/>
          <w:color w:val="000000"/>
          <w:szCs w:val="24"/>
          <w:lang w:val="es-ES" w:eastAsia="ko-KR"/>
        </w:rPr>
        <w:t xml:space="preserve"> a break </w:t>
      </w:r>
      <w:proofErr w:type="spellStart"/>
      <w:r w:rsidRPr="00623806">
        <w:rPr>
          <w:rFonts w:ascii="Helvetica" w:hAnsi="Helvetica"/>
          <w:color w:val="000000"/>
          <w:szCs w:val="24"/>
          <w:lang w:val="es-ES" w:eastAsia="ko-KR"/>
        </w:rPr>
        <w:t>if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you</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need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said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tapping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knuckles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lightly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desk</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before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turning</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walking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desk</w:t>
      </w:r>
      <w:proofErr w:type="spellEnd"/>
      <w:r w:rsidRPr="00623806">
        <w:rPr>
          <w:rFonts w:ascii="Helvetica" w:hAnsi="Helvetica"/>
          <w:color w:val="000000"/>
          <w:szCs w:val="24"/>
          <w:lang w:val="es-ES" w:eastAsia="ko-KR"/>
        </w:rPr>
        <w:t>.</w:t>
      </w:r>
    </w:p>
    <w:p w14:paraId="226274EF" w14:textId="56C0EE48" w:rsidR="00A3434B" w:rsidRPr="00623806" w:rsidRDefault="00A3434B"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And I </w:t>
      </w:r>
      <w:proofErr w:type="spellStart"/>
      <w:r w:rsidRPr="00623806">
        <w:rPr>
          <w:rFonts w:ascii="Helvetica" w:hAnsi="Helvetica"/>
          <w:color w:val="000000"/>
          <w:szCs w:val="24"/>
          <w:lang w:val="es-ES" w:eastAsia="ko-KR"/>
        </w:rPr>
        <w:t>stared</w:t>
      </w:r>
      <w:proofErr w:type="spellEnd"/>
      <w:r w:rsidRPr="00623806">
        <w:rPr>
          <w:rFonts w:ascii="Helvetica" w:hAnsi="Helvetica"/>
          <w:color w:val="000000"/>
          <w:szCs w:val="24"/>
          <w:lang w:val="es-ES" w:eastAsia="ko-KR"/>
        </w:rPr>
        <w:t xml:space="preserve"> at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back.</w:t>
      </w:r>
    </w:p>
    <w:p w14:paraId="6F070CAE" w14:textId="67021A89" w:rsidR="00A3434B" w:rsidRPr="00623806" w:rsidRDefault="00A3434B"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worst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part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just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kept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looking</w:t>
      </w:r>
      <w:proofErr w:type="spellEnd"/>
      <w:r w:rsidRPr="00623806">
        <w:rPr>
          <w:rFonts w:ascii="Helvetica" w:hAnsi="Helvetica"/>
          <w:color w:val="000000"/>
          <w:szCs w:val="24"/>
          <w:lang w:val="es-ES" w:eastAsia="ko-KR"/>
        </w:rPr>
        <w:t xml:space="preserve"> at </w:t>
      </w:r>
      <w:proofErr w:type="spellStart"/>
      <w:r w:rsidRPr="00623806">
        <w:rPr>
          <w:rFonts w:ascii="Helvetica" w:hAnsi="Helvetica"/>
          <w:color w:val="000000"/>
          <w:szCs w:val="24"/>
          <w:lang w:val="es-ES" w:eastAsia="ko-KR"/>
        </w:rPr>
        <w:t>him</w:t>
      </w:r>
      <w:proofErr w:type="spellEnd"/>
      <w:r w:rsidRPr="00623806">
        <w:rPr>
          <w:rFonts w:ascii="Helvetica" w:hAnsi="Helvetica"/>
          <w:color w:val="000000"/>
          <w:szCs w:val="24"/>
          <w:lang w:val="es-ES" w:eastAsia="ko-KR"/>
        </w:rPr>
        <w:t>…</w:t>
      </w:r>
      <w:r w:rsidRPr="00623806">
        <w:rPr>
          <w:rFonts w:ascii="Helvetica" w:hAnsi="Helvetica"/>
          <w:color w:val="000000"/>
          <w:szCs w:val="24"/>
          <w:lang w:val="es-ES" w:eastAsia="ko-KR"/>
        </w:rPr>
        <w:tab/>
      </w:r>
    </w:p>
    <w:p w14:paraId="15B0D348" w14:textId="474E10E8" w:rsidR="00A3434B" w:rsidRPr="00623806" w:rsidRDefault="00A3434B"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part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wanted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catch me.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screen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blurred</w:t>
      </w:r>
      <w:proofErr w:type="spellEnd"/>
      <w:r w:rsidRPr="00623806">
        <w:rPr>
          <w:rFonts w:ascii="Helvetica" w:hAnsi="Helvetica"/>
          <w:color w:val="000000"/>
          <w:szCs w:val="24"/>
          <w:lang w:val="es-ES" w:eastAsia="ko-KR"/>
        </w:rPr>
        <w:t xml:space="preserve"> as I </w:t>
      </w:r>
      <w:proofErr w:type="spellStart"/>
      <w:r w:rsidRPr="00623806">
        <w:rPr>
          <w:rFonts w:ascii="Helvetica" w:hAnsi="Helvetica"/>
          <w:color w:val="000000"/>
          <w:szCs w:val="24"/>
          <w:lang w:val="es-ES" w:eastAsia="ko-KR"/>
        </w:rPr>
        <w:t>typed</w:t>
      </w:r>
      <w:proofErr w:type="spellEnd"/>
      <w:r w:rsidRPr="00623806">
        <w:rPr>
          <w:rFonts w:ascii="Helvetica" w:hAnsi="Helvetica"/>
          <w:color w:val="000000"/>
          <w:szCs w:val="24"/>
          <w:lang w:val="es-ES" w:eastAsia="ko-KR"/>
        </w:rPr>
        <w:t>.</w:t>
      </w:r>
    </w:p>
    <w:p w14:paraId="736A4365" w14:textId="62C8AAD1" w:rsidR="00A3434B" w:rsidRPr="00623806" w:rsidRDefault="00A3434B"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i/>
          <w:iCs/>
          <w:color w:val="000000"/>
          <w:szCs w:val="24"/>
          <w:lang w:val="es-ES" w:eastAsia="ko-KR"/>
          <w:rPrChange w:id="134" w:author="Author">
            <w:rPr>
              <w:rFonts w:ascii="Helvetica" w:hAnsi="Helvetica"/>
              <w:color w:val="000000"/>
              <w:szCs w:val="24"/>
              <w:lang w:eastAsia="ko-KR"/>
            </w:rPr>
          </w:rPrChange>
        </w:rPr>
        <w:t>Quarterly</w:t>
      </w:r>
      <w:proofErr w:type="spellEnd"/>
      <w:r w:rsidRPr="00623806">
        <w:rPr>
          <w:rFonts w:ascii="Helvetica" w:hAnsi="Helvetica"/>
          <w:i/>
          <w:iCs/>
          <w:color w:val="000000"/>
          <w:szCs w:val="24"/>
          <w:lang w:val="es-ES" w:eastAsia="ko-KR"/>
          <w:rPrChange w:id="135" w:author="Author">
            <w:rPr>
              <w:rFonts w:ascii="Helvetica" w:hAnsi="Helvetica"/>
              <w:color w:val="000000"/>
              <w:szCs w:val="24"/>
              <w:lang w:eastAsia="ko-KR"/>
            </w:rPr>
          </w:rPrChange>
        </w:rPr>
        <w:t xml:space="preserve"> </w:t>
      </w:r>
      <w:proofErr w:type="spellStart"/>
      <w:r w:rsidRPr="00623806">
        <w:rPr>
          <w:rFonts w:ascii="Helvetica" w:hAnsi="Helvetica"/>
          <w:i/>
          <w:iCs/>
          <w:color w:val="000000"/>
          <w:szCs w:val="24"/>
          <w:lang w:val="es-ES" w:eastAsia="ko-KR"/>
          <w:rPrChange w:id="136" w:author="Author">
            <w:rPr>
              <w:rFonts w:ascii="Helvetica" w:hAnsi="Helvetica"/>
              <w:color w:val="000000"/>
              <w:szCs w:val="24"/>
              <w:lang w:eastAsia="ko-KR"/>
            </w:rPr>
          </w:rPrChange>
        </w:rPr>
        <w:t>projections</w:t>
      </w:r>
      <w:proofErr w:type="spellEnd"/>
      <w:r w:rsidRPr="00623806">
        <w:rPr>
          <w:rFonts w:ascii="Helvetica" w:hAnsi="Helvetica"/>
          <w:i/>
          <w:iCs/>
          <w:color w:val="000000"/>
          <w:szCs w:val="24"/>
          <w:lang w:val="es-ES" w:eastAsia="ko-KR"/>
          <w:rPrChange w:id="137" w:author="Author">
            <w:rPr>
              <w:rFonts w:ascii="Helvetica" w:hAnsi="Helvetica"/>
              <w:color w:val="000000"/>
              <w:szCs w:val="24"/>
              <w:lang w:eastAsia="ko-KR"/>
            </w:rPr>
          </w:rPrChange>
        </w:rPr>
        <w:t xml:space="preserve"> </w:t>
      </w:r>
      <w:proofErr w:type="spellStart"/>
      <w:r w:rsidRPr="00623806">
        <w:rPr>
          <w:rFonts w:ascii="Helvetica" w:hAnsi="Helvetica"/>
          <w:i/>
          <w:iCs/>
          <w:color w:val="000000"/>
          <w:szCs w:val="24"/>
          <w:lang w:val="es-ES" w:eastAsia="ko-KR"/>
          <w:rPrChange w:id="138" w:author="Author">
            <w:rPr>
              <w:rFonts w:ascii="Helvetica" w:hAnsi="Helvetica"/>
              <w:color w:val="000000"/>
              <w:szCs w:val="24"/>
              <w:lang w:eastAsia="ko-KR"/>
            </w:rPr>
          </w:rPrChange>
        </w:rPr>
        <w:t>indicate</w:t>
      </w:r>
      <w:proofErr w:type="spellEnd"/>
      <w:r w:rsidRPr="00623806">
        <w:rPr>
          <w:rFonts w:ascii="Helvetica" w:hAnsi="Helvetica"/>
          <w:i/>
          <w:iCs/>
          <w:color w:val="000000"/>
          <w:szCs w:val="24"/>
          <w:lang w:val="es-ES" w:eastAsia="ko-KR"/>
          <w:rPrChange w:id="139" w:author="Author">
            <w:rPr>
              <w:rFonts w:ascii="Helvetica" w:hAnsi="Helvetica"/>
              <w:color w:val="000000"/>
              <w:szCs w:val="24"/>
              <w:lang w:eastAsia="ko-KR"/>
            </w:rPr>
          </w:rPrChange>
        </w:rPr>
        <w:t xml:space="preserve"> a 6.4% </w:t>
      </w:r>
      <w:proofErr w:type="spellStart"/>
      <w:r w:rsidRPr="00623806">
        <w:rPr>
          <w:rFonts w:ascii="Helvetica" w:hAnsi="Helvetica"/>
          <w:i/>
          <w:iCs/>
          <w:color w:val="000000"/>
          <w:szCs w:val="24"/>
          <w:lang w:val="es-ES" w:eastAsia="ko-KR"/>
          <w:rPrChange w:id="140" w:author="Author">
            <w:rPr>
              <w:rFonts w:ascii="Helvetica" w:hAnsi="Helvetica"/>
              <w:color w:val="000000"/>
              <w:szCs w:val="24"/>
              <w:lang w:eastAsia="ko-KR"/>
            </w:rPr>
          </w:rPrChange>
        </w:rPr>
        <w:t>deviation</w:t>
      </w:r>
      <w:proofErr w:type="spellEnd"/>
      <w:r w:rsidRPr="00623806">
        <w:rPr>
          <w:rFonts w:ascii="Helvetica" w:hAnsi="Helvetica"/>
          <w:i/>
          <w:iCs/>
          <w:color w:val="000000"/>
          <w:szCs w:val="24"/>
          <w:lang w:val="es-ES" w:eastAsia="ko-KR"/>
          <w:rPrChange w:id="141" w:author="Author">
            <w:rPr>
              <w:rFonts w:ascii="Helvetica" w:hAnsi="Helvetica"/>
              <w:color w:val="000000"/>
              <w:szCs w:val="24"/>
              <w:lang w:eastAsia="ko-KR"/>
            </w:rPr>
          </w:rPrChange>
        </w:rPr>
        <w:t xml:space="preserve"> </w:t>
      </w:r>
      <w:proofErr w:type="spellStart"/>
      <w:r w:rsidRPr="00623806">
        <w:rPr>
          <w:rFonts w:ascii="Helvetica" w:hAnsi="Helvetica"/>
          <w:i/>
          <w:iCs/>
          <w:color w:val="000000"/>
          <w:szCs w:val="24"/>
          <w:lang w:val="es-ES" w:eastAsia="ko-KR"/>
          <w:rPrChange w:id="142" w:author="Author">
            <w:rPr>
              <w:rFonts w:ascii="Helvetica" w:hAnsi="Helvetica"/>
              <w:color w:val="000000"/>
              <w:szCs w:val="24"/>
              <w:lang w:eastAsia="ko-KR"/>
            </w:rPr>
          </w:rPrChange>
        </w:rPr>
        <w:t>from</w:t>
      </w:r>
      <w:proofErr w:type="spellEnd"/>
      <w:r w:rsidRPr="00623806">
        <w:rPr>
          <w:rFonts w:ascii="Helvetica" w:hAnsi="Helvetica"/>
          <w:i/>
          <w:iCs/>
          <w:color w:val="000000"/>
          <w:szCs w:val="24"/>
          <w:lang w:val="es-ES" w:eastAsia="ko-KR"/>
          <w:rPrChange w:id="143" w:author="Author">
            <w:rPr>
              <w:rFonts w:ascii="Helvetica" w:hAnsi="Helvetica"/>
              <w:color w:val="000000"/>
              <w:szCs w:val="24"/>
              <w:lang w:eastAsia="ko-KR"/>
            </w:rPr>
          </w:rPrChange>
        </w:rPr>
        <w:t xml:space="preserve"> </w:t>
      </w:r>
      <w:proofErr w:type="spellStart"/>
      <w:r w:rsidRPr="00623806">
        <w:rPr>
          <w:rFonts w:ascii="Helvetica" w:hAnsi="Helvetica"/>
          <w:i/>
          <w:iCs/>
          <w:color w:val="000000"/>
          <w:szCs w:val="24"/>
          <w:lang w:val="es-ES" w:eastAsia="ko-KR"/>
          <w:rPrChange w:id="144" w:author="Author">
            <w:rPr>
              <w:rFonts w:ascii="Helvetica" w:hAnsi="Helvetica"/>
              <w:color w:val="000000"/>
              <w:szCs w:val="24"/>
              <w:lang w:eastAsia="ko-KR"/>
            </w:rPr>
          </w:rPrChange>
        </w:rPr>
        <w:t>expected</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fingers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slowed</w:t>
      </w:r>
      <w:proofErr w:type="spellEnd"/>
      <w:r w:rsidRPr="00623806">
        <w:rPr>
          <w:rFonts w:ascii="Helvetica" w:hAnsi="Helvetica"/>
          <w:color w:val="000000"/>
          <w:szCs w:val="24"/>
          <w:lang w:val="es-ES" w:eastAsia="ko-KR"/>
        </w:rPr>
        <w:t>.</w:t>
      </w:r>
    </w:p>
    <w:p w14:paraId="2F5C2352" w14:textId="6892CCD3" w:rsidR="00A3434B" w:rsidRPr="00623806" w:rsidRDefault="00A3434B"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blinked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forcing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keep</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going</w:t>
      </w:r>
      <w:proofErr w:type="spellEnd"/>
      <w:r w:rsidRPr="00623806">
        <w:rPr>
          <w:rFonts w:ascii="Helvetica" w:hAnsi="Helvetica"/>
          <w:color w:val="000000"/>
          <w:szCs w:val="24"/>
          <w:lang w:val="es-ES" w:eastAsia="ko-KR"/>
        </w:rPr>
        <w:t>. —</w:t>
      </w:r>
      <w:proofErr w:type="spellStart"/>
      <w:r w:rsidRPr="00623806">
        <w:rPr>
          <w:rFonts w:ascii="Helvetica" w:hAnsi="Helvetica"/>
          <w:i/>
          <w:iCs/>
          <w:color w:val="000000"/>
          <w:szCs w:val="24"/>
          <w:lang w:val="es-ES" w:eastAsia="ko-KR"/>
          <w:rPrChange w:id="145" w:author="Author">
            <w:rPr>
              <w:rFonts w:ascii="Helvetica" w:hAnsi="Helvetica"/>
              <w:color w:val="000000"/>
              <w:szCs w:val="24"/>
              <w:lang w:eastAsia="ko-KR"/>
            </w:rPr>
          </w:rPrChange>
        </w:rPr>
        <w:t>expected</w:t>
      </w:r>
      <w:proofErr w:type="spellEnd"/>
      <w:r w:rsidRPr="00623806">
        <w:rPr>
          <w:rFonts w:ascii="Helvetica" w:hAnsi="Helvetica"/>
          <w:i/>
          <w:iCs/>
          <w:color w:val="000000"/>
          <w:szCs w:val="24"/>
          <w:lang w:val="es-ES" w:eastAsia="ko-KR"/>
          <w:rPrChange w:id="146" w:author="Author">
            <w:rPr>
              <w:rFonts w:ascii="Helvetica" w:hAnsi="Helvetica"/>
              <w:color w:val="000000"/>
              <w:szCs w:val="24"/>
              <w:lang w:eastAsia="ko-KR"/>
            </w:rPr>
          </w:rPrChange>
        </w:rPr>
        <w:t xml:space="preserve"> performance, </w:t>
      </w:r>
      <w:proofErr w:type="spellStart"/>
      <w:r w:rsidRPr="00623806">
        <w:rPr>
          <w:rFonts w:ascii="Helvetica" w:hAnsi="Helvetica"/>
          <w:i/>
          <w:iCs/>
          <w:color w:val="000000"/>
          <w:szCs w:val="24"/>
          <w:lang w:val="es-ES" w:eastAsia="ko-KR"/>
          <w:rPrChange w:id="147" w:author="Author">
            <w:rPr>
              <w:rFonts w:ascii="Helvetica" w:hAnsi="Helvetica"/>
              <w:color w:val="000000"/>
              <w:szCs w:val="24"/>
              <w:lang w:eastAsia="ko-KR"/>
            </w:rPr>
          </w:rPrChange>
        </w:rPr>
        <w:t>primarily</w:t>
      </w:r>
      <w:proofErr w:type="spellEnd"/>
      <w:r w:rsidRPr="00623806">
        <w:rPr>
          <w:rFonts w:ascii="Helvetica" w:hAnsi="Helvetica"/>
          <w:i/>
          <w:iCs/>
          <w:color w:val="000000"/>
          <w:szCs w:val="24"/>
          <w:lang w:val="es-ES" w:eastAsia="ko-KR"/>
          <w:rPrChange w:id="148" w:author="Author">
            <w:rPr>
              <w:rFonts w:ascii="Helvetica" w:hAnsi="Helvetica"/>
              <w:color w:val="000000"/>
              <w:szCs w:val="24"/>
              <w:lang w:eastAsia="ko-KR"/>
            </w:rPr>
          </w:rPrChange>
        </w:rPr>
        <w:t xml:space="preserve"> </w:t>
      </w:r>
      <w:proofErr w:type="spellStart"/>
      <w:r w:rsidRPr="00623806">
        <w:rPr>
          <w:rFonts w:ascii="Helvetica" w:hAnsi="Helvetica"/>
          <w:i/>
          <w:iCs/>
          <w:color w:val="000000"/>
          <w:szCs w:val="24"/>
          <w:lang w:val="es-ES" w:eastAsia="ko-KR"/>
          <w:rPrChange w:id="149" w:author="Author">
            <w:rPr>
              <w:rFonts w:ascii="Helvetica" w:hAnsi="Helvetica"/>
              <w:color w:val="000000"/>
              <w:szCs w:val="24"/>
              <w:lang w:eastAsia="ko-KR"/>
            </w:rPr>
          </w:rPrChange>
        </w:rPr>
        <w:t>influenced</w:t>
      </w:r>
      <w:proofErr w:type="spellEnd"/>
      <w:r w:rsidRPr="00623806">
        <w:rPr>
          <w:rFonts w:ascii="Helvetica" w:hAnsi="Helvetica"/>
          <w:i/>
          <w:iCs/>
          <w:color w:val="000000"/>
          <w:szCs w:val="24"/>
          <w:lang w:val="es-ES" w:eastAsia="ko-KR"/>
          <w:rPrChange w:id="150" w:author="Author">
            <w:rPr>
              <w:rFonts w:ascii="Helvetica" w:hAnsi="Helvetica"/>
              <w:color w:val="000000"/>
              <w:szCs w:val="24"/>
              <w:lang w:eastAsia="ko-KR"/>
            </w:rPr>
          </w:rPrChange>
        </w:rPr>
        <w:t xml:space="preserve"> </w:t>
      </w:r>
      <w:proofErr w:type="spellStart"/>
      <w:r w:rsidRPr="00623806">
        <w:rPr>
          <w:rFonts w:ascii="Helvetica" w:hAnsi="Helvetica"/>
          <w:i/>
          <w:iCs/>
          <w:color w:val="000000"/>
          <w:szCs w:val="24"/>
          <w:lang w:val="es-ES" w:eastAsia="ko-KR"/>
          <w:rPrChange w:id="151" w:author="Author">
            <w:rPr>
              <w:rFonts w:ascii="Helvetica" w:hAnsi="Helvetica"/>
              <w:color w:val="000000"/>
              <w:szCs w:val="24"/>
              <w:lang w:eastAsia="ko-KR"/>
            </w:rPr>
          </w:rPrChange>
        </w:rPr>
        <w:t>by</w:t>
      </w:r>
      <w:proofErr w:type="spellEnd"/>
      <w:r w:rsidRPr="00623806">
        <w:rPr>
          <w:rFonts w:ascii="Helvetica" w:hAnsi="Helvetica"/>
          <w:i/>
          <w:iCs/>
          <w:color w:val="000000"/>
          <w:szCs w:val="24"/>
          <w:lang w:val="es-ES" w:eastAsia="ko-KR"/>
          <w:rPrChange w:id="152" w:author="Author">
            <w:rPr>
              <w:rFonts w:ascii="Helvetica" w:hAnsi="Helvetica"/>
              <w:color w:val="000000"/>
              <w:szCs w:val="24"/>
              <w:lang w:eastAsia="ko-KR"/>
            </w:rPr>
          </w:rPrChange>
        </w:rPr>
        <w:t xml:space="preserve"> </w:t>
      </w:r>
      <w:proofErr w:type="spellStart"/>
      <w:r w:rsidRPr="00623806">
        <w:rPr>
          <w:rFonts w:ascii="Helvetica" w:hAnsi="Helvetica"/>
          <w:i/>
          <w:iCs/>
          <w:color w:val="000000"/>
          <w:szCs w:val="24"/>
          <w:lang w:val="es-ES" w:eastAsia="ko-KR"/>
          <w:rPrChange w:id="153" w:author="Author">
            <w:rPr>
              <w:rFonts w:ascii="Helvetica" w:hAnsi="Helvetica"/>
              <w:color w:val="000000"/>
              <w:szCs w:val="24"/>
              <w:lang w:eastAsia="ko-KR"/>
            </w:rPr>
          </w:rPrChange>
        </w:rPr>
        <w:t>supply</w:t>
      </w:r>
      <w:proofErr w:type="spellEnd"/>
      <w:r w:rsidRPr="00623806">
        <w:rPr>
          <w:rFonts w:ascii="Helvetica" w:hAnsi="Helvetica"/>
          <w:i/>
          <w:iCs/>
          <w:color w:val="000000"/>
          <w:szCs w:val="24"/>
          <w:lang w:val="es-ES" w:eastAsia="ko-KR"/>
          <w:rPrChange w:id="154" w:author="Author">
            <w:rPr>
              <w:rFonts w:ascii="Helvetica" w:hAnsi="Helvetica"/>
              <w:color w:val="000000"/>
              <w:szCs w:val="24"/>
              <w:lang w:eastAsia="ko-KR"/>
            </w:rPr>
          </w:rPrChange>
        </w:rPr>
        <w:t xml:space="preserve"> </w:t>
      </w:r>
      <w:proofErr w:type="spellStart"/>
      <w:r w:rsidRPr="00623806">
        <w:rPr>
          <w:rFonts w:ascii="Helvetica" w:hAnsi="Helvetica"/>
          <w:i/>
          <w:iCs/>
          <w:color w:val="000000"/>
          <w:szCs w:val="24"/>
          <w:lang w:val="es-ES" w:eastAsia="ko-KR"/>
          <w:rPrChange w:id="155" w:author="Author">
            <w:rPr>
              <w:rFonts w:ascii="Helvetica" w:hAnsi="Helvetica"/>
              <w:color w:val="000000"/>
              <w:szCs w:val="24"/>
              <w:lang w:eastAsia="ko-KR"/>
            </w:rPr>
          </w:rPrChange>
        </w:rPr>
        <w:t>chain</w:t>
      </w:r>
      <w:proofErr w:type="spellEnd"/>
      <w:r w:rsidRPr="00623806">
        <w:rPr>
          <w:rFonts w:ascii="Helvetica" w:hAnsi="Helvetica"/>
          <w:i/>
          <w:iCs/>
          <w:color w:val="000000"/>
          <w:szCs w:val="24"/>
          <w:lang w:val="es-ES" w:eastAsia="ko-KR"/>
          <w:rPrChange w:id="156" w:author="Author">
            <w:rPr>
              <w:rFonts w:ascii="Helvetica" w:hAnsi="Helvetica"/>
              <w:color w:val="000000"/>
              <w:szCs w:val="24"/>
              <w:lang w:eastAsia="ko-KR"/>
            </w:rPr>
          </w:rPrChange>
        </w:rPr>
        <w:t xml:space="preserve"> </w:t>
      </w:r>
      <w:proofErr w:type="spellStart"/>
      <w:r w:rsidRPr="00623806">
        <w:rPr>
          <w:rFonts w:ascii="Helvetica" w:hAnsi="Helvetica"/>
          <w:i/>
          <w:iCs/>
          <w:color w:val="000000"/>
          <w:szCs w:val="24"/>
          <w:lang w:val="es-ES" w:eastAsia="ko-KR"/>
          <w:rPrChange w:id="157" w:author="Author">
            <w:rPr>
              <w:rFonts w:ascii="Helvetica" w:hAnsi="Helvetica"/>
              <w:color w:val="000000"/>
              <w:szCs w:val="24"/>
              <w:lang w:eastAsia="ko-KR"/>
            </w:rPr>
          </w:rPrChange>
        </w:rPr>
        <w:t>delays</w:t>
      </w:r>
      <w:proofErr w:type="spellEnd"/>
      <w:r w:rsidRPr="00623806">
        <w:rPr>
          <w:rFonts w:ascii="Helvetica" w:hAnsi="Helvetica"/>
          <w:i/>
          <w:iCs/>
          <w:color w:val="000000"/>
          <w:szCs w:val="24"/>
          <w:lang w:val="es-ES" w:eastAsia="ko-KR"/>
          <w:rPrChange w:id="158" w:author="Author">
            <w:rPr>
              <w:rFonts w:ascii="Helvetica" w:hAnsi="Helvetica"/>
              <w:color w:val="000000"/>
              <w:szCs w:val="24"/>
              <w:lang w:eastAsia="ko-KR"/>
            </w:rPr>
          </w:rPrChange>
        </w:rPr>
        <w:t xml:space="preserve"> and</w:t>
      </w:r>
      <w:r w:rsidRPr="00623806">
        <w:rPr>
          <w:rFonts w:ascii="Helvetica" w:hAnsi="Helvetica"/>
          <w:color w:val="000000"/>
          <w:szCs w:val="24"/>
          <w:lang w:val="es-ES" w:eastAsia="ko-KR"/>
        </w:rPr>
        <w:t>—</w:t>
      </w:r>
    </w:p>
    <w:p w14:paraId="7E7C5D1E" w14:textId="18EB6D39" w:rsidR="00A3434B" w:rsidRPr="00623806" w:rsidRDefault="00A3434B"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lastRenderedPageBreak/>
        <w:t>But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words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were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nothing</w:t>
      </w:r>
      <w:proofErr w:type="spellEnd"/>
      <w:r w:rsidRPr="00623806">
        <w:rPr>
          <w:rFonts w:ascii="Helvetica" w:hAnsi="Helvetica"/>
          <w:color w:val="000000"/>
          <w:szCs w:val="24"/>
          <w:lang w:val="es-ES" w:eastAsia="ko-KR"/>
        </w:rPr>
        <w:t xml:space="preserve"> more </w:t>
      </w:r>
      <w:proofErr w:type="spellStart"/>
      <w:r w:rsidRPr="00623806">
        <w:rPr>
          <w:rFonts w:ascii="Helvetica" w:hAnsi="Helvetica"/>
          <w:color w:val="000000"/>
          <w:szCs w:val="24"/>
          <w:lang w:val="es-ES" w:eastAsia="ko-KR"/>
        </w:rPr>
        <w:t>than</w:t>
      </w:r>
      <w:proofErr w:type="spellEnd"/>
      <w:r w:rsidRPr="00623806">
        <w:rPr>
          <w:rFonts w:ascii="Helvetica" w:hAnsi="Helvetica"/>
          <w:color w:val="000000"/>
          <w:szCs w:val="24"/>
          <w:lang w:val="es-ES" w:eastAsia="ko-KR"/>
        </w:rPr>
        <w:t xml:space="preserve"> symbols </w:t>
      </w:r>
      <w:proofErr w:type="spellStart"/>
      <w:r w:rsidRPr="00623806">
        <w:rPr>
          <w:rFonts w:ascii="Helvetica" w:hAnsi="Helvetica"/>
          <w:color w:val="000000"/>
          <w:szCs w:val="24"/>
          <w:lang w:val="es-ES" w:eastAsia="ko-KR"/>
        </w:rPr>
        <w:t>now</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Hollow</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Mechanical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brain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couldn’t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hold</w:t>
      </w:r>
      <w:proofErr w:type="spellEnd"/>
      <w:r w:rsidRPr="00623806">
        <w:rPr>
          <w:rFonts w:ascii="Helvetica" w:hAnsi="Helvetica"/>
          <w:color w:val="000000"/>
          <w:szCs w:val="24"/>
          <w:lang w:val="es-ES" w:eastAsia="ko-KR"/>
        </w:rPr>
        <w:t xml:space="preserve"> onto </w:t>
      </w:r>
      <w:proofErr w:type="spellStart"/>
      <w:r w:rsidRPr="00623806">
        <w:rPr>
          <w:rFonts w:ascii="Helvetica" w:hAnsi="Helvetica"/>
          <w:color w:val="000000"/>
          <w:szCs w:val="24"/>
          <w:lang w:val="es-ES" w:eastAsia="ko-KR"/>
        </w:rPr>
        <w:t>them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Somewhere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between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terms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supply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chain</w:t>
      </w:r>
      <w:proofErr w:type="spellEnd"/>
      <w:r w:rsidRPr="00623806">
        <w:rPr>
          <w:rFonts w:ascii="Helvetica" w:hAnsi="Helvetica"/>
          <w:color w:val="000000"/>
          <w:szCs w:val="24"/>
          <w:lang w:val="es-ES" w:eastAsia="ko-KR"/>
        </w:rPr>
        <w:t>" and "</w:t>
      </w:r>
      <w:proofErr w:type="spellStart"/>
      <w:r w:rsidRPr="00623806">
        <w:rPr>
          <w:rFonts w:ascii="Helvetica" w:hAnsi="Helvetica"/>
          <w:color w:val="000000"/>
          <w:szCs w:val="24"/>
          <w:lang w:val="es-ES" w:eastAsia="ko-KR"/>
        </w:rPr>
        <w:t>forecasting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models</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experienced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sensation</w:t>
      </w:r>
      <w:proofErr w:type="spellEnd"/>
      <w:r w:rsidRPr="00623806">
        <w:rPr>
          <w:rFonts w:ascii="Helvetica" w:hAnsi="Helvetica"/>
          <w:color w:val="000000"/>
          <w:szCs w:val="24"/>
          <w:lang w:val="es-ES" w:eastAsia="ko-KR"/>
        </w:rPr>
        <w:t xml:space="preserve"> once more.</w:t>
      </w:r>
    </w:p>
    <w:p w14:paraId="0AFBB18F" w14:textId="1AC9EE7D" w:rsidR="00A3434B" w:rsidRPr="00623806" w:rsidRDefault="00A3434B"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warmth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swept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down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spine</w:t>
      </w:r>
      <w:proofErr w:type="spellEnd"/>
      <w:r w:rsidRPr="00623806">
        <w:rPr>
          <w:rFonts w:ascii="Helvetica" w:hAnsi="Helvetica"/>
          <w:color w:val="000000"/>
          <w:szCs w:val="24"/>
          <w:lang w:val="es-ES" w:eastAsia="ko-KR"/>
        </w:rPr>
        <w:t>.</w:t>
      </w:r>
    </w:p>
    <w:p w14:paraId="0A23E136" w14:textId="567E9812" w:rsidR="00A3434B" w:rsidRPr="00623806" w:rsidRDefault="00A3434B" w:rsidP="0035271A">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thumb</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gently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traced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curve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spine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slow</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deliberate</w:t>
      </w:r>
      <w:proofErr w:type="spellEnd"/>
      <w:r w:rsidRPr="00623806">
        <w:rPr>
          <w:rFonts w:ascii="Helvetica" w:hAnsi="Helvetica"/>
          <w:color w:val="000000"/>
          <w:szCs w:val="24"/>
          <w:lang w:val="es-ES" w:eastAsia="ko-KR"/>
        </w:rPr>
        <w:t xml:space="preserve">, as </w:t>
      </w:r>
      <w:proofErr w:type="spellStart"/>
      <w:r w:rsidRPr="00623806">
        <w:rPr>
          <w:rFonts w:ascii="Helvetica" w:hAnsi="Helvetica"/>
          <w:color w:val="000000"/>
          <w:szCs w:val="24"/>
          <w:lang w:val="es-ES" w:eastAsia="ko-KR"/>
        </w:rPr>
        <w:t>if</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trying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memorize</w:t>
      </w:r>
      <w:proofErr w:type="spellEnd"/>
      <w:r w:rsidRPr="00623806">
        <w:rPr>
          <w:rFonts w:ascii="Helvetica" w:hAnsi="Helvetica"/>
          <w:color w:val="000000"/>
          <w:szCs w:val="24"/>
          <w:lang w:val="es-ES" w:eastAsia="ko-KR"/>
        </w:rPr>
        <w:t xml:space="preserve"> me.</w:t>
      </w:r>
    </w:p>
    <w:p w14:paraId="58316799" w14:textId="2DBCEC1C" w:rsidR="00A3434B" w:rsidRPr="00623806" w:rsidRDefault="00A3434B"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lips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parted</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breath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escaping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thighs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instinctively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pressed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together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under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desk</w:t>
      </w:r>
      <w:proofErr w:type="spellEnd"/>
      <w:r w:rsidRPr="00623806">
        <w:rPr>
          <w:rFonts w:ascii="Helvetica" w:hAnsi="Helvetica"/>
          <w:color w:val="000000"/>
          <w:szCs w:val="24"/>
          <w:lang w:val="es-ES" w:eastAsia="ko-KR"/>
        </w:rPr>
        <w:t>.</w:t>
      </w:r>
    </w:p>
    <w:p w14:paraId="5AF642D0" w14:textId="24716859" w:rsidR="00A3434B" w:rsidRPr="00623806" w:rsidRDefault="00A3434B"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shook</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head, </w:t>
      </w:r>
      <w:proofErr w:type="spellStart"/>
      <w:r w:rsidRPr="00623806">
        <w:rPr>
          <w:rFonts w:ascii="Helvetica" w:hAnsi="Helvetica"/>
          <w:color w:val="000000"/>
          <w:szCs w:val="24"/>
          <w:lang w:val="es-ES" w:eastAsia="ko-KR"/>
        </w:rPr>
        <w:t>frustrated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helping</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had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deadlines</w:t>
      </w:r>
      <w:proofErr w:type="spellEnd"/>
      <w:r w:rsidRPr="00623806">
        <w:rPr>
          <w:rFonts w:ascii="Helvetica" w:hAnsi="Helvetica"/>
          <w:color w:val="000000"/>
          <w:szCs w:val="24"/>
          <w:lang w:val="es-ES" w:eastAsia="ko-KR"/>
        </w:rPr>
        <w:t xml:space="preserve">. </w:t>
      </w:r>
      <w:proofErr w:type="gramStart"/>
      <w:r w:rsidRPr="00623806">
        <w:rPr>
          <w:rFonts w:ascii="Helvetica" w:hAnsi="Helvetica"/>
          <w:color w:val="000000"/>
          <w:szCs w:val="24"/>
          <w:lang w:val="es-ES" w:eastAsia="ko-KR"/>
        </w:rPr>
        <w:t>Meetings</w:t>
      </w:r>
      <w:proofErr w:type="gram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perfectly</w:t>
      </w:r>
      <w:proofErr w:type="spellEnd"/>
      <w:r w:rsidRPr="00623806">
        <w:rPr>
          <w:rFonts w:ascii="Helvetica" w:hAnsi="Helvetica"/>
          <w:color w:val="000000"/>
          <w:szCs w:val="24"/>
          <w:lang w:val="es-ES" w:eastAsia="ko-KR"/>
        </w:rPr>
        <w:t xml:space="preserve"> normal </w:t>
      </w:r>
      <w:proofErr w:type="spellStart"/>
      <w:r w:rsidRPr="00623806">
        <w:rPr>
          <w:rFonts w:ascii="Helvetica" w:hAnsi="Helvetica"/>
          <w:color w:val="000000"/>
          <w:szCs w:val="24"/>
          <w:lang w:val="es-ES" w:eastAsia="ko-KR"/>
        </w:rPr>
        <w:t>life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uphold</w:t>
      </w:r>
      <w:proofErr w:type="spellEnd"/>
      <w:r w:rsidRPr="00623806">
        <w:rPr>
          <w:rFonts w:ascii="Helvetica" w:hAnsi="Helvetica"/>
          <w:color w:val="000000"/>
          <w:szCs w:val="24"/>
          <w:lang w:val="es-ES" w:eastAsia="ko-KR"/>
        </w:rPr>
        <w:t>.</w:t>
      </w:r>
    </w:p>
    <w:p w14:paraId="7EDFB690" w14:textId="0DFFABE0" w:rsidR="00A3434B" w:rsidRPr="00623806" w:rsidRDefault="00A3434B"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mouth</w:t>
      </w:r>
      <w:proofErr w:type="spellEnd"/>
      <w:r w:rsidRPr="00623806">
        <w:rPr>
          <w:rFonts w:ascii="Helvetica" w:hAnsi="Helvetica"/>
          <w:color w:val="000000"/>
          <w:szCs w:val="24"/>
          <w:lang w:val="es-ES" w:eastAsia="ko-KR"/>
        </w:rPr>
        <w:t>.</w:t>
      </w:r>
    </w:p>
    <w:p w14:paraId="2AAEF810" w14:textId="096BF76C" w:rsidR="00A3434B" w:rsidRPr="00623806" w:rsidRDefault="00A3434B"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way</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kissed</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felt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both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first</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last</w:t>
      </w:r>
      <w:proofErr w:type="spellEnd"/>
      <w:r w:rsidRPr="00623806">
        <w:rPr>
          <w:rFonts w:ascii="Helvetica" w:hAnsi="Helvetica"/>
          <w:color w:val="000000"/>
          <w:szCs w:val="24"/>
          <w:lang w:val="es-ES" w:eastAsia="ko-KR"/>
        </w:rPr>
        <w:t xml:space="preserve"> time, </w:t>
      </w:r>
      <w:proofErr w:type="spellStart"/>
      <w:r w:rsidRPr="00623806">
        <w:rPr>
          <w:rFonts w:ascii="Helvetica" w:hAnsi="Helvetica"/>
          <w:color w:val="000000"/>
          <w:szCs w:val="24"/>
          <w:lang w:val="es-ES" w:eastAsia="ko-KR"/>
        </w:rPr>
        <w:t>simultaneously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devouring</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reverent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knew</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places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would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unravel</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before</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did</w:t>
      </w:r>
      <w:proofErr w:type="spellEnd"/>
      <w:r w:rsidRPr="00623806">
        <w:rPr>
          <w:rFonts w:ascii="Helvetica" w:hAnsi="Helvetica"/>
          <w:color w:val="000000"/>
          <w:szCs w:val="24"/>
          <w:lang w:val="es-ES" w:eastAsia="ko-KR"/>
        </w:rPr>
        <w:t>.</w:t>
      </w:r>
    </w:p>
    <w:p w14:paraId="68A57451" w14:textId="277688D4" w:rsidR="00A3434B" w:rsidRPr="00623806" w:rsidRDefault="00A3434B"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gripped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edge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desk</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knuckles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whitening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skin </w:t>
      </w:r>
      <w:proofErr w:type="spellStart"/>
      <w:r w:rsidRPr="00623806">
        <w:rPr>
          <w:rFonts w:ascii="Helvetica" w:hAnsi="Helvetica"/>
          <w:color w:val="000000"/>
          <w:szCs w:val="24"/>
          <w:lang w:val="es-ES" w:eastAsia="ko-KR"/>
        </w:rPr>
        <w:t>prickled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with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phantom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touch</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suddenly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office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warm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small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walls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seemed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encircle</w:t>
      </w:r>
      <w:proofErr w:type="spellEnd"/>
      <w:r w:rsidRPr="00623806">
        <w:rPr>
          <w:rFonts w:ascii="Helvetica" w:hAnsi="Helvetica"/>
          <w:color w:val="000000"/>
          <w:szCs w:val="24"/>
          <w:lang w:val="es-ES" w:eastAsia="ko-KR"/>
        </w:rPr>
        <w:t xml:space="preserve"> me.</w:t>
      </w:r>
    </w:p>
    <w:p w14:paraId="07758629" w14:textId="1DAD9695" w:rsidR="00A3434B" w:rsidRPr="00623806" w:rsidRDefault="00A3434B"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needed</w:t>
      </w:r>
      <w:proofErr w:type="spellEnd"/>
      <w:r w:rsidRPr="00623806">
        <w:rPr>
          <w:rFonts w:ascii="Helvetica" w:hAnsi="Helvetica"/>
          <w:color w:val="000000"/>
          <w:szCs w:val="24"/>
          <w:lang w:val="es-ES" w:eastAsia="ko-KR"/>
        </w:rPr>
        <w:t xml:space="preserve"> air.</w:t>
      </w:r>
    </w:p>
    <w:p w14:paraId="56741977" w14:textId="50C7D7C6" w:rsidR="00A3434B" w:rsidRPr="00623806" w:rsidRDefault="00A3434B"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walls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office </w:t>
      </w:r>
      <w:proofErr w:type="spellStart"/>
      <w:r w:rsidRPr="00623806">
        <w:rPr>
          <w:rFonts w:ascii="Helvetica" w:hAnsi="Helvetica"/>
          <w:color w:val="000000"/>
          <w:szCs w:val="24"/>
          <w:lang w:val="es-ES" w:eastAsia="ko-KR"/>
        </w:rPr>
        <w:t>were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closing</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thoughts</w:t>
      </w:r>
      <w:proofErr w:type="spellEnd"/>
      <w:r w:rsidRPr="00623806">
        <w:rPr>
          <w:rFonts w:ascii="Helvetica" w:hAnsi="Helvetica"/>
          <w:color w:val="000000"/>
          <w:szCs w:val="24"/>
          <w:lang w:val="es-ES" w:eastAsia="ko-KR"/>
        </w:rPr>
        <w:t xml:space="preserve"> spinning in </w:t>
      </w:r>
      <w:proofErr w:type="spellStart"/>
      <w:r w:rsidRPr="00623806">
        <w:rPr>
          <w:rFonts w:ascii="Helvetica" w:hAnsi="Helvetica"/>
          <w:color w:val="000000"/>
          <w:szCs w:val="24"/>
          <w:lang w:val="es-ES" w:eastAsia="ko-KR"/>
        </w:rPr>
        <w:t>an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endless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loop</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voice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hands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lips</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all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imagined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felt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memory</w:t>
      </w:r>
      <w:proofErr w:type="spellEnd"/>
      <w:r w:rsidRPr="00623806">
        <w:rPr>
          <w:rFonts w:ascii="Helvetica" w:hAnsi="Helvetica"/>
          <w:color w:val="000000"/>
          <w:szCs w:val="24"/>
          <w:lang w:val="es-ES" w:eastAsia="ko-KR"/>
        </w:rPr>
        <w:t>.</w:t>
      </w:r>
    </w:p>
    <w:p w14:paraId="4601A7B7" w14:textId="4FCEEF86" w:rsidR="00A3434B" w:rsidRPr="00623806" w:rsidRDefault="00A3434B"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slipped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side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door</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into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open </w:t>
      </w:r>
      <w:proofErr w:type="spellStart"/>
      <w:r w:rsidRPr="00623806">
        <w:rPr>
          <w:rFonts w:ascii="Helvetica" w:hAnsi="Helvetica"/>
          <w:color w:val="000000"/>
          <w:szCs w:val="24"/>
          <w:lang w:val="es-ES" w:eastAsia="ko-KR"/>
        </w:rPr>
        <w:t>lot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behind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building</w:t>
      </w:r>
      <w:proofErr w:type="spellEnd"/>
      <w:r w:rsidRPr="00623806">
        <w:rPr>
          <w:rFonts w:ascii="Helvetica" w:hAnsi="Helvetica"/>
          <w:color w:val="000000"/>
          <w:szCs w:val="24"/>
          <w:lang w:val="es-ES" w:eastAsia="ko-KR"/>
        </w:rPr>
        <w:t xml:space="preserve">. A line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trees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framed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edge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property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leaves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rustling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gently</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breeze</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leaned</w:t>
      </w:r>
      <w:proofErr w:type="spellEnd"/>
      <w:r w:rsidRPr="00623806">
        <w:rPr>
          <w:rFonts w:ascii="Helvetica" w:hAnsi="Helvetica"/>
          <w:color w:val="000000"/>
          <w:szCs w:val="24"/>
          <w:lang w:val="es-ES" w:eastAsia="ko-KR"/>
        </w:rPr>
        <w:t xml:space="preserve"> back </w:t>
      </w:r>
      <w:proofErr w:type="spellStart"/>
      <w:r w:rsidRPr="00623806">
        <w:rPr>
          <w:rFonts w:ascii="Helvetica" w:hAnsi="Helvetica"/>
          <w:color w:val="000000"/>
          <w:szCs w:val="24"/>
          <w:lang w:val="es-ES" w:eastAsia="ko-KR"/>
        </w:rPr>
        <w:t>against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brick</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wall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exhaling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slowly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trying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breathe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system</w:t>
      </w:r>
      <w:proofErr w:type="spellEnd"/>
      <w:r w:rsidRPr="00623806">
        <w:rPr>
          <w:rFonts w:ascii="Helvetica" w:hAnsi="Helvetica"/>
          <w:color w:val="000000"/>
          <w:szCs w:val="24"/>
          <w:lang w:val="es-ES" w:eastAsia="ko-KR"/>
        </w:rPr>
        <w:t>.</w:t>
      </w:r>
    </w:p>
    <w:p w14:paraId="3A039BFD" w14:textId="660603D0" w:rsidR="00A3434B" w:rsidRPr="00623806" w:rsidRDefault="00A3434B"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But</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couldn’t</w:t>
      </w:r>
      <w:proofErr w:type="spellEnd"/>
      <w:r w:rsidRPr="00623806">
        <w:rPr>
          <w:rFonts w:ascii="Helvetica" w:hAnsi="Helvetica"/>
          <w:color w:val="000000"/>
          <w:szCs w:val="24"/>
          <w:lang w:val="es-ES" w:eastAsia="ko-KR"/>
        </w:rPr>
        <w:t>.</w:t>
      </w:r>
    </w:p>
    <w:p w14:paraId="6203B395" w14:textId="6CF74B06" w:rsidR="00A3434B" w:rsidRPr="00623806" w:rsidRDefault="00A3434B"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air </w:t>
      </w:r>
      <w:proofErr w:type="spellStart"/>
      <w:r w:rsidRPr="00623806">
        <w:rPr>
          <w:rFonts w:ascii="Helvetica" w:hAnsi="Helvetica"/>
          <w:color w:val="000000"/>
          <w:szCs w:val="24"/>
          <w:lang w:val="es-ES" w:eastAsia="ko-KR"/>
        </w:rPr>
        <w:t>out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still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smelled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faintly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haunted</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dream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looked</w:t>
      </w:r>
      <w:proofErr w:type="spellEnd"/>
      <w:r w:rsidRPr="00623806">
        <w:rPr>
          <w:rFonts w:ascii="Helvetica" w:hAnsi="Helvetica"/>
          <w:color w:val="000000"/>
          <w:szCs w:val="24"/>
          <w:lang w:val="es-ES" w:eastAsia="ko-KR"/>
        </w:rPr>
        <w:t xml:space="preserve"> at me </w:t>
      </w:r>
      <w:proofErr w:type="spellStart"/>
      <w:r w:rsidRPr="00623806">
        <w:rPr>
          <w:rFonts w:ascii="Helvetica" w:hAnsi="Helvetica"/>
          <w:color w:val="000000"/>
          <w:szCs w:val="24"/>
          <w:lang w:val="es-ES" w:eastAsia="ko-KR"/>
        </w:rPr>
        <w:t>earlier</w:t>
      </w:r>
      <w:proofErr w:type="spellEnd"/>
      <w:r w:rsidRPr="00623806">
        <w:rPr>
          <w:rFonts w:ascii="Helvetica" w:hAnsi="Helvetica"/>
          <w:color w:val="000000"/>
          <w:szCs w:val="24"/>
          <w:lang w:val="es-ES" w:eastAsia="ko-KR"/>
        </w:rPr>
        <w:t>.</w:t>
      </w:r>
    </w:p>
    <w:p w14:paraId="6F8D1F0B" w14:textId="43BAB67A" w:rsidR="00A3434B" w:rsidRPr="00623806" w:rsidRDefault="00A3434B"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lastRenderedPageBreak/>
        <w:t>“</w:t>
      </w:r>
      <w:proofErr w:type="spellStart"/>
      <w:r w:rsidRPr="00623806">
        <w:rPr>
          <w:rFonts w:ascii="Helvetica" w:hAnsi="Helvetica"/>
          <w:color w:val="000000"/>
          <w:szCs w:val="24"/>
          <w:lang w:val="es-ES" w:eastAsia="ko-KR"/>
        </w:rPr>
        <w:t>Can’t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even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go</w:t>
      </w:r>
      <w:proofErr w:type="spellEnd"/>
      <w:r w:rsidRPr="00623806">
        <w:rPr>
          <w:rFonts w:ascii="Helvetica" w:hAnsi="Helvetica"/>
          <w:color w:val="000000"/>
          <w:szCs w:val="24"/>
          <w:lang w:val="es-ES" w:eastAsia="ko-KR"/>
        </w:rPr>
        <w:t xml:space="preserve"> ten minutes </w:t>
      </w:r>
      <w:proofErr w:type="spellStart"/>
      <w:r w:rsidRPr="00623806">
        <w:rPr>
          <w:rFonts w:ascii="Helvetica" w:hAnsi="Helvetica"/>
          <w:color w:val="000000"/>
          <w:szCs w:val="24"/>
          <w:lang w:val="es-ES" w:eastAsia="ko-KR"/>
        </w:rPr>
        <w:t>without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thinking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about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huh</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muttered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myself</w:t>
      </w:r>
      <w:proofErr w:type="spellEnd"/>
      <w:r w:rsidRPr="00623806">
        <w:rPr>
          <w:rFonts w:ascii="Helvetica" w:hAnsi="Helvetica"/>
          <w:color w:val="000000"/>
          <w:szCs w:val="24"/>
          <w:lang w:val="es-ES" w:eastAsia="ko-KR"/>
        </w:rPr>
        <w:t xml:space="preserve">, pressing a </w:t>
      </w:r>
      <w:proofErr w:type="spellStart"/>
      <w:r w:rsidRPr="00623806">
        <w:rPr>
          <w:rFonts w:ascii="Helvetica" w:hAnsi="Helvetica"/>
          <w:color w:val="000000"/>
          <w:szCs w:val="24"/>
          <w:lang w:val="es-ES" w:eastAsia="ko-KR"/>
        </w:rPr>
        <w:t>cold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cheek</w:t>
      </w:r>
      <w:proofErr w:type="spellEnd"/>
      <w:r w:rsidRPr="00623806">
        <w:rPr>
          <w:rFonts w:ascii="Helvetica" w:hAnsi="Helvetica"/>
          <w:color w:val="000000"/>
          <w:szCs w:val="24"/>
          <w:lang w:val="es-ES" w:eastAsia="ko-KR"/>
        </w:rPr>
        <w:t>.</w:t>
      </w:r>
    </w:p>
    <w:p w14:paraId="01A447BF" w14:textId="0FCD2C4A" w:rsidR="00A3434B" w:rsidRPr="00623806" w:rsidRDefault="00A3434B"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Then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came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sound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door</w:t>
      </w:r>
      <w:proofErr w:type="spellEnd"/>
      <w:r w:rsidRPr="00623806">
        <w:rPr>
          <w:rFonts w:ascii="Helvetica" w:hAnsi="Helvetica"/>
          <w:color w:val="000000"/>
          <w:szCs w:val="24"/>
          <w:lang w:val="es-ES" w:eastAsia="ko-KR"/>
        </w:rPr>
        <w:t>.</w:t>
      </w:r>
    </w:p>
    <w:p w14:paraId="291C3DEE" w14:textId="4D28D1AC" w:rsidR="00A3434B" w:rsidRPr="00623806" w:rsidRDefault="00A3434B"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stomach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dropped</w:t>
      </w:r>
      <w:proofErr w:type="spellEnd"/>
      <w:r w:rsidRPr="00623806">
        <w:rPr>
          <w:rFonts w:ascii="Helvetica" w:hAnsi="Helvetica"/>
          <w:color w:val="000000"/>
          <w:szCs w:val="24"/>
          <w:lang w:val="es-ES" w:eastAsia="ko-KR"/>
        </w:rPr>
        <w:t>.</w:t>
      </w:r>
    </w:p>
    <w:p w14:paraId="51952F71" w14:textId="32009591" w:rsidR="00A3434B" w:rsidRPr="00623806" w:rsidRDefault="00A3434B"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Footsteps</w:t>
      </w:r>
      <w:proofErr w:type="spellEnd"/>
      <w:r w:rsidRPr="00623806">
        <w:rPr>
          <w:rFonts w:ascii="Helvetica" w:hAnsi="Helvetica"/>
          <w:color w:val="000000"/>
          <w:szCs w:val="24"/>
          <w:lang w:val="es-ES" w:eastAsia="ko-KR"/>
        </w:rPr>
        <w:t xml:space="preserve">. Familiar </w:t>
      </w:r>
      <w:proofErr w:type="spellStart"/>
      <w:r w:rsidRPr="00623806">
        <w:rPr>
          <w:rFonts w:ascii="Helvetica" w:hAnsi="Helvetica"/>
          <w:color w:val="000000"/>
          <w:szCs w:val="24"/>
          <w:lang w:val="es-ES" w:eastAsia="ko-KR"/>
        </w:rPr>
        <w:t>ones</w:t>
      </w:r>
      <w:proofErr w:type="spellEnd"/>
      <w:r w:rsidRPr="00623806">
        <w:rPr>
          <w:rFonts w:ascii="Helvetica" w:hAnsi="Helvetica"/>
          <w:color w:val="000000"/>
          <w:szCs w:val="24"/>
          <w:lang w:val="es-ES" w:eastAsia="ko-KR"/>
        </w:rPr>
        <w:t>.</w:t>
      </w:r>
    </w:p>
    <w:p w14:paraId="26290D1C" w14:textId="5B76AC99" w:rsidR="00A3434B" w:rsidRPr="00623806" w:rsidRDefault="00A3434B"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And </w:t>
      </w:r>
      <w:proofErr w:type="spellStart"/>
      <w:r w:rsidRPr="00623806">
        <w:rPr>
          <w:rFonts w:ascii="Helvetica" w:hAnsi="Helvetica"/>
          <w:color w:val="000000"/>
          <w:szCs w:val="24"/>
          <w:lang w:val="es-ES" w:eastAsia="ko-KR"/>
        </w:rPr>
        <w:t>then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there</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w:t>
      </w:r>
    </w:p>
    <w:p w14:paraId="6E6246B3" w14:textId="72C84A03" w:rsidR="00A3434B" w:rsidRPr="00623806" w:rsidRDefault="00A3434B"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Zeff</w:t>
      </w:r>
      <w:proofErr w:type="spellEnd"/>
      <w:r w:rsidRPr="00623806">
        <w:rPr>
          <w:rFonts w:ascii="Helvetica" w:hAnsi="Helvetica"/>
          <w:color w:val="000000"/>
          <w:szCs w:val="24"/>
          <w:lang w:val="es-ES" w:eastAsia="ko-KR"/>
        </w:rPr>
        <w:t>.</w:t>
      </w:r>
    </w:p>
    <w:p w14:paraId="550F6218" w14:textId="7B5B498D" w:rsidR="00A3434B" w:rsidRPr="00623806" w:rsidRDefault="00A3434B"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expression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unreadable</w:t>
      </w:r>
      <w:proofErr w:type="spellEnd"/>
      <w:r w:rsidRPr="00623806">
        <w:rPr>
          <w:rFonts w:ascii="Helvetica" w:hAnsi="Helvetica"/>
          <w:color w:val="000000"/>
          <w:szCs w:val="24"/>
          <w:lang w:val="es-ES" w:eastAsia="ko-KR"/>
        </w:rPr>
        <w:t xml:space="preserve"> at </w:t>
      </w:r>
      <w:proofErr w:type="spellStart"/>
      <w:r w:rsidRPr="00623806">
        <w:rPr>
          <w:rFonts w:ascii="Helvetica" w:hAnsi="Helvetica"/>
          <w:color w:val="000000"/>
          <w:szCs w:val="24"/>
          <w:lang w:val="es-ES" w:eastAsia="ko-KR"/>
        </w:rPr>
        <w:t>first</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calm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maybe</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little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curious</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but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moment</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saw</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face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something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softened</w:t>
      </w:r>
      <w:proofErr w:type="spellEnd"/>
      <w:r w:rsidRPr="00623806">
        <w:rPr>
          <w:rFonts w:ascii="Helvetica" w:hAnsi="Helvetica"/>
          <w:color w:val="000000"/>
          <w:szCs w:val="24"/>
          <w:lang w:val="es-ES" w:eastAsia="ko-KR"/>
        </w:rPr>
        <w:t>.</w:t>
      </w:r>
    </w:p>
    <w:p w14:paraId="273E500A" w14:textId="608F7A7F" w:rsidR="00A3434B" w:rsidRPr="00623806" w:rsidRDefault="00A3434B"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But</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didn’t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say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anything</w:t>
      </w:r>
      <w:proofErr w:type="spellEnd"/>
      <w:r w:rsidRPr="00623806">
        <w:rPr>
          <w:rFonts w:ascii="Helvetica" w:hAnsi="Helvetica"/>
          <w:color w:val="000000"/>
          <w:szCs w:val="24"/>
          <w:lang w:val="es-ES" w:eastAsia="ko-KR"/>
        </w:rPr>
        <w:t>.</w:t>
      </w:r>
    </w:p>
    <w:p w14:paraId="104EC6BB" w14:textId="7E676B62" w:rsidR="00A3434B" w:rsidRPr="00623806" w:rsidRDefault="00A3434B"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He </w:t>
      </w:r>
      <w:proofErr w:type="spellStart"/>
      <w:r w:rsidRPr="00623806">
        <w:rPr>
          <w:rFonts w:ascii="Helvetica" w:hAnsi="Helvetica"/>
          <w:color w:val="000000"/>
          <w:szCs w:val="24"/>
          <w:lang w:val="es-ES" w:eastAsia="ko-KR"/>
        </w:rPr>
        <w:t>stepped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closer</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drew</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near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enough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for</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discern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green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flecks</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eyes</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afternoon</w:t>
      </w:r>
      <w:proofErr w:type="spellEnd"/>
      <w:r w:rsidRPr="00623806">
        <w:rPr>
          <w:rFonts w:ascii="Helvetica" w:hAnsi="Helvetica"/>
          <w:color w:val="000000"/>
          <w:szCs w:val="24"/>
          <w:lang w:val="es-ES" w:eastAsia="ko-KR"/>
        </w:rPr>
        <w:t xml:space="preserve"> light </w:t>
      </w:r>
      <w:proofErr w:type="spellStart"/>
      <w:r w:rsidRPr="00623806">
        <w:rPr>
          <w:rFonts w:ascii="Helvetica" w:hAnsi="Helvetica"/>
          <w:color w:val="000000"/>
          <w:szCs w:val="24"/>
          <w:lang w:val="es-ES" w:eastAsia="ko-KR"/>
        </w:rPr>
        <w:t>caressed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cheekbones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presence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warm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steady</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always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w:t>
      </w:r>
    </w:p>
    <w:p w14:paraId="32A7ACDD" w14:textId="54D4AFC1" w:rsidR="00A3434B" w:rsidRPr="00623806" w:rsidRDefault="00A3434B"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would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rather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not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push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Zeff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said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softly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voice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barely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louder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than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hum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wind</w:t>
      </w:r>
      <w:proofErr w:type="spellEnd"/>
      <w:r w:rsidRPr="00623806">
        <w:rPr>
          <w:rFonts w:ascii="Helvetica" w:hAnsi="Helvetica"/>
          <w:color w:val="000000"/>
          <w:szCs w:val="24"/>
          <w:lang w:val="es-ES" w:eastAsia="ko-KR"/>
        </w:rPr>
        <w:t>, “</w:t>
      </w:r>
      <w:proofErr w:type="spellStart"/>
      <w:r w:rsidRPr="00623806">
        <w:rPr>
          <w:rFonts w:ascii="Helvetica" w:hAnsi="Helvetica"/>
          <w:color w:val="000000"/>
          <w:szCs w:val="24"/>
          <w:lang w:val="es-ES" w:eastAsia="ko-KR"/>
        </w:rPr>
        <w:t>but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you</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keep</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looking</w:t>
      </w:r>
      <w:proofErr w:type="spellEnd"/>
      <w:r w:rsidRPr="00623806">
        <w:rPr>
          <w:rFonts w:ascii="Helvetica" w:hAnsi="Helvetica"/>
          <w:color w:val="000000"/>
          <w:szCs w:val="24"/>
          <w:lang w:val="es-ES" w:eastAsia="ko-KR"/>
        </w:rPr>
        <w:t xml:space="preserve"> at me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during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work</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hours</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might</w:t>
      </w:r>
      <w:proofErr w:type="spellEnd"/>
      <w:r w:rsidRPr="00623806">
        <w:rPr>
          <w:rFonts w:ascii="Helvetica" w:hAnsi="Helvetica"/>
          <w:color w:val="000000"/>
          <w:szCs w:val="24"/>
          <w:lang w:val="es-ES" w:eastAsia="ko-KR"/>
        </w:rPr>
        <w:t xml:space="preserve"> lose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job</w:t>
      </w:r>
      <w:proofErr w:type="spellEnd"/>
      <w:r w:rsidRPr="00623806">
        <w:rPr>
          <w:rFonts w:ascii="Helvetica" w:hAnsi="Helvetica"/>
          <w:color w:val="000000"/>
          <w:szCs w:val="24"/>
          <w:lang w:val="es-ES" w:eastAsia="ko-KR"/>
        </w:rPr>
        <w:t>.”</w:t>
      </w:r>
    </w:p>
    <w:p w14:paraId="2F22F939" w14:textId="73BDD657" w:rsidR="00A3434B" w:rsidRPr="00623806" w:rsidRDefault="00A3434B"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breath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seized</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throat</w:t>
      </w:r>
      <w:proofErr w:type="spellEnd"/>
      <w:r w:rsidRPr="00623806">
        <w:rPr>
          <w:rFonts w:ascii="Helvetica" w:hAnsi="Helvetica"/>
          <w:color w:val="000000"/>
          <w:szCs w:val="24"/>
          <w:lang w:val="es-ES" w:eastAsia="ko-KR"/>
        </w:rPr>
        <w:t>.</w:t>
      </w:r>
    </w:p>
    <w:p w14:paraId="393D8AB7" w14:textId="4D027E8D" w:rsidR="00A3434B" w:rsidRPr="00623806" w:rsidRDefault="00A3434B"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Zeff</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warned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word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came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thin</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shaky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almost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pleading</w:t>
      </w:r>
      <w:proofErr w:type="spellEnd"/>
      <w:r w:rsidRPr="00623806">
        <w:rPr>
          <w:rFonts w:ascii="Helvetica" w:hAnsi="Helvetica"/>
          <w:color w:val="000000"/>
          <w:szCs w:val="24"/>
          <w:lang w:val="es-ES" w:eastAsia="ko-KR"/>
        </w:rPr>
        <w:t>.</w:t>
      </w:r>
    </w:p>
    <w:p w14:paraId="471E7CCF" w14:textId="20A09F0D" w:rsidR="00A3434B" w:rsidRPr="00623806" w:rsidRDefault="00A3434B"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He </w:t>
      </w:r>
      <w:proofErr w:type="spellStart"/>
      <w:r w:rsidRPr="00623806">
        <w:rPr>
          <w:rFonts w:ascii="Helvetica" w:hAnsi="Helvetica"/>
          <w:color w:val="000000"/>
          <w:szCs w:val="24"/>
          <w:lang w:val="es-ES" w:eastAsia="ko-KR"/>
        </w:rPr>
        <w:t>smiled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with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delicious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hint</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eyes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something</w:t>
      </w:r>
      <w:proofErr w:type="spellEnd"/>
      <w:r w:rsidRPr="00623806">
        <w:rPr>
          <w:rFonts w:ascii="Helvetica" w:hAnsi="Helvetica"/>
          <w:color w:val="000000"/>
          <w:szCs w:val="24"/>
          <w:lang w:val="es-ES" w:eastAsia="ko-KR"/>
        </w:rPr>
        <w:t xml:space="preserve"> heavy </w:t>
      </w:r>
      <w:proofErr w:type="spellStart"/>
      <w:r w:rsidRPr="00623806">
        <w:rPr>
          <w:rFonts w:ascii="Helvetica" w:hAnsi="Helvetica"/>
          <w:color w:val="000000"/>
          <w:szCs w:val="24"/>
          <w:lang w:val="es-ES" w:eastAsia="ko-KR"/>
        </w:rPr>
        <w:t>behind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expression</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holding </w:t>
      </w:r>
      <w:proofErr w:type="spellStart"/>
      <w:r w:rsidRPr="00623806">
        <w:rPr>
          <w:rFonts w:ascii="Helvetica" w:hAnsi="Helvetica"/>
          <w:color w:val="000000"/>
          <w:szCs w:val="24"/>
          <w:lang w:val="es-ES" w:eastAsia="ko-KR"/>
        </w:rPr>
        <w:t>something</w:t>
      </w:r>
      <w:proofErr w:type="spellEnd"/>
      <w:r w:rsidRPr="00623806">
        <w:rPr>
          <w:rFonts w:ascii="Helvetica" w:hAnsi="Helvetica"/>
          <w:color w:val="000000"/>
          <w:szCs w:val="24"/>
          <w:lang w:val="es-ES" w:eastAsia="ko-KR"/>
        </w:rPr>
        <w:t xml:space="preserve"> back.</w:t>
      </w:r>
    </w:p>
    <w:p w14:paraId="59D2ED75" w14:textId="08CC4C87" w:rsidR="00A3434B" w:rsidRPr="00623806" w:rsidRDefault="00A3434B"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You’re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not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okay</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said</w:t>
      </w:r>
      <w:proofErr w:type="spellEnd"/>
      <w:r w:rsidRPr="00623806">
        <w:rPr>
          <w:rFonts w:ascii="Helvetica" w:hAnsi="Helvetica"/>
          <w:color w:val="000000"/>
          <w:szCs w:val="24"/>
          <w:lang w:val="es-ES" w:eastAsia="ko-KR"/>
        </w:rPr>
        <w:t xml:space="preserve">. “I can </w:t>
      </w:r>
      <w:proofErr w:type="spellStart"/>
      <w:r w:rsidRPr="00623806">
        <w:rPr>
          <w:rFonts w:ascii="Helvetica" w:hAnsi="Helvetica"/>
          <w:color w:val="000000"/>
          <w:szCs w:val="24"/>
          <w:lang w:val="es-ES" w:eastAsia="ko-KR"/>
        </w:rPr>
        <w:t>feel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w:t>
      </w:r>
    </w:p>
    <w:p w14:paraId="0DDC8742" w14:textId="68E87DF0" w:rsidR="00A3434B" w:rsidRPr="00623806" w:rsidRDefault="00A3434B"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swallowed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chest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tightened</w:t>
      </w:r>
      <w:proofErr w:type="spellEnd"/>
      <w:r w:rsidRPr="00623806">
        <w:rPr>
          <w:rFonts w:ascii="Helvetica" w:hAnsi="Helvetica"/>
          <w:color w:val="000000"/>
          <w:szCs w:val="24"/>
          <w:lang w:val="es-ES" w:eastAsia="ko-KR"/>
        </w:rPr>
        <w:t xml:space="preserve">, a pulse </w:t>
      </w:r>
      <w:proofErr w:type="spellStart"/>
      <w:r w:rsidRPr="00623806">
        <w:rPr>
          <w:rFonts w:ascii="Helvetica" w:hAnsi="Helvetica"/>
          <w:color w:val="000000"/>
          <w:szCs w:val="24"/>
          <w:lang w:val="es-ES" w:eastAsia="ko-KR"/>
        </w:rPr>
        <w:t>fluttering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beneath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ribs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bird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trying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escape </w:t>
      </w:r>
      <w:proofErr w:type="spellStart"/>
      <w:r w:rsidRPr="00623806">
        <w:rPr>
          <w:rFonts w:ascii="Helvetica" w:hAnsi="Helvetica"/>
          <w:color w:val="000000"/>
          <w:szCs w:val="24"/>
          <w:lang w:val="es-ES" w:eastAsia="ko-KR"/>
        </w:rPr>
        <w:t>its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cage</w:t>
      </w:r>
      <w:proofErr w:type="spellEnd"/>
      <w:r w:rsidRPr="00623806">
        <w:rPr>
          <w:rFonts w:ascii="Helvetica" w:hAnsi="Helvetica"/>
          <w:color w:val="000000"/>
          <w:szCs w:val="24"/>
          <w:lang w:val="es-ES" w:eastAsia="ko-KR"/>
        </w:rPr>
        <w:t>. “</w:t>
      </w:r>
      <w:proofErr w:type="spellStart"/>
      <w:r w:rsidRPr="00623806">
        <w:rPr>
          <w:rFonts w:ascii="Helvetica" w:hAnsi="Helvetica"/>
          <w:color w:val="000000"/>
          <w:szCs w:val="24"/>
          <w:lang w:val="es-ES" w:eastAsia="ko-KR"/>
        </w:rPr>
        <w:t>You’re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imagining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things</w:t>
      </w:r>
      <w:proofErr w:type="spellEnd"/>
      <w:r w:rsidRPr="00623806">
        <w:rPr>
          <w:rFonts w:ascii="Helvetica" w:hAnsi="Helvetica"/>
          <w:color w:val="000000"/>
          <w:szCs w:val="24"/>
          <w:lang w:val="es-ES" w:eastAsia="ko-KR"/>
        </w:rPr>
        <w:t>.”</w:t>
      </w:r>
    </w:p>
    <w:p w14:paraId="3B14A534" w14:textId="4478C9F4" w:rsidR="00A3434B" w:rsidRPr="00623806" w:rsidRDefault="00A3434B"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I’m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not</w:t>
      </w:r>
      <w:proofErr w:type="spellEnd"/>
      <w:r w:rsidRPr="00623806">
        <w:rPr>
          <w:rFonts w:ascii="Helvetica" w:hAnsi="Helvetica"/>
          <w:color w:val="000000"/>
          <w:szCs w:val="24"/>
          <w:lang w:val="es-ES" w:eastAsia="ko-KR"/>
        </w:rPr>
        <w:t>.”</w:t>
      </w:r>
    </w:p>
    <w:p w14:paraId="3F826789" w14:textId="3E8D0EAD" w:rsidR="00A3434B" w:rsidRPr="00623806" w:rsidRDefault="00A3434B"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lastRenderedPageBreak/>
        <w:t xml:space="preserve">I </w:t>
      </w:r>
      <w:proofErr w:type="spellStart"/>
      <w:r w:rsidRPr="00623806">
        <w:rPr>
          <w:rFonts w:ascii="Helvetica" w:hAnsi="Helvetica"/>
          <w:color w:val="000000"/>
          <w:szCs w:val="24"/>
          <w:lang w:val="es-ES" w:eastAsia="ko-KR"/>
        </w:rPr>
        <w:t>turned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away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unable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meet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intensity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gaze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ridiculous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how</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quickly</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unraveled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around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second</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looked</w:t>
      </w:r>
      <w:proofErr w:type="spellEnd"/>
      <w:r w:rsidRPr="00623806">
        <w:rPr>
          <w:rFonts w:ascii="Helvetica" w:hAnsi="Helvetica"/>
          <w:color w:val="000000"/>
          <w:szCs w:val="24"/>
          <w:lang w:val="es-ES" w:eastAsia="ko-KR"/>
        </w:rPr>
        <w:t xml:space="preserve"> at me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felt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entire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body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betrayed</w:t>
      </w:r>
      <w:proofErr w:type="spellEnd"/>
      <w:r w:rsidRPr="00623806">
        <w:rPr>
          <w:rFonts w:ascii="Helvetica" w:hAnsi="Helvetica"/>
          <w:color w:val="000000"/>
          <w:szCs w:val="24"/>
          <w:lang w:val="es-ES" w:eastAsia="ko-KR"/>
        </w:rPr>
        <w:t xml:space="preserve"> me—as </w:t>
      </w:r>
      <w:proofErr w:type="spellStart"/>
      <w:r w:rsidRPr="00623806">
        <w:rPr>
          <w:rFonts w:ascii="Helvetica" w:hAnsi="Helvetica"/>
          <w:color w:val="000000"/>
          <w:szCs w:val="24"/>
          <w:lang w:val="es-ES" w:eastAsia="ko-KR"/>
        </w:rPr>
        <w:t>if</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mattered</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perceived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every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aspect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me and </w:t>
      </w:r>
      <w:proofErr w:type="spellStart"/>
      <w:r w:rsidRPr="00623806">
        <w:rPr>
          <w:rFonts w:ascii="Helvetica" w:hAnsi="Helvetica"/>
          <w:color w:val="000000"/>
          <w:szCs w:val="24"/>
          <w:lang w:val="es-ES" w:eastAsia="ko-KR"/>
        </w:rPr>
        <w:t>still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desired</w:t>
      </w:r>
      <w:proofErr w:type="spellEnd"/>
      <w:r w:rsidRPr="00623806">
        <w:rPr>
          <w:rFonts w:ascii="Helvetica" w:hAnsi="Helvetica"/>
          <w:color w:val="000000"/>
          <w:szCs w:val="24"/>
          <w:lang w:val="es-ES" w:eastAsia="ko-KR"/>
        </w:rPr>
        <w:t xml:space="preserve"> me.</w:t>
      </w:r>
    </w:p>
    <w:p w14:paraId="65FE9B04" w14:textId="7821AA3E" w:rsidR="00A3434B" w:rsidRPr="00623806" w:rsidRDefault="00A3434B"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It’s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complicated</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muttered</w:t>
      </w:r>
      <w:proofErr w:type="spellEnd"/>
      <w:r w:rsidRPr="00623806">
        <w:rPr>
          <w:rFonts w:ascii="Helvetica" w:hAnsi="Helvetica"/>
          <w:color w:val="000000"/>
          <w:szCs w:val="24"/>
          <w:lang w:val="es-ES" w:eastAsia="ko-KR"/>
        </w:rPr>
        <w:t>.</w:t>
      </w:r>
    </w:p>
    <w:p w14:paraId="235A66C7" w14:textId="7F142D54" w:rsidR="00A3434B" w:rsidRPr="00623806" w:rsidRDefault="00A3434B"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He </w:t>
      </w:r>
      <w:proofErr w:type="spellStart"/>
      <w:r w:rsidRPr="00623806">
        <w:rPr>
          <w:rFonts w:ascii="Helvetica" w:hAnsi="Helvetica"/>
          <w:color w:val="000000"/>
          <w:szCs w:val="24"/>
          <w:lang w:val="es-ES" w:eastAsia="ko-KR"/>
        </w:rPr>
        <w:t>didn’t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reply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right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away</w:t>
      </w:r>
      <w:proofErr w:type="spellEnd"/>
      <w:r w:rsidRPr="00623806">
        <w:rPr>
          <w:rFonts w:ascii="Helvetica" w:hAnsi="Helvetica"/>
          <w:color w:val="000000"/>
          <w:szCs w:val="24"/>
          <w:lang w:val="es-ES" w:eastAsia="ko-KR"/>
        </w:rPr>
        <w:t>.</w:t>
      </w:r>
    </w:p>
    <w:p w14:paraId="66405498" w14:textId="1CB8F824" w:rsidR="00A3434B" w:rsidRPr="00623806" w:rsidRDefault="00A3434B"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turned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again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finally</w:t>
      </w:r>
      <w:proofErr w:type="spellEnd"/>
      <w:r w:rsidRPr="00623806">
        <w:rPr>
          <w:rFonts w:ascii="Helvetica" w:hAnsi="Helvetica"/>
          <w:color w:val="000000"/>
          <w:szCs w:val="24"/>
          <w:lang w:val="es-ES" w:eastAsia="ko-KR"/>
        </w:rPr>
        <w:t xml:space="preserve"> brave </w:t>
      </w:r>
      <w:proofErr w:type="spellStart"/>
      <w:r w:rsidRPr="00623806">
        <w:rPr>
          <w:rFonts w:ascii="Helvetica" w:hAnsi="Helvetica"/>
          <w:color w:val="000000"/>
          <w:szCs w:val="24"/>
          <w:lang w:val="es-ES" w:eastAsia="ko-KR"/>
        </w:rPr>
        <w:t>enough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meet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eyes</w:t>
      </w:r>
      <w:proofErr w:type="spellEnd"/>
      <w:r w:rsidRPr="00623806">
        <w:rPr>
          <w:rFonts w:ascii="Helvetica" w:hAnsi="Helvetica"/>
          <w:color w:val="000000"/>
          <w:szCs w:val="24"/>
          <w:lang w:val="es-ES" w:eastAsia="ko-KR"/>
        </w:rPr>
        <w:t>.</w:t>
      </w:r>
    </w:p>
    <w:p w14:paraId="35B6E7BD" w14:textId="441BEED2" w:rsidR="00A3434B" w:rsidRPr="00623806" w:rsidRDefault="00A3434B"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And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mistake</w:t>
      </w:r>
      <w:proofErr w:type="spellEnd"/>
      <w:r w:rsidRPr="00623806">
        <w:rPr>
          <w:rFonts w:ascii="Helvetica" w:hAnsi="Helvetica"/>
          <w:color w:val="000000"/>
          <w:szCs w:val="24"/>
          <w:lang w:val="es-ES" w:eastAsia="ko-KR"/>
        </w:rPr>
        <w:t>.</w:t>
      </w:r>
    </w:p>
    <w:p w14:paraId="24309642" w14:textId="1C4B40A2" w:rsidR="00A3434B" w:rsidRPr="00623806" w:rsidRDefault="00A3434B"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saw</w:t>
      </w:r>
      <w:proofErr w:type="spellEnd"/>
      <w:r w:rsidRPr="00623806">
        <w:rPr>
          <w:rFonts w:ascii="Helvetica" w:hAnsi="Helvetica"/>
          <w:color w:val="000000"/>
          <w:szCs w:val="24"/>
          <w:lang w:val="es-ES" w:eastAsia="ko-KR"/>
        </w:rPr>
        <w:t xml:space="preserve"> no </w:t>
      </w:r>
      <w:proofErr w:type="spellStart"/>
      <w:r w:rsidRPr="00623806">
        <w:rPr>
          <w:rFonts w:ascii="Helvetica" w:hAnsi="Helvetica"/>
          <w:color w:val="000000"/>
          <w:szCs w:val="24"/>
          <w:lang w:val="es-ES" w:eastAsia="ko-KR"/>
        </w:rPr>
        <w:t>smugness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cocky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flirtation</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them</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saw</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hunger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Restraint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subdued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desperation</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demeanor</w:t>
      </w:r>
      <w:proofErr w:type="spellEnd"/>
      <w:r w:rsidRPr="00623806">
        <w:rPr>
          <w:rFonts w:ascii="Helvetica" w:hAnsi="Helvetica"/>
          <w:color w:val="000000"/>
          <w:szCs w:val="24"/>
          <w:lang w:val="es-ES" w:eastAsia="ko-KR"/>
        </w:rPr>
        <w:t xml:space="preserve">, as </w:t>
      </w:r>
      <w:proofErr w:type="spellStart"/>
      <w:r w:rsidRPr="00623806">
        <w:rPr>
          <w:rFonts w:ascii="Helvetica" w:hAnsi="Helvetica"/>
          <w:color w:val="000000"/>
          <w:szCs w:val="24"/>
          <w:lang w:val="es-ES" w:eastAsia="ko-KR"/>
        </w:rPr>
        <w:t>if</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suppressed</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portion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could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have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devoured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everything</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its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path</w:t>
      </w:r>
      <w:proofErr w:type="spellEnd"/>
      <w:r w:rsidRPr="00623806">
        <w:rPr>
          <w:rFonts w:ascii="Helvetica" w:hAnsi="Helvetica"/>
          <w:color w:val="000000"/>
          <w:szCs w:val="24"/>
          <w:lang w:val="es-ES" w:eastAsia="ko-KR"/>
        </w:rPr>
        <w:t>.</w:t>
      </w:r>
    </w:p>
    <w:p w14:paraId="04D698CF" w14:textId="632EFA75" w:rsidR="00A3434B" w:rsidRPr="00623806" w:rsidRDefault="00A3434B"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He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waiting</w:t>
      </w:r>
      <w:proofErr w:type="spellEnd"/>
      <w:r w:rsidRPr="00623806">
        <w:rPr>
          <w:rFonts w:ascii="Helvetica" w:hAnsi="Helvetica"/>
          <w:color w:val="000000"/>
          <w:szCs w:val="24"/>
          <w:lang w:val="es-ES" w:eastAsia="ko-KR"/>
        </w:rPr>
        <w:t>.</w:t>
      </w:r>
    </w:p>
    <w:p w14:paraId="1AE2A4F4" w14:textId="63698C0F" w:rsidR="00A3434B" w:rsidRPr="00623806" w:rsidRDefault="00A3434B"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For</w:t>
      </w:r>
      <w:proofErr w:type="spellEnd"/>
      <w:r w:rsidRPr="00623806">
        <w:rPr>
          <w:rFonts w:ascii="Helvetica" w:hAnsi="Helvetica"/>
          <w:color w:val="000000"/>
          <w:szCs w:val="24"/>
          <w:lang w:val="es-ES" w:eastAsia="ko-KR"/>
        </w:rPr>
        <w:t xml:space="preserve"> me.</w:t>
      </w:r>
    </w:p>
    <w:p w14:paraId="174F45FD" w14:textId="04F26DC3" w:rsidR="00A3434B" w:rsidRPr="00623806" w:rsidRDefault="00A3434B"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And </w:t>
      </w:r>
      <w:proofErr w:type="spellStart"/>
      <w:r w:rsidRPr="00623806">
        <w:rPr>
          <w:rFonts w:ascii="Helvetica" w:hAnsi="Helvetica"/>
          <w:color w:val="000000"/>
          <w:szCs w:val="24"/>
          <w:lang w:val="es-ES" w:eastAsia="ko-KR"/>
        </w:rPr>
        <w:t>suddenly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silence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between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us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felt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loud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fragile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a match </w:t>
      </w:r>
      <w:proofErr w:type="spellStart"/>
      <w:r w:rsidRPr="00623806">
        <w:rPr>
          <w:rFonts w:ascii="Helvetica" w:hAnsi="Helvetica"/>
          <w:color w:val="000000"/>
          <w:szCs w:val="24"/>
          <w:lang w:val="es-ES" w:eastAsia="ko-KR"/>
        </w:rPr>
        <w:t>poised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above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gasoline</w:t>
      </w:r>
      <w:proofErr w:type="spellEnd"/>
      <w:r w:rsidRPr="00623806">
        <w:rPr>
          <w:rFonts w:ascii="Helvetica" w:hAnsi="Helvetica"/>
          <w:color w:val="000000"/>
          <w:szCs w:val="24"/>
          <w:lang w:val="es-ES" w:eastAsia="ko-KR"/>
        </w:rPr>
        <w:t>.</w:t>
      </w:r>
    </w:p>
    <w:p w14:paraId="4D0F283E" w14:textId="6E63C7BC" w:rsidR="00A3434B" w:rsidRPr="00623806" w:rsidRDefault="00A3434B"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lifted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slow</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steady</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but</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didn’t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touch</w:t>
      </w:r>
      <w:proofErr w:type="spellEnd"/>
      <w:r w:rsidRPr="00623806">
        <w:rPr>
          <w:rFonts w:ascii="Helvetica" w:hAnsi="Helvetica"/>
          <w:color w:val="000000"/>
          <w:szCs w:val="24"/>
          <w:lang w:val="es-ES" w:eastAsia="ko-KR"/>
        </w:rPr>
        <w:t xml:space="preserve"> me.</w:t>
      </w:r>
    </w:p>
    <w:p w14:paraId="43C14AE8" w14:textId="711C8694" w:rsidR="00A3434B" w:rsidRPr="00623806" w:rsidRDefault="00A3434B"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He </w:t>
      </w:r>
      <w:proofErr w:type="spellStart"/>
      <w:r w:rsidRPr="00623806">
        <w:rPr>
          <w:rFonts w:ascii="Helvetica" w:hAnsi="Helvetica"/>
          <w:color w:val="000000"/>
          <w:szCs w:val="24"/>
          <w:lang w:val="es-ES" w:eastAsia="ko-KR"/>
        </w:rPr>
        <w:t>hovered</w:t>
      </w:r>
      <w:proofErr w:type="spellEnd"/>
      <w:r w:rsidRPr="00623806">
        <w:rPr>
          <w:rFonts w:ascii="Helvetica" w:hAnsi="Helvetica"/>
          <w:color w:val="000000"/>
          <w:szCs w:val="24"/>
          <w:lang w:val="es-ES" w:eastAsia="ko-KR"/>
        </w:rPr>
        <w:t>.</w:t>
      </w:r>
    </w:p>
    <w:p w14:paraId="2A22AC55" w14:textId="390948FF" w:rsidR="00A3434B" w:rsidRPr="00623806" w:rsidRDefault="00A3434B"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Knuckles</w:t>
      </w:r>
      <w:proofErr w:type="spellEnd"/>
      <w:r w:rsidRPr="00623806">
        <w:rPr>
          <w:rFonts w:ascii="Helvetica" w:hAnsi="Helvetica"/>
          <w:color w:val="000000"/>
          <w:szCs w:val="24"/>
          <w:lang w:val="es-ES" w:eastAsia="ko-KR"/>
        </w:rPr>
        <w:t xml:space="preserve"> </w:t>
      </w:r>
      <w:proofErr w:type="spellStart"/>
      <w:r w:rsidR="005C749B" w:rsidRPr="00623806">
        <w:rPr>
          <w:rFonts w:ascii="Helvetica" w:hAnsi="Helvetica"/>
          <w:color w:val="000000"/>
          <w:szCs w:val="24"/>
          <w:lang w:val="es-ES" w:eastAsia="ko-KR"/>
        </w:rPr>
        <w:t>trembled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inches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from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cheek</w:t>
      </w:r>
      <w:proofErr w:type="spellEnd"/>
      <w:r w:rsidRPr="00623806">
        <w:rPr>
          <w:rFonts w:ascii="Helvetica" w:hAnsi="Helvetica"/>
          <w:color w:val="000000"/>
          <w:szCs w:val="24"/>
          <w:lang w:val="es-ES" w:eastAsia="ko-KR"/>
        </w:rPr>
        <w:t xml:space="preserve">, as </w:t>
      </w:r>
      <w:proofErr w:type="spellStart"/>
      <w:r w:rsidRPr="00623806">
        <w:rPr>
          <w:rFonts w:ascii="Helvetica" w:hAnsi="Helvetica"/>
          <w:color w:val="000000"/>
          <w:szCs w:val="24"/>
          <w:lang w:val="es-ES" w:eastAsia="ko-KR"/>
        </w:rPr>
        <w:t>if</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were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terrified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if</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did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touch</w:t>
      </w:r>
      <w:proofErr w:type="spellEnd"/>
      <w:r w:rsidRPr="00623806">
        <w:rPr>
          <w:rFonts w:ascii="Helvetica" w:hAnsi="Helvetica"/>
          <w:color w:val="000000"/>
          <w:szCs w:val="24"/>
          <w:lang w:val="es-ES" w:eastAsia="ko-KR"/>
        </w:rPr>
        <w:t xml:space="preserve"> me, he </w:t>
      </w:r>
      <w:proofErr w:type="spellStart"/>
      <w:r w:rsidRPr="00623806">
        <w:rPr>
          <w:rFonts w:ascii="Helvetica" w:hAnsi="Helvetica"/>
          <w:color w:val="000000"/>
          <w:szCs w:val="24"/>
          <w:lang w:val="es-ES" w:eastAsia="ko-KR"/>
        </w:rPr>
        <w:t>wouldn’t</w:t>
      </w:r>
      <w:proofErr w:type="spellEnd"/>
      <w:r w:rsidRPr="00623806">
        <w:rPr>
          <w:rFonts w:ascii="Helvetica" w:hAnsi="Helvetica"/>
          <w:color w:val="000000"/>
          <w:szCs w:val="24"/>
          <w:lang w:val="es-ES" w:eastAsia="ko-KR"/>
        </w:rPr>
        <w:t xml:space="preserve"> be </w:t>
      </w:r>
      <w:proofErr w:type="spellStart"/>
      <w:r w:rsidRPr="00623806">
        <w:rPr>
          <w:rFonts w:ascii="Helvetica" w:hAnsi="Helvetica"/>
          <w:color w:val="000000"/>
          <w:szCs w:val="24"/>
          <w:lang w:val="es-ES" w:eastAsia="ko-KR"/>
        </w:rPr>
        <w:t>able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stop.</w:t>
      </w:r>
    </w:p>
    <w:p w14:paraId="3D35A4D5" w14:textId="59E1566F" w:rsidR="00A3434B" w:rsidRPr="00623806" w:rsidRDefault="00A3434B"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space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between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us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narrowed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charged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with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something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electric</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inhaled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wasn’t</w:t>
      </w:r>
      <w:proofErr w:type="spellEnd"/>
      <w:r w:rsidRPr="00623806">
        <w:rPr>
          <w:rFonts w:ascii="Helvetica" w:hAnsi="Helvetica"/>
          <w:color w:val="000000"/>
          <w:szCs w:val="24"/>
          <w:lang w:val="es-ES" w:eastAsia="ko-KR"/>
        </w:rPr>
        <w:t xml:space="preserve"> air I </w:t>
      </w:r>
      <w:proofErr w:type="spellStart"/>
      <w:r w:rsidRPr="00623806">
        <w:rPr>
          <w:rFonts w:ascii="Helvetica" w:hAnsi="Helvetica"/>
          <w:color w:val="000000"/>
          <w:szCs w:val="24"/>
          <w:lang w:val="es-ES" w:eastAsia="ko-KR"/>
        </w:rPr>
        <w:t>pulled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into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lungs</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scent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warmth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pull</w:t>
      </w:r>
      <w:proofErr w:type="spellEnd"/>
      <w:r w:rsidRPr="00623806">
        <w:rPr>
          <w:rFonts w:ascii="Helvetica" w:hAnsi="Helvetica"/>
          <w:color w:val="000000"/>
          <w:szCs w:val="24"/>
          <w:lang w:val="es-ES" w:eastAsia="ko-KR"/>
        </w:rPr>
        <w:t>.</w:t>
      </w:r>
    </w:p>
    <w:p w14:paraId="2563C409" w14:textId="2E7BAE7A" w:rsidR="00A3434B" w:rsidRPr="00623806" w:rsidRDefault="00A3434B" w:rsidP="00A3434B">
      <w:pPr>
        <w:spacing w:line="276" w:lineRule="auto"/>
        <w:ind w:firstLine="720"/>
        <w:jc w:val="both"/>
        <w:rPr>
          <w:rFonts w:ascii="Helvetica" w:hAnsi="Helvetica"/>
          <w:i/>
          <w:iCs/>
          <w:color w:val="000000"/>
          <w:szCs w:val="24"/>
          <w:lang w:val="es-ES" w:eastAsia="ko-KR"/>
        </w:rPr>
      </w:pPr>
      <w:proofErr w:type="spellStart"/>
      <w:r w:rsidRPr="00623806">
        <w:rPr>
          <w:rFonts w:ascii="Helvetica" w:hAnsi="Helvetica"/>
          <w:i/>
          <w:iCs/>
          <w:color w:val="000000"/>
          <w:szCs w:val="24"/>
          <w:lang w:val="es-ES" w:eastAsia="ko-KR"/>
        </w:rPr>
        <w:t>God</w:t>
      </w:r>
      <w:proofErr w:type="spellEnd"/>
      <w:r w:rsidRPr="00623806">
        <w:rPr>
          <w:rFonts w:ascii="Helvetica" w:hAnsi="Helvetica"/>
          <w:i/>
          <w:iCs/>
          <w:color w:val="000000"/>
          <w:szCs w:val="24"/>
          <w:lang w:val="es-ES" w:eastAsia="ko-KR"/>
        </w:rPr>
        <w:t xml:space="preserve">, </w:t>
      </w:r>
      <w:proofErr w:type="spellStart"/>
      <w:r w:rsidRPr="00623806">
        <w:rPr>
          <w:rFonts w:ascii="Helvetica" w:hAnsi="Helvetica"/>
          <w:i/>
          <w:iCs/>
          <w:color w:val="000000"/>
          <w:szCs w:val="24"/>
          <w:lang w:val="es-ES" w:eastAsia="ko-KR"/>
        </w:rPr>
        <w:t>why</w:t>
      </w:r>
      <w:proofErr w:type="spellEnd"/>
      <w:r w:rsidRPr="00623806">
        <w:rPr>
          <w:rFonts w:ascii="Helvetica" w:hAnsi="Helvetica"/>
          <w:i/>
          <w:iCs/>
          <w:color w:val="000000"/>
          <w:szCs w:val="24"/>
          <w:lang w:val="es-ES" w:eastAsia="ko-KR"/>
        </w:rPr>
        <w:t xml:space="preserve"> </w:t>
      </w:r>
      <w:proofErr w:type="spellStart"/>
      <w:r w:rsidRPr="00623806">
        <w:rPr>
          <w:rFonts w:ascii="Helvetica" w:hAnsi="Helvetica"/>
          <w:i/>
          <w:iCs/>
          <w:color w:val="000000"/>
          <w:szCs w:val="24"/>
          <w:lang w:val="es-ES" w:eastAsia="ko-KR"/>
        </w:rPr>
        <w:t>did</w:t>
      </w:r>
      <w:proofErr w:type="spellEnd"/>
      <w:r w:rsidRPr="00623806">
        <w:rPr>
          <w:rFonts w:ascii="Helvetica" w:hAnsi="Helvetica"/>
          <w:i/>
          <w:iCs/>
          <w:color w:val="000000"/>
          <w:szCs w:val="24"/>
          <w:lang w:val="es-ES" w:eastAsia="ko-KR"/>
        </w:rPr>
        <w:t xml:space="preserve"> I </w:t>
      </w:r>
      <w:proofErr w:type="spellStart"/>
      <w:r w:rsidRPr="00623806">
        <w:rPr>
          <w:rFonts w:ascii="Helvetica" w:hAnsi="Helvetica"/>
          <w:i/>
          <w:iCs/>
          <w:color w:val="000000"/>
          <w:szCs w:val="24"/>
          <w:lang w:val="es-ES" w:eastAsia="ko-KR"/>
        </w:rPr>
        <w:t>want</w:t>
      </w:r>
      <w:proofErr w:type="spellEnd"/>
      <w:r w:rsidRPr="00623806">
        <w:rPr>
          <w:rFonts w:ascii="Helvetica" w:hAnsi="Helvetica"/>
          <w:i/>
          <w:iCs/>
          <w:color w:val="000000"/>
          <w:szCs w:val="24"/>
          <w:lang w:val="es-ES" w:eastAsia="ko-KR"/>
        </w:rPr>
        <w:t xml:space="preserve"> </w:t>
      </w:r>
      <w:proofErr w:type="spellStart"/>
      <w:r w:rsidRPr="00623806">
        <w:rPr>
          <w:rFonts w:ascii="Helvetica" w:hAnsi="Helvetica"/>
          <w:i/>
          <w:iCs/>
          <w:color w:val="000000"/>
          <w:szCs w:val="24"/>
          <w:lang w:val="es-ES" w:eastAsia="ko-KR"/>
        </w:rPr>
        <w:t>to</w:t>
      </w:r>
      <w:proofErr w:type="spellEnd"/>
      <w:r w:rsidRPr="00623806">
        <w:rPr>
          <w:rFonts w:ascii="Helvetica" w:hAnsi="Helvetica"/>
          <w:i/>
          <w:iCs/>
          <w:color w:val="000000"/>
          <w:szCs w:val="24"/>
          <w:lang w:val="es-ES" w:eastAsia="ko-KR"/>
        </w:rPr>
        <w:t xml:space="preserve"> </w:t>
      </w:r>
      <w:proofErr w:type="spellStart"/>
      <w:r w:rsidRPr="00623806">
        <w:rPr>
          <w:rFonts w:ascii="Helvetica" w:hAnsi="Helvetica"/>
          <w:i/>
          <w:iCs/>
          <w:color w:val="000000"/>
          <w:szCs w:val="24"/>
          <w:lang w:val="es-ES" w:eastAsia="ko-KR"/>
        </w:rPr>
        <w:t>kiss</w:t>
      </w:r>
      <w:proofErr w:type="spellEnd"/>
      <w:r w:rsidRPr="00623806">
        <w:rPr>
          <w:rFonts w:ascii="Helvetica" w:hAnsi="Helvetica"/>
          <w:i/>
          <w:iCs/>
          <w:color w:val="000000"/>
          <w:szCs w:val="24"/>
          <w:lang w:val="es-ES" w:eastAsia="ko-KR"/>
        </w:rPr>
        <w:t xml:space="preserve"> </w:t>
      </w:r>
      <w:proofErr w:type="spellStart"/>
      <w:r w:rsidRPr="00623806">
        <w:rPr>
          <w:rFonts w:ascii="Helvetica" w:hAnsi="Helvetica"/>
          <w:i/>
          <w:iCs/>
          <w:color w:val="000000"/>
          <w:szCs w:val="24"/>
          <w:lang w:val="es-ES" w:eastAsia="ko-KR"/>
        </w:rPr>
        <w:t>him</w:t>
      </w:r>
      <w:proofErr w:type="spellEnd"/>
      <w:r w:rsidRPr="00623806">
        <w:rPr>
          <w:rFonts w:ascii="Helvetica" w:hAnsi="Helvetica"/>
          <w:i/>
          <w:iCs/>
          <w:color w:val="000000"/>
          <w:szCs w:val="24"/>
          <w:lang w:val="es-ES" w:eastAsia="ko-KR"/>
        </w:rPr>
        <w:t xml:space="preserve"> so </w:t>
      </w:r>
      <w:proofErr w:type="spellStart"/>
      <w:r w:rsidRPr="00623806">
        <w:rPr>
          <w:rFonts w:ascii="Helvetica" w:hAnsi="Helvetica"/>
          <w:i/>
          <w:iCs/>
          <w:color w:val="000000"/>
          <w:szCs w:val="24"/>
          <w:lang w:val="es-ES" w:eastAsia="ko-KR"/>
        </w:rPr>
        <w:t>badly</w:t>
      </w:r>
      <w:proofErr w:type="spellEnd"/>
      <w:r w:rsidRPr="00623806">
        <w:rPr>
          <w:rFonts w:ascii="Helvetica" w:hAnsi="Helvetica"/>
          <w:i/>
          <w:iCs/>
          <w:color w:val="000000"/>
          <w:szCs w:val="24"/>
          <w:lang w:val="es-ES" w:eastAsia="ko-KR"/>
        </w:rPr>
        <w:t>?</w:t>
      </w:r>
    </w:p>
    <w:p w14:paraId="4528A4A5" w14:textId="31D36B0F" w:rsidR="00A3434B" w:rsidRPr="00623806" w:rsidRDefault="00A3434B"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Just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brush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skin </w:t>
      </w:r>
      <w:proofErr w:type="spellStart"/>
      <w:r w:rsidRPr="00623806">
        <w:rPr>
          <w:rFonts w:ascii="Helvetica" w:hAnsi="Helvetica"/>
          <w:color w:val="000000"/>
          <w:szCs w:val="24"/>
          <w:lang w:val="es-ES" w:eastAsia="ko-KR"/>
        </w:rPr>
        <w:t>against</w:t>
      </w:r>
      <w:proofErr w:type="spellEnd"/>
      <w:r w:rsidRPr="00623806">
        <w:rPr>
          <w:rFonts w:ascii="Helvetica" w:hAnsi="Helvetica"/>
          <w:color w:val="000000"/>
          <w:szCs w:val="24"/>
          <w:lang w:val="es-ES" w:eastAsia="ko-KR"/>
        </w:rPr>
        <w:t xml:space="preserve"> mine </w:t>
      </w:r>
      <w:proofErr w:type="spellStart"/>
      <w:r w:rsidRPr="00623806">
        <w:rPr>
          <w:rFonts w:ascii="Helvetica" w:hAnsi="Helvetica"/>
          <w:color w:val="000000"/>
          <w:szCs w:val="24"/>
          <w:lang w:val="es-ES" w:eastAsia="ko-KR"/>
        </w:rPr>
        <w:t>had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pulse </w:t>
      </w:r>
      <w:proofErr w:type="spellStart"/>
      <w:r w:rsidRPr="00623806">
        <w:rPr>
          <w:rFonts w:ascii="Helvetica" w:hAnsi="Helvetica"/>
          <w:color w:val="000000"/>
          <w:szCs w:val="24"/>
          <w:lang w:val="es-ES" w:eastAsia="ko-KR"/>
        </w:rPr>
        <w:t>skyrocketing</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could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feel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every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inch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body</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heat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blooming</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core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threatening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shatter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little</w:t>
      </w:r>
      <w:proofErr w:type="spellEnd"/>
      <w:r w:rsidRPr="00623806">
        <w:rPr>
          <w:rFonts w:ascii="Helvetica" w:hAnsi="Helvetica"/>
          <w:color w:val="000000"/>
          <w:szCs w:val="24"/>
          <w:lang w:val="es-ES" w:eastAsia="ko-KR"/>
        </w:rPr>
        <w:t xml:space="preserve"> control I </w:t>
      </w:r>
      <w:proofErr w:type="spellStart"/>
      <w:r w:rsidRPr="00623806">
        <w:rPr>
          <w:rFonts w:ascii="Helvetica" w:hAnsi="Helvetica"/>
          <w:color w:val="000000"/>
          <w:szCs w:val="24"/>
          <w:lang w:val="es-ES" w:eastAsia="ko-KR"/>
        </w:rPr>
        <w:t>had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left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just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lust</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gravity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Magnetic</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Dangerous</w:t>
      </w:r>
      <w:proofErr w:type="spellEnd"/>
      <w:r w:rsidRPr="00623806">
        <w:rPr>
          <w:rFonts w:ascii="Helvetica" w:hAnsi="Helvetica"/>
          <w:color w:val="000000"/>
          <w:szCs w:val="24"/>
          <w:lang w:val="es-ES" w:eastAsia="ko-KR"/>
        </w:rPr>
        <w:t>.</w:t>
      </w:r>
    </w:p>
    <w:p w14:paraId="33C2CACC" w14:textId="05F56294" w:rsidR="00A3434B" w:rsidRPr="00623806" w:rsidRDefault="00A3434B"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lastRenderedPageBreak/>
        <w:t xml:space="preserve">He </w:t>
      </w:r>
      <w:proofErr w:type="spellStart"/>
      <w:r w:rsidRPr="00623806">
        <w:rPr>
          <w:rFonts w:ascii="Helvetica" w:hAnsi="Helvetica"/>
          <w:color w:val="000000"/>
          <w:szCs w:val="24"/>
          <w:lang w:val="es-ES" w:eastAsia="ko-KR"/>
        </w:rPr>
        <w:t>leaned</w:t>
      </w:r>
      <w:proofErr w:type="spellEnd"/>
      <w:r w:rsidRPr="00623806">
        <w:rPr>
          <w:rFonts w:ascii="Helvetica" w:hAnsi="Helvetica"/>
          <w:color w:val="000000"/>
          <w:szCs w:val="24"/>
          <w:lang w:val="es-ES" w:eastAsia="ko-KR"/>
        </w:rPr>
        <w:t xml:space="preserve"> in—so </w:t>
      </w:r>
      <w:proofErr w:type="spellStart"/>
      <w:r w:rsidRPr="00623806">
        <w:rPr>
          <w:rFonts w:ascii="Helvetica" w:hAnsi="Helvetica"/>
          <w:color w:val="000000"/>
          <w:szCs w:val="24"/>
          <w:lang w:val="es-ES" w:eastAsia="ko-KR"/>
        </w:rPr>
        <w:t>close</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could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feel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warmth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breath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lips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eyelids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fluttered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without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meaning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fingers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twitched</w:t>
      </w:r>
      <w:proofErr w:type="spellEnd"/>
      <w:r w:rsidRPr="00623806">
        <w:rPr>
          <w:rFonts w:ascii="Helvetica" w:hAnsi="Helvetica"/>
          <w:color w:val="000000"/>
          <w:szCs w:val="24"/>
          <w:lang w:val="es-ES" w:eastAsia="ko-KR"/>
        </w:rPr>
        <w:t xml:space="preserve"> at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sides</w:t>
      </w:r>
      <w:proofErr w:type="spellEnd"/>
      <w:r w:rsidRPr="00623806">
        <w:rPr>
          <w:rFonts w:ascii="Helvetica" w:hAnsi="Helvetica"/>
          <w:color w:val="000000"/>
          <w:szCs w:val="24"/>
          <w:lang w:val="es-ES" w:eastAsia="ko-KR"/>
        </w:rPr>
        <w:t>.</w:t>
      </w:r>
    </w:p>
    <w:p w14:paraId="13E340DA" w14:textId="7D497408" w:rsidR="00A3434B" w:rsidRPr="00623806" w:rsidRDefault="00A3434B"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But</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didn’t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kiss</w:t>
      </w:r>
      <w:proofErr w:type="spellEnd"/>
      <w:r w:rsidRPr="00623806">
        <w:rPr>
          <w:rFonts w:ascii="Helvetica" w:hAnsi="Helvetica"/>
          <w:color w:val="000000"/>
          <w:szCs w:val="24"/>
          <w:lang w:val="es-ES" w:eastAsia="ko-KR"/>
        </w:rPr>
        <w:t xml:space="preserve"> me.</w:t>
      </w:r>
    </w:p>
    <w:p w14:paraId="598546B1" w14:textId="0DFB506F" w:rsidR="00A3434B" w:rsidRPr="00623806" w:rsidRDefault="00A3434B"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He </w:t>
      </w:r>
      <w:proofErr w:type="spellStart"/>
      <w:r w:rsidRPr="00623806">
        <w:rPr>
          <w:rFonts w:ascii="Helvetica" w:hAnsi="Helvetica"/>
          <w:color w:val="000000"/>
          <w:szCs w:val="24"/>
          <w:lang w:val="es-ES" w:eastAsia="ko-KR"/>
        </w:rPr>
        <w:t>stepped</w:t>
      </w:r>
      <w:proofErr w:type="spellEnd"/>
      <w:r w:rsidRPr="00623806">
        <w:rPr>
          <w:rFonts w:ascii="Helvetica" w:hAnsi="Helvetica"/>
          <w:color w:val="000000"/>
          <w:szCs w:val="24"/>
          <w:lang w:val="es-ES" w:eastAsia="ko-KR"/>
        </w:rPr>
        <w:t xml:space="preserve"> back.</w:t>
      </w:r>
    </w:p>
    <w:p w14:paraId="39650794" w14:textId="16BEE722" w:rsidR="00A3434B" w:rsidRPr="00623806" w:rsidRDefault="00A3434B"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Slowly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Carefully</w:t>
      </w:r>
      <w:proofErr w:type="spellEnd"/>
      <w:r w:rsidRPr="00623806">
        <w:rPr>
          <w:rFonts w:ascii="Helvetica" w:hAnsi="Helvetica"/>
          <w:color w:val="000000"/>
          <w:szCs w:val="24"/>
          <w:lang w:val="es-ES" w:eastAsia="ko-KR"/>
        </w:rPr>
        <w:t xml:space="preserve">. As </w:t>
      </w:r>
      <w:proofErr w:type="spellStart"/>
      <w:r w:rsidRPr="00623806">
        <w:rPr>
          <w:rFonts w:ascii="Helvetica" w:hAnsi="Helvetica"/>
          <w:color w:val="000000"/>
          <w:szCs w:val="24"/>
          <w:lang w:val="es-ES" w:eastAsia="ko-KR"/>
        </w:rPr>
        <w:t>if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putting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distance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between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us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took</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all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strength</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had</w:t>
      </w:r>
      <w:proofErr w:type="spellEnd"/>
      <w:r w:rsidRPr="00623806">
        <w:rPr>
          <w:rFonts w:ascii="Helvetica" w:hAnsi="Helvetica"/>
          <w:color w:val="000000"/>
          <w:szCs w:val="24"/>
          <w:lang w:val="es-ES" w:eastAsia="ko-KR"/>
        </w:rPr>
        <w:t>.</w:t>
      </w:r>
    </w:p>
    <w:p w14:paraId="079EEA6B" w14:textId="05042777" w:rsidR="00A3434B" w:rsidRPr="00623806" w:rsidRDefault="00A3434B"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Breathe</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said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voice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low</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edged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with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something</w:t>
      </w:r>
      <w:proofErr w:type="spellEnd"/>
      <w:r w:rsidRPr="00623806">
        <w:rPr>
          <w:rFonts w:ascii="Helvetica" w:hAnsi="Helvetica"/>
          <w:color w:val="000000"/>
          <w:szCs w:val="24"/>
          <w:lang w:val="es-ES" w:eastAsia="ko-KR"/>
        </w:rPr>
        <w:t xml:space="preserve"> raw. “</w:t>
      </w:r>
      <w:proofErr w:type="spellStart"/>
      <w:r w:rsidRPr="00623806">
        <w:rPr>
          <w:rFonts w:ascii="Helvetica" w:hAnsi="Helvetica"/>
          <w:color w:val="000000"/>
          <w:szCs w:val="24"/>
          <w:lang w:val="es-ES" w:eastAsia="ko-KR"/>
        </w:rPr>
        <w:t>Let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yourself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something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without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having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justify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w:t>
      </w:r>
    </w:p>
    <w:p w14:paraId="1CC0B098" w14:textId="044C7A80" w:rsidR="00A3434B" w:rsidRPr="00623806" w:rsidRDefault="00A3434B" w:rsidP="00A3434B">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Then</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turned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walking</w:t>
      </w:r>
      <w:proofErr w:type="spellEnd"/>
      <w:r w:rsidRPr="00623806">
        <w:rPr>
          <w:rFonts w:ascii="Helvetica" w:hAnsi="Helvetica"/>
          <w:color w:val="000000"/>
          <w:szCs w:val="24"/>
          <w:lang w:val="es-ES" w:eastAsia="ko-KR"/>
        </w:rPr>
        <w:t xml:space="preserve"> back </w:t>
      </w:r>
      <w:proofErr w:type="spellStart"/>
      <w:r w:rsidRPr="00623806">
        <w:rPr>
          <w:rFonts w:ascii="Helvetica" w:hAnsi="Helvetica"/>
          <w:color w:val="000000"/>
          <w:szCs w:val="24"/>
          <w:lang w:val="es-ES" w:eastAsia="ko-KR"/>
        </w:rPr>
        <w:t>inside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leaving</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there</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doorway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sun</w:t>
      </w:r>
      <w:proofErr w:type="spellEnd"/>
      <w:r w:rsidRPr="00623806">
        <w:rPr>
          <w:rFonts w:ascii="Helvetica" w:hAnsi="Helvetica"/>
          <w:color w:val="000000"/>
          <w:szCs w:val="24"/>
          <w:lang w:val="es-ES" w:eastAsia="ko-KR"/>
        </w:rPr>
        <w:t xml:space="preserve"> casting light </w:t>
      </w:r>
      <w:proofErr w:type="spellStart"/>
      <w:r w:rsidRPr="00623806">
        <w:rPr>
          <w:rFonts w:ascii="Helvetica" w:hAnsi="Helvetica"/>
          <w:color w:val="000000"/>
          <w:szCs w:val="24"/>
          <w:lang w:val="es-ES" w:eastAsia="ko-KR"/>
        </w:rPr>
        <w:t>on</w:t>
      </w:r>
      <w:proofErr w:type="spellEnd"/>
      <w:r w:rsidRPr="00623806">
        <w:rPr>
          <w:rFonts w:ascii="Helvetica" w:hAnsi="Helvetica"/>
          <w:color w:val="000000"/>
          <w:szCs w:val="24"/>
          <w:lang w:val="es-ES" w:eastAsia="ko-KR"/>
        </w:rPr>
        <w:t xml:space="preserve"> skin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still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burned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for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him</w:t>
      </w:r>
      <w:proofErr w:type="spellEnd"/>
      <w:r w:rsidRPr="00623806">
        <w:rPr>
          <w:rFonts w:ascii="Helvetica" w:hAnsi="Helvetica"/>
          <w:color w:val="000000"/>
          <w:szCs w:val="24"/>
          <w:lang w:val="es-ES" w:eastAsia="ko-KR"/>
        </w:rPr>
        <w:t>.</w:t>
      </w:r>
    </w:p>
    <w:p w14:paraId="612A3748" w14:textId="5BBD32A3" w:rsidR="00A3434B" w:rsidRPr="00623806" w:rsidRDefault="00A3434B" w:rsidP="00A3434B">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And I </w:t>
      </w:r>
      <w:proofErr w:type="spellStart"/>
      <w:r w:rsidRPr="00623806">
        <w:rPr>
          <w:rFonts w:ascii="Helvetica" w:hAnsi="Helvetica"/>
          <w:color w:val="000000"/>
          <w:szCs w:val="24"/>
          <w:lang w:val="es-ES" w:eastAsia="ko-KR"/>
        </w:rPr>
        <w:t>stood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breathless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trembling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painfully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aware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one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impossible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truth</w:t>
      </w:r>
      <w:proofErr w:type="spellEnd"/>
      <w:r w:rsidRPr="00623806">
        <w:rPr>
          <w:rFonts w:ascii="Helvetica" w:hAnsi="Helvetica"/>
          <w:color w:val="000000"/>
          <w:szCs w:val="24"/>
          <w:lang w:val="es-ES" w:eastAsia="ko-KR"/>
        </w:rPr>
        <w:t>:</w:t>
      </w:r>
    </w:p>
    <w:p w14:paraId="3F139222" w14:textId="2B97B0FB" w:rsidR="00721441" w:rsidRPr="00623806" w:rsidRDefault="00A3434B" w:rsidP="00A3434B">
      <w:pPr>
        <w:spacing w:line="276" w:lineRule="auto"/>
        <w:ind w:firstLine="720"/>
        <w:jc w:val="both"/>
        <w:rPr>
          <w:rFonts w:ascii="Helvetica" w:hAnsi="Helvetica"/>
          <w:lang w:val="es-ES"/>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wanted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him</w:t>
      </w:r>
      <w:proofErr w:type="spellEnd"/>
      <w:r w:rsidRPr="00623806">
        <w:rPr>
          <w:rFonts w:ascii="Helvetica" w:hAnsi="Helvetica"/>
          <w:color w:val="000000"/>
          <w:szCs w:val="24"/>
          <w:lang w:val="es-ES" w:eastAsia="ko-KR"/>
        </w:rPr>
        <w:t xml:space="preserve"> more </w:t>
      </w:r>
      <w:proofErr w:type="spellStart"/>
      <w:r w:rsidRPr="00623806">
        <w:rPr>
          <w:rFonts w:ascii="Helvetica" w:hAnsi="Helvetica"/>
          <w:color w:val="000000"/>
          <w:szCs w:val="24"/>
          <w:lang w:val="es-ES" w:eastAsia="ko-KR"/>
        </w:rPr>
        <w:t>than</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wanted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clarity</w:t>
      </w:r>
      <w:proofErr w:type="spellEnd"/>
      <w:r w:rsidRPr="00623806">
        <w:rPr>
          <w:rFonts w:ascii="Helvetica" w:hAnsi="Helvetica"/>
          <w:color w:val="000000"/>
          <w:szCs w:val="24"/>
          <w:lang w:val="es-ES" w:eastAsia="ko-KR"/>
        </w:rPr>
        <w:t>.</w:t>
      </w:r>
      <w:r w:rsidR="00721441" w:rsidRPr="00623806">
        <w:rPr>
          <w:rFonts w:ascii="Helvetica" w:hAnsi="Helvetica"/>
          <w:lang w:val="es-ES"/>
        </w:rPr>
        <w:br w:type="page"/>
      </w:r>
    </w:p>
    <w:p w14:paraId="544FB321" w14:textId="77777777" w:rsidR="00721441" w:rsidRPr="00623806" w:rsidRDefault="00721441" w:rsidP="00721441">
      <w:pPr>
        <w:jc w:val="center"/>
        <w:rPr>
          <w:rFonts w:ascii="Libre Baskerville" w:hAnsi="Libre Baskerville"/>
          <w:sz w:val="44"/>
          <w:szCs w:val="44"/>
          <w:lang w:val="es-ES"/>
        </w:rPr>
      </w:pPr>
    </w:p>
    <w:p w14:paraId="2B466347" w14:textId="77777777" w:rsidR="00721441" w:rsidRPr="00623806" w:rsidRDefault="00721441" w:rsidP="00721441">
      <w:pPr>
        <w:jc w:val="center"/>
        <w:rPr>
          <w:rFonts w:ascii="Libre Baskerville" w:hAnsi="Libre Baskerville"/>
          <w:sz w:val="44"/>
          <w:szCs w:val="44"/>
          <w:lang w:val="es-ES"/>
        </w:rPr>
      </w:pPr>
    </w:p>
    <w:p w14:paraId="389FB5B0" w14:textId="77777777" w:rsidR="00721441" w:rsidRPr="00623806" w:rsidRDefault="00721441" w:rsidP="00721441">
      <w:pPr>
        <w:jc w:val="center"/>
        <w:rPr>
          <w:rFonts w:ascii="Libre Baskerville" w:hAnsi="Libre Baskerville"/>
          <w:sz w:val="44"/>
          <w:szCs w:val="44"/>
          <w:lang w:val="es-ES"/>
        </w:rPr>
      </w:pPr>
    </w:p>
    <w:p w14:paraId="598EEEF1" w14:textId="77777777" w:rsidR="00721441" w:rsidRPr="00623806" w:rsidRDefault="00721441" w:rsidP="00721441">
      <w:pPr>
        <w:jc w:val="center"/>
        <w:rPr>
          <w:rFonts w:ascii="Libre Baskerville" w:hAnsi="Libre Baskerville"/>
          <w:sz w:val="44"/>
          <w:szCs w:val="44"/>
          <w:lang w:val="es-ES"/>
        </w:rPr>
      </w:pPr>
    </w:p>
    <w:p w14:paraId="30D89925" w14:textId="77777777" w:rsidR="00721441" w:rsidRPr="00623806" w:rsidRDefault="00721441" w:rsidP="00721441">
      <w:pPr>
        <w:jc w:val="center"/>
        <w:rPr>
          <w:rFonts w:ascii="Libre Baskerville" w:hAnsi="Libre Baskerville"/>
          <w:sz w:val="44"/>
          <w:szCs w:val="44"/>
          <w:lang w:val="es-ES"/>
        </w:rPr>
      </w:pPr>
    </w:p>
    <w:p w14:paraId="3AA4D4BA" w14:textId="6209E665" w:rsidR="00721441" w:rsidRPr="00623806" w:rsidRDefault="00721441" w:rsidP="00721441">
      <w:pPr>
        <w:jc w:val="center"/>
        <w:rPr>
          <w:rFonts w:ascii="Libre Baskerville" w:hAnsi="Libre Baskerville"/>
          <w:sz w:val="44"/>
          <w:szCs w:val="44"/>
          <w:lang w:val="es-ES"/>
        </w:rPr>
      </w:pPr>
      <w:r w:rsidRPr="00623806">
        <w:rPr>
          <w:rFonts w:ascii="Libre Baskerville" w:hAnsi="Libre Baskerville"/>
          <w:sz w:val="44"/>
          <w:szCs w:val="44"/>
          <w:lang w:val="es-ES"/>
        </w:rPr>
        <w:t>11</w:t>
      </w:r>
    </w:p>
    <w:p w14:paraId="6081AE0C" w14:textId="77777777" w:rsidR="00721441" w:rsidRPr="00623806" w:rsidRDefault="00721441" w:rsidP="00721441">
      <w:pPr>
        <w:jc w:val="center"/>
        <w:rPr>
          <w:rFonts w:ascii="Libre Baskerville" w:hAnsi="Libre Baskerville"/>
          <w:sz w:val="44"/>
          <w:szCs w:val="44"/>
          <w:lang w:val="es-ES"/>
        </w:rPr>
      </w:pPr>
      <w:r w:rsidRPr="00623806">
        <w:rPr>
          <w:rFonts w:ascii="Libre Baskerville" w:hAnsi="Libre Baskerville"/>
          <w:sz w:val="44"/>
          <w:szCs w:val="44"/>
          <w:lang w:val="es-ES"/>
        </w:rPr>
        <w:t>HUNGER</w:t>
      </w:r>
    </w:p>
    <w:p w14:paraId="69FEF153" w14:textId="77777777" w:rsidR="00721441" w:rsidRPr="00623806" w:rsidRDefault="00721441" w:rsidP="00721441">
      <w:pPr>
        <w:pStyle w:val="SceneFirstParagraph"/>
        <w:spacing w:line="276" w:lineRule="auto"/>
        <w:jc w:val="both"/>
        <w:rPr>
          <w:rFonts w:ascii="Helvetica" w:hAnsi="Helvetica"/>
          <w:lang w:val="es-ES"/>
        </w:rPr>
      </w:pPr>
    </w:p>
    <w:p w14:paraId="416EDB58" w14:textId="17EC6D29" w:rsidR="002F089B" w:rsidRPr="00623806" w:rsidRDefault="002F089B" w:rsidP="002F089B">
      <w:pPr>
        <w:pStyle w:val="SceneBreak"/>
        <w:spacing w:line="276" w:lineRule="auto"/>
        <w:jc w:val="both"/>
        <w:rPr>
          <w:rFonts w:ascii="Helvetica" w:hAnsi="Helvetica"/>
          <w:lang w:val="es-ES"/>
        </w:rPr>
      </w:pPr>
      <w:proofErr w:type="spellStart"/>
      <w:r w:rsidRPr="00623806">
        <w:rPr>
          <w:rFonts w:ascii="Helvetica" w:hAnsi="Helvetica"/>
          <w:lang w:val="es-ES"/>
        </w:rPr>
        <w:t>I’ve</w:t>
      </w:r>
      <w:proofErr w:type="spellEnd"/>
      <w:r w:rsidRPr="00623806">
        <w:rPr>
          <w:rFonts w:ascii="Helvetica" w:hAnsi="Helvetica"/>
          <w:lang w:val="es-ES"/>
        </w:rPr>
        <w:t xml:space="preserve"> </w:t>
      </w:r>
      <w:proofErr w:type="spellStart"/>
      <w:r w:rsidRPr="00623806">
        <w:rPr>
          <w:rFonts w:ascii="Helvetica" w:hAnsi="Helvetica"/>
          <w:lang w:val="es-ES"/>
        </w:rPr>
        <w:t>always</w:t>
      </w:r>
      <w:proofErr w:type="spellEnd"/>
      <w:r w:rsidRPr="00623806">
        <w:rPr>
          <w:rFonts w:ascii="Helvetica" w:hAnsi="Helvetica"/>
          <w:lang w:val="es-ES"/>
        </w:rPr>
        <w:t xml:space="preserve"> </w:t>
      </w:r>
      <w:proofErr w:type="spellStart"/>
      <w:r w:rsidRPr="00623806">
        <w:rPr>
          <w:rFonts w:ascii="Helvetica" w:hAnsi="Helvetica"/>
          <w:lang w:val="es-ES"/>
        </w:rPr>
        <w:t>been</w:t>
      </w:r>
      <w:proofErr w:type="spellEnd"/>
      <w:r w:rsidRPr="00623806">
        <w:rPr>
          <w:rFonts w:ascii="Helvetica" w:hAnsi="Helvetica"/>
          <w:lang w:val="es-ES"/>
        </w:rPr>
        <w:t xml:space="preserve"> </w:t>
      </w:r>
      <w:proofErr w:type="spellStart"/>
      <w:r w:rsidRPr="00623806">
        <w:rPr>
          <w:rFonts w:ascii="Helvetica" w:hAnsi="Helvetica"/>
          <w:lang w:val="es-ES"/>
        </w:rPr>
        <w:t>hard</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myself</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parents</w:t>
      </w:r>
      <w:proofErr w:type="spellEnd"/>
      <w:r w:rsidRPr="00623806">
        <w:rPr>
          <w:rFonts w:ascii="Helvetica" w:hAnsi="Helvetica"/>
          <w:lang w:val="es-ES"/>
        </w:rPr>
        <w:t>—</w:t>
      </w:r>
      <w:proofErr w:type="spellStart"/>
      <w:r w:rsidRPr="00623806">
        <w:rPr>
          <w:rFonts w:ascii="Helvetica" w:hAnsi="Helvetica"/>
          <w:lang w:val="es-ES"/>
        </w:rPr>
        <w:t>old-fashioned</w:t>
      </w:r>
      <w:proofErr w:type="spellEnd"/>
      <w:r w:rsidRPr="00623806">
        <w:rPr>
          <w:rFonts w:ascii="Helvetica" w:hAnsi="Helvetica"/>
          <w:lang w:val="es-ES"/>
        </w:rPr>
        <w:t xml:space="preserve"> and </w:t>
      </w:r>
      <w:proofErr w:type="spellStart"/>
      <w:r w:rsidRPr="00623806">
        <w:rPr>
          <w:rFonts w:ascii="Helvetica" w:hAnsi="Helvetica"/>
          <w:lang w:val="es-ES"/>
        </w:rPr>
        <w:t>tightly</w:t>
      </w:r>
      <w:proofErr w:type="spellEnd"/>
      <w:r w:rsidRPr="00623806">
        <w:rPr>
          <w:rFonts w:ascii="Helvetica" w:hAnsi="Helvetica"/>
          <w:lang w:val="es-ES"/>
        </w:rPr>
        <w:t xml:space="preserve"> </w:t>
      </w:r>
      <w:proofErr w:type="spellStart"/>
      <w:r w:rsidRPr="00623806">
        <w:rPr>
          <w:rFonts w:ascii="Helvetica" w:hAnsi="Helvetica"/>
          <w:lang w:val="es-ES"/>
        </w:rPr>
        <w:t>preserved</w:t>
      </w:r>
      <w:proofErr w:type="spellEnd"/>
      <w:r w:rsidRPr="00623806">
        <w:rPr>
          <w:rFonts w:ascii="Helvetica" w:hAnsi="Helvetica"/>
          <w:lang w:val="es-ES"/>
        </w:rPr>
        <w:t xml:space="preserve"> in </w:t>
      </w:r>
      <w:proofErr w:type="spellStart"/>
      <w:r w:rsidRPr="00623806">
        <w:rPr>
          <w:rFonts w:ascii="Helvetica" w:hAnsi="Helvetica"/>
          <w:lang w:val="es-ES"/>
        </w:rPr>
        <w:t>their</w:t>
      </w:r>
      <w:proofErr w:type="spellEnd"/>
      <w:r w:rsidRPr="00623806">
        <w:rPr>
          <w:rFonts w:ascii="Helvetica" w:hAnsi="Helvetica"/>
          <w:lang w:val="es-ES"/>
        </w:rPr>
        <w:t xml:space="preserve"> </w:t>
      </w:r>
      <w:proofErr w:type="spellStart"/>
      <w:r w:rsidRPr="00623806">
        <w:rPr>
          <w:rFonts w:ascii="Helvetica" w:hAnsi="Helvetica"/>
          <w:lang w:val="es-ES"/>
        </w:rPr>
        <w:t>beliefs</w:t>
      </w:r>
      <w:proofErr w:type="spellEnd"/>
      <w:r w:rsidRPr="00623806">
        <w:rPr>
          <w:rFonts w:ascii="Helvetica" w:hAnsi="Helvetica"/>
          <w:lang w:val="es-ES"/>
        </w:rPr>
        <w:t>—</w:t>
      </w:r>
      <w:proofErr w:type="spellStart"/>
      <w:r w:rsidRPr="00623806">
        <w:rPr>
          <w:rFonts w:ascii="Helvetica" w:hAnsi="Helvetica"/>
          <w:lang w:val="es-ES"/>
        </w:rPr>
        <w:t>drilled</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lesson</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me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stuck</w:t>
      </w:r>
      <w:proofErr w:type="spellEnd"/>
      <w:r w:rsidRPr="00623806">
        <w:rPr>
          <w:rFonts w:ascii="Helvetica" w:hAnsi="Helvetica"/>
          <w:lang w:val="es-ES"/>
        </w:rPr>
        <w:t xml:space="preserve">: Do </w:t>
      </w:r>
      <w:proofErr w:type="spellStart"/>
      <w:r w:rsidRPr="00623806">
        <w:rPr>
          <w:rFonts w:ascii="Helvetica" w:hAnsi="Helvetica"/>
          <w:lang w:val="es-ES"/>
        </w:rPr>
        <w:t>your</w:t>
      </w:r>
      <w:proofErr w:type="spellEnd"/>
      <w:r w:rsidRPr="00623806">
        <w:rPr>
          <w:rFonts w:ascii="Helvetica" w:hAnsi="Helvetica"/>
          <w:lang w:val="es-ES"/>
        </w:rPr>
        <w:t xml:space="preserve"> </w:t>
      </w:r>
      <w:proofErr w:type="spellStart"/>
      <w:r w:rsidRPr="00623806">
        <w:rPr>
          <w:rFonts w:ascii="Helvetica" w:hAnsi="Helvetica"/>
          <w:lang w:val="es-ES"/>
        </w:rPr>
        <w:t>best</w:t>
      </w:r>
      <w:proofErr w:type="spellEnd"/>
      <w:r w:rsidRPr="00623806">
        <w:rPr>
          <w:rFonts w:ascii="Helvetica" w:hAnsi="Helvetica"/>
          <w:lang w:val="es-ES"/>
        </w:rPr>
        <w:t xml:space="preserve">. Be </w:t>
      </w:r>
      <w:proofErr w:type="spellStart"/>
      <w:r w:rsidRPr="00623806">
        <w:rPr>
          <w:rFonts w:ascii="Helvetica" w:hAnsi="Helvetica"/>
          <w:lang w:val="es-ES"/>
        </w:rPr>
        <w:t>excellent</w:t>
      </w:r>
      <w:proofErr w:type="spellEnd"/>
      <w:r w:rsidRPr="00623806">
        <w:rPr>
          <w:rFonts w:ascii="Helvetica" w:hAnsi="Helvetica"/>
          <w:lang w:val="es-ES"/>
        </w:rPr>
        <w:t xml:space="preserve"> at </w:t>
      </w:r>
      <w:proofErr w:type="spellStart"/>
      <w:r w:rsidRPr="00623806">
        <w:rPr>
          <w:rFonts w:ascii="Helvetica" w:hAnsi="Helvetica"/>
          <w:lang w:val="es-ES"/>
        </w:rPr>
        <w:t>what</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 xml:space="preserve"> do.</w:t>
      </w:r>
    </w:p>
    <w:p w14:paraId="6BAD8605" w14:textId="1011DA32" w:rsidR="002F089B" w:rsidRPr="00623806" w:rsidRDefault="002F089B" w:rsidP="002F089B">
      <w:pPr>
        <w:pStyle w:val="SceneBreak"/>
        <w:spacing w:line="276" w:lineRule="auto"/>
        <w:ind w:firstLine="720"/>
        <w:jc w:val="both"/>
        <w:rPr>
          <w:rFonts w:ascii="Helvetica" w:hAnsi="Helvetica"/>
          <w:lang w:val="es-ES"/>
        </w:rPr>
      </w:pPr>
      <w:proofErr w:type="spellStart"/>
      <w:r w:rsidRPr="00623806">
        <w:rPr>
          <w:rFonts w:ascii="Helvetica" w:hAnsi="Helvetica"/>
          <w:lang w:val="es-ES"/>
        </w:rPr>
        <w:t>While</w:t>
      </w:r>
      <w:proofErr w:type="spellEnd"/>
      <w:r w:rsidRPr="00623806">
        <w:rPr>
          <w:rFonts w:ascii="Helvetica" w:hAnsi="Helvetica"/>
          <w:lang w:val="es-ES"/>
        </w:rPr>
        <w:t xml:space="preserve"> </w:t>
      </w:r>
      <w:proofErr w:type="spellStart"/>
      <w:r w:rsidRPr="00623806">
        <w:rPr>
          <w:rFonts w:ascii="Helvetica" w:hAnsi="Helvetica"/>
          <w:lang w:val="es-ES"/>
        </w:rPr>
        <w:t>others</w:t>
      </w:r>
      <w:proofErr w:type="spellEnd"/>
      <w:r w:rsidRPr="00623806">
        <w:rPr>
          <w:rFonts w:ascii="Helvetica" w:hAnsi="Helvetica"/>
          <w:lang w:val="es-ES"/>
        </w:rPr>
        <w:t xml:space="preserve"> </w:t>
      </w:r>
      <w:proofErr w:type="spellStart"/>
      <w:r w:rsidRPr="00623806">
        <w:rPr>
          <w:rFonts w:ascii="Helvetica" w:hAnsi="Helvetica"/>
          <w:lang w:val="es-ES"/>
        </w:rPr>
        <w:t>clock</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 xml:space="preserve"> at </w:t>
      </w:r>
      <w:proofErr w:type="spellStart"/>
      <w:r w:rsidRPr="00623806">
        <w:rPr>
          <w:rFonts w:ascii="Helvetica" w:hAnsi="Helvetica"/>
          <w:lang w:val="es-ES"/>
        </w:rPr>
        <w:t>six</w:t>
      </w:r>
      <w:proofErr w:type="spellEnd"/>
      <w:r w:rsidRPr="00623806">
        <w:rPr>
          <w:rFonts w:ascii="Helvetica" w:hAnsi="Helvetica"/>
          <w:lang w:val="es-ES"/>
        </w:rPr>
        <w:t xml:space="preserve"> and </w:t>
      </w:r>
      <w:proofErr w:type="spellStart"/>
      <w:r w:rsidRPr="00623806">
        <w:rPr>
          <w:rFonts w:ascii="Helvetica" w:hAnsi="Helvetica"/>
          <w:lang w:val="es-ES"/>
        </w:rPr>
        <w:t>return</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their</w:t>
      </w:r>
      <w:proofErr w:type="spellEnd"/>
      <w:r w:rsidRPr="00623806">
        <w:rPr>
          <w:rFonts w:ascii="Helvetica" w:hAnsi="Helvetica"/>
          <w:lang w:val="es-ES"/>
        </w:rPr>
        <w:t xml:space="preserve"> </w:t>
      </w:r>
      <w:proofErr w:type="spellStart"/>
      <w:r w:rsidRPr="00623806">
        <w:rPr>
          <w:rFonts w:ascii="Helvetica" w:hAnsi="Helvetica"/>
          <w:lang w:val="es-ES"/>
        </w:rPr>
        <w:t>lives</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a </w:t>
      </w:r>
      <w:proofErr w:type="spellStart"/>
      <w:r w:rsidRPr="00623806">
        <w:rPr>
          <w:rFonts w:ascii="Helvetica" w:hAnsi="Helvetica"/>
          <w:lang w:val="es-ES"/>
        </w:rPr>
        <w:t>clean</w:t>
      </w:r>
      <w:proofErr w:type="spellEnd"/>
      <w:r w:rsidRPr="00623806">
        <w:rPr>
          <w:rFonts w:ascii="Helvetica" w:hAnsi="Helvetica"/>
          <w:lang w:val="es-ES"/>
        </w:rPr>
        <w:t xml:space="preserve"> </w:t>
      </w:r>
      <w:proofErr w:type="spellStart"/>
      <w:r w:rsidRPr="00623806">
        <w:rPr>
          <w:rFonts w:ascii="Helvetica" w:hAnsi="Helvetica"/>
          <w:lang w:val="es-ES"/>
        </w:rPr>
        <w:t>conscience</w:t>
      </w:r>
      <w:proofErr w:type="spellEnd"/>
      <w:r w:rsidRPr="00623806">
        <w:rPr>
          <w:rFonts w:ascii="Helvetica" w:hAnsi="Helvetica"/>
          <w:lang w:val="es-ES"/>
        </w:rPr>
        <w:t xml:space="preserve">, I </w:t>
      </w:r>
      <w:proofErr w:type="spellStart"/>
      <w:r w:rsidRPr="00623806">
        <w:rPr>
          <w:rFonts w:ascii="Helvetica" w:hAnsi="Helvetica"/>
          <w:lang w:val="es-ES"/>
        </w:rPr>
        <w:t>never</w:t>
      </w:r>
      <w:proofErr w:type="spellEnd"/>
      <w:r w:rsidRPr="00623806">
        <w:rPr>
          <w:rFonts w:ascii="Helvetica" w:hAnsi="Helvetica"/>
          <w:lang w:val="es-ES"/>
        </w:rPr>
        <w:t xml:space="preserve"> </w:t>
      </w:r>
      <w:proofErr w:type="spellStart"/>
      <w:r w:rsidRPr="00623806">
        <w:rPr>
          <w:rFonts w:ascii="Helvetica" w:hAnsi="Helvetica"/>
          <w:lang w:val="es-ES"/>
        </w:rPr>
        <w:t>could</w:t>
      </w:r>
      <w:proofErr w:type="spellEnd"/>
      <w:r w:rsidRPr="00623806">
        <w:rPr>
          <w:rFonts w:ascii="Helvetica" w:hAnsi="Helvetica"/>
          <w:lang w:val="es-ES"/>
        </w:rPr>
        <w:t xml:space="preserve">. I </w:t>
      </w:r>
      <w:proofErr w:type="spellStart"/>
      <w:r w:rsidRPr="00623806">
        <w:rPr>
          <w:rFonts w:ascii="Helvetica" w:hAnsi="Helvetica"/>
          <w:lang w:val="es-ES"/>
        </w:rPr>
        <w:t>wanted</w:t>
      </w:r>
      <w:proofErr w:type="spellEnd"/>
      <w:r w:rsidRPr="00623806">
        <w:rPr>
          <w:rFonts w:ascii="Helvetica" w:hAnsi="Helvetica"/>
          <w:lang w:val="es-ES"/>
        </w:rPr>
        <w:t xml:space="preserve"> </w:t>
      </w:r>
      <w:proofErr w:type="spellStart"/>
      <w:r w:rsidRPr="00623806">
        <w:rPr>
          <w:rFonts w:ascii="Helvetica" w:hAnsi="Helvetica"/>
          <w:lang w:val="es-ES"/>
        </w:rPr>
        <w:t>things</w:t>
      </w:r>
      <w:proofErr w:type="spellEnd"/>
      <w:r w:rsidRPr="00623806">
        <w:rPr>
          <w:rFonts w:ascii="Helvetica" w:hAnsi="Helvetica"/>
          <w:lang w:val="es-ES"/>
        </w:rPr>
        <w:t xml:space="preserve"> done </w:t>
      </w:r>
      <w:proofErr w:type="spellStart"/>
      <w:r w:rsidRPr="00623806">
        <w:rPr>
          <w:rFonts w:ascii="Helvetica" w:hAnsi="Helvetica"/>
          <w:lang w:val="es-ES"/>
        </w:rPr>
        <w:t>right</w:t>
      </w:r>
      <w:proofErr w:type="spellEnd"/>
      <w:r w:rsidRPr="00623806">
        <w:rPr>
          <w:rFonts w:ascii="Helvetica" w:hAnsi="Helvetica"/>
          <w:lang w:val="es-ES"/>
        </w:rPr>
        <w:t xml:space="preserve">. </w:t>
      </w:r>
      <w:proofErr w:type="spellStart"/>
      <w:r w:rsidRPr="00623806">
        <w:rPr>
          <w:rFonts w:ascii="Helvetica" w:hAnsi="Helvetica"/>
          <w:lang w:val="es-ES"/>
        </w:rPr>
        <w:t>That’s</w:t>
      </w:r>
      <w:proofErr w:type="spellEnd"/>
      <w:r w:rsidRPr="00623806">
        <w:rPr>
          <w:rFonts w:ascii="Helvetica" w:hAnsi="Helvetica"/>
          <w:lang w:val="es-ES"/>
        </w:rPr>
        <w:t xml:space="preserve"> </w:t>
      </w:r>
      <w:proofErr w:type="spellStart"/>
      <w:r w:rsidRPr="00623806">
        <w:rPr>
          <w:rFonts w:ascii="Helvetica" w:hAnsi="Helvetica"/>
          <w:lang w:val="es-ES"/>
        </w:rPr>
        <w:t>what</w:t>
      </w:r>
      <w:proofErr w:type="spellEnd"/>
      <w:r w:rsidRPr="00623806">
        <w:rPr>
          <w:rFonts w:ascii="Helvetica" w:hAnsi="Helvetica"/>
          <w:lang w:val="es-ES"/>
        </w:rPr>
        <w:t xml:space="preserve"> </w:t>
      </w:r>
      <w:proofErr w:type="spellStart"/>
      <w:r w:rsidRPr="00623806">
        <w:rPr>
          <w:rFonts w:ascii="Helvetica" w:hAnsi="Helvetica"/>
          <w:lang w:val="es-ES"/>
        </w:rPr>
        <w:t>earned</w:t>
      </w:r>
      <w:proofErr w:type="spellEnd"/>
      <w:r w:rsidRPr="00623806">
        <w:rPr>
          <w:rFonts w:ascii="Helvetica" w:hAnsi="Helvetica"/>
          <w:lang w:val="es-ES"/>
        </w:rPr>
        <w:t xml:space="preserve"> me </w:t>
      </w:r>
      <w:proofErr w:type="spellStart"/>
      <w:r w:rsidRPr="00623806">
        <w:rPr>
          <w:rFonts w:ascii="Helvetica" w:hAnsi="Helvetica"/>
          <w:lang w:val="es-ES"/>
        </w:rPr>
        <w:t>the</w:t>
      </w:r>
      <w:proofErr w:type="spellEnd"/>
      <w:r w:rsidRPr="00623806">
        <w:rPr>
          <w:rFonts w:ascii="Helvetica" w:hAnsi="Helvetica"/>
          <w:lang w:val="es-ES"/>
        </w:rPr>
        <w:t xml:space="preserve"> workaholic </w:t>
      </w:r>
      <w:proofErr w:type="spellStart"/>
      <w:r w:rsidRPr="00623806">
        <w:rPr>
          <w:rFonts w:ascii="Helvetica" w:hAnsi="Helvetica"/>
          <w:lang w:val="es-ES"/>
        </w:rPr>
        <w:t>label</w:t>
      </w:r>
      <w:proofErr w:type="spellEnd"/>
      <w:r w:rsidRPr="00623806">
        <w:rPr>
          <w:rFonts w:ascii="Helvetica" w:hAnsi="Helvetica"/>
          <w:lang w:val="es-ES"/>
        </w:rPr>
        <w:t>—</w:t>
      </w:r>
      <w:proofErr w:type="spellStart"/>
      <w:r w:rsidRPr="00623806">
        <w:rPr>
          <w:rFonts w:ascii="Helvetica" w:hAnsi="Helvetica"/>
          <w:lang w:val="es-ES"/>
        </w:rPr>
        <w:t>because</w:t>
      </w:r>
      <w:proofErr w:type="spellEnd"/>
      <w:r w:rsidRPr="00623806">
        <w:rPr>
          <w:rFonts w:ascii="Helvetica" w:hAnsi="Helvetica"/>
          <w:lang w:val="es-ES"/>
        </w:rPr>
        <w:t xml:space="preserve"> I </w:t>
      </w:r>
      <w:proofErr w:type="spellStart"/>
      <w:r w:rsidRPr="00623806">
        <w:rPr>
          <w:rFonts w:ascii="Helvetica" w:hAnsi="Helvetica"/>
          <w:lang w:val="es-ES"/>
        </w:rPr>
        <w:t>stayed</w:t>
      </w:r>
      <w:proofErr w:type="spellEnd"/>
      <w:r w:rsidRPr="00623806">
        <w:rPr>
          <w:rFonts w:ascii="Helvetica" w:hAnsi="Helvetica"/>
          <w:lang w:val="es-ES"/>
        </w:rPr>
        <w:t xml:space="preserve"> late </w:t>
      </w:r>
      <w:proofErr w:type="spellStart"/>
      <w:r w:rsidRPr="00623806">
        <w:rPr>
          <w:rFonts w:ascii="Helvetica" w:hAnsi="Helvetica"/>
          <w:lang w:val="es-ES"/>
        </w:rPr>
        <w:t>by</w:t>
      </w:r>
      <w:proofErr w:type="spellEnd"/>
      <w:r w:rsidRPr="00623806">
        <w:rPr>
          <w:rFonts w:ascii="Helvetica" w:hAnsi="Helvetica"/>
          <w:lang w:val="es-ES"/>
        </w:rPr>
        <w:t xml:space="preserve"> </w:t>
      </w:r>
      <w:proofErr w:type="spellStart"/>
      <w:r w:rsidRPr="00623806">
        <w:rPr>
          <w:rFonts w:ascii="Helvetica" w:hAnsi="Helvetica"/>
          <w:lang w:val="es-ES"/>
        </w:rPr>
        <w:t>choice</w:t>
      </w:r>
      <w:proofErr w:type="spellEnd"/>
      <w:r w:rsidRPr="00623806">
        <w:rPr>
          <w:rFonts w:ascii="Helvetica" w:hAnsi="Helvetica"/>
          <w:lang w:val="es-ES"/>
        </w:rPr>
        <w:t xml:space="preserve">. </w:t>
      </w:r>
      <w:proofErr w:type="spellStart"/>
      <w:r w:rsidRPr="00623806">
        <w:rPr>
          <w:rFonts w:ascii="Helvetica" w:hAnsi="Helvetica"/>
          <w:lang w:val="es-ES"/>
        </w:rPr>
        <w:t>Because</w:t>
      </w:r>
      <w:proofErr w:type="spellEnd"/>
      <w:r w:rsidRPr="00623806">
        <w:rPr>
          <w:rFonts w:ascii="Helvetica" w:hAnsi="Helvetica"/>
          <w:lang w:val="es-ES"/>
        </w:rPr>
        <w:t xml:space="preserve"> I </w:t>
      </w:r>
      <w:proofErr w:type="spellStart"/>
      <w:r w:rsidRPr="00623806">
        <w:rPr>
          <w:rFonts w:ascii="Helvetica" w:hAnsi="Helvetica"/>
          <w:lang w:val="es-ES"/>
        </w:rPr>
        <w:t>believed</w:t>
      </w:r>
      <w:proofErr w:type="spellEnd"/>
      <w:r w:rsidRPr="00623806">
        <w:rPr>
          <w:rFonts w:ascii="Helvetica" w:hAnsi="Helvetica"/>
          <w:lang w:val="es-ES"/>
        </w:rPr>
        <w:t xml:space="preserve"> </w:t>
      </w:r>
      <w:proofErr w:type="spellStart"/>
      <w:r w:rsidRPr="00623806">
        <w:rPr>
          <w:rFonts w:ascii="Helvetica" w:hAnsi="Helvetica"/>
          <w:lang w:val="es-ES"/>
        </w:rPr>
        <w:t>effort</w:t>
      </w:r>
      <w:proofErr w:type="spellEnd"/>
      <w:r w:rsidRPr="00623806">
        <w:rPr>
          <w:rFonts w:ascii="Helvetica" w:hAnsi="Helvetica"/>
          <w:lang w:val="es-ES"/>
        </w:rPr>
        <w:t xml:space="preserve"> </w:t>
      </w:r>
      <w:proofErr w:type="spellStart"/>
      <w:r w:rsidRPr="00623806">
        <w:rPr>
          <w:rFonts w:ascii="Helvetica" w:hAnsi="Helvetica"/>
          <w:lang w:val="es-ES"/>
        </w:rPr>
        <w:t>mattered</w:t>
      </w:r>
      <w:proofErr w:type="spellEnd"/>
      <w:r w:rsidRPr="00623806">
        <w:rPr>
          <w:rFonts w:ascii="Helvetica" w:hAnsi="Helvetica"/>
          <w:lang w:val="es-ES"/>
        </w:rPr>
        <w:t xml:space="preserve">. </w:t>
      </w:r>
      <w:proofErr w:type="spellStart"/>
      <w:r w:rsidRPr="00623806">
        <w:rPr>
          <w:rFonts w:ascii="Helvetica" w:hAnsi="Helvetica"/>
          <w:lang w:val="es-ES"/>
        </w:rPr>
        <w:t>Because</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kind</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dedication</w:t>
      </w:r>
      <w:proofErr w:type="spellEnd"/>
      <w:r w:rsidRPr="00623806">
        <w:rPr>
          <w:rFonts w:ascii="Helvetica" w:hAnsi="Helvetica"/>
          <w:lang w:val="es-ES"/>
        </w:rPr>
        <w:t xml:space="preserve"> </w:t>
      </w:r>
      <w:proofErr w:type="spellStart"/>
      <w:r w:rsidRPr="00623806">
        <w:rPr>
          <w:rFonts w:ascii="Helvetica" w:hAnsi="Helvetica"/>
          <w:lang w:val="es-ES"/>
        </w:rPr>
        <w:t>always</w:t>
      </w:r>
      <w:proofErr w:type="spellEnd"/>
      <w:r w:rsidRPr="00623806">
        <w:rPr>
          <w:rFonts w:ascii="Helvetica" w:hAnsi="Helvetica"/>
          <w:lang w:val="es-ES"/>
        </w:rPr>
        <w:t xml:space="preserve"> </w:t>
      </w:r>
      <w:proofErr w:type="spellStart"/>
      <w:r w:rsidRPr="00623806">
        <w:rPr>
          <w:rFonts w:ascii="Helvetica" w:hAnsi="Helvetica"/>
          <w:lang w:val="es-ES"/>
        </w:rPr>
        <w:t>landed</w:t>
      </w:r>
      <w:proofErr w:type="spellEnd"/>
      <w:r w:rsidRPr="00623806">
        <w:rPr>
          <w:rFonts w:ascii="Helvetica" w:hAnsi="Helvetica"/>
          <w:lang w:val="es-ES"/>
        </w:rPr>
        <w:t xml:space="preserve"> me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best</w:t>
      </w:r>
      <w:proofErr w:type="spellEnd"/>
      <w:r w:rsidRPr="00623806">
        <w:rPr>
          <w:rFonts w:ascii="Helvetica" w:hAnsi="Helvetica"/>
          <w:lang w:val="es-ES"/>
        </w:rPr>
        <w:t xml:space="preserve"> </w:t>
      </w:r>
      <w:proofErr w:type="spellStart"/>
      <w:r w:rsidRPr="00623806">
        <w:rPr>
          <w:rFonts w:ascii="Helvetica" w:hAnsi="Helvetica"/>
          <w:lang w:val="es-ES"/>
        </w:rPr>
        <w:t>employee</w:t>
      </w:r>
      <w:proofErr w:type="spellEnd"/>
      <w:r w:rsidRPr="00623806">
        <w:rPr>
          <w:rFonts w:ascii="Helvetica" w:hAnsi="Helvetica"/>
          <w:lang w:val="es-ES"/>
        </w:rPr>
        <w:t xml:space="preserve">” </w:t>
      </w:r>
      <w:proofErr w:type="spellStart"/>
      <w:r w:rsidRPr="00623806">
        <w:rPr>
          <w:rFonts w:ascii="Helvetica" w:hAnsi="Helvetica"/>
          <w:lang w:val="es-ES"/>
        </w:rPr>
        <w:t>board</w:t>
      </w:r>
      <w:proofErr w:type="spellEnd"/>
      <w:r w:rsidRPr="00623806">
        <w:rPr>
          <w:rFonts w:ascii="Helvetica" w:hAnsi="Helvetica"/>
          <w:lang w:val="es-ES"/>
        </w:rPr>
        <w:t>.</w:t>
      </w:r>
    </w:p>
    <w:p w14:paraId="1637DB5A" w14:textId="36DB2471" w:rsidR="002F089B" w:rsidRPr="00623806" w:rsidRDefault="002F089B" w:rsidP="002F089B">
      <w:pPr>
        <w:pStyle w:val="SceneBreak"/>
        <w:spacing w:line="276" w:lineRule="auto"/>
        <w:ind w:firstLine="720"/>
        <w:jc w:val="both"/>
        <w:rPr>
          <w:rFonts w:ascii="Helvetica" w:hAnsi="Helvetica"/>
          <w:lang w:val="es-ES"/>
        </w:rPr>
      </w:pPr>
      <w:r w:rsidRPr="00623806">
        <w:rPr>
          <w:rFonts w:ascii="Helvetica" w:hAnsi="Helvetica"/>
          <w:lang w:val="es-ES"/>
        </w:rPr>
        <w:t xml:space="preserve">A </w:t>
      </w:r>
      <w:proofErr w:type="spellStart"/>
      <w:r w:rsidRPr="00623806">
        <w:rPr>
          <w:rFonts w:ascii="Helvetica" w:hAnsi="Helvetica"/>
          <w:lang w:val="es-ES"/>
        </w:rPr>
        <w:t>victim</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own</w:t>
      </w:r>
      <w:proofErr w:type="spellEnd"/>
      <w:r w:rsidRPr="00623806">
        <w:rPr>
          <w:rFonts w:ascii="Helvetica" w:hAnsi="Helvetica"/>
          <w:lang w:val="es-ES"/>
        </w:rPr>
        <w:t xml:space="preserve"> </w:t>
      </w:r>
      <w:proofErr w:type="spellStart"/>
      <w:r w:rsidRPr="00623806">
        <w:rPr>
          <w:rFonts w:ascii="Helvetica" w:hAnsi="Helvetica"/>
          <w:lang w:val="es-ES"/>
        </w:rPr>
        <w:t>competence</w:t>
      </w:r>
      <w:proofErr w:type="spellEnd"/>
      <w:r w:rsidRPr="00623806">
        <w:rPr>
          <w:rFonts w:ascii="Helvetica" w:hAnsi="Helvetica"/>
          <w:lang w:val="es-ES"/>
        </w:rPr>
        <w:t>.</w:t>
      </w:r>
    </w:p>
    <w:p w14:paraId="6AA28842" w14:textId="6EAB178D" w:rsidR="002F089B" w:rsidRPr="00623806" w:rsidRDefault="002F089B" w:rsidP="002F089B">
      <w:pPr>
        <w:pStyle w:val="SceneBreak"/>
        <w:spacing w:line="276" w:lineRule="auto"/>
        <w:ind w:firstLine="720"/>
        <w:jc w:val="both"/>
        <w:rPr>
          <w:rFonts w:ascii="Helvetica" w:hAnsi="Helvetica"/>
          <w:lang w:val="es-ES"/>
        </w:rPr>
      </w:pPr>
      <w:proofErr w:type="spellStart"/>
      <w:r w:rsidRPr="00623806">
        <w:rPr>
          <w:rFonts w:ascii="Helvetica" w:hAnsi="Helvetica"/>
          <w:lang w:val="es-ES"/>
        </w:rPr>
        <w:t>It’s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only</w:t>
      </w:r>
      <w:proofErr w:type="spellEnd"/>
      <w:r w:rsidRPr="00623806">
        <w:rPr>
          <w:rFonts w:ascii="Helvetica" w:hAnsi="Helvetica"/>
          <w:lang w:val="es-ES"/>
        </w:rPr>
        <w:t xml:space="preserve"> </w:t>
      </w:r>
      <w:proofErr w:type="spellStart"/>
      <w:r w:rsidRPr="00623806">
        <w:rPr>
          <w:rFonts w:ascii="Helvetica" w:hAnsi="Helvetica"/>
          <w:lang w:val="es-ES"/>
        </w:rPr>
        <w:t>thing</w:t>
      </w:r>
      <w:proofErr w:type="spellEnd"/>
      <w:r w:rsidRPr="00623806">
        <w:rPr>
          <w:rFonts w:ascii="Helvetica" w:hAnsi="Helvetica"/>
          <w:lang w:val="es-ES"/>
        </w:rPr>
        <w:t xml:space="preserve"> I </w:t>
      </w:r>
      <w:proofErr w:type="spellStart"/>
      <w:r w:rsidRPr="00623806">
        <w:rPr>
          <w:rFonts w:ascii="Helvetica" w:hAnsi="Helvetica"/>
          <w:lang w:val="es-ES"/>
        </w:rPr>
        <w:t>thank</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parents</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rest</w:t>
      </w:r>
      <w:proofErr w:type="spellEnd"/>
      <w:r w:rsidRPr="00623806">
        <w:rPr>
          <w:rFonts w:ascii="Helvetica" w:hAnsi="Helvetica"/>
          <w:lang w:val="es-ES"/>
        </w:rPr>
        <w:t xml:space="preserve">? I </w:t>
      </w:r>
      <w:proofErr w:type="spellStart"/>
      <w:r w:rsidRPr="00623806">
        <w:rPr>
          <w:rFonts w:ascii="Helvetica" w:hAnsi="Helvetica"/>
          <w:lang w:val="es-ES"/>
        </w:rPr>
        <w:t>would’ve</w:t>
      </w:r>
      <w:proofErr w:type="spellEnd"/>
      <w:r w:rsidRPr="00623806">
        <w:rPr>
          <w:rFonts w:ascii="Helvetica" w:hAnsi="Helvetica"/>
          <w:lang w:val="es-ES"/>
        </w:rPr>
        <w:t xml:space="preserve"> </w:t>
      </w:r>
      <w:proofErr w:type="spellStart"/>
      <w:r w:rsidRPr="00623806">
        <w:rPr>
          <w:rFonts w:ascii="Helvetica" w:hAnsi="Helvetica"/>
          <w:lang w:val="es-ES"/>
        </w:rPr>
        <w:t>ended</w:t>
      </w:r>
      <w:proofErr w:type="spellEnd"/>
      <w:r w:rsidRPr="00623806">
        <w:rPr>
          <w:rFonts w:ascii="Helvetica" w:hAnsi="Helvetica"/>
          <w:lang w:val="es-ES"/>
        </w:rPr>
        <w:t xml:space="preserve"> up a </w:t>
      </w:r>
      <w:proofErr w:type="spellStart"/>
      <w:r w:rsidRPr="00623806">
        <w:rPr>
          <w:rFonts w:ascii="Helvetica" w:hAnsi="Helvetica"/>
          <w:lang w:val="es-ES"/>
        </w:rPr>
        <w:t>cloistered</w:t>
      </w:r>
      <w:proofErr w:type="spellEnd"/>
      <w:r w:rsidRPr="00623806">
        <w:rPr>
          <w:rFonts w:ascii="Helvetica" w:hAnsi="Helvetica"/>
          <w:lang w:val="es-ES"/>
        </w:rPr>
        <w:t xml:space="preserve"> </w:t>
      </w:r>
      <w:proofErr w:type="spellStart"/>
      <w:r w:rsidRPr="00623806">
        <w:rPr>
          <w:rFonts w:ascii="Helvetica" w:hAnsi="Helvetica"/>
          <w:lang w:val="es-ES"/>
        </w:rPr>
        <w:t>nun</w:t>
      </w:r>
      <w:proofErr w:type="spellEnd"/>
      <w:r w:rsidRPr="00623806">
        <w:rPr>
          <w:rFonts w:ascii="Helvetica" w:hAnsi="Helvetica"/>
          <w:lang w:val="es-ES"/>
        </w:rPr>
        <w:t xml:space="preserve"> </w:t>
      </w:r>
      <w:proofErr w:type="spellStart"/>
      <w:r w:rsidRPr="00623806">
        <w:rPr>
          <w:rFonts w:ascii="Helvetica" w:hAnsi="Helvetica"/>
          <w:lang w:val="es-ES"/>
        </w:rPr>
        <w:t>or</w:t>
      </w:r>
      <w:proofErr w:type="spellEnd"/>
      <w:r w:rsidRPr="00623806">
        <w:rPr>
          <w:rFonts w:ascii="Helvetica" w:hAnsi="Helvetica"/>
          <w:lang w:val="es-ES"/>
        </w:rPr>
        <w:t xml:space="preserve"> a </w:t>
      </w:r>
      <w:proofErr w:type="spellStart"/>
      <w:r w:rsidRPr="00623806">
        <w:rPr>
          <w:rFonts w:ascii="Helvetica" w:hAnsi="Helvetica"/>
          <w:lang w:val="es-ES"/>
        </w:rPr>
        <w:t>perfectly</w:t>
      </w:r>
      <w:proofErr w:type="spellEnd"/>
      <w:r w:rsidRPr="00623806">
        <w:rPr>
          <w:rFonts w:ascii="Helvetica" w:hAnsi="Helvetica"/>
          <w:lang w:val="es-ES"/>
        </w:rPr>
        <w:t xml:space="preserve"> </w:t>
      </w:r>
      <w:proofErr w:type="spellStart"/>
      <w:r w:rsidRPr="00623806">
        <w:rPr>
          <w:rFonts w:ascii="Helvetica" w:hAnsi="Helvetica"/>
          <w:lang w:val="es-ES"/>
        </w:rPr>
        <w:t>trained</w:t>
      </w:r>
      <w:proofErr w:type="spellEnd"/>
      <w:r w:rsidRPr="00623806">
        <w:rPr>
          <w:rFonts w:ascii="Helvetica" w:hAnsi="Helvetica"/>
          <w:lang w:val="es-ES"/>
        </w:rPr>
        <w:t xml:space="preserve"> </w:t>
      </w:r>
      <w:proofErr w:type="spellStart"/>
      <w:r w:rsidRPr="00623806">
        <w:rPr>
          <w:rFonts w:ascii="Helvetica" w:hAnsi="Helvetica"/>
          <w:lang w:val="es-ES"/>
        </w:rPr>
        <w:t>housewife</w:t>
      </w:r>
      <w:proofErr w:type="spellEnd"/>
      <w:r w:rsidRPr="00623806">
        <w:rPr>
          <w:rFonts w:ascii="Helvetica" w:hAnsi="Helvetica"/>
          <w:lang w:val="es-ES"/>
        </w:rPr>
        <w:t xml:space="preserve"> </w:t>
      </w:r>
      <w:proofErr w:type="spellStart"/>
      <w:r w:rsidRPr="00623806">
        <w:rPr>
          <w:rFonts w:ascii="Helvetica" w:hAnsi="Helvetica"/>
          <w:lang w:val="es-ES"/>
        </w:rPr>
        <w:t>if</w:t>
      </w:r>
      <w:proofErr w:type="spellEnd"/>
      <w:r w:rsidRPr="00623806">
        <w:rPr>
          <w:rFonts w:ascii="Helvetica" w:hAnsi="Helvetica"/>
          <w:lang w:val="es-ES"/>
        </w:rPr>
        <w:t xml:space="preserve"> </w:t>
      </w:r>
      <w:proofErr w:type="spellStart"/>
      <w:r w:rsidRPr="00623806">
        <w:rPr>
          <w:rFonts w:ascii="Helvetica" w:hAnsi="Helvetica"/>
          <w:lang w:val="es-ES"/>
        </w:rPr>
        <w:t>they’d</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their</w:t>
      </w:r>
      <w:proofErr w:type="spellEnd"/>
      <w:r w:rsidRPr="00623806">
        <w:rPr>
          <w:rFonts w:ascii="Helvetica" w:hAnsi="Helvetica"/>
          <w:lang w:val="es-ES"/>
        </w:rPr>
        <w:t xml:space="preserve"> </w:t>
      </w:r>
      <w:proofErr w:type="spellStart"/>
      <w:r w:rsidRPr="00623806">
        <w:rPr>
          <w:rFonts w:ascii="Helvetica" w:hAnsi="Helvetica"/>
          <w:lang w:val="es-ES"/>
        </w:rPr>
        <w:t>way</w:t>
      </w:r>
      <w:proofErr w:type="spellEnd"/>
      <w:r w:rsidRPr="00623806">
        <w:rPr>
          <w:rFonts w:ascii="Helvetica" w:hAnsi="Helvetica"/>
          <w:lang w:val="es-ES"/>
        </w:rPr>
        <w:t xml:space="preserve">. I </w:t>
      </w:r>
      <w:proofErr w:type="spellStart"/>
      <w:r w:rsidRPr="00623806">
        <w:rPr>
          <w:rFonts w:ascii="Helvetica" w:hAnsi="Helvetica"/>
          <w:lang w:val="es-ES"/>
        </w:rPr>
        <w:t>thanked</w:t>
      </w:r>
      <w:proofErr w:type="spellEnd"/>
      <w:r w:rsidRPr="00623806">
        <w:rPr>
          <w:rFonts w:ascii="Helvetica" w:hAnsi="Helvetica"/>
          <w:lang w:val="es-ES"/>
        </w:rPr>
        <w:t xml:space="preserve"> </w:t>
      </w:r>
      <w:proofErr w:type="spellStart"/>
      <w:r w:rsidRPr="00623806">
        <w:rPr>
          <w:rFonts w:ascii="Helvetica" w:hAnsi="Helvetica"/>
          <w:lang w:val="es-ES"/>
        </w:rPr>
        <w:t>them</w:t>
      </w:r>
      <w:proofErr w:type="spellEnd"/>
      <w:r w:rsidRPr="00623806">
        <w:rPr>
          <w:rFonts w:ascii="Helvetica" w:hAnsi="Helvetica"/>
          <w:lang w:val="es-ES"/>
        </w:rPr>
        <w:t xml:space="preserve"> after </w:t>
      </w:r>
      <w:proofErr w:type="spellStart"/>
      <w:r w:rsidRPr="00623806">
        <w:rPr>
          <w:rFonts w:ascii="Helvetica" w:hAnsi="Helvetica"/>
          <w:lang w:val="es-ES"/>
        </w:rPr>
        <w:t>graduation</w:t>
      </w:r>
      <w:proofErr w:type="spellEnd"/>
      <w:r w:rsidRPr="00623806">
        <w:rPr>
          <w:rFonts w:ascii="Helvetica" w:hAnsi="Helvetica"/>
          <w:lang w:val="es-ES"/>
        </w:rPr>
        <w:t>—</w:t>
      </w:r>
      <w:proofErr w:type="spellStart"/>
      <w:r w:rsidRPr="00623806">
        <w:rPr>
          <w:rFonts w:ascii="Helvetica" w:hAnsi="Helvetica"/>
          <w:lang w:val="es-ES"/>
        </w:rPr>
        <w:t>then</w:t>
      </w:r>
      <w:proofErr w:type="spellEnd"/>
      <w:r w:rsidRPr="00623806">
        <w:rPr>
          <w:rFonts w:ascii="Helvetica" w:hAnsi="Helvetica"/>
          <w:lang w:val="es-ES"/>
        </w:rPr>
        <w:t xml:space="preserve"> </w:t>
      </w:r>
      <w:proofErr w:type="spellStart"/>
      <w:r w:rsidRPr="00623806">
        <w:rPr>
          <w:rFonts w:ascii="Helvetica" w:hAnsi="Helvetica"/>
          <w:lang w:val="es-ES"/>
        </w:rPr>
        <w:t>packed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things</w:t>
      </w:r>
      <w:proofErr w:type="spellEnd"/>
      <w:r w:rsidRPr="00623806">
        <w:rPr>
          <w:rFonts w:ascii="Helvetica" w:hAnsi="Helvetica"/>
          <w:lang w:val="es-ES"/>
        </w:rPr>
        <w:t xml:space="preserve">, </w:t>
      </w:r>
      <w:proofErr w:type="spellStart"/>
      <w:r w:rsidRPr="00623806">
        <w:rPr>
          <w:rFonts w:ascii="Helvetica" w:hAnsi="Helvetica"/>
          <w:lang w:val="es-ES"/>
        </w:rPr>
        <w:t>boarded</w:t>
      </w:r>
      <w:proofErr w:type="spellEnd"/>
      <w:r w:rsidRPr="00623806">
        <w:rPr>
          <w:rFonts w:ascii="Helvetica" w:hAnsi="Helvetica"/>
          <w:lang w:val="es-ES"/>
        </w:rPr>
        <w:t xml:space="preserve"> a plane, and </w:t>
      </w:r>
      <w:proofErr w:type="spellStart"/>
      <w:r w:rsidRPr="00623806">
        <w:rPr>
          <w:rFonts w:ascii="Helvetica" w:hAnsi="Helvetica"/>
          <w:lang w:val="es-ES"/>
        </w:rPr>
        <w:t>never</w:t>
      </w:r>
      <w:proofErr w:type="spellEnd"/>
      <w:r w:rsidRPr="00623806">
        <w:rPr>
          <w:rFonts w:ascii="Helvetica" w:hAnsi="Helvetica"/>
          <w:lang w:val="es-ES"/>
        </w:rPr>
        <w:t xml:space="preserve"> </w:t>
      </w:r>
      <w:proofErr w:type="spellStart"/>
      <w:r w:rsidRPr="00623806">
        <w:rPr>
          <w:rFonts w:ascii="Helvetica" w:hAnsi="Helvetica"/>
          <w:lang w:val="es-ES"/>
        </w:rPr>
        <w:t>looked</w:t>
      </w:r>
      <w:proofErr w:type="spellEnd"/>
      <w:r w:rsidRPr="00623806">
        <w:rPr>
          <w:rFonts w:ascii="Helvetica" w:hAnsi="Helvetica"/>
          <w:lang w:val="es-ES"/>
        </w:rPr>
        <w:t xml:space="preserve"> back. I </w:t>
      </w:r>
      <w:proofErr w:type="spellStart"/>
      <w:r w:rsidRPr="00623806">
        <w:rPr>
          <w:rFonts w:ascii="Helvetica" w:hAnsi="Helvetica"/>
          <w:lang w:val="es-ES"/>
        </w:rPr>
        <w:t>chose</w:t>
      </w:r>
      <w:proofErr w:type="spellEnd"/>
      <w:r w:rsidRPr="00623806">
        <w:rPr>
          <w:rFonts w:ascii="Helvetica" w:hAnsi="Helvetica"/>
          <w:lang w:val="es-ES"/>
        </w:rPr>
        <w:t xml:space="preserve"> </w:t>
      </w:r>
      <w:proofErr w:type="spellStart"/>
      <w:r w:rsidRPr="00623806">
        <w:rPr>
          <w:rFonts w:ascii="Helvetica" w:hAnsi="Helvetica"/>
          <w:lang w:val="es-ES"/>
        </w:rPr>
        <w:t>graphic</w:t>
      </w:r>
      <w:proofErr w:type="spellEnd"/>
      <w:r w:rsidRPr="00623806">
        <w:rPr>
          <w:rFonts w:ascii="Helvetica" w:hAnsi="Helvetica"/>
          <w:lang w:val="es-ES"/>
        </w:rPr>
        <w:t xml:space="preserve"> </w:t>
      </w:r>
      <w:proofErr w:type="spellStart"/>
      <w:r w:rsidRPr="00623806">
        <w:rPr>
          <w:rFonts w:ascii="Helvetica" w:hAnsi="Helvetica"/>
          <w:lang w:val="es-ES"/>
        </w:rPr>
        <w:t>design</w:t>
      </w:r>
      <w:proofErr w:type="spellEnd"/>
      <w:r w:rsidRPr="00623806">
        <w:rPr>
          <w:rFonts w:ascii="Helvetica" w:hAnsi="Helvetica"/>
          <w:lang w:val="es-ES"/>
        </w:rPr>
        <w:t xml:space="preserve">, </w:t>
      </w:r>
      <w:proofErr w:type="spellStart"/>
      <w:r w:rsidRPr="00623806">
        <w:rPr>
          <w:rFonts w:ascii="Helvetica" w:hAnsi="Helvetica"/>
          <w:lang w:val="es-ES"/>
        </w:rPr>
        <w:t>against</w:t>
      </w:r>
      <w:proofErr w:type="spellEnd"/>
      <w:r w:rsidRPr="00623806">
        <w:rPr>
          <w:rFonts w:ascii="Helvetica" w:hAnsi="Helvetica"/>
          <w:lang w:val="es-ES"/>
        </w:rPr>
        <w:t xml:space="preserve"> </w:t>
      </w:r>
      <w:proofErr w:type="spellStart"/>
      <w:r w:rsidRPr="00623806">
        <w:rPr>
          <w:rFonts w:ascii="Helvetica" w:hAnsi="Helvetica"/>
          <w:lang w:val="es-ES"/>
        </w:rPr>
        <w:t>their</w:t>
      </w:r>
      <w:proofErr w:type="spellEnd"/>
      <w:r w:rsidRPr="00623806">
        <w:rPr>
          <w:rFonts w:ascii="Helvetica" w:hAnsi="Helvetica"/>
          <w:lang w:val="es-ES"/>
        </w:rPr>
        <w:t xml:space="preserve"> </w:t>
      </w:r>
      <w:proofErr w:type="spellStart"/>
      <w:r w:rsidRPr="00623806">
        <w:rPr>
          <w:rFonts w:ascii="Helvetica" w:hAnsi="Helvetica"/>
          <w:lang w:val="es-ES"/>
        </w:rPr>
        <w:t>protests</w:t>
      </w:r>
      <w:proofErr w:type="spellEnd"/>
      <w:r w:rsidRPr="00623806">
        <w:rPr>
          <w:rFonts w:ascii="Helvetica" w:hAnsi="Helvetica"/>
          <w:lang w:val="es-ES"/>
        </w:rPr>
        <w:t xml:space="preserve">. I </w:t>
      </w:r>
      <w:proofErr w:type="spellStart"/>
      <w:r w:rsidRPr="00623806">
        <w:rPr>
          <w:rFonts w:ascii="Helvetica" w:hAnsi="Helvetica"/>
          <w:lang w:val="es-ES"/>
        </w:rPr>
        <w:t>chose</w:t>
      </w:r>
      <w:proofErr w:type="spellEnd"/>
      <w:r w:rsidRPr="00623806">
        <w:rPr>
          <w:rFonts w:ascii="Helvetica" w:hAnsi="Helvetica"/>
          <w:lang w:val="es-ES"/>
        </w:rPr>
        <w:t xml:space="preserve"> </w:t>
      </w:r>
      <w:proofErr w:type="spellStart"/>
      <w:r w:rsidRPr="00623806">
        <w:rPr>
          <w:rFonts w:ascii="Helvetica" w:hAnsi="Helvetica"/>
          <w:lang w:val="es-ES"/>
        </w:rPr>
        <w:t>freedom</w:t>
      </w:r>
      <w:proofErr w:type="spellEnd"/>
      <w:r w:rsidRPr="00623806">
        <w:rPr>
          <w:rFonts w:ascii="Helvetica" w:hAnsi="Helvetica"/>
          <w:lang w:val="es-ES"/>
        </w:rPr>
        <w:t>.</w:t>
      </w:r>
    </w:p>
    <w:p w14:paraId="046FFE5C" w14:textId="263E7B0F" w:rsidR="002F089B" w:rsidRPr="00623806" w:rsidRDefault="002F089B" w:rsidP="002F089B">
      <w:pPr>
        <w:pStyle w:val="SceneBreak"/>
        <w:spacing w:line="276" w:lineRule="auto"/>
        <w:ind w:firstLine="720"/>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met</w:t>
      </w:r>
      <w:proofErr w:type="spellEnd"/>
      <w:r w:rsidRPr="00623806">
        <w:rPr>
          <w:rFonts w:ascii="Helvetica" w:hAnsi="Helvetica"/>
          <w:lang w:val="es-ES"/>
        </w:rPr>
        <w:t xml:space="preserve"> Owen in </w:t>
      </w:r>
      <w:proofErr w:type="spellStart"/>
      <w:r w:rsidRPr="00623806">
        <w:rPr>
          <w:rFonts w:ascii="Helvetica" w:hAnsi="Helvetica"/>
          <w:lang w:val="es-ES"/>
        </w:rPr>
        <w:t>college</w:t>
      </w:r>
      <w:proofErr w:type="spellEnd"/>
      <w:r w:rsidRPr="00623806">
        <w:rPr>
          <w:rFonts w:ascii="Helvetica" w:hAnsi="Helvetica"/>
          <w:lang w:val="es-ES"/>
        </w:rPr>
        <w:t xml:space="preserve">, and </w:t>
      </w:r>
      <w:proofErr w:type="spellStart"/>
      <w:r w:rsidRPr="00623806">
        <w:rPr>
          <w:rFonts w:ascii="Helvetica" w:hAnsi="Helvetica"/>
          <w:lang w:val="es-ES"/>
        </w:rPr>
        <w:t>somehow</w:t>
      </w:r>
      <w:proofErr w:type="spellEnd"/>
      <w:r w:rsidRPr="00623806">
        <w:rPr>
          <w:rFonts w:ascii="Helvetica" w:hAnsi="Helvetica"/>
          <w:lang w:val="es-ES"/>
        </w:rPr>
        <w:t xml:space="preserve">… </w:t>
      </w:r>
      <w:proofErr w:type="spellStart"/>
      <w:r w:rsidRPr="00623806">
        <w:rPr>
          <w:rFonts w:ascii="Helvetica" w:hAnsi="Helvetica"/>
          <w:lang w:val="es-ES"/>
        </w:rPr>
        <w:t>here</w:t>
      </w:r>
      <w:proofErr w:type="spellEnd"/>
      <w:r w:rsidRPr="00623806">
        <w:rPr>
          <w:rFonts w:ascii="Helvetica" w:hAnsi="Helvetica"/>
          <w:lang w:val="es-ES"/>
        </w:rPr>
        <w:t xml:space="preserve"> I am. </w:t>
      </w:r>
      <w:proofErr w:type="spellStart"/>
      <w:r w:rsidR="00652121" w:rsidRPr="00623806">
        <w:rPr>
          <w:rFonts w:ascii="Helvetica" w:hAnsi="Helvetica"/>
          <w:lang w:val="es-ES"/>
        </w:rPr>
        <w:t>Four</w:t>
      </w:r>
      <w:proofErr w:type="spellEnd"/>
      <w:r w:rsidR="00652121" w:rsidRPr="00623806">
        <w:rPr>
          <w:rFonts w:ascii="Helvetica" w:hAnsi="Helvetica"/>
          <w:lang w:val="es-ES"/>
        </w:rPr>
        <w:t xml:space="preserve"> </w:t>
      </w:r>
      <w:proofErr w:type="spellStart"/>
      <w:r w:rsidR="00652121" w:rsidRPr="00623806">
        <w:rPr>
          <w:rFonts w:ascii="Helvetica" w:hAnsi="Helvetica"/>
          <w:lang w:val="es-ES"/>
        </w:rPr>
        <w:t>years</w:t>
      </w:r>
      <w:proofErr w:type="spellEnd"/>
      <w:r w:rsidRPr="00623806">
        <w:rPr>
          <w:rFonts w:ascii="Helvetica" w:hAnsi="Helvetica"/>
          <w:lang w:val="es-ES"/>
        </w:rPr>
        <w:t xml:space="preserve"> </w:t>
      </w:r>
      <w:proofErr w:type="spellStart"/>
      <w:r w:rsidRPr="00623806">
        <w:rPr>
          <w:rFonts w:ascii="Helvetica" w:hAnsi="Helvetica"/>
          <w:lang w:val="es-ES"/>
        </w:rPr>
        <w:t>later</w:t>
      </w:r>
      <w:proofErr w:type="spellEnd"/>
      <w:r w:rsidRPr="00623806">
        <w:rPr>
          <w:rFonts w:ascii="Helvetica" w:hAnsi="Helvetica"/>
          <w:lang w:val="es-ES"/>
        </w:rPr>
        <w:t xml:space="preserve">. </w:t>
      </w:r>
      <w:proofErr w:type="spellStart"/>
      <w:r w:rsidRPr="00623806">
        <w:rPr>
          <w:rFonts w:ascii="Helvetica" w:hAnsi="Helvetica"/>
          <w:lang w:val="es-ES"/>
        </w:rPr>
        <w:t>Doing</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entirely</w:t>
      </w:r>
      <w:proofErr w:type="spellEnd"/>
      <w:r w:rsidRPr="00623806">
        <w:rPr>
          <w:rFonts w:ascii="Helvetica" w:hAnsi="Helvetica"/>
          <w:lang w:val="es-ES"/>
        </w:rPr>
        <w:t xml:space="preserve"> </w:t>
      </w:r>
      <w:proofErr w:type="spellStart"/>
      <w:r w:rsidRPr="00623806">
        <w:rPr>
          <w:rFonts w:ascii="Helvetica" w:hAnsi="Helvetica"/>
          <w:lang w:val="es-ES"/>
        </w:rPr>
        <w:t>different</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what</w:t>
      </w:r>
      <w:proofErr w:type="spellEnd"/>
      <w:r w:rsidRPr="00623806">
        <w:rPr>
          <w:rFonts w:ascii="Helvetica" w:hAnsi="Helvetica"/>
          <w:lang w:val="es-ES"/>
        </w:rPr>
        <w:t xml:space="preserve"> I </w:t>
      </w:r>
      <w:proofErr w:type="spellStart"/>
      <w:r w:rsidRPr="00623806">
        <w:rPr>
          <w:rFonts w:ascii="Helvetica" w:hAnsi="Helvetica"/>
          <w:lang w:val="es-ES"/>
        </w:rPr>
        <w:t>imagined</w:t>
      </w:r>
      <w:proofErr w:type="spellEnd"/>
      <w:r w:rsidRPr="00623806">
        <w:rPr>
          <w:rFonts w:ascii="Helvetica" w:hAnsi="Helvetica"/>
          <w:lang w:val="es-ES"/>
        </w:rPr>
        <w:t>.</w:t>
      </w:r>
    </w:p>
    <w:p w14:paraId="577DB02A" w14:textId="77777777" w:rsidR="002F089B" w:rsidRPr="00623806" w:rsidRDefault="002F089B" w:rsidP="002F089B">
      <w:pPr>
        <w:pStyle w:val="SceneBreak"/>
        <w:spacing w:line="276" w:lineRule="auto"/>
        <w:ind w:firstLine="720"/>
        <w:jc w:val="both"/>
        <w:rPr>
          <w:rFonts w:ascii="Helvetica" w:hAnsi="Helvetica"/>
          <w:lang w:val="es-ES"/>
        </w:rPr>
      </w:pPr>
      <w:proofErr w:type="spellStart"/>
      <w:r w:rsidRPr="00623806">
        <w:rPr>
          <w:rFonts w:ascii="Helvetica" w:hAnsi="Helvetica"/>
          <w:lang w:val="es-ES"/>
        </w:rPr>
        <w:t>Everyone</w:t>
      </w:r>
      <w:proofErr w:type="spellEnd"/>
      <w:r w:rsidRPr="00623806">
        <w:rPr>
          <w:rFonts w:ascii="Helvetica" w:hAnsi="Helvetica"/>
          <w:lang w:val="es-ES"/>
        </w:rPr>
        <w:t xml:space="preserve"> </w:t>
      </w:r>
      <w:proofErr w:type="spellStart"/>
      <w:r w:rsidRPr="00623806">
        <w:rPr>
          <w:rFonts w:ascii="Helvetica" w:hAnsi="Helvetica"/>
          <w:lang w:val="es-ES"/>
        </w:rPr>
        <w:t>else</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left</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day</w:t>
      </w:r>
      <w:proofErr w:type="spellEnd"/>
      <w:r w:rsidRPr="00623806">
        <w:rPr>
          <w:rFonts w:ascii="Helvetica" w:hAnsi="Helvetica"/>
          <w:lang w:val="es-ES"/>
        </w:rPr>
        <w:t xml:space="preserve">. </w:t>
      </w:r>
      <w:proofErr w:type="spellStart"/>
      <w:r w:rsidRPr="00623806">
        <w:rPr>
          <w:rFonts w:ascii="Helvetica" w:hAnsi="Helvetica"/>
          <w:lang w:val="es-ES"/>
        </w:rPr>
        <w:t>All</w:t>
      </w:r>
      <w:proofErr w:type="spellEnd"/>
      <w:r w:rsidRPr="00623806">
        <w:rPr>
          <w:rFonts w:ascii="Helvetica" w:hAnsi="Helvetica"/>
          <w:lang w:val="es-ES"/>
        </w:rPr>
        <w:t xml:space="preserve"> </w:t>
      </w:r>
      <w:proofErr w:type="spellStart"/>
      <w:r w:rsidRPr="00623806">
        <w:rPr>
          <w:rFonts w:ascii="Helvetica" w:hAnsi="Helvetica"/>
          <w:lang w:val="es-ES"/>
        </w:rPr>
        <w:t>except</w:t>
      </w:r>
      <w:proofErr w:type="spellEnd"/>
      <w:r w:rsidRPr="00623806">
        <w:rPr>
          <w:rFonts w:ascii="Helvetica" w:hAnsi="Helvetica"/>
          <w:lang w:val="es-ES"/>
        </w:rPr>
        <w:t xml:space="preserve"> </w:t>
      </w:r>
      <w:proofErr w:type="spellStart"/>
      <w:r w:rsidRPr="00623806">
        <w:rPr>
          <w:rFonts w:ascii="Helvetica" w:hAnsi="Helvetica"/>
          <w:lang w:val="es-ES"/>
        </w:rPr>
        <w:t>Zeff</w:t>
      </w:r>
      <w:proofErr w:type="spellEnd"/>
      <w:r w:rsidRPr="00623806">
        <w:rPr>
          <w:rFonts w:ascii="Helvetica" w:hAnsi="Helvetica"/>
          <w:lang w:val="es-ES"/>
        </w:rPr>
        <w:t>.</w:t>
      </w:r>
    </w:p>
    <w:p w14:paraId="0BDC2390" w14:textId="77777777" w:rsidR="002F089B" w:rsidRPr="00623806" w:rsidRDefault="002F089B" w:rsidP="002F089B">
      <w:pPr>
        <w:pStyle w:val="SceneBreak"/>
        <w:spacing w:line="276" w:lineRule="auto"/>
        <w:jc w:val="both"/>
        <w:rPr>
          <w:rFonts w:ascii="Helvetica" w:hAnsi="Helvetica"/>
          <w:lang w:val="es-ES"/>
        </w:rPr>
      </w:pPr>
    </w:p>
    <w:p w14:paraId="7EF16766" w14:textId="6493D4F3" w:rsidR="002F089B" w:rsidRPr="00623806" w:rsidRDefault="002F089B" w:rsidP="002F089B">
      <w:pPr>
        <w:pStyle w:val="SceneBreak"/>
        <w:spacing w:line="276" w:lineRule="auto"/>
        <w:ind w:firstLine="720"/>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glanced</w:t>
      </w:r>
      <w:proofErr w:type="spellEnd"/>
      <w:r w:rsidRPr="00623806">
        <w:rPr>
          <w:rFonts w:ascii="Helvetica" w:hAnsi="Helvetica"/>
          <w:lang w:val="es-ES"/>
        </w:rPr>
        <w:t xml:space="preserve"> up. He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seated</w:t>
      </w:r>
      <w:proofErr w:type="spellEnd"/>
      <w:r w:rsidRPr="00623806">
        <w:rPr>
          <w:rFonts w:ascii="Helvetica" w:hAnsi="Helvetica"/>
          <w:lang w:val="es-ES"/>
        </w:rPr>
        <w:t xml:space="preserve"> </w:t>
      </w:r>
      <w:proofErr w:type="spellStart"/>
      <w:r w:rsidRPr="00623806">
        <w:rPr>
          <w:rFonts w:ascii="Helvetica" w:hAnsi="Helvetica"/>
          <w:lang w:val="es-ES"/>
        </w:rPr>
        <w:t>across</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me, </w:t>
      </w:r>
      <w:proofErr w:type="spellStart"/>
      <w:r w:rsidRPr="00623806">
        <w:rPr>
          <w:rFonts w:ascii="Helvetica" w:hAnsi="Helvetica"/>
          <w:lang w:val="es-ES"/>
        </w:rPr>
        <w:t>flipping</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a folder </w:t>
      </w:r>
      <w:proofErr w:type="spellStart"/>
      <w:r w:rsidRPr="00623806">
        <w:rPr>
          <w:rFonts w:ascii="Helvetica" w:hAnsi="Helvetica"/>
          <w:lang w:val="es-ES"/>
        </w:rPr>
        <w:t>I’d</w:t>
      </w:r>
      <w:proofErr w:type="spellEnd"/>
      <w:r w:rsidRPr="00623806">
        <w:rPr>
          <w:rFonts w:ascii="Helvetica" w:hAnsi="Helvetica"/>
          <w:lang w:val="es-ES"/>
        </w:rPr>
        <w:t xml:space="preserve"> </w:t>
      </w:r>
      <w:proofErr w:type="spellStart"/>
      <w:r w:rsidRPr="00623806">
        <w:rPr>
          <w:rFonts w:ascii="Helvetica" w:hAnsi="Helvetica"/>
          <w:lang w:val="es-ES"/>
        </w:rPr>
        <w:t>handed</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scanning</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text</w:t>
      </w:r>
      <w:proofErr w:type="spellEnd"/>
      <w:r w:rsidRPr="00623806">
        <w:rPr>
          <w:rFonts w:ascii="Helvetica" w:hAnsi="Helvetica"/>
          <w:lang w:val="es-ES"/>
        </w:rPr>
        <w:t xml:space="preserve">, </w:t>
      </w:r>
      <w:proofErr w:type="spellStart"/>
      <w:r w:rsidRPr="00623806">
        <w:rPr>
          <w:rFonts w:ascii="Helvetica" w:hAnsi="Helvetica"/>
          <w:lang w:val="es-ES"/>
        </w:rPr>
        <w:t>brow</w:t>
      </w:r>
      <w:proofErr w:type="spellEnd"/>
      <w:r w:rsidRPr="00623806">
        <w:rPr>
          <w:rFonts w:ascii="Helvetica" w:hAnsi="Helvetica"/>
          <w:lang w:val="es-ES"/>
        </w:rPr>
        <w:t xml:space="preserve"> </w:t>
      </w:r>
      <w:proofErr w:type="spellStart"/>
      <w:r w:rsidRPr="00623806">
        <w:rPr>
          <w:rFonts w:ascii="Helvetica" w:hAnsi="Helvetica"/>
          <w:lang w:val="es-ES"/>
        </w:rPr>
        <w:t>furrowed</w:t>
      </w:r>
      <w:proofErr w:type="spellEnd"/>
      <w:r w:rsidRPr="00623806">
        <w:rPr>
          <w:rFonts w:ascii="Helvetica" w:hAnsi="Helvetica"/>
          <w:lang w:val="es-ES"/>
        </w:rPr>
        <w:t xml:space="preserve"> in </w:t>
      </w:r>
      <w:proofErr w:type="spellStart"/>
      <w:r w:rsidRPr="00623806">
        <w:rPr>
          <w:rFonts w:ascii="Helvetica" w:hAnsi="Helvetica"/>
          <w:lang w:val="es-ES"/>
        </w:rPr>
        <w:t>concentration</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I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see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fatigue—</w:t>
      </w:r>
      <w:proofErr w:type="spellStart"/>
      <w:r w:rsidRPr="00623806">
        <w:rPr>
          <w:rFonts w:ascii="Helvetica" w:hAnsi="Helvetica"/>
          <w:lang w:val="es-ES"/>
        </w:rPr>
        <w:t>etched</w:t>
      </w:r>
      <w:proofErr w:type="spellEnd"/>
      <w:r w:rsidRPr="00623806">
        <w:rPr>
          <w:rFonts w:ascii="Helvetica" w:hAnsi="Helvetica"/>
          <w:lang w:val="es-ES"/>
        </w:rPr>
        <w:t xml:space="preserve"> 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tension</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shoulders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shadows</w:t>
      </w:r>
      <w:proofErr w:type="spellEnd"/>
      <w:r w:rsidRPr="00623806">
        <w:rPr>
          <w:rFonts w:ascii="Helvetica" w:hAnsi="Helvetica"/>
          <w:lang w:val="es-ES"/>
        </w:rPr>
        <w:t xml:space="preserve"> </w:t>
      </w:r>
      <w:proofErr w:type="spellStart"/>
      <w:r w:rsidRPr="00623806">
        <w:rPr>
          <w:rFonts w:ascii="Helvetica" w:hAnsi="Helvetica"/>
          <w:lang w:val="es-ES"/>
        </w:rPr>
        <w:t>beneath</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He </w:t>
      </w:r>
      <w:proofErr w:type="spellStart"/>
      <w:r w:rsidRPr="00623806">
        <w:rPr>
          <w:rFonts w:ascii="Helvetica" w:hAnsi="Helvetica"/>
          <w:lang w:val="es-ES"/>
        </w:rPr>
        <w:t>leaned</w:t>
      </w:r>
      <w:proofErr w:type="spellEnd"/>
      <w:r w:rsidRPr="00623806">
        <w:rPr>
          <w:rFonts w:ascii="Helvetica" w:hAnsi="Helvetica"/>
          <w:lang w:val="es-ES"/>
        </w:rPr>
        <w:t xml:space="preserve"> back </w:t>
      </w:r>
      <w:proofErr w:type="spellStart"/>
      <w:r w:rsidRPr="00623806">
        <w:rPr>
          <w:rFonts w:ascii="Helvetica" w:hAnsi="Helvetica"/>
          <w:lang w:val="es-ES"/>
        </w:rPr>
        <w:t>with</w:t>
      </w:r>
      <w:proofErr w:type="spellEnd"/>
      <w:r w:rsidRPr="00623806">
        <w:rPr>
          <w:rFonts w:ascii="Helvetica" w:hAnsi="Helvetica"/>
          <w:lang w:val="es-ES"/>
        </w:rPr>
        <w:t xml:space="preserve"> a </w:t>
      </w:r>
      <w:proofErr w:type="spellStart"/>
      <w:r w:rsidRPr="00623806">
        <w:rPr>
          <w:rFonts w:ascii="Helvetica" w:hAnsi="Helvetica"/>
          <w:lang w:val="es-ES"/>
        </w:rPr>
        <w:t>sigh</w:t>
      </w:r>
      <w:proofErr w:type="spellEnd"/>
      <w:r w:rsidRPr="00623806">
        <w:rPr>
          <w:rFonts w:ascii="Helvetica" w:hAnsi="Helvetica"/>
          <w:lang w:val="es-ES"/>
        </w:rPr>
        <w:t xml:space="preserve">, </w:t>
      </w:r>
      <w:proofErr w:type="spellStart"/>
      <w:r w:rsidRPr="00623806">
        <w:rPr>
          <w:rFonts w:ascii="Helvetica" w:hAnsi="Helvetica"/>
          <w:lang w:val="es-ES"/>
        </w:rPr>
        <w:t>shutting</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briefly</w:t>
      </w:r>
      <w:proofErr w:type="spellEnd"/>
      <w:r w:rsidRPr="00623806">
        <w:rPr>
          <w:rFonts w:ascii="Helvetica" w:hAnsi="Helvetica"/>
          <w:lang w:val="es-ES"/>
        </w:rPr>
        <w:t xml:space="preserve">, </w:t>
      </w:r>
      <w:proofErr w:type="spellStart"/>
      <w:r w:rsidRPr="00623806">
        <w:rPr>
          <w:rFonts w:ascii="Helvetica" w:hAnsi="Helvetica"/>
          <w:lang w:val="es-ES"/>
        </w:rPr>
        <w:t>shaking</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head.</w:t>
      </w:r>
    </w:p>
    <w:p w14:paraId="6260F566" w14:textId="165D56E1" w:rsidR="002F089B" w:rsidRPr="00623806" w:rsidRDefault="002F089B" w:rsidP="002F089B">
      <w:pPr>
        <w:pStyle w:val="SceneBreak"/>
        <w:spacing w:line="276" w:lineRule="auto"/>
        <w:ind w:firstLine="720"/>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know</w:t>
      </w:r>
      <w:proofErr w:type="spellEnd"/>
      <w:r w:rsidRPr="00623806">
        <w:rPr>
          <w:rFonts w:ascii="Helvetica" w:hAnsi="Helvetica"/>
          <w:lang w:val="es-ES"/>
        </w:rPr>
        <w:t xml:space="preserve"> </w:t>
      </w:r>
      <w:proofErr w:type="spellStart"/>
      <w:r w:rsidRPr="00623806">
        <w:rPr>
          <w:rFonts w:ascii="Helvetica" w:hAnsi="Helvetica"/>
          <w:lang w:val="es-ES"/>
        </w:rPr>
        <w:t>he’s</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here</w:t>
      </w:r>
      <w:proofErr w:type="spellEnd"/>
      <w:r w:rsidRPr="00623806">
        <w:rPr>
          <w:rFonts w:ascii="Helvetica" w:hAnsi="Helvetica"/>
          <w:lang w:val="es-ES"/>
        </w:rPr>
        <w:t xml:space="preserve"> </w:t>
      </w:r>
      <w:proofErr w:type="spellStart"/>
      <w:r w:rsidRPr="00623806">
        <w:rPr>
          <w:rFonts w:ascii="Helvetica" w:hAnsi="Helvetica"/>
          <w:lang w:val="es-ES"/>
        </w:rPr>
        <w:t>because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me.</w:t>
      </w:r>
    </w:p>
    <w:p w14:paraId="405DAF63" w14:textId="15DABF19" w:rsidR="002F089B" w:rsidRPr="00623806" w:rsidRDefault="002F089B" w:rsidP="002F089B">
      <w:pPr>
        <w:pStyle w:val="SceneBreak"/>
        <w:spacing w:line="276" w:lineRule="auto"/>
        <w:ind w:firstLine="720"/>
        <w:jc w:val="both"/>
        <w:rPr>
          <w:rFonts w:ascii="Helvetica" w:hAnsi="Helvetica"/>
          <w:lang w:val="es-ES"/>
        </w:rPr>
      </w:pPr>
      <w:proofErr w:type="spellStart"/>
      <w:r w:rsidRPr="00623806">
        <w:rPr>
          <w:rFonts w:ascii="Helvetica" w:hAnsi="Helvetica"/>
          <w:lang w:val="es-ES"/>
        </w:rPr>
        <w:t>I’d</w:t>
      </w:r>
      <w:proofErr w:type="spellEnd"/>
      <w:r w:rsidRPr="00623806">
        <w:rPr>
          <w:rFonts w:ascii="Helvetica" w:hAnsi="Helvetica"/>
          <w:lang w:val="es-ES"/>
        </w:rPr>
        <w:t xml:space="preserve"> </w:t>
      </w:r>
      <w:proofErr w:type="spellStart"/>
      <w:r w:rsidRPr="00623806">
        <w:rPr>
          <w:rFonts w:ascii="Helvetica" w:hAnsi="Helvetica"/>
          <w:lang w:val="es-ES"/>
        </w:rPr>
        <w:t>told</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go</w:t>
      </w:r>
      <w:proofErr w:type="spellEnd"/>
      <w:r w:rsidRPr="00623806">
        <w:rPr>
          <w:rFonts w:ascii="Helvetica" w:hAnsi="Helvetica"/>
          <w:lang w:val="es-ES"/>
        </w:rPr>
        <w:t xml:space="preserve"> home—</w:t>
      </w:r>
      <w:proofErr w:type="spellStart"/>
      <w:r w:rsidRPr="00623806">
        <w:rPr>
          <w:rFonts w:ascii="Helvetica" w:hAnsi="Helvetica"/>
          <w:lang w:val="es-ES"/>
        </w:rPr>
        <w:t>twice</w:t>
      </w:r>
      <w:proofErr w:type="spellEnd"/>
      <w:r w:rsidRPr="00623806">
        <w:rPr>
          <w:rFonts w:ascii="Helvetica" w:hAnsi="Helvetica"/>
          <w:lang w:val="es-ES"/>
        </w:rPr>
        <w:t xml:space="preserve">. </w:t>
      </w:r>
      <w:proofErr w:type="spellStart"/>
      <w:r w:rsidRPr="00623806">
        <w:rPr>
          <w:rFonts w:ascii="Helvetica" w:hAnsi="Helvetica"/>
          <w:lang w:val="es-ES"/>
        </w:rPr>
        <w:t>Maybe</w:t>
      </w:r>
      <w:proofErr w:type="spellEnd"/>
      <w:r w:rsidRPr="00623806">
        <w:rPr>
          <w:rFonts w:ascii="Helvetica" w:hAnsi="Helvetica"/>
          <w:lang w:val="es-ES"/>
        </w:rPr>
        <w:t xml:space="preserve"> </w:t>
      </w:r>
      <w:proofErr w:type="spellStart"/>
      <w:r w:rsidRPr="00623806">
        <w:rPr>
          <w:rFonts w:ascii="Helvetica" w:hAnsi="Helvetica"/>
          <w:lang w:val="es-ES"/>
        </w:rPr>
        <w:t>three</w:t>
      </w:r>
      <w:proofErr w:type="spellEnd"/>
      <w:r w:rsidRPr="00623806">
        <w:rPr>
          <w:rFonts w:ascii="Helvetica" w:hAnsi="Helvetica"/>
          <w:lang w:val="es-ES"/>
        </w:rPr>
        <w:t xml:space="preserve"> times. He </w:t>
      </w:r>
      <w:proofErr w:type="spellStart"/>
      <w:r w:rsidRPr="00623806">
        <w:rPr>
          <w:rFonts w:ascii="Helvetica" w:hAnsi="Helvetica"/>
          <w:lang w:val="es-ES"/>
        </w:rPr>
        <w:t>never</w:t>
      </w:r>
      <w:proofErr w:type="spellEnd"/>
      <w:r w:rsidRPr="00623806">
        <w:rPr>
          <w:rFonts w:ascii="Helvetica" w:hAnsi="Helvetica"/>
          <w:lang w:val="es-ES"/>
        </w:rPr>
        <w:t xml:space="preserve"> </w:t>
      </w:r>
      <w:proofErr w:type="spellStart"/>
      <w:r w:rsidRPr="00623806">
        <w:rPr>
          <w:rFonts w:ascii="Helvetica" w:hAnsi="Helvetica"/>
          <w:lang w:val="es-ES"/>
        </w:rPr>
        <w:t>answered</w:t>
      </w:r>
      <w:proofErr w:type="spellEnd"/>
      <w:r w:rsidRPr="00623806">
        <w:rPr>
          <w:rFonts w:ascii="Helvetica" w:hAnsi="Helvetica"/>
          <w:lang w:val="es-ES"/>
        </w:rPr>
        <w:t xml:space="preserve">. He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kept</w:t>
      </w:r>
      <w:proofErr w:type="spellEnd"/>
      <w:r w:rsidRPr="00623806">
        <w:rPr>
          <w:rFonts w:ascii="Helvetica" w:hAnsi="Helvetica"/>
          <w:lang w:val="es-ES"/>
        </w:rPr>
        <w:t xml:space="preserve"> </w:t>
      </w:r>
      <w:proofErr w:type="spellStart"/>
      <w:r w:rsidRPr="00623806">
        <w:rPr>
          <w:rFonts w:ascii="Helvetica" w:hAnsi="Helvetica"/>
          <w:lang w:val="es-ES"/>
        </w:rPr>
        <w:t>working</w:t>
      </w:r>
      <w:proofErr w:type="spellEnd"/>
      <w:r w:rsidRPr="00623806">
        <w:rPr>
          <w:rFonts w:ascii="Helvetica" w:hAnsi="Helvetica"/>
          <w:lang w:val="es-ES"/>
        </w:rPr>
        <w:t xml:space="preserve"> </w:t>
      </w:r>
      <w:proofErr w:type="spellStart"/>
      <w:r w:rsidRPr="00623806">
        <w:rPr>
          <w:rFonts w:ascii="Helvetica" w:hAnsi="Helvetica"/>
          <w:lang w:val="es-ES"/>
        </w:rPr>
        <w:t>beside</w:t>
      </w:r>
      <w:proofErr w:type="spellEnd"/>
      <w:r w:rsidRPr="00623806">
        <w:rPr>
          <w:rFonts w:ascii="Helvetica" w:hAnsi="Helvetica"/>
          <w:lang w:val="es-ES"/>
        </w:rPr>
        <w:t xml:space="preserve"> me </w:t>
      </w:r>
      <w:proofErr w:type="spellStart"/>
      <w:r w:rsidRPr="00623806">
        <w:rPr>
          <w:rFonts w:ascii="Helvetica" w:hAnsi="Helvetica"/>
          <w:lang w:val="es-ES"/>
        </w:rPr>
        <w:t>like</w:t>
      </w:r>
      <w:proofErr w:type="spellEnd"/>
      <w:r w:rsidRPr="00623806">
        <w:rPr>
          <w:rFonts w:ascii="Helvetica" w:hAnsi="Helvetica"/>
          <w:lang w:val="es-ES"/>
        </w:rPr>
        <w:t xml:space="preserve"> he </w:t>
      </w:r>
      <w:proofErr w:type="spellStart"/>
      <w:r w:rsidRPr="00623806">
        <w:rPr>
          <w:rFonts w:ascii="Helvetica" w:hAnsi="Helvetica"/>
          <w:lang w:val="es-ES"/>
        </w:rPr>
        <w:t>belonged</w:t>
      </w:r>
      <w:proofErr w:type="spellEnd"/>
      <w:r w:rsidRPr="00623806">
        <w:rPr>
          <w:rFonts w:ascii="Helvetica" w:hAnsi="Helvetica"/>
          <w:lang w:val="es-ES"/>
        </w:rPr>
        <w:t xml:space="preserve"> </w:t>
      </w:r>
      <w:proofErr w:type="spellStart"/>
      <w:r w:rsidRPr="00623806">
        <w:rPr>
          <w:rFonts w:ascii="Helvetica" w:hAnsi="Helvetica"/>
          <w:lang w:val="es-ES"/>
        </w:rPr>
        <w:t>there</w:t>
      </w:r>
      <w:proofErr w:type="spellEnd"/>
      <w:r w:rsidRPr="00623806">
        <w:rPr>
          <w:rFonts w:ascii="Helvetica" w:hAnsi="Helvetica"/>
          <w:lang w:val="es-ES"/>
        </w:rPr>
        <w:t>.</w:t>
      </w:r>
    </w:p>
    <w:p w14:paraId="569C377F" w14:textId="03E1CEE5" w:rsidR="002F089B" w:rsidRPr="00623806" w:rsidRDefault="002F089B" w:rsidP="002F089B">
      <w:pPr>
        <w:pStyle w:val="SceneBreak"/>
        <w:spacing w:line="276" w:lineRule="auto"/>
        <w:ind w:firstLine="720"/>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Zeff</w:t>
      </w:r>
      <w:proofErr w:type="spellEnd"/>
      <w:r w:rsidRPr="00623806">
        <w:rPr>
          <w:rFonts w:ascii="Helvetica" w:hAnsi="Helvetica"/>
          <w:lang w:val="es-ES"/>
        </w:rPr>
        <w:t>—”</w:t>
      </w:r>
    </w:p>
    <w:p w14:paraId="1091876F" w14:textId="08CACC22" w:rsidR="002F089B" w:rsidRPr="00623806" w:rsidRDefault="002F089B" w:rsidP="002F089B">
      <w:pPr>
        <w:pStyle w:val="SceneBreak"/>
        <w:spacing w:line="276" w:lineRule="auto"/>
        <w:ind w:firstLine="720"/>
        <w:jc w:val="both"/>
        <w:rPr>
          <w:rFonts w:ascii="Helvetica" w:hAnsi="Helvetica"/>
          <w:lang w:val="es-ES"/>
        </w:rPr>
      </w:pPr>
      <w:r w:rsidRPr="00623806">
        <w:rPr>
          <w:rFonts w:ascii="Helvetica" w:hAnsi="Helvetica"/>
          <w:lang w:val="es-ES"/>
        </w:rPr>
        <w:t xml:space="preserve">He set </w:t>
      </w:r>
      <w:proofErr w:type="spellStart"/>
      <w:r w:rsidRPr="00623806">
        <w:rPr>
          <w:rFonts w:ascii="Helvetica" w:hAnsi="Helvetica"/>
          <w:lang w:val="es-ES"/>
        </w:rPr>
        <w:t>the</w:t>
      </w:r>
      <w:proofErr w:type="spellEnd"/>
      <w:r w:rsidRPr="00623806">
        <w:rPr>
          <w:rFonts w:ascii="Helvetica" w:hAnsi="Helvetica"/>
          <w:lang w:val="es-ES"/>
        </w:rPr>
        <w:t xml:space="preserve"> folder </w:t>
      </w:r>
      <w:proofErr w:type="spellStart"/>
      <w:r w:rsidRPr="00623806">
        <w:rPr>
          <w:rFonts w:ascii="Helvetica" w:hAnsi="Helvetica"/>
          <w:lang w:val="es-ES"/>
        </w:rPr>
        <w:t>down</w:t>
      </w:r>
      <w:proofErr w:type="spellEnd"/>
      <w:r w:rsidRPr="00623806">
        <w:rPr>
          <w:rFonts w:ascii="Helvetica" w:hAnsi="Helvetica"/>
          <w:lang w:val="es-ES"/>
        </w:rPr>
        <w:t xml:space="preserve">, flashing a </w:t>
      </w:r>
      <w:proofErr w:type="spellStart"/>
      <w:r w:rsidRPr="00623806">
        <w:rPr>
          <w:rFonts w:ascii="Helvetica" w:hAnsi="Helvetica"/>
          <w:lang w:val="es-ES"/>
        </w:rPr>
        <w:t>tired</w:t>
      </w:r>
      <w:proofErr w:type="spellEnd"/>
      <w:r w:rsidRPr="00623806">
        <w:rPr>
          <w:rFonts w:ascii="Helvetica" w:hAnsi="Helvetica"/>
          <w:lang w:val="es-ES"/>
        </w:rPr>
        <w:t xml:space="preserve"> </w:t>
      </w:r>
      <w:proofErr w:type="spellStart"/>
      <w:r w:rsidRPr="00623806">
        <w:rPr>
          <w:rFonts w:ascii="Helvetica" w:hAnsi="Helvetica"/>
          <w:lang w:val="es-ES"/>
        </w:rPr>
        <w:t>smile</w:t>
      </w:r>
      <w:proofErr w:type="spellEnd"/>
      <w:r w:rsidRPr="00623806">
        <w:rPr>
          <w:rFonts w:ascii="Helvetica" w:hAnsi="Helvetica"/>
          <w:lang w:val="es-ES"/>
        </w:rPr>
        <w:t>. “</w:t>
      </w:r>
      <w:proofErr w:type="spellStart"/>
      <w:r w:rsidRPr="00623806">
        <w:rPr>
          <w:rFonts w:ascii="Helvetica" w:hAnsi="Helvetica"/>
          <w:lang w:val="es-ES"/>
        </w:rPr>
        <w:t>Another</w:t>
      </w:r>
      <w:proofErr w:type="spellEnd"/>
      <w:r w:rsidRPr="00623806">
        <w:rPr>
          <w:rFonts w:ascii="Helvetica" w:hAnsi="Helvetica"/>
          <w:lang w:val="es-ES"/>
        </w:rPr>
        <w:t xml:space="preserve"> </w:t>
      </w:r>
      <w:proofErr w:type="gramStart"/>
      <w:r w:rsidRPr="00623806">
        <w:rPr>
          <w:rFonts w:ascii="Helvetica" w:hAnsi="Helvetica"/>
          <w:lang w:val="es-ES"/>
        </w:rPr>
        <w:t>round</w:t>
      </w:r>
      <w:proofErr w:type="gram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coffee</w:t>
      </w:r>
      <w:proofErr w:type="spellEnd"/>
      <w:r w:rsidRPr="00623806">
        <w:rPr>
          <w:rFonts w:ascii="Helvetica" w:hAnsi="Helvetica"/>
          <w:lang w:val="es-ES"/>
        </w:rPr>
        <w:t>?”</w:t>
      </w:r>
    </w:p>
    <w:p w14:paraId="7C2B80F6" w14:textId="6705FCE1" w:rsidR="002F089B" w:rsidRPr="00623806" w:rsidRDefault="002F089B" w:rsidP="002F089B">
      <w:pPr>
        <w:pStyle w:val="SceneBreak"/>
        <w:spacing w:line="276" w:lineRule="auto"/>
        <w:ind w:firstLine="720"/>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nodded</w:t>
      </w:r>
      <w:proofErr w:type="spellEnd"/>
      <w:r w:rsidRPr="00623806">
        <w:rPr>
          <w:rFonts w:ascii="Helvetica" w:hAnsi="Helvetica"/>
          <w:lang w:val="es-ES"/>
        </w:rPr>
        <w:t xml:space="preserve"> </w:t>
      </w:r>
      <w:proofErr w:type="spellStart"/>
      <w:r w:rsidRPr="00623806">
        <w:rPr>
          <w:rFonts w:ascii="Helvetica" w:hAnsi="Helvetica"/>
          <w:lang w:val="es-ES"/>
        </w:rPr>
        <w:t>softly</w:t>
      </w:r>
      <w:proofErr w:type="spellEnd"/>
      <w:r w:rsidRPr="00623806">
        <w:rPr>
          <w:rFonts w:ascii="Helvetica" w:hAnsi="Helvetica"/>
          <w:lang w:val="es-ES"/>
        </w:rPr>
        <w:t xml:space="preserve">, </w:t>
      </w:r>
      <w:proofErr w:type="spellStart"/>
      <w:r w:rsidRPr="00623806">
        <w:rPr>
          <w:rFonts w:ascii="Helvetica" w:hAnsi="Helvetica"/>
          <w:lang w:val="es-ES"/>
        </w:rPr>
        <w:t>even</w:t>
      </w:r>
      <w:proofErr w:type="spellEnd"/>
      <w:r w:rsidRPr="00623806">
        <w:rPr>
          <w:rFonts w:ascii="Helvetica" w:hAnsi="Helvetica"/>
          <w:lang w:val="es-ES"/>
        </w:rPr>
        <w:t xml:space="preserve"> </w:t>
      </w:r>
      <w:proofErr w:type="spellStart"/>
      <w:r w:rsidRPr="00623806">
        <w:rPr>
          <w:rFonts w:ascii="Helvetica" w:hAnsi="Helvetica"/>
          <w:lang w:val="es-ES"/>
        </w:rPr>
        <w:t>though</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brain</w:t>
      </w:r>
      <w:proofErr w:type="spellEnd"/>
      <w:r w:rsidRPr="00623806">
        <w:rPr>
          <w:rFonts w:ascii="Helvetica" w:hAnsi="Helvetica"/>
          <w:lang w:val="es-ES"/>
        </w:rPr>
        <w:t xml:space="preserve"> </w:t>
      </w:r>
      <w:proofErr w:type="spellStart"/>
      <w:r w:rsidRPr="00623806">
        <w:rPr>
          <w:rFonts w:ascii="Helvetica" w:hAnsi="Helvetica"/>
          <w:lang w:val="es-ES"/>
        </w:rPr>
        <w:t>barely</w:t>
      </w:r>
      <w:proofErr w:type="spellEnd"/>
      <w:r w:rsidRPr="00623806">
        <w:rPr>
          <w:rFonts w:ascii="Helvetica" w:hAnsi="Helvetica"/>
          <w:lang w:val="es-ES"/>
        </w:rPr>
        <w:t xml:space="preserve"> </w:t>
      </w:r>
      <w:proofErr w:type="spellStart"/>
      <w:r w:rsidRPr="00623806">
        <w:rPr>
          <w:rFonts w:ascii="Helvetica" w:hAnsi="Helvetica"/>
          <w:lang w:val="es-ES"/>
        </w:rPr>
        <w:t>registered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question</w:t>
      </w:r>
      <w:proofErr w:type="spellEnd"/>
      <w:r w:rsidRPr="00623806">
        <w:rPr>
          <w:rFonts w:ascii="Helvetica" w:hAnsi="Helvetica"/>
          <w:lang w:val="es-ES"/>
        </w:rPr>
        <w:t>.</w:t>
      </w:r>
    </w:p>
    <w:p w14:paraId="7B0985FF" w14:textId="6BC33D58" w:rsidR="002F089B" w:rsidRPr="00623806" w:rsidRDefault="002F089B" w:rsidP="002F089B">
      <w:pPr>
        <w:pStyle w:val="SceneBreak"/>
        <w:spacing w:line="276" w:lineRule="auto"/>
        <w:ind w:firstLine="720"/>
        <w:jc w:val="both"/>
        <w:rPr>
          <w:rFonts w:ascii="Helvetica" w:hAnsi="Helvetica"/>
          <w:i/>
          <w:iCs/>
          <w:lang w:val="es-ES"/>
          <w:rPrChange w:id="159" w:author="Author">
            <w:rPr>
              <w:rFonts w:ascii="Helvetica" w:hAnsi="Helvetica"/>
            </w:rPr>
          </w:rPrChange>
        </w:rPr>
      </w:pPr>
      <w:proofErr w:type="spellStart"/>
      <w:r w:rsidRPr="00623806">
        <w:rPr>
          <w:rFonts w:ascii="Helvetica" w:hAnsi="Helvetica"/>
          <w:i/>
          <w:iCs/>
          <w:lang w:val="es-ES"/>
          <w:rPrChange w:id="160" w:author="Author">
            <w:rPr>
              <w:rFonts w:ascii="Helvetica" w:hAnsi="Helvetica"/>
            </w:rPr>
          </w:rPrChange>
        </w:rPr>
        <w:t>I’m</w:t>
      </w:r>
      <w:proofErr w:type="spellEnd"/>
      <w:r w:rsidRPr="00623806">
        <w:rPr>
          <w:rFonts w:ascii="Helvetica" w:hAnsi="Helvetica"/>
          <w:i/>
          <w:iCs/>
          <w:lang w:val="es-ES"/>
          <w:rPrChange w:id="161" w:author="Author">
            <w:rPr>
              <w:rFonts w:ascii="Helvetica" w:hAnsi="Helvetica"/>
            </w:rPr>
          </w:rPrChange>
        </w:rPr>
        <w:t xml:space="preserve"> </w:t>
      </w:r>
      <w:proofErr w:type="spellStart"/>
      <w:r w:rsidRPr="00623806">
        <w:rPr>
          <w:rFonts w:ascii="Helvetica" w:hAnsi="Helvetica"/>
          <w:i/>
          <w:iCs/>
          <w:lang w:val="es-ES"/>
          <w:rPrChange w:id="162" w:author="Author">
            <w:rPr>
              <w:rFonts w:ascii="Helvetica" w:hAnsi="Helvetica"/>
            </w:rPr>
          </w:rPrChange>
        </w:rPr>
        <w:t>already</w:t>
      </w:r>
      <w:proofErr w:type="spellEnd"/>
      <w:r w:rsidRPr="00623806">
        <w:rPr>
          <w:rFonts w:ascii="Helvetica" w:hAnsi="Helvetica"/>
          <w:i/>
          <w:iCs/>
          <w:lang w:val="es-ES"/>
          <w:rPrChange w:id="163" w:author="Author">
            <w:rPr>
              <w:rFonts w:ascii="Helvetica" w:hAnsi="Helvetica"/>
            </w:rPr>
          </w:rPrChange>
        </w:rPr>
        <w:t xml:space="preserve"> </w:t>
      </w:r>
      <w:proofErr w:type="spellStart"/>
      <w:r w:rsidRPr="00623806">
        <w:rPr>
          <w:rFonts w:ascii="Helvetica" w:hAnsi="Helvetica"/>
          <w:i/>
          <w:iCs/>
          <w:lang w:val="es-ES"/>
          <w:rPrChange w:id="164" w:author="Author">
            <w:rPr>
              <w:rFonts w:ascii="Helvetica" w:hAnsi="Helvetica"/>
            </w:rPr>
          </w:rPrChange>
        </w:rPr>
        <w:t>addicted</w:t>
      </w:r>
      <w:proofErr w:type="spellEnd"/>
      <w:r w:rsidRPr="00623806">
        <w:rPr>
          <w:rFonts w:ascii="Helvetica" w:hAnsi="Helvetica"/>
          <w:i/>
          <w:iCs/>
          <w:lang w:val="es-ES"/>
          <w:rPrChange w:id="165" w:author="Author">
            <w:rPr>
              <w:rFonts w:ascii="Helvetica" w:hAnsi="Helvetica"/>
            </w:rPr>
          </w:rPrChange>
        </w:rPr>
        <w:t xml:space="preserve"> </w:t>
      </w:r>
      <w:proofErr w:type="spellStart"/>
      <w:r w:rsidRPr="00623806">
        <w:rPr>
          <w:rFonts w:ascii="Helvetica" w:hAnsi="Helvetica"/>
          <w:i/>
          <w:iCs/>
          <w:lang w:val="es-ES"/>
          <w:rPrChange w:id="166" w:author="Author">
            <w:rPr>
              <w:rFonts w:ascii="Helvetica" w:hAnsi="Helvetica"/>
            </w:rPr>
          </w:rPrChange>
        </w:rPr>
        <w:t>to</w:t>
      </w:r>
      <w:proofErr w:type="spellEnd"/>
      <w:r w:rsidRPr="00623806">
        <w:rPr>
          <w:rFonts w:ascii="Helvetica" w:hAnsi="Helvetica"/>
          <w:i/>
          <w:iCs/>
          <w:lang w:val="es-ES"/>
          <w:rPrChange w:id="167" w:author="Author">
            <w:rPr>
              <w:rFonts w:ascii="Helvetica" w:hAnsi="Helvetica"/>
            </w:rPr>
          </w:rPrChange>
        </w:rPr>
        <w:t xml:space="preserve"> </w:t>
      </w:r>
      <w:proofErr w:type="spellStart"/>
      <w:r w:rsidRPr="00623806">
        <w:rPr>
          <w:rFonts w:ascii="Helvetica" w:hAnsi="Helvetica"/>
          <w:i/>
          <w:iCs/>
          <w:lang w:val="es-ES"/>
          <w:rPrChange w:id="168" w:author="Author">
            <w:rPr>
              <w:rFonts w:ascii="Helvetica" w:hAnsi="Helvetica"/>
            </w:rPr>
          </w:rPrChange>
        </w:rPr>
        <w:t>everything</w:t>
      </w:r>
      <w:proofErr w:type="spellEnd"/>
      <w:r w:rsidRPr="00623806">
        <w:rPr>
          <w:rFonts w:ascii="Helvetica" w:hAnsi="Helvetica"/>
          <w:i/>
          <w:iCs/>
          <w:lang w:val="es-ES"/>
          <w:rPrChange w:id="169" w:author="Author">
            <w:rPr>
              <w:rFonts w:ascii="Helvetica" w:hAnsi="Helvetica"/>
            </w:rPr>
          </w:rPrChange>
        </w:rPr>
        <w:t xml:space="preserve"> </w:t>
      </w:r>
      <w:proofErr w:type="spellStart"/>
      <w:r w:rsidRPr="00623806">
        <w:rPr>
          <w:rFonts w:ascii="Helvetica" w:hAnsi="Helvetica"/>
          <w:i/>
          <w:iCs/>
          <w:lang w:val="es-ES"/>
          <w:rPrChange w:id="170" w:author="Author">
            <w:rPr>
              <w:rFonts w:ascii="Helvetica" w:hAnsi="Helvetica"/>
            </w:rPr>
          </w:rPrChange>
        </w:rPr>
        <w:t>that</w:t>
      </w:r>
      <w:proofErr w:type="spellEnd"/>
      <w:r w:rsidRPr="00623806">
        <w:rPr>
          <w:rFonts w:ascii="Helvetica" w:hAnsi="Helvetica"/>
          <w:i/>
          <w:iCs/>
          <w:lang w:val="es-ES"/>
          <w:rPrChange w:id="171" w:author="Author">
            <w:rPr>
              <w:rFonts w:ascii="Helvetica" w:hAnsi="Helvetica"/>
            </w:rPr>
          </w:rPrChange>
        </w:rPr>
        <w:t xml:space="preserve"> </w:t>
      </w:r>
      <w:proofErr w:type="spellStart"/>
      <w:r w:rsidRPr="00623806">
        <w:rPr>
          <w:rFonts w:ascii="Helvetica" w:hAnsi="Helvetica"/>
          <w:i/>
          <w:iCs/>
          <w:lang w:val="es-ES"/>
          <w:rPrChange w:id="172" w:author="Author">
            <w:rPr>
              <w:rFonts w:ascii="Helvetica" w:hAnsi="Helvetica"/>
            </w:rPr>
          </w:rPrChange>
        </w:rPr>
        <w:t>smells</w:t>
      </w:r>
      <w:proofErr w:type="spellEnd"/>
      <w:r w:rsidRPr="00623806">
        <w:rPr>
          <w:rFonts w:ascii="Helvetica" w:hAnsi="Helvetica"/>
          <w:i/>
          <w:iCs/>
          <w:lang w:val="es-ES"/>
          <w:rPrChange w:id="173" w:author="Author">
            <w:rPr>
              <w:rFonts w:ascii="Helvetica" w:hAnsi="Helvetica"/>
            </w:rPr>
          </w:rPrChange>
        </w:rPr>
        <w:t xml:space="preserve"> </w:t>
      </w:r>
      <w:proofErr w:type="spellStart"/>
      <w:r w:rsidRPr="00623806">
        <w:rPr>
          <w:rFonts w:ascii="Helvetica" w:hAnsi="Helvetica"/>
          <w:i/>
          <w:iCs/>
          <w:lang w:val="es-ES"/>
          <w:rPrChange w:id="174" w:author="Author">
            <w:rPr>
              <w:rFonts w:ascii="Helvetica" w:hAnsi="Helvetica"/>
            </w:rPr>
          </w:rPrChange>
        </w:rPr>
        <w:t>like</w:t>
      </w:r>
      <w:proofErr w:type="spellEnd"/>
      <w:r w:rsidRPr="00623806">
        <w:rPr>
          <w:rFonts w:ascii="Helvetica" w:hAnsi="Helvetica"/>
          <w:i/>
          <w:iCs/>
          <w:lang w:val="es-ES"/>
          <w:rPrChange w:id="175" w:author="Author">
            <w:rPr>
              <w:rFonts w:ascii="Helvetica" w:hAnsi="Helvetica"/>
            </w:rPr>
          </w:rPrChange>
        </w:rPr>
        <w:t xml:space="preserve"> </w:t>
      </w:r>
      <w:proofErr w:type="spellStart"/>
      <w:r w:rsidRPr="00623806">
        <w:rPr>
          <w:rFonts w:ascii="Helvetica" w:hAnsi="Helvetica"/>
          <w:i/>
          <w:iCs/>
          <w:lang w:val="es-ES"/>
          <w:rPrChange w:id="176" w:author="Author">
            <w:rPr>
              <w:rFonts w:ascii="Helvetica" w:hAnsi="Helvetica"/>
            </w:rPr>
          </w:rPrChange>
        </w:rPr>
        <w:t>you</w:t>
      </w:r>
      <w:proofErr w:type="spellEnd"/>
      <w:r w:rsidRPr="00623806">
        <w:rPr>
          <w:rFonts w:ascii="Helvetica" w:hAnsi="Helvetica"/>
          <w:i/>
          <w:iCs/>
          <w:lang w:val="es-ES"/>
          <w:rPrChange w:id="177" w:author="Author">
            <w:rPr>
              <w:rFonts w:ascii="Helvetica" w:hAnsi="Helvetica"/>
            </w:rPr>
          </w:rPrChange>
        </w:rPr>
        <w:t>.</w:t>
      </w:r>
    </w:p>
    <w:p w14:paraId="741FAD25" w14:textId="3C15519B" w:rsidR="002F089B" w:rsidRPr="00623806" w:rsidRDefault="002F089B" w:rsidP="002F089B">
      <w:pPr>
        <w:pStyle w:val="SceneBreak"/>
        <w:spacing w:line="276" w:lineRule="auto"/>
        <w:ind w:firstLine="720"/>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wait</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an</w:t>
      </w:r>
      <w:proofErr w:type="spellEnd"/>
      <w:r w:rsidRPr="00623806">
        <w:rPr>
          <w:rFonts w:ascii="Helvetica" w:hAnsi="Helvetica"/>
          <w:lang w:val="es-ES"/>
        </w:rPr>
        <w:t xml:space="preserve"> </w:t>
      </w:r>
      <w:proofErr w:type="spellStart"/>
      <w:r w:rsidRPr="00623806">
        <w:rPr>
          <w:rFonts w:ascii="Helvetica" w:hAnsi="Helvetica"/>
          <w:lang w:val="es-ES"/>
        </w:rPr>
        <w:t>answer</w:t>
      </w:r>
      <w:proofErr w:type="spellEnd"/>
      <w:r w:rsidRPr="00623806">
        <w:rPr>
          <w:rFonts w:ascii="Helvetica" w:hAnsi="Helvetica"/>
          <w:lang w:val="es-ES"/>
        </w:rPr>
        <w:t xml:space="preserve">. He </w:t>
      </w:r>
      <w:proofErr w:type="spellStart"/>
      <w:r w:rsidRPr="00623806">
        <w:rPr>
          <w:rFonts w:ascii="Helvetica" w:hAnsi="Helvetica"/>
          <w:lang w:val="es-ES"/>
        </w:rPr>
        <w:t>took</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cold</w:t>
      </w:r>
      <w:proofErr w:type="spellEnd"/>
      <w:r w:rsidRPr="00623806">
        <w:rPr>
          <w:rFonts w:ascii="Helvetica" w:hAnsi="Helvetica"/>
          <w:lang w:val="es-ES"/>
        </w:rPr>
        <w:t xml:space="preserve"> cup </w:t>
      </w:r>
      <w:proofErr w:type="spellStart"/>
      <w:r w:rsidRPr="00623806">
        <w:rPr>
          <w:rFonts w:ascii="Helvetica" w:hAnsi="Helvetica"/>
          <w:lang w:val="es-ES"/>
        </w:rPr>
        <w:t>along</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and </w:t>
      </w:r>
      <w:proofErr w:type="spellStart"/>
      <w:r w:rsidRPr="00623806">
        <w:rPr>
          <w:rFonts w:ascii="Helvetica" w:hAnsi="Helvetica"/>
          <w:lang w:val="es-ES"/>
        </w:rPr>
        <w:t>headed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break </w:t>
      </w:r>
      <w:proofErr w:type="spellStart"/>
      <w:r w:rsidRPr="00623806">
        <w:rPr>
          <w:rFonts w:ascii="Helvetica" w:hAnsi="Helvetica"/>
          <w:lang w:val="es-ES"/>
        </w:rPr>
        <w:t>room</w:t>
      </w:r>
      <w:proofErr w:type="spellEnd"/>
      <w:r w:rsidRPr="00623806">
        <w:rPr>
          <w:rFonts w:ascii="Helvetica" w:hAnsi="Helvetica"/>
          <w:lang w:val="es-ES"/>
        </w:rPr>
        <w:t>.</w:t>
      </w:r>
    </w:p>
    <w:p w14:paraId="521956C3" w14:textId="18E86BB9" w:rsidR="002F089B" w:rsidRPr="00623806" w:rsidRDefault="002F089B" w:rsidP="002F089B">
      <w:pPr>
        <w:pStyle w:val="SceneBreak"/>
        <w:spacing w:line="276" w:lineRule="auto"/>
        <w:ind w:firstLine="720"/>
        <w:jc w:val="both"/>
        <w:rPr>
          <w:rFonts w:ascii="Helvetica" w:hAnsi="Helvetica"/>
          <w:lang w:val="es-ES"/>
        </w:rPr>
      </w:pPr>
      <w:r w:rsidRPr="00623806">
        <w:rPr>
          <w:rFonts w:ascii="Helvetica" w:hAnsi="Helvetica"/>
          <w:lang w:val="es-ES"/>
        </w:rPr>
        <w:t xml:space="preserve">I bit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lower</w:t>
      </w:r>
      <w:proofErr w:type="spellEnd"/>
      <w:r w:rsidRPr="00623806">
        <w:rPr>
          <w:rFonts w:ascii="Helvetica" w:hAnsi="Helvetica"/>
          <w:lang w:val="es-ES"/>
        </w:rPr>
        <w:t xml:space="preserve"> </w:t>
      </w:r>
      <w:proofErr w:type="spellStart"/>
      <w:r w:rsidRPr="00623806">
        <w:rPr>
          <w:rFonts w:ascii="Helvetica" w:hAnsi="Helvetica"/>
          <w:lang w:val="es-ES"/>
        </w:rPr>
        <w:t>lip</w:t>
      </w:r>
      <w:proofErr w:type="spellEnd"/>
      <w:r w:rsidRPr="00623806">
        <w:rPr>
          <w:rFonts w:ascii="Helvetica" w:hAnsi="Helvetica"/>
          <w:lang w:val="es-ES"/>
        </w:rPr>
        <w:t xml:space="preserve"> and </w:t>
      </w:r>
      <w:proofErr w:type="spellStart"/>
      <w:r w:rsidRPr="00623806">
        <w:rPr>
          <w:rFonts w:ascii="Helvetica" w:hAnsi="Helvetica"/>
          <w:lang w:val="es-ES"/>
        </w:rPr>
        <w:t>glanced</w:t>
      </w:r>
      <w:proofErr w:type="spellEnd"/>
      <w:r w:rsidRPr="00623806">
        <w:rPr>
          <w:rFonts w:ascii="Helvetica" w:hAnsi="Helvetica"/>
          <w:lang w:val="es-ES"/>
        </w:rPr>
        <w:t xml:space="preserve"> at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clock</w:t>
      </w:r>
      <w:proofErr w:type="spellEnd"/>
      <w:r w:rsidRPr="00623806">
        <w:rPr>
          <w:rFonts w:ascii="Helvetica" w:hAnsi="Helvetica"/>
          <w:lang w:val="es-ES"/>
        </w:rPr>
        <w:t xml:space="preserve">: 7:47 p.m. I </w:t>
      </w:r>
      <w:proofErr w:type="spellStart"/>
      <w:r w:rsidRPr="00623806">
        <w:rPr>
          <w:rFonts w:ascii="Helvetica" w:hAnsi="Helvetica"/>
          <w:lang w:val="es-ES"/>
        </w:rPr>
        <w:t>leaned</w:t>
      </w:r>
      <w:proofErr w:type="spellEnd"/>
      <w:r w:rsidRPr="00623806">
        <w:rPr>
          <w:rFonts w:ascii="Helvetica" w:hAnsi="Helvetica"/>
          <w:lang w:val="es-ES"/>
        </w:rPr>
        <w:t xml:space="preserve"> back in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chair</w:t>
      </w:r>
      <w:proofErr w:type="spellEnd"/>
      <w:r w:rsidRPr="00623806">
        <w:rPr>
          <w:rFonts w:ascii="Helvetica" w:hAnsi="Helvetica"/>
          <w:lang w:val="es-ES"/>
        </w:rPr>
        <w:t xml:space="preserve">, </w:t>
      </w:r>
      <w:proofErr w:type="spellStart"/>
      <w:r w:rsidRPr="00623806">
        <w:rPr>
          <w:rFonts w:ascii="Helvetica" w:hAnsi="Helvetica"/>
          <w:lang w:val="es-ES"/>
        </w:rPr>
        <w:t>stretched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arms</w:t>
      </w:r>
      <w:proofErr w:type="spellEnd"/>
      <w:r w:rsidRPr="00623806">
        <w:rPr>
          <w:rFonts w:ascii="Helvetica" w:hAnsi="Helvetica"/>
          <w:lang w:val="es-ES"/>
        </w:rPr>
        <w:t xml:space="preserve">, and </w:t>
      </w:r>
      <w:proofErr w:type="spellStart"/>
      <w:r w:rsidRPr="00623806">
        <w:rPr>
          <w:rFonts w:ascii="Helvetica" w:hAnsi="Helvetica"/>
          <w:lang w:val="es-ES"/>
        </w:rPr>
        <w:t>tried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ease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tightness</w:t>
      </w:r>
      <w:proofErr w:type="spellEnd"/>
      <w:r w:rsidRPr="00623806">
        <w:rPr>
          <w:rFonts w:ascii="Helvetica" w:hAnsi="Helvetica"/>
          <w:lang w:val="es-ES"/>
        </w:rPr>
        <w:t xml:space="preserve"> </w:t>
      </w:r>
      <w:proofErr w:type="spellStart"/>
      <w:r w:rsidRPr="00623806">
        <w:rPr>
          <w:rFonts w:ascii="Helvetica" w:hAnsi="Helvetica"/>
          <w:lang w:val="es-ES"/>
        </w:rPr>
        <w:t>creeping</w:t>
      </w:r>
      <w:proofErr w:type="spellEnd"/>
      <w:r w:rsidRPr="00623806">
        <w:rPr>
          <w:rFonts w:ascii="Helvetica" w:hAnsi="Helvetica"/>
          <w:lang w:val="es-ES"/>
        </w:rPr>
        <w:t xml:space="preserve"> </w:t>
      </w:r>
      <w:proofErr w:type="spellStart"/>
      <w:r w:rsidRPr="00623806">
        <w:rPr>
          <w:rFonts w:ascii="Helvetica" w:hAnsi="Helvetica"/>
          <w:lang w:val="es-ES"/>
        </w:rPr>
        <w:t>down</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spine</w:t>
      </w:r>
      <w:proofErr w:type="spellEnd"/>
      <w:r w:rsidRPr="00623806">
        <w:rPr>
          <w:rFonts w:ascii="Helvetica" w:hAnsi="Helvetica"/>
          <w:lang w:val="es-ES"/>
        </w:rPr>
        <w:t>.</w:t>
      </w:r>
    </w:p>
    <w:p w14:paraId="0DBFE667" w14:textId="39AAC0F5" w:rsidR="002F089B" w:rsidRPr="00623806" w:rsidDel="008C5CA3" w:rsidRDefault="008C5CA3" w:rsidP="002F089B">
      <w:pPr>
        <w:pStyle w:val="SceneBreak"/>
        <w:spacing w:line="276" w:lineRule="auto"/>
        <w:ind w:firstLine="720"/>
        <w:jc w:val="both"/>
        <w:rPr>
          <w:del w:id="178" w:author="Author"/>
          <w:rFonts w:ascii="Helvetica" w:hAnsi="Helvetica"/>
          <w:lang w:val="es-ES"/>
        </w:rPr>
      </w:pPr>
      <w:proofErr w:type="spellStart"/>
      <w:ins w:id="179" w:author="Author">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floor</w:t>
        </w:r>
        <w:proofErr w:type="spellEnd"/>
        <w:r w:rsidRPr="00623806">
          <w:rPr>
            <w:rFonts w:ascii="Helvetica" w:hAnsi="Helvetica"/>
            <w:lang w:val="es-ES"/>
          </w:rPr>
          <w:t xml:space="preserve"> </w:t>
        </w:r>
        <w:proofErr w:type="spellStart"/>
        <w:r w:rsidRPr="00623806">
          <w:rPr>
            <w:rFonts w:ascii="Helvetica" w:hAnsi="Helvetica"/>
            <w:lang w:val="es-ES"/>
          </w:rPr>
          <w:t>room</w:t>
        </w:r>
        <w:proofErr w:type="spellEnd"/>
        <w:r w:rsidRPr="00623806">
          <w:rPr>
            <w:rFonts w:ascii="Helvetica" w:hAnsi="Helvetica"/>
            <w:lang w:val="es-ES"/>
          </w:rPr>
          <w:t xml:space="preserve"> </w:t>
        </w:r>
        <w:proofErr w:type="spellStart"/>
        <w:r w:rsidRPr="00623806">
          <w:rPr>
            <w:rFonts w:ascii="Helvetica" w:hAnsi="Helvetica"/>
            <w:lang w:val="es-ES"/>
          </w:rPr>
          <w:t>echoed</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a </w:t>
        </w:r>
        <w:proofErr w:type="spellStart"/>
        <w:r w:rsidRPr="00623806">
          <w:rPr>
            <w:rFonts w:ascii="Helvetica" w:hAnsi="Helvetica"/>
            <w:lang w:val="es-ES"/>
          </w:rPr>
          <w:t>gentle</w:t>
        </w:r>
        <w:proofErr w:type="spellEnd"/>
        <w:r w:rsidRPr="00623806">
          <w:rPr>
            <w:rFonts w:ascii="Helvetica" w:hAnsi="Helvetica"/>
            <w:lang w:val="es-ES"/>
          </w:rPr>
          <w:t xml:space="preserve"> </w:t>
        </w:r>
        <w:proofErr w:type="spellStart"/>
        <w:r w:rsidRPr="00623806">
          <w:rPr>
            <w:rFonts w:ascii="Helvetica" w:hAnsi="Helvetica"/>
            <w:lang w:val="es-ES"/>
          </w:rPr>
          <w:t>crash</w:t>
        </w:r>
        <w:proofErr w:type="spellEnd"/>
        <w:r w:rsidRPr="00623806">
          <w:rPr>
            <w:rFonts w:ascii="Helvetica" w:hAnsi="Helvetica"/>
            <w:lang w:val="es-ES"/>
          </w:rPr>
          <w:t xml:space="preserve">, </w:t>
        </w:r>
        <w:proofErr w:type="spellStart"/>
        <w:r w:rsidRPr="00623806">
          <w:rPr>
            <w:rFonts w:ascii="Helvetica" w:hAnsi="Helvetica"/>
            <w:lang w:val="es-ES"/>
          </w:rPr>
          <w:t>then</w:t>
        </w:r>
        <w:proofErr w:type="spellEnd"/>
        <w:r w:rsidRPr="00623806">
          <w:rPr>
            <w:rFonts w:ascii="Helvetica" w:hAnsi="Helvetica"/>
            <w:lang w:val="es-ES"/>
          </w:rPr>
          <w:t xml:space="preserve"> a groan. </w:t>
        </w:r>
        <w:proofErr w:type="spellStart"/>
        <w:r w:rsidRPr="00623806">
          <w:rPr>
            <w:rFonts w:ascii="Helvetica" w:hAnsi="Helvetica"/>
            <w:lang w:val="es-ES"/>
          </w:rPr>
          <w:t>low</w:t>
        </w:r>
        <w:proofErr w:type="spellEnd"/>
        <w:r w:rsidRPr="00623806">
          <w:rPr>
            <w:rFonts w:ascii="Helvetica" w:hAnsi="Helvetica"/>
            <w:lang w:val="es-ES"/>
          </w:rPr>
          <w:t xml:space="preserve">. A </w:t>
        </w:r>
        <w:proofErr w:type="spellStart"/>
        <w:r w:rsidRPr="00623806">
          <w:rPr>
            <w:rFonts w:ascii="Helvetica" w:hAnsi="Helvetica"/>
            <w:lang w:val="es-ES"/>
          </w:rPr>
          <w:t>little</w:t>
        </w:r>
        <w:proofErr w:type="spellEnd"/>
        <w:r w:rsidRPr="00623806">
          <w:rPr>
            <w:rFonts w:ascii="Helvetica" w:hAnsi="Helvetica"/>
            <w:lang w:val="es-ES"/>
          </w:rPr>
          <w:t xml:space="preserve"> rough. inhumane.</w:t>
        </w:r>
      </w:ins>
      <w:del w:id="180" w:author="Author">
        <w:r w:rsidR="002F089B" w:rsidRPr="00623806" w:rsidDel="008C5CA3">
          <w:rPr>
            <w:rFonts w:ascii="Helvetica" w:hAnsi="Helvetica"/>
            <w:lang w:val="es-ES"/>
          </w:rPr>
          <w:delText>Then—a crash.</w:delText>
        </w:r>
      </w:del>
    </w:p>
    <w:p w14:paraId="33ADD5B6" w14:textId="3DEADE50" w:rsidR="002F089B" w:rsidRPr="00623806" w:rsidRDefault="002F089B" w:rsidP="008C5CA3">
      <w:pPr>
        <w:pStyle w:val="SceneBreak"/>
        <w:spacing w:line="276" w:lineRule="auto"/>
        <w:ind w:firstLine="720"/>
        <w:jc w:val="both"/>
        <w:rPr>
          <w:rFonts w:ascii="Helvetica" w:hAnsi="Helvetica"/>
          <w:lang w:val="es-ES"/>
        </w:rPr>
      </w:pPr>
      <w:del w:id="181" w:author="Author">
        <w:r w:rsidRPr="00623806" w:rsidDel="008C5CA3">
          <w:rPr>
            <w:rFonts w:ascii="Helvetica" w:hAnsi="Helvetica"/>
            <w:lang w:val="es-ES"/>
          </w:rPr>
          <w:delText>Followed by a groan. Low. Rough. Inhuman.</w:delText>
        </w:r>
      </w:del>
    </w:p>
    <w:p w14:paraId="3E61B39D" w14:textId="02ADD75B" w:rsidR="002F089B" w:rsidRPr="00623806" w:rsidRDefault="002F089B" w:rsidP="002F089B">
      <w:pPr>
        <w:pStyle w:val="SceneBreak"/>
        <w:spacing w:line="276" w:lineRule="auto"/>
        <w:ind w:firstLine="720"/>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bolted</w:t>
      </w:r>
      <w:proofErr w:type="spellEnd"/>
      <w:r w:rsidRPr="00623806">
        <w:rPr>
          <w:rFonts w:ascii="Helvetica" w:hAnsi="Helvetica"/>
          <w:lang w:val="es-ES"/>
        </w:rPr>
        <w:t xml:space="preserve"> </w:t>
      </w:r>
      <w:proofErr w:type="spellStart"/>
      <w:r w:rsidRPr="00623806">
        <w:rPr>
          <w:rFonts w:ascii="Helvetica" w:hAnsi="Helvetica"/>
          <w:lang w:val="es-ES"/>
        </w:rPr>
        <w:t>upright</w:t>
      </w:r>
      <w:proofErr w:type="spellEnd"/>
      <w:r w:rsidRPr="00623806">
        <w:rPr>
          <w:rFonts w:ascii="Helvetica" w:hAnsi="Helvetica"/>
          <w:lang w:val="es-ES"/>
        </w:rPr>
        <w:t>. “</w:t>
      </w:r>
      <w:proofErr w:type="spellStart"/>
      <w:r w:rsidRPr="00623806">
        <w:rPr>
          <w:rFonts w:ascii="Helvetica" w:hAnsi="Helvetica"/>
          <w:lang w:val="es-ES"/>
        </w:rPr>
        <w:t>Zeff</w:t>
      </w:r>
      <w:proofErr w:type="spellEnd"/>
      <w:r w:rsidRPr="00623806">
        <w:rPr>
          <w:rFonts w:ascii="Helvetica" w:hAnsi="Helvetica"/>
          <w:lang w:val="es-ES"/>
        </w:rPr>
        <w:t>?”</w:t>
      </w:r>
    </w:p>
    <w:p w14:paraId="04822512" w14:textId="622B6D30" w:rsidR="002F089B" w:rsidRPr="00623806" w:rsidRDefault="002F089B" w:rsidP="002F089B">
      <w:pPr>
        <w:pStyle w:val="SceneBreak"/>
        <w:spacing w:line="276" w:lineRule="auto"/>
        <w:ind w:firstLine="720"/>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second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name</w:t>
      </w:r>
      <w:proofErr w:type="spellEnd"/>
      <w:r w:rsidRPr="00623806">
        <w:rPr>
          <w:rFonts w:ascii="Helvetica" w:hAnsi="Helvetica"/>
          <w:lang w:val="es-ES"/>
        </w:rPr>
        <w:t xml:space="preserve"> </w:t>
      </w:r>
      <w:proofErr w:type="spellStart"/>
      <w:r w:rsidRPr="00623806">
        <w:rPr>
          <w:rFonts w:ascii="Helvetica" w:hAnsi="Helvetica"/>
          <w:lang w:val="es-ES"/>
        </w:rPr>
        <w:t>left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lips</w:t>
      </w:r>
      <w:proofErr w:type="spellEnd"/>
      <w:r w:rsidRPr="00623806">
        <w:rPr>
          <w:rFonts w:ascii="Helvetica" w:hAnsi="Helvetica"/>
          <w:lang w:val="es-ES"/>
        </w:rPr>
        <w:t xml:space="preserve">, </w:t>
      </w:r>
      <w:proofErr w:type="spellStart"/>
      <w:r w:rsidRPr="00623806">
        <w:rPr>
          <w:rFonts w:ascii="Helvetica" w:hAnsi="Helvetica"/>
          <w:lang w:val="es-ES"/>
        </w:rPr>
        <w:t>heat</w:t>
      </w:r>
      <w:proofErr w:type="spellEnd"/>
      <w:r w:rsidRPr="00623806">
        <w:rPr>
          <w:rFonts w:ascii="Helvetica" w:hAnsi="Helvetica"/>
          <w:lang w:val="es-ES"/>
        </w:rPr>
        <w:t xml:space="preserve"> </w:t>
      </w:r>
      <w:proofErr w:type="spellStart"/>
      <w:r w:rsidRPr="00623806">
        <w:rPr>
          <w:rFonts w:ascii="Helvetica" w:hAnsi="Helvetica"/>
          <w:lang w:val="es-ES"/>
        </w:rPr>
        <w:t>bloomed</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me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slow-burning</w:t>
      </w:r>
      <w:proofErr w:type="spellEnd"/>
      <w:r w:rsidRPr="00623806">
        <w:rPr>
          <w:rFonts w:ascii="Helvetica" w:hAnsi="Helvetica"/>
          <w:lang w:val="es-ES"/>
        </w:rPr>
        <w:t xml:space="preserve"> </w:t>
      </w:r>
      <w:proofErr w:type="spellStart"/>
      <w:r w:rsidRPr="00623806">
        <w:rPr>
          <w:rFonts w:ascii="Helvetica" w:hAnsi="Helvetica"/>
          <w:lang w:val="es-ES"/>
        </w:rPr>
        <w:t>fever</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radiated</w:t>
      </w:r>
      <w:proofErr w:type="spellEnd"/>
      <w:r w:rsidRPr="00623806">
        <w:rPr>
          <w:rFonts w:ascii="Helvetica" w:hAnsi="Helvetica"/>
          <w:lang w:val="es-ES"/>
        </w:rPr>
        <w:t xml:space="preserve"> </w:t>
      </w:r>
      <w:proofErr w:type="spellStart"/>
      <w:r w:rsidRPr="00623806">
        <w:rPr>
          <w:rFonts w:ascii="Helvetica" w:hAnsi="Helvetica"/>
          <w:lang w:val="es-ES"/>
        </w:rPr>
        <w:t>outward</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chest</w:t>
      </w:r>
      <w:proofErr w:type="spellEnd"/>
      <w:r w:rsidRPr="00623806">
        <w:rPr>
          <w:rFonts w:ascii="Helvetica" w:hAnsi="Helvetica"/>
          <w:lang w:val="es-ES"/>
        </w:rPr>
        <w:t>—</w:t>
      </w:r>
      <w:proofErr w:type="spellStart"/>
      <w:r w:rsidRPr="00623806">
        <w:rPr>
          <w:rFonts w:ascii="Helvetica" w:hAnsi="Helvetica"/>
          <w:lang w:val="es-ES"/>
        </w:rPr>
        <w:t>down</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hips</w:t>
      </w:r>
      <w:proofErr w:type="spellEnd"/>
      <w:r w:rsidRPr="00623806">
        <w:rPr>
          <w:rFonts w:ascii="Helvetica" w:hAnsi="Helvetica"/>
          <w:lang w:val="es-ES"/>
        </w:rPr>
        <w:t xml:space="preserve">, </w:t>
      </w:r>
      <w:proofErr w:type="spellStart"/>
      <w:r w:rsidRPr="00623806">
        <w:rPr>
          <w:rFonts w:ascii="Helvetica" w:hAnsi="Helvetica"/>
          <w:lang w:val="es-ES"/>
        </w:rPr>
        <w:t>curling</w:t>
      </w:r>
      <w:proofErr w:type="spellEnd"/>
      <w:r w:rsidRPr="00623806">
        <w:rPr>
          <w:rFonts w:ascii="Helvetica" w:hAnsi="Helvetica"/>
          <w:lang w:val="es-ES"/>
        </w:rPr>
        <w:t xml:space="preserve"> </w:t>
      </w:r>
      <w:proofErr w:type="spellStart"/>
      <w:r w:rsidRPr="00623806">
        <w:rPr>
          <w:rFonts w:ascii="Helvetica" w:hAnsi="Helvetica"/>
          <w:lang w:val="es-ES"/>
        </w:rPr>
        <w:t>low</w:t>
      </w:r>
      <w:proofErr w:type="spellEnd"/>
      <w:r w:rsidRPr="00623806">
        <w:rPr>
          <w:rFonts w:ascii="Helvetica" w:hAnsi="Helvetica"/>
          <w:lang w:val="es-ES"/>
        </w:rPr>
        <w:t xml:space="preserve"> in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belly</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thighs</w:t>
      </w:r>
      <w:proofErr w:type="spellEnd"/>
      <w:r w:rsidRPr="00623806">
        <w:rPr>
          <w:rFonts w:ascii="Helvetica" w:hAnsi="Helvetica"/>
          <w:lang w:val="es-ES"/>
        </w:rPr>
        <w:t xml:space="preserve"> </w:t>
      </w:r>
      <w:proofErr w:type="spellStart"/>
      <w:r w:rsidRPr="00623806">
        <w:rPr>
          <w:rFonts w:ascii="Helvetica" w:hAnsi="Helvetica"/>
          <w:lang w:val="es-ES"/>
        </w:rPr>
        <w:t>clenched</w:t>
      </w:r>
      <w:proofErr w:type="spellEnd"/>
      <w:r w:rsidRPr="00623806">
        <w:rPr>
          <w:rFonts w:ascii="Helvetica" w:hAnsi="Helvetica"/>
          <w:lang w:val="es-ES"/>
        </w:rPr>
        <w:t xml:space="preserve"> </w:t>
      </w:r>
      <w:proofErr w:type="spellStart"/>
      <w:r w:rsidRPr="00623806">
        <w:rPr>
          <w:rFonts w:ascii="Helvetica" w:hAnsi="Helvetica"/>
          <w:lang w:val="es-ES"/>
        </w:rPr>
        <w:t>instinctively</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scent</w:t>
      </w:r>
      <w:proofErr w:type="spellEnd"/>
      <w:r w:rsidRPr="00623806">
        <w:rPr>
          <w:rFonts w:ascii="Helvetica" w:hAnsi="Helvetica"/>
          <w:lang w:val="es-ES"/>
        </w:rPr>
        <w:t xml:space="preserve"> hit </w:t>
      </w:r>
      <w:proofErr w:type="spellStart"/>
      <w:r w:rsidRPr="00623806">
        <w:rPr>
          <w:rFonts w:ascii="Helvetica" w:hAnsi="Helvetica"/>
          <w:lang w:val="es-ES"/>
        </w:rPr>
        <w:t>next</w:t>
      </w:r>
      <w:proofErr w:type="spellEnd"/>
      <w:r w:rsidRPr="00623806">
        <w:rPr>
          <w:rFonts w:ascii="Helvetica" w:hAnsi="Helvetica"/>
          <w:lang w:val="es-ES"/>
        </w:rPr>
        <w:t>:</w:t>
      </w:r>
    </w:p>
    <w:p w14:paraId="73EA7EE1" w14:textId="3708ADF2" w:rsidR="002F089B" w:rsidRPr="00623806" w:rsidRDefault="002F089B" w:rsidP="002F089B">
      <w:pPr>
        <w:pStyle w:val="SceneBreak"/>
        <w:spacing w:line="276" w:lineRule="auto"/>
        <w:ind w:firstLine="720"/>
        <w:jc w:val="both"/>
        <w:rPr>
          <w:rFonts w:ascii="Helvetica" w:hAnsi="Helvetica"/>
          <w:lang w:val="es-ES"/>
        </w:rPr>
      </w:pPr>
      <w:proofErr w:type="spellStart"/>
      <w:r w:rsidRPr="00623806">
        <w:rPr>
          <w:rFonts w:ascii="Helvetica" w:hAnsi="Helvetica"/>
          <w:lang w:val="es-ES"/>
        </w:rPr>
        <w:t>Coffee</w:t>
      </w:r>
      <w:proofErr w:type="spellEnd"/>
      <w:r w:rsidRPr="00623806">
        <w:rPr>
          <w:rFonts w:ascii="Helvetica" w:hAnsi="Helvetica"/>
          <w:lang w:val="es-ES"/>
        </w:rPr>
        <w:t>. Chocolate.</w:t>
      </w:r>
    </w:p>
    <w:p w14:paraId="0E4E1A1D" w14:textId="2ABECF2D" w:rsidR="002F089B" w:rsidRPr="00623806" w:rsidRDefault="008C5CA3" w:rsidP="002F089B">
      <w:pPr>
        <w:pStyle w:val="SceneBreak"/>
        <w:spacing w:line="276" w:lineRule="auto"/>
        <w:ind w:firstLine="720"/>
        <w:jc w:val="both"/>
        <w:rPr>
          <w:rFonts w:ascii="Helvetica" w:hAnsi="Helvetica"/>
          <w:lang w:val="es-ES"/>
        </w:rPr>
      </w:pPr>
      <w:proofErr w:type="spellStart"/>
      <w:ins w:id="182" w:author="Author">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h</w:t>
        </w:r>
      </w:ins>
      <w:del w:id="183" w:author="Author">
        <w:r w:rsidR="002F089B" w:rsidRPr="00623806" w:rsidDel="008C5CA3">
          <w:rPr>
            <w:rFonts w:ascii="Helvetica" w:hAnsi="Helvetica"/>
            <w:lang w:val="es-ES"/>
          </w:rPr>
          <w:delText>H</w:delText>
        </w:r>
      </w:del>
      <w:r w:rsidR="002F089B" w:rsidRPr="00623806">
        <w:rPr>
          <w:rFonts w:ascii="Helvetica" w:hAnsi="Helvetica"/>
          <w:lang w:val="es-ES"/>
        </w:rPr>
        <w:t>eady</w:t>
      </w:r>
      <w:proofErr w:type="spellEnd"/>
      <w:ins w:id="184" w:author="Author">
        <w:r w:rsidRPr="00623806">
          <w:rPr>
            <w:rFonts w:ascii="Helvetica" w:hAnsi="Helvetica"/>
            <w:lang w:val="es-ES"/>
          </w:rPr>
          <w:t xml:space="preserve"> and </w:t>
        </w:r>
      </w:ins>
      <w:del w:id="185" w:author="Author">
        <w:r w:rsidR="002F089B" w:rsidRPr="00623806" w:rsidDel="008C5CA3">
          <w:rPr>
            <w:rFonts w:ascii="Helvetica" w:hAnsi="Helvetica"/>
            <w:lang w:val="es-ES"/>
          </w:rPr>
          <w:delText xml:space="preserve">. </w:delText>
        </w:r>
      </w:del>
      <w:proofErr w:type="spellStart"/>
      <w:ins w:id="186" w:author="Author">
        <w:r w:rsidRPr="00623806">
          <w:rPr>
            <w:rFonts w:ascii="Helvetica" w:hAnsi="Helvetica"/>
            <w:lang w:val="es-ES"/>
          </w:rPr>
          <w:t>i</w:t>
        </w:r>
      </w:ins>
      <w:del w:id="187" w:author="Author">
        <w:r w:rsidR="002F089B" w:rsidRPr="00623806" w:rsidDel="008C5CA3">
          <w:rPr>
            <w:rFonts w:ascii="Helvetica" w:hAnsi="Helvetica"/>
            <w:lang w:val="es-ES"/>
          </w:rPr>
          <w:delText>I</w:delText>
        </w:r>
      </w:del>
      <w:r w:rsidR="002F089B" w:rsidRPr="00623806">
        <w:rPr>
          <w:rFonts w:ascii="Helvetica" w:hAnsi="Helvetica"/>
          <w:lang w:val="es-ES"/>
        </w:rPr>
        <w:t>ntoxicating</w:t>
      </w:r>
      <w:proofErr w:type="spellEnd"/>
      <w:r w:rsidR="002F089B" w:rsidRPr="00623806">
        <w:rPr>
          <w:rFonts w:ascii="Helvetica" w:hAnsi="Helvetica"/>
          <w:lang w:val="es-ES"/>
        </w:rPr>
        <w:t>.</w:t>
      </w:r>
    </w:p>
    <w:p w14:paraId="40AB005C" w14:textId="75CCC7CF" w:rsidR="002F089B" w:rsidRPr="00623806" w:rsidRDefault="002F089B" w:rsidP="002F089B">
      <w:pPr>
        <w:pStyle w:val="SceneBreak"/>
        <w:spacing w:line="276" w:lineRule="auto"/>
        <w:ind w:firstLine="720"/>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stumbled</w:t>
      </w:r>
      <w:proofErr w:type="spellEnd"/>
      <w:r w:rsidRPr="00623806">
        <w:rPr>
          <w:rFonts w:ascii="Helvetica" w:hAnsi="Helvetica"/>
          <w:lang w:val="es-ES"/>
        </w:rPr>
        <w:t xml:space="preserve"> </w:t>
      </w:r>
      <w:proofErr w:type="spellStart"/>
      <w:r w:rsidRPr="00623806">
        <w:rPr>
          <w:rFonts w:ascii="Helvetica" w:hAnsi="Helvetica"/>
          <w:lang w:val="es-ES"/>
        </w:rPr>
        <w:t>toward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break </w:t>
      </w:r>
      <w:proofErr w:type="spellStart"/>
      <w:r w:rsidRPr="00623806">
        <w:rPr>
          <w:rFonts w:ascii="Helvetica" w:hAnsi="Helvetica"/>
          <w:lang w:val="es-ES"/>
        </w:rPr>
        <w:t>room</w:t>
      </w:r>
      <w:proofErr w:type="spellEnd"/>
      <w:r w:rsidRPr="00623806">
        <w:rPr>
          <w:rFonts w:ascii="Helvetica" w:hAnsi="Helvetica"/>
          <w:lang w:val="es-ES"/>
        </w:rPr>
        <w:t xml:space="preserve">, </w:t>
      </w:r>
      <w:proofErr w:type="spellStart"/>
      <w:r w:rsidRPr="00623806">
        <w:rPr>
          <w:rFonts w:ascii="Helvetica" w:hAnsi="Helvetica"/>
          <w:lang w:val="es-ES"/>
        </w:rPr>
        <w:t>heart</w:t>
      </w:r>
      <w:proofErr w:type="spellEnd"/>
      <w:r w:rsidRPr="00623806">
        <w:rPr>
          <w:rFonts w:ascii="Helvetica" w:hAnsi="Helvetica"/>
          <w:lang w:val="es-ES"/>
        </w:rPr>
        <w:t xml:space="preserve"> </w:t>
      </w:r>
      <w:proofErr w:type="spellStart"/>
      <w:r w:rsidRPr="00623806">
        <w:rPr>
          <w:rFonts w:ascii="Helvetica" w:hAnsi="Helvetica"/>
          <w:lang w:val="es-ES"/>
        </w:rPr>
        <w:t>hammering</w:t>
      </w:r>
      <w:proofErr w:type="spellEnd"/>
      <w:r w:rsidRPr="00623806">
        <w:rPr>
          <w:rFonts w:ascii="Helvetica" w:hAnsi="Helvetica"/>
          <w:lang w:val="es-ES"/>
        </w:rPr>
        <w:t>.</w:t>
      </w:r>
    </w:p>
    <w:p w14:paraId="6CCEB7CB" w14:textId="4C1A4F94" w:rsidR="002F089B" w:rsidRPr="00623806" w:rsidRDefault="002F089B" w:rsidP="002F089B">
      <w:pPr>
        <w:pStyle w:val="SceneBreak"/>
        <w:spacing w:line="276" w:lineRule="auto"/>
        <w:ind w:firstLine="720"/>
        <w:jc w:val="both"/>
        <w:rPr>
          <w:rFonts w:ascii="Helvetica" w:hAnsi="Helvetica"/>
          <w:lang w:val="es-ES"/>
        </w:rPr>
      </w:pPr>
      <w:proofErr w:type="spellStart"/>
      <w:r w:rsidRPr="00623806">
        <w:rPr>
          <w:rFonts w:ascii="Helvetica" w:hAnsi="Helvetica"/>
          <w:lang w:val="es-ES"/>
        </w:rPr>
        <w:lastRenderedPageBreak/>
        <w:t>Zeff</w:t>
      </w:r>
      <w:proofErr w:type="spellEnd"/>
      <w:r w:rsidRPr="00623806">
        <w:rPr>
          <w:rFonts w:ascii="Helvetica" w:hAnsi="Helvetica"/>
          <w:lang w:val="es-ES"/>
        </w:rPr>
        <w:t xml:space="preserve"> </w:t>
      </w:r>
      <w:proofErr w:type="spellStart"/>
      <w:r w:rsidRPr="00623806">
        <w:rPr>
          <w:rFonts w:ascii="Helvetica" w:hAnsi="Helvetica"/>
          <w:lang w:val="es-ES"/>
        </w:rPr>
        <w:t>staggered</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hand</w:t>
      </w:r>
      <w:proofErr w:type="spellEnd"/>
      <w:r w:rsidRPr="00623806">
        <w:rPr>
          <w:rFonts w:ascii="Helvetica" w:hAnsi="Helvetica"/>
          <w:lang w:val="es-ES"/>
        </w:rPr>
        <w:t xml:space="preserve"> </w:t>
      </w:r>
      <w:proofErr w:type="spellStart"/>
      <w:r w:rsidRPr="00623806">
        <w:rPr>
          <w:rFonts w:ascii="Helvetica" w:hAnsi="Helvetica"/>
          <w:lang w:val="es-ES"/>
        </w:rPr>
        <w:t>gripping</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wall</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other</w:t>
      </w:r>
      <w:proofErr w:type="spellEnd"/>
      <w:r w:rsidRPr="00623806">
        <w:rPr>
          <w:rFonts w:ascii="Helvetica" w:hAnsi="Helvetica"/>
          <w:lang w:val="es-ES"/>
        </w:rPr>
        <w:t xml:space="preserve"> </w:t>
      </w:r>
      <w:proofErr w:type="spellStart"/>
      <w:r w:rsidRPr="00623806">
        <w:rPr>
          <w:rFonts w:ascii="Helvetica" w:hAnsi="Helvetica"/>
          <w:lang w:val="es-ES"/>
        </w:rPr>
        <w:t>pressed</w:t>
      </w:r>
      <w:proofErr w:type="spellEnd"/>
      <w:r w:rsidRPr="00623806">
        <w:rPr>
          <w:rFonts w:ascii="Helvetica" w:hAnsi="Helvetica"/>
          <w:lang w:val="es-ES"/>
        </w:rPr>
        <w:t xml:space="preserve"> flat </w:t>
      </w:r>
      <w:proofErr w:type="spellStart"/>
      <w:r w:rsidRPr="00623806">
        <w:rPr>
          <w:rFonts w:ascii="Helvetica" w:hAnsi="Helvetica"/>
          <w:lang w:val="es-ES"/>
        </w:rPr>
        <w:t>against</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thigh</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he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trying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ground</w:t>
      </w:r>
      <w:proofErr w:type="spellEnd"/>
      <w:r w:rsidRPr="00623806">
        <w:rPr>
          <w:rFonts w:ascii="Helvetica" w:hAnsi="Helvetica"/>
          <w:lang w:val="es-ES"/>
        </w:rPr>
        <w:t xml:space="preserve"> </w:t>
      </w:r>
      <w:proofErr w:type="spellStart"/>
      <w:r w:rsidRPr="00623806">
        <w:rPr>
          <w:rFonts w:ascii="Helvetica" w:hAnsi="Helvetica"/>
          <w:lang w:val="es-ES"/>
        </w:rPr>
        <w:t>himself</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jaw</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clenched</w:t>
      </w:r>
      <w:proofErr w:type="spellEnd"/>
      <w:r w:rsidRPr="00623806">
        <w:rPr>
          <w:rFonts w:ascii="Helvetica" w:hAnsi="Helvetica"/>
          <w:lang w:val="es-ES"/>
        </w:rPr>
        <w:t xml:space="preserve">, </w:t>
      </w:r>
      <w:proofErr w:type="spellStart"/>
      <w:r w:rsidRPr="00623806">
        <w:rPr>
          <w:rFonts w:ascii="Helvetica" w:hAnsi="Helvetica"/>
          <w:lang w:val="es-ES"/>
        </w:rPr>
        <w:t>teeth</w:t>
      </w:r>
      <w:proofErr w:type="spellEnd"/>
      <w:r w:rsidRPr="00623806">
        <w:rPr>
          <w:rFonts w:ascii="Helvetica" w:hAnsi="Helvetica"/>
          <w:lang w:val="es-ES"/>
        </w:rPr>
        <w:t xml:space="preserve"> </w:t>
      </w:r>
      <w:proofErr w:type="spellStart"/>
      <w:r w:rsidRPr="00623806">
        <w:rPr>
          <w:rFonts w:ascii="Helvetica" w:hAnsi="Helvetica"/>
          <w:lang w:val="es-ES"/>
        </w:rPr>
        <w:t>gritted</w:t>
      </w:r>
      <w:proofErr w:type="spellEnd"/>
      <w:r w:rsidRPr="00623806">
        <w:rPr>
          <w:rFonts w:ascii="Helvetica" w:hAnsi="Helvetica"/>
          <w:lang w:val="es-ES"/>
        </w:rPr>
        <w:t xml:space="preserve"> </w:t>
      </w:r>
      <w:proofErr w:type="spellStart"/>
      <w:r w:rsidRPr="00623806">
        <w:rPr>
          <w:rFonts w:ascii="Helvetica" w:hAnsi="Helvetica"/>
          <w:lang w:val="es-ES"/>
        </w:rPr>
        <w:t>against</w:t>
      </w:r>
      <w:proofErr w:type="spellEnd"/>
      <w:r w:rsidRPr="00623806">
        <w:rPr>
          <w:rFonts w:ascii="Helvetica" w:hAnsi="Helvetica"/>
          <w:lang w:val="es-ES"/>
        </w:rPr>
        <w:t xml:space="preserve"> a </w:t>
      </w:r>
      <w:proofErr w:type="spellStart"/>
      <w:r w:rsidRPr="00623806">
        <w:rPr>
          <w:rFonts w:ascii="Helvetica" w:hAnsi="Helvetica"/>
          <w:lang w:val="es-ES"/>
        </w:rPr>
        <w:t>low</w:t>
      </w:r>
      <w:proofErr w:type="spellEnd"/>
      <w:r w:rsidRPr="00623806">
        <w:rPr>
          <w:rFonts w:ascii="Helvetica" w:hAnsi="Helvetica"/>
          <w:lang w:val="es-ES"/>
        </w:rPr>
        <w:t xml:space="preserve">, </w:t>
      </w:r>
      <w:proofErr w:type="spellStart"/>
      <w:r w:rsidRPr="00623806">
        <w:rPr>
          <w:rFonts w:ascii="Helvetica" w:hAnsi="Helvetica"/>
          <w:lang w:val="es-ES"/>
        </w:rPr>
        <w:t>guttural</w:t>
      </w:r>
      <w:proofErr w:type="spellEnd"/>
      <w:r w:rsidRPr="00623806">
        <w:rPr>
          <w:rFonts w:ascii="Helvetica" w:hAnsi="Helvetica"/>
          <w:lang w:val="es-ES"/>
        </w:rPr>
        <w:t xml:space="preserve"> </w:t>
      </w:r>
      <w:proofErr w:type="spellStart"/>
      <w:r w:rsidRPr="00623806">
        <w:rPr>
          <w:rFonts w:ascii="Helvetica" w:hAnsi="Helvetica"/>
          <w:lang w:val="es-ES"/>
        </w:rPr>
        <w:t>sound</w:t>
      </w:r>
      <w:proofErr w:type="spellEnd"/>
      <w:r w:rsidRPr="00623806">
        <w:rPr>
          <w:rFonts w:ascii="Helvetica" w:hAnsi="Helvetica"/>
          <w:lang w:val="es-ES"/>
        </w:rPr>
        <w:t xml:space="preserve"> </w:t>
      </w:r>
      <w:proofErr w:type="spellStart"/>
      <w:r w:rsidRPr="00623806">
        <w:rPr>
          <w:rFonts w:ascii="Helvetica" w:hAnsi="Helvetica"/>
          <w:lang w:val="es-ES"/>
        </w:rPr>
        <w:t>rising</w:t>
      </w:r>
      <w:proofErr w:type="spellEnd"/>
      <w:r w:rsidRPr="00623806">
        <w:rPr>
          <w:rFonts w:ascii="Helvetica" w:hAnsi="Helvetica"/>
          <w:lang w:val="es-ES"/>
        </w:rPr>
        <w:t xml:space="preserve"> in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chest</w:t>
      </w:r>
      <w:proofErr w:type="spellEnd"/>
      <w:r w:rsidRPr="00623806">
        <w:rPr>
          <w:rFonts w:ascii="Helvetica" w:hAnsi="Helvetica"/>
          <w:lang w:val="es-ES"/>
        </w:rPr>
        <w:t>.</w:t>
      </w:r>
    </w:p>
    <w:p w14:paraId="000E0C5B" w14:textId="286BB284" w:rsidR="002F089B" w:rsidRPr="00623806" w:rsidRDefault="002F089B" w:rsidP="002F089B">
      <w:pPr>
        <w:pStyle w:val="SceneBreak"/>
        <w:spacing w:line="276" w:lineRule="auto"/>
        <w:ind w:firstLine="720"/>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cracked</w:t>
      </w:r>
      <w:proofErr w:type="spellEnd"/>
      <w:r w:rsidRPr="00623806">
        <w:rPr>
          <w:rFonts w:ascii="Helvetica" w:hAnsi="Helvetica"/>
          <w:lang w:val="es-ES"/>
        </w:rPr>
        <w:t xml:space="preserve">, </w:t>
      </w:r>
      <w:proofErr w:type="spellStart"/>
      <w:r w:rsidRPr="00623806">
        <w:rPr>
          <w:rFonts w:ascii="Helvetica" w:hAnsi="Helvetica"/>
          <w:lang w:val="es-ES"/>
        </w:rPr>
        <w:t>heat</w:t>
      </w:r>
      <w:proofErr w:type="spellEnd"/>
      <w:r w:rsidRPr="00623806">
        <w:rPr>
          <w:rFonts w:ascii="Helvetica" w:hAnsi="Helvetica"/>
          <w:lang w:val="es-ES"/>
        </w:rPr>
        <w:t xml:space="preserve"> </w:t>
      </w:r>
      <w:proofErr w:type="spellStart"/>
      <w:r w:rsidRPr="00623806">
        <w:rPr>
          <w:rFonts w:ascii="Helvetica" w:hAnsi="Helvetica"/>
          <w:lang w:val="es-ES"/>
        </w:rPr>
        <w:t>spiking</w:t>
      </w:r>
      <w:proofErr w:type="spellEnd"/>
      <w:r w:rsidRPr="00623806">
        <w:rPr>
          <w:rFonts w:ascii="Helvetica" w:hAnsi="Helvetica"/>
          <w:lang w:val="es-ES"/>
        </w:rPr>
        <w:t xml:space="preserve"> in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core</w:t>
      </w:r>
      <w:proofErr w:type="spellEnd"/>
      <w:r w:rsidRPr="00623806">
        <w:rPr>
          <w:rFonts w:ascii="Helvetica" w:hAnsi="Helvetica"/>
          <w:lang w:val="es-ES"/>
        </w:rPr>
        <w:t>.</w:t>
      </w:r>
    </w:p>
    <w:p w14:paraId="3AF25C97" w14:textId="3A4B233D" w:rsidR="002F089B" w:rsidRPr="00623806" w:rsidRDefault="002F089B" w:rsidP="002F089B">
      <w:pPr>
        <w:pStyle w:val="SceneBreak"/>
        <w:spacing w:line="276" w:lineRule="auto"/>
        <w:ind w:firstLine="720"/>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dropped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knees</w:t>
      </w:r>
      <w:proofErr w:type="spellEnd"/>
      <w:r w:rsidRPr="00623806">
        <w:rPr>
          <w:rFonts w:ascii="Helvetica" w:hAnsi="Helvetica"/>
          <w:lang w:val="es-ES"/>
        </w:rPr>
        <w:t xml:space="preserve"> </w:t>
      </w:r>
      <w:proofErr w:type="spellStart"/>
      <w:r w:rsidRPr="00623806">
        <w:rPr>
          <w:rFonts w:ascii="Helvetica" w:hAnsi="Helvetica"/>
          <w:lang w:val="es-ES"/>
        </w:rPr>
        <w:t>halfway</w:t>
      </w:r>
      <w:proofErr w:type="spellEnd"/>
      <w:r w:rsidRPr="00623806">
        <w:rPr>
          <w:rFonts w:ascii="Helvetica" w:hAnsi="Helvetica"/>
          <w:lang w:val="es-ES"/>
        </w:rPr>
        <w:t xml:space="preserve"> </w:t>
      </w:r>
      <w:proofErr w:type="spellStart"/>
      <w:r w:rsidRPr="00623806">
        <w:rPr>
          <w:rFonts w:ascii="Helvetica" w:hAnsi="Helvetica"/>
          <w:lang w:val="es-ES"/>
        </w:rPr>
        <w:t>down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ins w:id="188" w:author="Author">
        <w:r w:rsidR="008C5CA3" w:rsidRPr="00623806">
          <w:rPr>
            <w:rFonts w:ascii="Helvetica" w:hAnsi="Helvetica"/>
            <w:lang w:val="es-ES"/>
          </w:rPr>
          <w:t>bathroom</w:t>
        </w:r>
        <w:proofErr w:type="spellEnd"/>
        <w:r w:rsidR="008C5CA3" w:rsidRPr="00623806">
          <w:rPr>
            <w:rFonts w:ascii="Helvetica" w:hAnsi="Helvetica"/>
            <w:lang w:val="es-ES"/>
          </w:rPr>
          <w:t xml:space="preserve"> hall</w:t>
        </w:r>
      </w:ins>
      <w:del w:id="189" w:author="Author">
        <w:r w:rsidRPr="00623806" w:rsidDel="008C5CA3">
          <w:rPr>
            <w:rFonts w:ascii="Helvetica" w:hAnsi="Helvetica"/>
            <w:lang w:val="es-ES"/>
          </w:rPr>
          <w:delText>hall</w:delText>
        </w:r>
      </w:del>
      <w:r w:rsidRPr="00623806">
        <w:rPr>
          <w:rFonts w:ascii="Helvetica" w:hAnsi="Helvetica"/>
          <w:lang w:val="es-ES"/>
        </w:rPr>
        <w:t xml:space="preserve">, </w:t>
      </w:r>
      <w:proofErr w:type="spellStart"/>
      <w:r w:rsidRPr="00623806">
        <w:rPr>
          <w:rFonts w:ascii="Helvetica" w:hAnsi="Helvetica"/>
          <w:lang w:val="es-ES"/>
        </w:rPr>
        <w:t>panting</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hand</w:t>
      </w:r>
      <w:proofErr w:type="spellEnd"/>
      <w:r w:rsidRPr="00623806">
        <w:rPr>
          <w:rFonts w:ascii="Helvetica" w:hAnsi="Helvetica"/>
          <w:lang w:val="es-ES"/>
        </w:rPr>
        <w:t xml:space="preserve"> </w:t>
      </w:r>
      <w:proofErr w:type="spellStart"/>
      <w:r w:rsidRPr="00623806">
        <w:rPr>
          <w:rFonts w:ascii="Helvetica" w:hAnsi="Helvetica"/>
          <w:lang w:val="es-ES"/>
        </w:rPr>
        <w:t>braced</w:t>
      </w:r>
      <w:proofErr w:type="spellEnd"/>
      <w:r w:rsidRPr="00623806">
        <w:rPr>
          <w:rFonts w:ascii="Helvetica" w:hAnsi="Helvetica"/>
          <w:lang w:val="es-ES"/>
        </w:rPr>
        <w:t xml:space="preserve"> </w:t>
      </w:r>
      <w:proofErr w:type="spellStart"/>
      <w:r w:rsidRPr="00623806">
        <w:rPr>
          <w:rFonts w:ascii="Helvetica" w:hAnsi="Helvetica"/>
          <w:lang w:val="es-ES"/>
        </w:rPr>
        <w:t>against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floor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other</w:t>
      </w:r>
      <w:proofErr w:type="spellEnd"/>
      <w:r w:rsidRPr="00623806">
        <w:rPr>
          <w:rFonts w:ascii="Helvetica" w:hAnsi="Helvetica"/>
          <w:lang w:val="es-ES"/>
        </w:rPr>
        <w:t xml:space="preserve"> </w:t>
      </w:r>
      <w:proofErr w:type="spellStart"/>
      <w:r w:rsidRPr="00623806">
        <w:rPr>
          <w:rFonts w:ascii="Helvetica" w:hAnsi="Helvetica"/>
          <w:lang w:val="es-ES"/>
        </w:rPr>
        <w:t>clawed</w:t>
      </w:r>
      <w:proofErr w:type="spellEnd"/>
      <w:r w:rsidRPr="00623806">
        <w:rPr>
          <w:rFonts w:ascii="Helvetica" w:hAnsi="Helvetica"/>
          <w:lang w:val="es-ES"/>
        </w:rPr>
        <w:t xml:space="preserve"> at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wall</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he </w:t>
      </w:r>
      <w:proofErr w:type="spellStart"/>
      <w:r w:rsidRPr="00623806">
        <w:rPr>
          <w:rFonts w:ascii="Helvetica" w:hAnsi="Helvetica"/>
          <w:lang w:val="es-ES"/>
        </w:rPr>
        <w:t>was</w:t>
      </w:r>
      <w:proofErr w:type="spellEnd"/>
      <w:r w:rsidRPr="00623806">
        <w:rPr>
          <w:rFonts w:ascii="Helvetica" w:hAnsi="Helvetica"/>
          <w:lang w:val="es-ES"/>
        </w:rPr>
        <w:t xml:space="preserve"> holding </w:t>
      </w:r>
      <w:proofErr w:type="spellStart"/>
      <w:r w:rsidRPr="00623806">
        <w:rPr>
          <w:rFonts w:ascii="Helvetica" w:hAnsi="Helvetica"/>
          <w:lang w:val="es-ES"/>
        </w:rPr>
        <w:t>himself</w:t>
      </w:r>
      <w:proofErr w:type="spellEnd"/>
      <w:r w:rsidRPr="00623806">
        <w:rPr>
          <w:rFonts w:ascii="Helvetica" w:hAnsi="Helvetica"/>
          <w:lang w:val="es-ES"/>
        </w:rPr>
        <w:t xml:space="preserve"> </w:t>
      </w:r>
      <w:proofErr w:type="spellStart"/>
      <w:r w:rsidRPr="00623806">
        <w:rPr>
          <w:rFonts w:ascii="Helvetica" w:hAnsi="Helvetica"/>
          <w:lang w:val="es-ES"/>
        </w:rPr>
        <w:t>together</w:t>
      </w:r>
      <w:proofErr w:type="spellEnd"/>
      <w:r w:rsidRPr="00623806">
        <w:rPr>
          <w:rFonts w:ascii="Helvetica" w:hAnsi="Helvetica"/>
          <w:lang w:val="es-ES"/>
        </w:rPr>
        <w:t>.</w:t>
      </w:r>
    </w:p>
    <w:p w14:paraId="135A837D" w14:textId="561ED361" w:rsidR="002F089B" w:rsidRPr="00623806" w:rsidRDefault="002F089B" w:rsidP="002F089B">
      <w:pPr>
        <w:pStyle w:val="SceneBreak"/>
        <w:spacing w:line="276" w:lineRule="auto"/>
        <w:ind w:firstLine="720"/>
        <w:jc w:val="both"/>
        <w:rPr>
          <w:rFonts w:ascii="Helvetica" w:hAnsi="Helvetica"/>
          <w:lang w:val="es-ES"/>
        </w:rPr>
      </w:pPr>
      <w:proofErr w:type="spellStart"/>
      <w:r w:rsidRPr="00623806">
        <w:rPr>
          <w:rFonts w:ascii="Helvetica" w:hAnsi="Helvetica"/>
          <w:lang w:val="es-ES"/>
        </w:rPr>
        <w:t>Then</w:t>
      </w:r>
      <w:proofErr w:type="spellEnd"/>
      <w:r w:rsidRPr="00623806">
        <w:rPr>
          <w:rFonts w:ascii="Helvetica" w:hAnsi="Helvetica"/>
          <w:lang w:val="es-ES"/>
        </w:rPr>
        <w:t xml:space="preserve"> I </w:t>
      </w:r>
      <w:proofErr w:type="spellStart"/>
      <w:r w:rsidRPr="00623806">
        <w:rPr>
          <w:rFonts w:ascii="Helvetica" w:hAnsi="Helvetica"/>
          <w:lang w:val="es-ES"/>
        </w:rPr>
        <w:t>saw</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w:t>
      </w:r>
    </w:p>
    <w:p w14:paraId="62F798A6" w14:textId="77A022BA" w:rsidR="002F089B" w:rsidRPr="00623806" w:rsidRDefault="002F089B" w:rsidP="002F089B">
      <w:pPr>
        <w:pStyle w:val="SceneBreak"/>
        <w:spacing w:line="276" w:lineRule="auto"/>
        <w:ind w:firstLine="720"/>
        <w:jc w:val="both"/>
        <w:rPr>
          <w:rFonts w:ascii="Helvetica" w:hAnsi="Helvetica"/>
          <w:lang w:val="es-ES"/>
        </w:rPr>
      </w:pP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shirt</w:t>
      </w:r>
      <w:proofErr w:type="spellEnd"/>
      <w:r w:rsidRPr="00623806">
        <w:rPr>
          <w:rFonts w:ascii="Helvetica" w:hAnsi="Helvetica"/>
          <w:lang w:val="es-ES"/>
        </w:rPr>
        <w:t xml:space="preserve"> </w:t>
      </w:r>
      <w:proofErr w:type="spellStart"/>
      <w:r w:rsidRPr="00623806">
        <w:rPr>
          <w:rFonts w:ascii="Helvetica" w:hAnsi="Helvetica"/>
          <w:lang w:val="es-ES"/>
        </w:rPr>
        <w:t>stretched</w:t>
      </w:r>
      <w:proofErr w:type="spellEnd"/>
      <w:r w:rsidRPr="00623806">
        <w:rPr>
          <w:rFonts w:ascii="Helvetica" w:hAnsi="Helvetica"/>
          <w:lang w:val="es-ES"/>
        </w:rPr>
        <w:t xml:space="preserve">, </w:t>
      </w:r>
      <w:proofErr w:type="spellStart"/>
      <w:r w:rsidRPr="00623806">
        <w:rPr>
          <w:rFonts w:ascii="Helvetica" w:hAnsi="Helvetica"/>
          <w:lang w:val="es-ES"/>
        </w:rPr>
        <w:t>seams</w:t>
      </w:r>
      <w:proofErr w:type="spellEnd"/>
      <w:r w:rsidRPr="00623806">
        <w:rPr>
          <w:rFonts w:ascii="Helvetica" w:hAnsi="Helvetica"/>
          <w:lang w:val="es-ES"/>
        </w:rPr>
        <w:t xml:space="preserve"> </w:t>
      </w:r>
      <w:proofErr w:type="spellStart"/>
      <w:r w:rsidRPr="00623806">
        <w:rPr>
          <w:rFonts w:ascii="Helvetica" w:hAnsi="Helvetica"/>
          <w:lang w:val="es-ES"/>
        </w:rPr>
        <w:t>tugging</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looked</w:t>
      </w:r>
      <w:proofErr w:type="spellEnd"/>
      <w:r w:rsidRPr="00623806">
        <w:rPr>
          <w:rFonts w:ascii="Helvetica" w:hAnsi="Helvetica"/>
          <w:lang w:val="es-ES"/>
        </w:rPr>
        <w:t xml:space="preserve">… </w:t>
      </w:r>
      <w:proofErr w:type="spellStart"/>
      <w:r w:rsidRPr="00623806">
        <w:rPr>
          <w:rFonts w:ascii="Helvetica" w:hAnsi="Helvetica"/>
          <w:lang w:val="es-ES"/>
        </w:rPr>
        <w:t>different</w:t>
      </w:r>
      <w:proofErr w:type="spellEnd"/>
      <w:r w:rsidRPr="00623806">
        <w:rPr>
          <w:rFonts w:ascii="Helvetica" w:hAnsi="Helvetica"/>
          <w:lang w:val="es-ES"/>
        </w:rPr>
        <w:t xml:space="preserve">. </w:t>
      </w:r>
      <w:proofErr w:type="spellStart"/>
      <w:r w:rsidRPr="00623806">
        <w:rPr>
          <w:rFonts w:ascii="Helvetica" w:hAnsi="Helvetica"/>
          <w:lang w:val="es-ES"/>
        </w:rPr>
        <w:t>Bigger</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beneath</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skin </w:t>
      </w:r>
      <w:proofErr w:type="spellStart"/>
      <w:r w:rsidRPr="00623806">
        <w:rPr>
          <w:rFonts w:ascii="Helvetica" w:hAnsi="Helvetica"/>
          <w:lang w:val="es-ES"/>
        </w:rPr>
        <w:t>was</w:t>
      </w:r>
      <w:proofErr w:type="spellEnd"/>
      <w:r w:rsidRPr="00623806">
        <w:rPr>
          <w:rFonts w:ascii="Helvetica" w:hAnsi="Helvetica"/>
          <w:lang w:val="es-ES"/>
        </w:rPr>
        <w:t xml:space="preserve"> pressing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get</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 xml:space="preserve">. </w:t>
      </w:r>
      <w:proofErr w:type="spellStart"/>
      <w:r w:rsidRPr="00623806">
        <w:rPr>
          <w:rFonts w:ascii="Helvetica" w:hAnsi="Helvetica"/>
          <w:lang w:val="es-ES"/>
        </w:rPr>
        <w:t>Heat</w:t>
      </w:r>
      <w:proofErr w:type="spellEnd"/>
      <w:r w:rsidRPr="00623806">
        <w:rPr>
          <w:rFonts w:ascii="Helvetica" w:hAnsi="Helvetica"/>
          <w:lang w:val="es-ES"/>
        </w:rPr>
        <w:t xml:space="preserve"> </w:t>
      </w:r>
      <w:proofErr w:type="spellStart"/>
      <w:r w:rsidRPr="00623806">
        <w:rPr>
          <w:rFonts w:ascii="Helvetica" w:hAnsi="Helvetica"/>
          <w:lang w:val="es-ES"/>
        </w:rPr>
        <w:t>shimmered</w:t>
      </w:r>
      <w:proofErr w:type="spellEnd"/>
      <w:r w:rsidRPr="00623806">
        <w:rPr>
          <w:rFonts w:ascii="Helvetica" w:hAnsi="Helvetica"/>
          <w:lang w:val="es-ES"/>
        </w:rPr>
        <w:t xml:space="preserve"> </w:t>
      </w:r>
      <w:proofErr w:type="spellStart"/>
      <w:r w:rsidRPr="00623806">
        <w:rPr>
          <w:rFonts w:ascii="Helvetica" w:hAnsi="Helvetica"/>
          <w:lang w:val="es-ES"/>
        </w:rPr>
        <w:t>around</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in </w:t>
      </w:r>
      <w:proofErr w:type="spellStart"/>
      <w:r w:rsidRPr="00623806">
        <w:rPr>
          <w:rFonts w:ascii="Helvetica" w:hAnsi="Helvetica"/>
          <w:lang w:val="es-ES"/>
        </w:rPr>
        <w:t>waves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air </w:t>
      </w:r>
      <w:proofErr w:type="spellStart"/>
      <w:r w:rsidRPr="00623806">
        <w:rPr>
          <w:rFonts w:ascii="Helvetica" w:hAnsi="Helvetica"/>
          <w:lang w:val="es-ES"/>
        </w:rPr>
        <w:t>warping</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does</w:t>
      </w:r>
      <w:proofErr w:type="spellEnd"/>
      <w:r w:rsidRPr="00623806">
        <w:rPr>
          <w:rFonts w:ascii="Helvetica" w:hAnsi="Helvetica"/>
          <w:lang w:val="es-ES"/>
        </w:rPr>
        <w:t xml:space="preserve"> </w:t>
      </w:r>
      <w:proofErr w:type="spellStart"/>
      <w:r w:rsidRPr="00623806">
        <w:rPr>
          <w:rFonts w:ascii="Helvetica" w:hAnsi="Helvetica"/>
          <w:lang w:val="es-ES"/>
        </w:rPr>
        <w:t>above</w:t>
      </w:r>
      <w:proofErr w:type="spellEnd"/>
      <w:r w:rsidRPr="00623806">
        <w:rPr>
          <w:rFonts w:ascii="Helvetica" w:hAnsi="Helvetica"/>
          <w:lang w:val="es-ES"/>
        </w:rPr>
        <w:t xml:space="preserve"> </w:t>
      </w:r>
      <w:proofErr w:type="spellStart"/>
      <w:r w:rsidRPr="00623806">
        <w:rPr>
          <w:rFonts w:ascii="Helvetica" w:hAnsi="Helvetica"/>
          <w:lang w:val="es-ES"/>
        </w:rPr>
        <w:t>asphalt</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a </w:t>
      </w:r>
      <w:proofErr w:type="spellStart"/>
      <w:r w:rsidRPr="00623806">
        <w:rPr>
          <w:rFonts w:ascii="Helvetica" w:hAnsi="Helvetica"/>
          <w:lang w:val="es-ES"/>
        </w:rPr>
        <w:t>summer</w:t>
      </w:r>
      <w:proofErr w:type="spellEnd"/>
      <w:r w:rsidRPr="00623806">
        <w:rPr>
          <w:rFonts w:ascii="Helvetica" w:hAnsi="Helvetica"/>
          <w:lang w:val="es-ES"/>
        </w:rPr>
        <w:t xml:space="preserve"> </w:t>
      </w:r>
      <w:proofErr w:type="spellStart"/>
      <w:r w:rsidRPr="00623806">
        <w:rPr>
          <w:rFonts w:ascii="Helvetica" w:hAnsi="Helvetica"/>
          <w:lang w:val="es-ES"/>
        </w:rPr>
        <w:t>day</w:t>
      </w:r>
      <w:proofErr w:type="spellEnd"/>
      <w:r w:rsidRPr="00623806">
        <w:rPr>
          <w:rFonts w:ascii="Helvetica" w:hAnsi="Helvetica"/>
          <w:lang w:val="es-ES"/>
        </w:rPr>
        <w:t>.</w:t>
      </w:r>
    </w:p>
    <w:p w14:paraId="7E81C7BD" w14:textId="55612863" w:rsidR="002F089B" w:rsidRPr="00623806" w:rsidRDefault="002F089B" w:rsidP="002F089B">
      <w:pPr>
        <w:pStyle w:val="SceneBreak"/>
        <w:spacing w:line="276" w:lineRule="auto"/>
        <w:ind w:firstLine="720"/>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couldn’t</w:t>
      </w:r>
      <w:proofErr w:type="spellEnd"/>
      <w:r w:rsidRPr="00623806">
        <w:rPr>
          <w:rFonts w:ascii="Helvetica" w:hAnsi="Helvetica"/>
          <w:lang w:val="es-ES"/>
        </w:rPr>
        <w:t xml:space="preserve"> </w:t>
      </w:r>
      <w:proofErr w:type="spellStart"/>
      <w:r w:rsidRPr="00623806">
        <w:rPr>
          <w:rFonts w:ascii="Helvetica" w:hAnsi="Helvetica"/>
          <w:lang w:val="es-ES"/>
        </w:rPr>
        <w:t>breathe</w:t>
      </w:r>
      <w:proofErr w:type="spellEnd"/>
      <w:r w:rsidRPr="00623806">
        <w:rPr>
          <w:rFonts w:ascii="Helvetica" w:hAnsi="Helvetica"/>
          <w:lang w:val="es-ES"/>
        </w:rPr>
        <w:t>.</w:t>
      </w:r>
    </w:p>
    <w:p w14:paraId="3A3261C1" w14:textId="0B5750AF" w:rsidR="002F089B" w:rsidRPr="00623806" w:rsidRDefault="002F089B" w:rsidP="002F089B">
      <w:pPr>
        <w:pStyle w:val="SceneBreak"/>
        <w:spacing w:line="276" w:lineRule="auto"/>
        <w:ind w:firstLine="720"/>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senses</w:t>
      </w:r>
      <w:proofErr w:type="spellEnd"/>
      <w:r w:rsidRPr="00623806">
        <w:rPr>
          <w:rFonts w:ascii="Helvetica" w:hAnsi="Helvetica"/>
          <w:lang w:val="es-ES"/>
        </w:rPr>
        <w:t xml:space="preserve"> </w:t>
      </w:r>
      <w:proofErr w:type="spellStart"/>
      <w:r w:rsidRPr="00623806">
        <w:rPr>
          <w:rFonts w:ascii="Helvetica" w:hAnsi="Helvetica"/>
          <w:lang w:val="es-ES"/>
        </w:rPr>
        <w:t>drowned</w:t>
      </w:r>
      <w:proofErr w:type="spellEnd"/>
      <w:r w:rsidRPr="00623806">
        <w:rPr>
          <w:rFonts w:ascii="Helvetica" w:hAnsi="Helvetica"/>
          <w:lang w:val="es-ES"/>
        </w:rPr>
        <w:t xml:space="preserve"> in </w:t>
      </w:r>
      <w:proofErr w:type="spellStart"/>
      <w:r w:rsidRPr="00623806">
        <w:rPr>
          <w:rFonts w:ascii="Helvetica" w:hAnsi="Helvetica"/>
          <w:lang w:val="es-ES"/>
        </w:rPr>
        <w:t>him</w:t>
      </w:r>
      <w:proofErr w:type="spellEnd"/>
      <w:r w:rsidRPr="00623806">
        <w:rPr>
          <w:rFonts w:ascii="Helvetica" w:hAnsi="Helvetica"/>
          <w:lang w:val="es-ES"/>
        </w:rPr>
        <w:t>—</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scent</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energy</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need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pulled</w:t>
      </w:r>
      <w:proofErr w:type="spellEnd"/>
      <w:r w:rsidRPr="00623806">
        <w:rPr>
          <w:rFonts w:ascii="Helvetica" w:hAnsi="Helvetica"/>
          <w:lang w:val="es-ES"/>
        </w:rPr>
        <w:t xml:space="preserve"> at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deep</w:t>
      </w:r>
      <w:proofErr w:type="spellEnd"/>
      <w:r w:rsidRPr="00623806">
        <w:rPr>
          <w:rFonts w:ascii="Helvetica" w:hAnsi="Helvetica"/>
          <w:lang w:val="es-ES"/>
        </w:rPr>
        <w:t xml:space="preserve"> and </w:t>
      </w:r>
      <w:proofErr w:type="spellStart"/>
      <w:r w:rsidRPr="00623806">
        <w:rPr>
          <w:rFonts w:ascii="Helvetica" w:hAnsi="Helvetica"/>
          <w:lang w:val="es-ES"/>
        </w:rPr>
        <w:t>animalistic</w:t>
      </w:r>
      <w:proofErr w:type="spellEnd"/>
      <w:r w:rsidRPr="00623806">
        <w:rPr>
          <w:rFonts w:ascii="Helvetica" w:hAnsi="Helvetica"/>
          <w:lang w:val="es-ES"/>
        </w:rPr>
        <w:t xml:space="preserve"> </w:t>
      </w:r>
      <w:proofErr w:type="spellStart"/>
      <w:r w:rsidRPr="00623806">
        <w:rPr>
          <w:rFonts w:ascii="Helvetica" w:hAnsi="Helvetica"/>
          <w:lang w:val="es-ES"/>
        </w:rPr>
        <w:t>inside</w:t>
      </w:r>
      <w:proofErr w:type="spellEnd"/>
      <w:r w:rsidRPr="00623806">
        <w:rPr>
          <w:rFonts w:ascii="Helvetica" w:hAnsi="Helvetica"/>
          <w:lang w:val="es-ES"/>
        </w:rPr>
        <w:t xml:space="preserve"> me.</w:t>
      </w:r>
    </w:p>
    <w:p w14:paraId="6DD2C74D" w14:textId="31A0F8F1" w:rsidR="002F089B" w:rsidRPr="00623806" w:rsidDel="008C5CA3" w:rsidRDefault="002F089B" w:rsidP="002F089B">
      <w:pPr>
        <w:pStyle w:val="SceneBreak"/>
        <w:spacing w:line="276" w:lineRule="auto"/>
        <w:ind w:firstLine="720"/>
        <w:jc w:val="both"/>
        <w:rPr>
          <w:del w:id="190" w:author="Author"/>
          <w:rFonts w:ascii="Helvetica" w:hAnsi="Helvetica"/>
          <w:lang w:val="es-ES"/>
        </w:rPr>
      </w:pPr>
      <w:proofErr w:type="spellStart"/>
      <w:r w:rsidRPr="00623806">
        <w:rPr>
          <w:rFonts w:ascii="Helvetica" w:hAnsi="Helvetica"/>
          <w:lang w:val="es-ES"/>
        </w:rPr>
        <w:t>Then</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head </w:t>
      </w:r>
      <w:proofErr w:type="spellStart"/>
      <w:r w:rsidRPr="00623806">
        <w:rPr>
          <w:rFonts w:ascii="Helvetica" w:hAnsi="Helvetica"/>
          <w:lang w:val="es-ES"/>
        </w:rPr>
        <w:t>jerked</w:t>
      </w:r>
      <w:proofErr w:type="spellEnd"/>
      <w:r w:rsidRPr="00623806">
        <w:rPr>
          <w:rFonts w:ascii="Helvetica" w:hAnsi="Helvetica"/>
          <w:lang w:val="es-ES"/>
        </w:rPr>
        <w:t xml:space="preserve"> up</w:t>
      </w:r>
      <w:ins w:id="191" w:author="Author">
        <w:r w:rsidR="008C5CA3" w:rsidRPr="00623806">
          <w:rPr>
            <w:rFonts w:ascii="Helvetica" w:hAnsi="Helvetica"/>
            <w:lang w:val="es-ES"/>
          </w:rPr>
          <w:t xml:space="preserve"> </w:t>
        </w:r>
      </w:ins>
      <w:del w:id="192" w:author="Author">
        <w:r w:rsidRPr="00623806" w:rsidDel="008C5CA3">
          <w:rPr>
            <w:rFonts w:ascii="Helvetica" w:hAnsi="Helvetica"/>
            <w:lang w:val="es-ES"/>
          </w:rPr>
          <w:delText>.</w:delText>
        </w:r>
      </w:del>
    </w:p>
    <w:p w14:paraId="68924921" w14:textId="61074AA0" w:rsidR="002F089B" w:rsidRPr="00623806" w:rsidRDefault="008C5CA3" w:rsidP="008C5CA3">
      <w:pPr>
        <w:pStyle w:val="SceneBreak"/>
        <w:spacing w:line="276" w:lineRule="auto"/>
        <w:ind w:firstLine="720"/>
        <w:jc w:val="both"/>
        <w:rPr>
          <w:rFonts w:ascii="Helvetica" w:hAnsi="Helvetica"/>
          <w:lang w:val="es-ES"/>
        </w:rPr>
      </w:pPr>
      <w:ins w:id="193" w:author="Author">
        <w:r w:rsidRPr="00623806">
          <w:rPr>
            <w:rFonts w:ascii="Helvetica" w:hAnsi="Helvetica"/>
            <w:lang w:val="es-ES"/>
          </w:rPr>
          <w:t>a</w:t>
        </w:r>
      </w:ins>
      <w:del w:id="194" w:author="Author">
        <w:r w:rsidR="002F089B" w:rsidRPr="00623806" w:rsidDel="008C5CA3">
          <w:rPr>
            <w:rFonts w:ascii="Helvetica" w:hAnsi="Helvetica"/>
            <w:lang w:val="es-ES"/>
          </w:rPr>
          <w:delText>A</w:delText>
        </w:r>
      </w:del>
      <w:r w:rsidR="002F089B" w:rsidRPr="00623806">
        <w:rPr>
          <w:rFonts w:ascii="Helvetica" w:hAnsi="Helvetica"/>
          <w:lang w:val="es-ES"/>
        </w:rPr>
        <w:t xml:space="preserve">nd </w:t>
      </w:r>
      <w:proofErr w:type="spellStart"/>
      <w:r w:rsidR="002F089B" w:rsidRPr="00623806">
        <w:rPr>
          <w:rFonts w:ascii="Helvetica" w:hAnsi="Helvetica"/>
          <w:lang w:val="es-ES"/>
        </w:rPr>
        <w:t>our</w:t>
      </w:r>
      <w:proofErr w:type="spellEnd"/>
      <w:r w:rsidR="002F089B" w:rsidRPr="00623806">
        <w:rPr>
          <w:rFonts w:ascii="Helvetica" w:hAnsi="Helvetica"/>
          <w:lang w:val="es-ES"/>
        </w:rPr>
        <w:t xml:space="preserve"> </w:t>
      </w:r>
      <w:proofErr w:type="spellStart"/>
      <w:r w:rsidR="002F089B" w:rsidRPr="00623806">
        <w:rPr>
          <w:rFonts w:ascii="Helvetica" w:hAnsi="Helvetica"/>
          <w:lang w:val="es-ES"/>
        </w:rPr>
        <w:t>eyes</w:t>
      </w:r>
      <w:proofErr w:type="spellEnd"/>
      <w:r w:rsidR="002F089B" w:rsidRPr="00623806">
        <w:rPr>
          <w:rFonts w:ascii="Helvetica" w:hAnsi="Helvetica"/>
          <w:lang w:val="es-ES"/>
        </w:rPr>
        <w:t xml:space="preserve"> </w:t>
      </w:r>
      <w:proofErr w:type="spellStart"/>
      <w:r w:rsidR="002F089B" w:rsidRPr="00623806">
        <w:rPr>
          <w:rFonts w:ascii="Helvetica" w:hAnsi="Helvetica"/>
          <w:lang w:val="es-ES"/>
        </w:rPr>
        <w:t>met</w:t>
      </w:r>
      <w:proofErr w:type="spellEnd"/>
      <w:r w:rsidR="002F089B" w:rsidRPr="00623806">
        <w:rPr>
          <w:rFonts w:ascii="Helvetica" w:hAnsi="Helvetica"/>
          <w:lang w:val="es-ES"/>
        </w:rPr>
        <w:t>.</w:t>
      </w:r>
    </w:p>
    <w:p w14:paraId="2906A9D9" w14:textId="41FF940A" w:rsidR="002F089B" w:rsidRPr="00623806" w:rsidRDefault="008C5CA3" w:rsidP="002F089B">
      <w:pPr>
        <w:pStyle w:val="SceneBreak"/>
        <w:spacing w:line="276" w:lineRule="auto"/>
        <w:ind w:firstLine="720"/>
        <w:jc w:val="both"/>
        <w:rPr>
          <w:rFonts w:ascii="Helvetica" w:hAnsi="Helvetica"/>
          <w:lang w:val="es-ES"/>
        </w:rPr>
      </w:pPr>
      <w:proofErr w:type="spellStart"/>
      <w:ins w:id="195" w:author="Author">
        <w:r w:rsidRPr="00623806">
          <w:rPr>
            <w:rFonts w:ascii="Helvetica" w:hAnsi="Helvetica"/>
            <w:lang w:val="es-ES"/>
          </w:rPr>
          <w:t>The</w:t>
        </w:r>
        <w:proofErr w:type="spellEnd"/>
        <w:r w:rsidRPr="00623806">
          <w:rPr>
            <w:rFonts w:ascii="Helvetica" w:hAnsi="Helvetica"/>
            <w:lang w:val="es-ES"/>
          </w:rPr>
          <w:t xml:space="preserve"> familiar </w:t>
        </w:r>
        <w:proofErr w:type="spellStart"/>
        <w:r w:rsidRPr="00623806">
          <w:rPr>
            <w:rFonts w:ascii="Helvetica" w:hAnsi="Helvetica"/>
            <w:lang w:val="es-ES"/>
          </w:rPr>
          <w:t>green</w:t>
        </w:r>
        <w:proofErr w:type="spellEnd"/>
        <w:r w:rsidRPr="00623806">
          <w:rPr>
            <w:rFonts w:ascii="Helvetica" w:hAnsi="Helvetica"/>
            <w:lang w:val="es-ES"/>
          </w:rPr>
          <w:t xml:space="preserve"> has </w:t>
        </w:r>
        <w:proofErr w:type="spellStart"/>
        <w:r w:rsidRPr="00623806">
          <w:rPr>
            <w:rFonts w:ascii="Helvetica" w:hAnsi="Helvetica"/>
            <w:lang w:val="es-ES"/>
          </w:rPr>
          <w:t>vanished</w:t>
        </w:r>
        <w:proofErr w:type="spellEnd"/>
        <w:r w:rsidRPr="00623806">
          <w:rPr>
            <w:rFonts w:ascii="Helvetica" w:hAnsi="Helvetica"/>
            <w:lang w:val="es-ES"/>
          </w:rPr>
          <w:t xml:space="preserve">. </w:t>
        </w:r>
        <w:proofErr w:type="spellStart"/>
        <w:r w:rsidRPr="00623806">
          <w:rPr>
            <w:rFonts w:ascii="Helvetica" w:hAnsi="Helvetica"/>
            <w:lang w:val="es-ES"/>
          </w:rPr>
          <w:t>Two</w:t>
        </w:r>
        <w:proofErr w:type="spellEnd"/>
        <w:r w:rsidRPr="00623806">
          <w:rPr>
            <w:rFonts w:ascii="Helvetica" w:hAnsi="Helvetica"/>
            <w:lang w:val="es-ES"/>
          </w:rPr>
          <w:t xml:space="preserve"> </w:t>
        </w:r>
        <w:proofErr w:type="spellStart"/>
        <w:r w:rsidRPr="00623806">
          <w:rPr>
            <w:rFonts w:ascii="Helvetica" w:hAnsi="Helvetica"/>
            <w:lang w:val="es-ES"/>
          </w:rPr>
          <w:t>pit-black</w:t>
        </w:r>
        <w:proofErr w:type="spellEnd"/>
        <w:r w:rsidRPr="00623806">
          <w:rPr>
            <w:rFonts w:ascii="Helvetica" w:hAnsi="Helvetica"/>
            <w:lang w:val="es-ES"/>
          </w:rPr>
          <w:t xml:space="preserve">, </w:t>
        </w:r>
        <w:proofErr w:type="spellStart"/>
        <w:r w:rsidRPr="00623806">
          <w:rPr>
            <w:rFonts w:ascii="Helvetica" w:hAnsi="Helvetica"/>
            <w:lang w:val="es-ES"/>
          </w:rPr>
          <w:t>famished</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gazed</w:t>
        </w:r>
        <w:proofErr w:type="spellEnd"/>
        <w:r w:rsidRPr="00623806">
          <w:rPr>
            <w:rFonts w:ascii="Helvetica" w:hAnsi="Helvetica"/>
            <w:lang w:val="es-ES"/>
          </w:rPr>
          <w:t xml:space="preserve"> </w:t>
        </w:r>
        <w:proofErr w:type="gramStart"/>
        <w:r w:rsidRPr="00623806">
          <w:rPr>
            <w:rFonts w:ascii="Helvetica" w:hAnsi="Helvetica"/>
            <w:lang w:val="es-ES"/>
          </w:rPr>
          <w:t>back,  full</w:t>
        </w:r>
        <w:proofErr w:type="gram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hunger</w:t>
        </w:r>
        <w:proofErr w:type="spellEnd"/>
        <w:r w:rsidRPr="00623806">
          <w:rPr>
            <w:rFonts w:ascii="Helvetica" w:hAnsi="Helvetica"/>
            <w:lang w:val="es-ES"/>
          </w:rPr>
          <w:t>.</w:t>
        </w:r>
      </w:ins>
      <w:del w:id="196" w:author="Author">
        <w:r w:rsidR="002F089B" w:rsidRPr="00623806" w:rsidDel="008C5CA3">
          <w:rPr>
            <w:rFonts w:ascii="Helvetica" w:hAnsi="Helvetica"/>
            <w:lang w:val="es-ES"/>
          </w:rPr>
          <w:delText>Gone was the familiar green.</w:delText>
        </w:r>
      </w:del>
    </w:p>
    <w:p w14:paraId="6EC64CF5" w14:textId="5AA3BEAA" w:rsidR="002F089B" w:rsidRPr="00623806" w:rsidDel="008C5CA3" w:rsidRDefault="002F089B" w:rsidP="002F089B">
      <w:pPr>
        <w:pStyle w:val="SceneBreak"/>
        <w:spacing w:line="276" w:lineRule="auto"/>
        <w:ind w:firstLine="720"/>
        <w:jc w:val="both"/>
        <w:rPr>
          <w:del w:id="197" w:author="Author"/>
          <w:rFonts w:ascii="Helvetica" w:hAnsi="Helvetica"/>
          <w:lang w:val="es-ES"/>
        </w:rPr>
      </w:pPr>
      <w:del w:id="198" w:author="Author">
        <w:r w:rsidRPr="00623806" w:rsidDel="008C5CA3">
          <w:rPr>
            <w:rFonts w:ascii="Helvetica" w:hAnsi="Helvetica"/>
            <w:lang w:val="es-ES"/>
          </w:rPr>
          <w:delText>Pitch black.</w:delText>
        </w:r>
      </w:del>
    </w:p>
    <w:p w14:paraId="6C4DA15A" w14:textId="56D6674F" w:rsidR="002F089B" w:rsidRPr="00623806" w:rsidDel="008C5CA3" w:rsidRDefault="002F089B" w:rsidP="002F089B">
      <w:pPr>
        <w:pStyle w:val="SceneBreak"/>
        <w:spacing w:line="276" w:lineRule="auto"/>
        <w:ind w:firstLine="720"/>
        <w:jc w:val="both"/>
        <w:rPr>
          <w:del w:id="199" w:author="Author"/>
          <w:rFonts w:ascii="Helvetica" w:hAnsi="Helvetica"/>
          <w:lang w:val="es-ES"/>
        </w:rPr>
      </w:pPr>
      <w:del w:id="200" w:author="Author">
        <w:r w:rsidRPr="00623806" w:rsidDel="008C5CA3">
          <w:rPr>
            <w:rFonts w:ascii="Helvetica" w:hAnsi="Helvetica"/>
            <w:lang w:val="es-ES"/>
          </w:rPr>
          <w:delText>Bottomless. Ravenous.</w:delText>
        </w:r>
      </w:del>
    </w:p>
    <w:p w14:paraId="551E96BE" w14:textId="7A461C96" w:rsidR="002F089B" w:rsidRPr="00623806" w:rsidDel="008C5CA3" w:rsidRDefault="002F089B" w:rsidP="002F089B">
      <w:pPr>
        <w:pStyle w:val="SceneBreak"/>
        <w:spacing w:line="276" w:lineRule="auto"/>
        <w:ind w:firstLine="720"/>
        <w:jc w:val="both"/>
        <w:rPr>
          <w:del w:id="201" w:author="Author"/>
          <w:rFonts w:ascii="Helvetica" w:hAnsi="Helvetica"/>
          <w:lang w:val="es-ES"/>
        </w:rPr>
      </w:pPr>
      <w:del w:id="202" w:author="Author">
        <w:r w:rsidRPr="00623806" w:rsidDel="008C5CA3">
          <w:rPr>
            <w:rFonts w:ascii="Helvetica" w:hAnsi="Helvetica"/>
            <w:lang w:val="es-ES"/>
          </w:rPr>
          <w:delText>A void of hunger.</w:delText>
        </w:r>
      </w:del>
    </w:p>
    <w:p w14:paraId="6EBCC45A" w14:textId="6FA495C6" w:rsidR="002F089B" w:rsidRPr="00623806" w:rsidRDefault="002F089B" w:rsidP="002F089B">
      <w:pPr>
        <w:pStyle w:val="SceneBreak"/>
        <w:spacing w:line="276" w:lineRule="auto"/>
        <w:ind w:firstLine="720"/>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Don’t</w:t>
      </w:r>
      <w:proofErr w:type="spellEnd"/>
      <w:r w:rsidRPr="00623806">
        <w:rPr>
          <w:rFonts w:ascii="Helvetica" w:hAnsi="Helvetica"/>
          <w:lang w:val="es-ES"/>
        </w:rPr>
        <w:t xml:space="preserve"> come </w:t>
      </w:r>
      <w:proofErr w:type="spellStart"/>
      <w:r w:rsidRPr="00623806">
        <w:rPr>
          <w:rFonts w:ascii="Helvetica" w:hAnsi="Helvetica"/>
          <w:lang w:val="es-ES"/>
        </w:rPr>
        <w:t>closer</w:t>
      </w:r>
      <w:proofErr w:type="spellEnd"/>
      <w:r w:rsidRPr="00623806">
        <w:rPr>
          <w:rFonts w:ascii="Helvetica" w:hAnsi="Helvetica"/>
          <w:lang w:val="es-ES"/>
        </w:rPr>
        <w:t xml:space="preserve">,” he </w:t>
      </w:r>
      <w:proofErr w:type="spellStart"/>
      <w:r w:rsidRPr="00623806">
        <w:rPr>
          <w:rFonts w:ascii="Helvetica" w:hAnsi="Helvetica"/>
          <w:lang w:val="es-ES"/>
        </w:rPr>
        <w:t>gasped</w:t>
      </w:r>
      <w:proofErr w:type="spellEnd"/>
      <w:r w:rsidRPr="00623806">
        <w:rPr>
          <w:rFonts w:ascii="Helvetica" w:hAnsi="Helvetica"/>
          <w:lang w:val="es-ES"/>
        </w:rPr>
        <w:t xml:space="preserve">. “I—I </w:t>
      </w:r>
      <w:proofErr w:type="spellStart"/>
      <w:r w:rsidRPr="00623806">
        <w:rPr>
          <w:rFonts w:ascii="Helvetica" w:hAnsi="Helvetica"/>
          <w:lang w:val="es-ES"/>
        </w:rPr>
        <w:t>can’t</w:t>
      </w:r>
      <w:proofErr w:type="spellEnd"/>
      <w:r w:rsidRPr="00623806">
        <w:rPr>
          <w:rFonts w:ascii="Helvetica" w:hAnsi="Helvetica"/>
          <w:lang w:val="es-ES"/>
        </w:rPr>
        <w:t xml:space="preserve"> </w:t>
      </w:r>
      <w:proofErr w:type="spellStart"/>
      <w:r w:rsidRPr="00623806">
        <w:rPr>
          <w:rFonts w:ascii="Helvetica" w:hAnsi="Helvetica"/>
          <w:lang w:val="es-ES"/>
        </w:rPr>
        <w:t>hold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back—”</w:t>
      </w:r>
    </w:p>
    <w:p w14:paraId="6B0F5118" w14:textId="1812B1DC" w:rsidR="002F089B" w:rsidRPr="00623806" w:rsidRDefault="002F089B" w:rsidP="002F089B">
      <w:pPr>
        <w:pStyle w:val="SceneBreak"/>
        <w:spacing w:line="276" w:lineRule="auto"/>
        <w:ind w:firstLine="720"/>
        <w:jc w:val="both"/>
        <w:rPr>
          <w:rFonts w:ascii="Helvetica" w:hAnsi="Helvetica"/>
          <w:lang w:val="es-ES"/>
        </w:rPr>
      </w:pPr>
      <w:proofErr w:type="spellStart"/>
      <w:r w:rsidRPr="00623806">
        <w:rPr>
          <w:rFonts w:ascii="Helvetica" w:hAnsi="Helvetica"/>
          <w:lang w:val="es-ES"/>
        </w:rPr>
        <w:t>But</w:t>
      </w:r>
      <w:proofErr w:type="spellEnd"/>
      <w:r w:rsidRPr="00623806">
        <w:rPr>
          <w:rFonts w:ascii="Helvetica" w:hAnsi="Helvetica"/>
          <w:lang w:val="es-ES"/>
        </w:rPr>
        <w:t xml:space="preserve"> I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already</w:t>
      </w:r>
      <w:proofErr w:type="spellEnd"/>
      <w:r w:rsidRPr="00623806">
        <w:rPr>
          <w:rFonts w:ascii="Helvetica" w:hAnsi="Helvetica"/>
          <w:lang w:val="es-ES"/>
        </w:rPr>
        <w:t xml:space="preserve"> </w:t>
      </w:r>
      <w:proofErr w:type="spellStart"/>
      <w:r w:rsidRPr="00623806">
        <w:rPr>
          <w:rFonts w:ascii="Helvetica" w:hAnsi="Helvetica"/>
          <w:lang w:val="es-ES"/>
        </w:rPr>
        <w:t>moving</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heat</w:t>
      </w:r>
      <w:proofErr w:type="spellEnd"/>
      <w:r w:rsidRPr="00623806">
        <w:rPr>
          <w:rFonts w:ascii="Helvetica" w:hAnsi="Helvetica"/>
          <w:lang w:val="es-ES"/>
        </w:rPr>
        <w:t xml:space="preserve"> </w:t>
      </w:r>
      <w:proofErr w:type="spellStart"/>
      <w:r w:rsidRPr="00623806">
        <w:rPr>
          <w:rFonts w:ascii="Helvetica" w:hAnsi="Helvetica"/>
          <w:lang w:val="es-ES"/>
        </w:rPr>
        <w:t>clawing</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skin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pulling</w:t>
      </w:r>
      <w:proofErr w:type="spellEnd"/>
      <w:r w:rsidRPr="00623806">
        <w:rPr>
          <w:rFonts w:ascii="Helvetica" w:hAnsi="Helvetica"/>
          <w:lang w:val="es-ES"/>
        </w:rPr>
        <w:t xml:space="preserve"> me </w:t>
      </w:r>
      <w:proofErr w:type="spellStart"/>
      <w:r w:rsidRPr="00623806">
        <w:rPr>
          <w:rFonts w:ascii="Helvetica" w:hAnsi="Helvetica"/>
          <w:lang w:val="es-ES"/>
        </w:rPr>
        <w:t>over</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gravity</w:t>
      </w:r>
      <w:proofErr w:type="spellEnd"/>
      <w:r w:rsidRPr="00623806">
        <w:rPr>
          <w:rFonts w:ascii="Helvetica" w:hAnsi="Helvetica"/>
          <w:lang w:val="es-ES"/>
        </w:rPr>
        <w:t>. “</w:t>
      </w:r>
      <w:proofErr w:type="spellStart"/>
      <w:r w:rsidRPr="00623806">
        <w:rPr>
          <w:rFonts w:ascii="Helvetica" w:hAnsi="Helvetica"/>
          <w:lang w:val="es-ES"/>
        </w:rPr>
        <w:t>What’s</w:t>
      </w:r>
      <w:proofErr w:type="spellEnd"/>
      <w:r w:rsidRPr="00623806">
        <w:rPr>
          <w:rFonts w:ascii="Helvetica" w:hAnsi="Helvetica"/>
          <w:lang w:val="es-ES"/>
        </w:rPr>
        <w:t xml:space="preserve"> </w:t>
      </w:r>
      <w:proofErr w:type="spellStart"/>
      <w:r w:rsidRPr="00623806">
        <w:rPr>
          <w:rFonts w:ascii="Helvetica" w:hAnsi="Helvetica"/>
          <w:lang w:val="es-ES"/>
        </w:rPr>
        <w:t>going</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Why</w:t>
      </w:r>
      <w:proofErr w:type="spellEnd"/>
      <w:r w:rsidRPr="00623806">
        <w:rPr>
          <w:rFonts w:ascii="Helvetica" w:hAnsi="Helvetica"/>
          <w:lang w:val="es-ES"/>
        </w:rPr>
        <w:t xml:space="preserve"> are </w:t>
      </w:r>
      <w:proofErr w:type="spellStart"/>
      <w:r w:rsidRPr="00623806">
        <w:rPr>
          <w:rFonts w:ascii="Helvetica" w:hAnsi="Helvetica"/>
          <w:lang w:val="es-ES"/>
        </w:rPr>
        <w:t>you</w:t>
      </w:r>
      <w:proofErr w:type="spellEnd"/>
      <w:r w:rsidRPr="00623806">
        <w:rPr>
          <w:rFonts w:ascii="Helvetica" w:hAnsi="Helvetica"/>
          <w:lang w:val="es-ES"/>
        </w:rPr>
        <w:t xml:space="preserve"> in </w:t>
      </w:r>
      <w:proofErr w:type="spellStart"/>
      <w:r w:rsidRPr="00623806">
        <w:rPr>
          <w:rFonts w:ascii="Helvetica" w:hAnsi="Helvetica"/>
          <w:lang w:val="es-ES"/>
        </w:rPr>
        <w:t>pain</w:t>
      </w:r>
      <w:proofErr w:type="spellEnd"/>
      <w:r w:rsidRPr="00623806">
        <w:rPr>
          <w:rFonts w:ascii="Helvetica" w:hAnsi="Helvetica"/>
          <w:lang w:val="es-ES"/>
        </w:rPr>
        <w:t>?”</w:t>
      </w:r>
    </w:p>
    <w:p w14:paraId="333C24AD" w14:textId="203E122D" w:rsidR="002F089B" w:rsidRPr="00623806" w:rsidRDefault="002F089B" w:rsidP="002F089B">
      <w:pPr>
        <w:pStyle w:val="SceneBreak"/>
        <w:spacing w:line="276" w:lineRule="auto"/>
        <w:ind w:firstLine="720"/>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I’m</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in </w:t>
      </w:r>
      <w:proofErr w:type="spellStart"/>
      <w:r w:rsidRPr="00623806">
        <w:rPr>
          <w:rFonts w:ascii="Helvetica" w:hAnsi="Helvetica"/>
          <w:lang w:val="es-ES"/>
        </w:rPr>
        <w:t>pain</w:t>
      </w:r>
      <w:proofErr w:type="spellEnd"/>
      <w:r w:rsidRPr="00623806">
        <w:rPr>
          <w:rFonts w:ascii="Helvetica" w:hAnsi="Helvetica"/>
          <w:lang w:val="es-ES"/>
        </w:rPr>
        <w:t xml:space="preserve">,” he </w:t>
      </w:r>
      <w:proofErr w:type="spellStart"/>
      <w:r w:rsidRPr="00623806">
        <w:rPr>
          <w:rFonts w:ascii="Helvetica" w:hAnsi="Helvetica"/>
          <w:lang w:val="es-ES"/>
        </w:rPr>
        <w:t>growled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ragged</w:t>
      </w:r>
      <w:proofErr w:type="spellEnd"/>
      <w:r w:rsidRPr="00623806">
        <w:rPr>
          <w:rFonts w:ascii="Helvetica" w:hAnsi="Helvetica"/>
          <w:lang w:val="es-ES"/>
        </w:rPr>
        <w:t xml:space="preserve">. He </w:t>
      </w:r>
      <w:proofErr w:type="spellStart"/>
      <w:r w:rsidRPr="00623806">
        <w:rPr>
          <w:rFonts w:ascii="Helvetica" w:hAnsi="Helvetica"/>
          <w:lang w:val="es-ES"/>
        </w:rPr>
        <w:t>stood</w:t>
      </w:r>
      <w:proofErr w:type="spellEnd"/>
      <w:r w:rsidRPr="00623806">
        <w:rPr>
          <w:rFonts w:ascii="Helvetica" w:hAnsi="Helvetica"/>
          <w:lang w:val="es-ES"/>
        </w:rPr>
        <w:t>—</w:t>
      </w:r>
      <w:proofErr w:type="spellStart"/>
      <w:r w:rsidRPr="00623806">
        <w:rPr>
          <w:rFonts w:ascii="Helvetica" w:hAnsi="Helvetica"/>
          <w:lang w:val="es-ES"/>
        </w:rPr>
        <w:t>slowly</w:t>
      </w:r>
      <w:proofErr w:type="spellEnd"/>
      <w:r w:rsidRPr="00623806">
        <w:rPr>
          <w:rFonts w:ascii="Helvetica" w:hAnsi="Helvetica"/>
          <w:lang w:val="es-ES"/>
        </w:rPr>
        <w:t xml:space="preserve">, </w:t>
      </w:r>
      <w:proofErr w:type="spellStart"/>
      <w:r w:rsidRPr="00623806">
        <w:rPr>
          <w:rFonts w:ascii="Helvetica" w:hAnsi="Helvetica"/>
          <w:lang w:val="es-ES"/>
        </w:rPr>
        <w:t>deliberately</w:t>
      </w:r>
      <w:proofErr w:type="spellEnd"/>
      <w:r w:rsidRPr="00623806">
        <w:rPr>
          <w:rFonts w:ascii="Helvetica" w:hAnsi="Helvetica"/>
          <w:lang w:val="es-ES"/>
        </w:rPr>
        <w:t xml:space="preserve">—and </w:t>
      </w:r>
      <w:proofErr w:type="spellStart"/>
      <w:r w:rsidRPr="00623806">
        <w:rPr>
          <w:rFonts w:ascii="Helvetica" w:hAnsi="Helvetica"/>
          <w:lang w:val="es-ES"/>
        </w:rPr>
        <w:t>every</w:t>
      </w:r>
      <w:proofErr w:type="spellEnd"/>
      <w:r w:rsidRPr="00623806">
        <w:rPr>
          <w:rFonts w:ascii="Helvetica" w:hAnsi="Helvetica"/>
          <w:lang w:val="es-ES"/>
        </w:rPr>
        <w:t xml:space="preserve"> </w:t>
      </w:r>
      <w:proofErr w:type="spellStart"/>
      <w:r w:rsidRPr="00623806">
        <w:rPr>
          <w:rFonts w:ascii="Helvetica" w:hAnsi="Helvetica"/>
          <w:lang w:val="es-ES"/>
        </w:rPr>
        <w:t>inch</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seemed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pulse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power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scent</w:t>
      </w:r>
      <w:proofErr w:type="spellEnd"/>
      <w:r w:rsidRPr="00623806">
        <w:rPr>
          <w:rFonts w:ascii="Helvetica" w:hAnsi="Helvetica"/>
          <w:lang w:val="es-ES"/>
        </w:rPr>
        <w:t xml:space="preserve"> </w:t>
      </w:r>
      <w:proofErr w:type="spellStart"/>
      <w:r w:rsidRPr="00623806">
        <w:rPr>
          <w:rFonts w:ascii="Helvetica" w:hAnsi="Helvetica"/>
          <w:lang w:val="es-ES"/>
        </w:rPr>
        <w:t>around</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intoxicating</w:t>
      </w:r>
      <w:proofErr w:type="spellEnd"/>
      <w:r w:rsidRPr="00623806">
        <w:rPr>
          <w:rFonts w:ascii="Helvetica" w:hAnsi="Helvetica"/>
          <w:lang w:val="es-ES"/>
        </w:rPr>
        <w:t xml:space="preserve"> </w:t>
      </w:r>
      <w:proofErr w:type="spellStart"/>
      <w:r w:rsidRPr="00623806">
        <w:rPr>
          <w:rFonts w:ascii="Helvetica" w:hAnsi="Helvetica"/>
          <w:lang w:val="es-ES"/>
        </w:rPr>
        <w:t>now</w:t>
      </w:r>
      <w:proofErr w:type="spellEnd"/>
      <w:r w:rsidRPr="00623806">
        <w:rPr>
          <w:rFonts w:ascii="Helvetica" w:hAnsi="Helvetica"/>
          <w:lang w:val="es-ES"/>
        </w:rPr>
        <w:t xml:space="preserve">, more </w:t>
      </w:r>
      <w:proofErr w:type="spellStart"/>
      <w:r w:rsidRPr="00623806">
        <w:rPr>
          <w:rFonts w:ascii="Helvetica" w:hAnsi="Helvetica"/>
          <w:lang w:val="es-ES"/>
        </w:rPr>
        <w:t>than</w:t>
      </w:r>
      <w:proofErr w:type="spellEnd"/>
      <w:r w:rsidRPr="00623806">
        <w:rPr>
          <w:rFonts w:ascii="Helvetica" w:hAnsi="Helvetica"/>
          <w:lang w:val="es-ES"/>
        </w:rPr>
        <w:t xml:space="preserve"> I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bear</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shirt</w:t>
      </w:r>
      <w:proofErr w:type="spellEnd"/>
      <w:r w:rsidRPr="00623806">
        <w:rPr>
          <w:rFonts w:ascii="Helvetica" w:hAnsi="Helvetica"/>
          <w:lang w:val="es-ES"/>
        </w:rPr>
        <w:t xml:space="preserve"> </w:t>
      </w:r>
      <w:proofErr w:type="spellStart"/>
      <w:r w:rsidRPr="00623806">
        <w:rPr>
          <w:rFonts w:ascii="Helvetica" w:hAnsi="Helvetica"/>
          <w:lang w:val="es-ES"/>
        </w:rPr>
        <w:t>ripped</w:t>
      </w:r>
      <w:proofErr w:type="spellEnd"/>
      <w:r w:rsidRPr="00623806">
        <w:rPr>
          <w:rFonts w:ascii="Helvetica" w:hAnsi="Helvetica"/>
          <w:lang w:val="es-ES"/>
        </w:rPr>
        <w:t xml:space="preserve"> </w:t>
      </w:r>
      <w:proofErr w:type="spellStart"/>
      <w:r w:rsidRPr="00623806">
        <w:rPr>
          <w:rFonts w:ascii="Helvetica" w:hAnsi="Helvetica"/>
          <w:lang w:val="es-ES"/>
        </w:rPr>
        <w:t>slightly</w:t>
      </w:r>
      <w:proofErr w:type="spellEnd"/>
      <w:r w:rsidRPr="00623806">
        <w:rPr>
          <w:rFonts w:ascii="Helvetica" w:hAnsi="Helvetica"/>
          <w:lang w:val="es-ES"/>
        </w:rPr>
        <w:t xml:space="preserve"> at </w:t>
      </w:r>
      <w:proofErr w:type="spellStart"/>
      <w:r w:rsidRPr="00623806">
        <w:rPr>
          <w:rFonts w:ascii="Helvetica" w:hAnsi="Helvetica"/>
          <w:lang w:val="es-ES"/>
        </w:rPr>
        <w:t>the</w:t>
      </w:r>
      <w:proofErr w:type="spellEnd"/>
      <w:r w:rsidRPr="00623806">
        <w:rPr>
          <w:rFonts w:ascii="Helvetica" w:hAnsi="Helvetica"/>
          <w:lang w:val="es-ES"/>
        </w:rPr>
        <w:t xml:space="preserve"> collar as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shoulders</w:t>
      </w:r>
      <w:proofErr w:type="spellEnd"/>
      <w:r w:rsidRPr="00623806">
        <w:rPr>
          <w:rFonts w:ascii="Helvetica" w:hAnsi="Helvetica"/>
          <w:lang w:val="es-ES"/>
        </w:rPr>
        <w:t xml:space="preserve"> </w:t>
      </w:r>
      <w:proofErr w:type="spellStart"/>
      <w:r w:rsidRPr="00623806">
        <w:rPr>
          <w:rFonts w:ascii="Helvetica" w:hAnsi="Helvetica"/>
          <w:lang w:val="es-ES"/>
        </w:rPr>
        <w:t>broadened</w:t>
      </w:r>
      <w:proofErr w:type="spellEnd"/>
      <w:r w:rsidRPr="00623806">
        <w:rPr>
          <w:rFonts w:ascii="Helvetica" w:hAnsi="Helvetica"/>
          <w:lang w:val="es-ES"/>
        </w:rPr>
        <w:t>. “</w:t>
      </w:r>
      <w:proofErr w:type="spellStart"/>
      <w:r w:rsidRPr="00623806">
        <w:rPr>
          <w:rFonts w:ascii="Helvetica" w:hAnsi="Helvetica"/>
          <w:lang w:val="es-ES"/>
        </w:rPr>
        <w:t>I’m</w:t>
      </w:r>
      <w:proofErr w:type="spellEnd"/>
      <w:r w:rsidRPr="00623806">
        <w:rPr>
          <w:rFonts w:ascii="Helvetica" w:hAnsi="Helvetica"/>
          <w:lang w:val="es-ES"/>
        </w:rPr>
        <w:t xml:space="preserve"> in </w:t>
      </w:r>
      <w:proofErr w:type="spellStart"/>
      <w:r w:rsidRPr="00623806">
        <w:rPr>
          <w:rFonts w:ascii="Helvetica" w:hAnsi="Helvetica"/>
          <w:lang w:val="es-ES"/>
        </w:rPr>
        <w:t>need</w:t>
      </w:r>
      <w:proofErr w:type="spellEnd"/>
      <w:r w:rsidRPr="00623806">
        <w:rPr>
          <w:rFonts w:ascii="Helvetica" w:hAnsi="Helvetica"/>
          <w:lang w:val="es-ES"/>
        </w:rPr>
        <w:t>.”</w:t>
      </w:r>
    </w:p>
    <w:p w14:paraId="33BE6285" w14:textId="084C063E" w:rsidR="002F089B" w:rsidRPr="00623806" w:rsidRDefault="002F089B" w:rsidP="002F089B">
      <w:pPr>
        <w:pStyle w:val="SceneBreak"/>
        <w:spacing w:line="276" w:lineRule="auto"/>
        <w:ind w:firstLine="720"/>
        <w:jc w:val="both"/>
        <w:rPr>
          <w:rFonts w:ascii="Helvetica" w:hAnsi="Helvetica"/>
          <w:lang w:val="es-ES"/>
        </w:rPr>
      </w:pP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word</w:t>
      </w:r>
      <w:proofErr w:type="spellEnd"/>
      <w:r w:rsidRPr="00623806">
        <w:rPr>
          <w:rFonts w:ascii="Helvetica" w:hAnsi="Helvetica"/>
          <w:lang w:val="es-ES"/>
        </w:rPr>
        <w:t xml:space="preserve"> hit me </w:t>
      </w:r>
      <w:proofErr w:type="spellStart"/>
      <w:r w:rsidRPr="00623806">
        <w:rPr>
          <w:rFonts w:ascii="Helvetica" w:hAnsi="Helvetica"/>
          <w:lang w:val="es-ES"/>
        </w:rPr>
        <w:t>harder</w:t>
      </w:r>
      <w:proofErr w:type="spellEnd"/>
      <w:r w:rsidRPr="00623806">
        <w:rPr>
          <w:rFonts w:ascii="Helvetica" w:hAnsi="Helvetica"/>
          <w:lang w:val="es-ES"/>
        </w:rPr>
        <w:t xml:space="preserve"> </w:t>
      </w:r>
      <w:proofErr w:type="spellStart"/>
      <w:r w:rsidRPr="00623806">
        <w:rPr>
          <w:rFonts w:ascii="Helvetica" w:hAnsi="Helvetica"/>
          <w:lang w:val="es-ES"/>
        </w:rPr>
        <w:t>than</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should</w:t>
      </w:r>
      <w:proofErr w:type="spellEnd"/>
      <w:r w:rsidRPr="00623806">
        <w:rPr>
          <w:rFonts w:ascii="Helvetica" w:hAnsi="Helvetica"/>
          <w:lang w:val="es-ES"/>
        </w:rPr>
        <w:t xml:space="preserve"> </w:t>
      </w:r>
      <w:proofErr w:type="spellStart"/>
      <w:r w:rsidRPr="00623806">
        <w:rPr>
          <w:rFonts w:ascii="Helvetica" w:hAnsi="Helvetica"/>
          <w:lang w:val="es-ES"/>
        </w:rPr>
        <w:t>have</w:t>
      </w:r>
      <w:proofErr w:type="spellEnd"/>
      <w:r w:rsidRPr="00623806">
        <w:rPr>
          <w:rFonts w:ascii="Helvetica" w:hAnsi="Helvetica"/>
          <w:lang w:val="es-ES"/>
        </w:rPr>
        <w:t xml:space="preserve">. I </w:t>
      </w:r>
      <w:proofErr w:type="spellStart"/>
      <w:r w:rsidRPr="00623806">
        <w:rPr>
          <w:rFonts w:ascii="Helvetica" w:hAnsi="Helvetica"/>
          <w:lang w:val="es-ES"/>
        </w:rPr>
        <w:t>stopped</w:t>
      </w:r>
      <w:proofErr w:type="spellEnd"/>
      <w:r w:rsidRPr="00623806">
        <w:rPr>
          <w:rFonts w:ascii="Helvetica" w:hAnsi="Helvetica"/>
          <w:lang w:val="es-ES"/>
        </w:rPr>
        <w:t xml:space="preserve"> a </w:t>
      </w:r>
      <w:proofErr w:type="spellStart"/>
      <w:r w:rsidRPr="00623806">
        <w:rPr>
          <w:rFonts w:ascii="Helvetica" w:hAnsi="Helvetica"/>
          <w:lang w:val="es-ES"/>
        </w:rPr>
        <w:t>foot</w:t>
      </w:r>
      <w:proofErr w:type="spellEnd"/>
      <w:r w:rsidRPr="00623806">
        <w:rPr>
          <w:rFonts w:ascii="Helvetica" w:hAnsi="Helvetica"/>
          <w:lang w:val="es-ES"/>
        </w:rPr>
        <w:t xml:space="preserve"> </w:t>
      </w:r>
      <w:proofErr w:type="spellStart"/>
      <w:r w:rsidRPr="00623806">
        <w:rPr>
          <w:rFonts w:ascii="Helvetica" w:hAnsi="Helvetica"/>
          <w:lang w:val="es-ES"/>
        </w:rPr>
        <w:t>away</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trembling</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pupils</w:t>
      </w:r>
      <w:proofErr w:type="spellEnd"/>
      <w:r w:rsidRPr="00623806">
        <w:rPr>
          <w:rFonts w:ascii="Helvetica" w:hAnsi="Helvetica"/>
          <w:lang w:val="es-ES"/>
        </w:rPr>
        <w:t xml:space="preserve"> </w:t>
      </w:r>
      <w:proofErr w:type="spellStart"/>
      <w:r w:rsidRPr="00623806">
        <w:rPr>
          <w:rFonts w:ascii="Helvetica" w:hAnsi="Helvetica"/>
          <w:lang w:val="es-ES"/>
        </w:rPr>
        <w:t>dilated</w:t>
      </w:r>
      <w:proofErr w:type="spellEnd"/>
      <w:r w:rsidRPr="00623806">
        <w:rPr>
          <w:rFonts w:ascii="Helvetica" w:hAnsi="Helvetica"/>
          <w:lang w:val="es-ES"/>
        </w:rPr>
        <w:t xml:space="preserve">, and I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lastRenderedPageBreak/>
        <w:t>see</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entire</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straining</w:t>
      </w:r>
      <w:proofErr w:type="spellEnd"/>
      <w:r w:rsidRPr="00623806">
        <w:rPr>
          <w:rFonts w:ascii="Helvetica" w:hAnsi="Helvetica"/>
          <w:lang w:val="es-ES"/>
        </w:rPr>
        <w:t xml:space="preserve"> </w:t>
      </w:r>
      <w:proofErr w:type="spellStart"/>
      <w:r w:rsidRPr="00623806">
        <w:rPr>
          <w:rFonts w:ascii="Helvetica" w:hAnsi="Helvetica"/>
          <w:lang w:val="es-ES"/>
        </w:rPr>
        <w:t>against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clothing</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breath</w:t>
      </w:r>
      <w:proofErr w:type="spellEnd"/>
      <w:r w:rsidRPr="00623806">
        <w:rPr>
          <w:rFonts w:ascii="Helvetica" w:hAnsi="Helvetica"/>
          <w:lang w:val="es-ES"/>
        </w:rPr>
        <w:t xml:space="preserve"> </w:t>
      </w:r>
      <w:proofErr w:type="spellStart"/>
      <w:r w:rsidRPr="00623806">
        <w:rPr>
          <w:rFonts w:ascii="Helvetica" w:hAnsi="Helvetica"/>
          <w:lang w:val="es-ES"/>
        </w:rPr>
        <w:t>caught</w:t>
      </w:r>
      <w:proofErr w:type="spellEnd"/>
      <w:r w:rsidRPr="00623806">
        <w:rPr>
          <w:rFonts w:ascii="Helvetica" w:hAnsi="Helvetica"/>
          <w:lang w:val="es-ES"/>
        </w:rPr>
        <w:t xml:space="preserve"> </w:t>
      </w:r>
      <w:proofErr w:type="spellStart"/>
      <w:r w:rsidRPr="00623806">
        <w:rPr>
          <w:rFonts w:ascii="Helvetica" w:hAnsi="Helvetica"/>
          <w:lang w:val="es-ES"/>
        </w:rPr>
        <w:t>when</w:t>
      </w:r>
      <w:proofErr w:type="spellEnd"/>
      <w:r w:rsidRPr="00623806">
        <w:rPr>
          <w:rFonts w:ascii="Helvetica" w:hAnsi="Helvetica"/>
          <w:lang w:val="es-ES"/>
        </w:rPr>
        <w:t xml:space="preserve"> I </w:t>
      </w:r>
      <w:proofErr w:type="spellStart"/>
      <w:r w:rsidRPr="00623806">
        <w:rPr>
          <w:rFonts w:ascii="Helvetica" w:hAnsi="Helvetica"/>
          <w:lang w:val="es-ES"/>
        </w:rPr>
        <w:t>noticed</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Hard</w:t>
      </w:r>
      <w:proofErr w:type="spellEnd"/>
      <w:r w:rsidRPr="00623806">
        <w:rPr>
          <w:rFonts w:ascii="Helvetica" w:hAnsi="Helvetica"/>
          <w:lang w:val="es-ES"/>
        </w:rPr>
        <w:t xml:space="preserve">. </w:t>
      </w:r>
      <w:proofErr w:type="spellStart"/>
      <w:r w:rsidRPr="00623806">
        <w:rPr>
          <w:rFonts w:ascii="Helvetica" w:hAnsi="Helvetica"/>
          <w:lang w:val="es-ES"/>
        </w:rPr>
        <w:t>Visibly</w:t>
      </w:r>
      <w:proofErr w:type="spellEnd"/>
      <w:r w:rsidRPr="00623806">
        <w:rPr>
          <w:rFonts w:ascii="Helvetica" w:hAnsi="Helvetica"/>
          <w:lang w:val="es-ES"/>
        </w:rPr>
        <w:t xml:space="preserve"> </w:t>
      </w:r>
      <w:proofErr w:type="spellStart"/>
      <w:r w:rsidRPr="00623806">
        <w:rPr>
          <w:rFonts w:ascii="Helvetica" w:hAnsi="Helvetica"/>
          <w:lang w:val="es-ES"/>
        </w:rPr>
        <w:t>hard</w:t>
      </w:r>
      <w:proofErr w:type="spellEnd"/>
      <w:r w:rsidRPr="00623806">
        <w:rPr>
          <w:rFonts w:ascii="Helvetica" w:hAnsi="Helvetica"/>
          <w:lang w:val="es-ES"/>
        </w:rPr>
        <w:t>.</w:t>
      </w:r>
    </w:p>
    <w:p w14:paraId="56339510" w14:textId="171883C5" w:rsidR="008C5CA3" w:rsidRPr="00623806" w:rsidRDefault="002F089B" w:rsidP="008C5CA3">
      <w:pPr>
        <w:pStyle w:val="SceneBreak"/>
        <w:spacing w:line="276" w:lineRule="auto"/>
        <w:ind w:firstLine="720"/>
        <w:jc w:val="both"/>
        <w:rPr>
          <w:ins w:id="203" w:author="Autho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sight</w:t>
      </w:r>
      <w:proofErr w:type="spellEnd"/>
      <w:r w:rsidRPr="00623806">
        <w:rPr>
          <w:rFonts w:ascii="Helvetica" w:hAnsi="Helvetica"/>
          <w:lang w:val="es-ES"/>
        </w:rPr>
        <w:t xml:space="preserve"> </w:t>
      </w:r>
      <w:proofErr w:type="spellStart"/>
      <w:r w:rsidRPr="00623806">
        <w:rPr>
          <w:rFonts w:ascii="Helvetica" w:hAnsi="Helvetica"/>
          <w:lang w:val="es-ES"/>
        </w:rPr>
        <w:t>sent</w:t>
      </w:r>
      <w:proofErr w:type="spellEnd"/>
      <w:r w:rsidRPr="00623806">
        <w:rPr>
          <w:rFonts w:ascii="Helvetica" w:hAnsi="Helvetica"/>
          <w:lang w:val="es-ES"/>
        </w:rPr>
        <w:t xml:space="preserve"> a wave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liquid</w:t>
      </w:r>
      <w:proofErr w:type="spellEnd"/>
      <w:r w:rsidRPr="00623806">
        <w:rPr>
          <w:rFonts w:ascii="Helvetica" w:hAnsi="Helvetica"/>
          <w:lang w:val="es-ES"/>
        </w:rPr>
        <w:t xml:space="preserve"> </w:t>
      </w:r>
      <w:proofErr w:type="spellStart"/>
      <w:r w:rsidRPr="00623806">
        <w:rPr>
          <w:rFonts w:ascii="Helvetica" w:hAnsi="Helvetica"/>
          <w:lang w:val="es-ES"/>
        </w:rPr>
        <w:t>heat</w:t>
      </w:r>
      <w:proofErr w:type="spellEnd"/>
      <w:r w:rsidRPr="00623806">
        <w:rPr>
          <w:rFonts w:ascii="Helvetica" w:hAnsi="Helvetica"/>
          <w:lang w:val="es-ES"/>
        </w:rPr>
        <w:t xml:space="preserve"> </w:t>
      </w:r>
      <w:proofErr w:type="spellStart"/>
      <w:r w:rsidRPr="00623806">
        <w:rPr>
          <w:rFonts w:ascii="Helvetica" w:hAnsi="Helvetica"/>
          <w:lang w:val="es-ES"/>
        </w:rPr>
        <w:t>straight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core</w:t>
      </w:r>
      <w:proofErr w:type="spellEnd"/>
      <w:r w:rsidRPr="00623806">
        <w:rPr>
          <w:rFonts w:ascii="Helvetica" w:hAnsi="Helvetica"/>
          <w:lang w:val="es-ES"/>
        </w:rPr>
        <w:t xml:space="preserve">, and </w:t>
      </w:r>
      <w:proofErr w:type="spellStart"/>
      <w:r w:rsidRPr="00623806">
        <w:rPr>
          <w:rFonts w:ascii="Helvetica" w:hAnsi="Helvetica"/>
          <w:lang w:val="es-ES"/>
        </w:rPr>
        <w:t>suddenly</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ache</w:t>
      </w:r>
      <w:proofErr w:type="spellEnd"/>
      <w:r w:rsidRPr="00623806">
        <w:rPr>
          <w:rFonts w:ascii="Helvetica" w:hAnsi="Helvetica"/>
          <w:lang w:val="es-ES"/>
        </w:rPr>
        <w:t xml:space="preserve"> in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chest</w:t>
      </w:r>
      <w:proofErr w:type="spellEnd"/>
      <w:r w:rsidRPr="00623806">
        <w:rPr>
          <w:rFonts w:ascii="Helvetica" w:hAnsi="Helvetica"/>
          <w:lang w:val="es-ES"/>
        </w:rPr>
        <w:t xml:space="preserve"> </w:t>
      </w:r>
      <w:proofErr w:type="spellStart"/>
      <w:r w:rsidRPr="00623806">
        <w:rPr>
          <w:rFonts w:ascii="Helvetica" w:hAnsi="Helvetica"/>
          <w:lang w:val="es-ES"/>
        </w:rPr>
        <w:t>became</w:t>
      </w:r>
      <w:proofErr w:type="spellEnd"/>
      <w:r w:rsidRPr="00623806">
        <w:rPr>
          <w:rFonts w:ascii="Helvetica" w:hAnsi="Helvetica"/>
          <w:lang w:val="es-ES"/>
        </w:rPr>
        <w:t xml:space="preserve"> </w:t>
      </w:r>
      <w:proofErr w:type="spellStart"/>
      <w:r w:rsidRPr="00623806">
        <w:rPr>
          <w:rFonts w:ascii="Helvetica" w:hAnsi="Helvetica"/>
          <w:lang w:val="es-ES"/>
        </w:rPr>
        <w:t>unbearable</w:t>
      </w:r>
      <w:proofErr w:type="spellEnd"/>
      <w:r w:rsidRPr="00623806">
        <w:rPr>
          <w:rFonts w:ascii="Helvetica" w:hAnsi="Helvetica"/>
          <w:lang w:val="es-ES"/>
        </w:rPr>
        <w:t xml:space="preserve">. I </w:t>
      </w:r>
      <w:proofErr w:type="spellStart"/>
      <w:r w:rsidRPr="00623806">
        <w:rPr>
          <w:rFonts w:ascii="Helvetica" w:hAnsi="Helvetica"/>
          <w:lang w:val="es-ES"/>
        </w:rPr>
        <w:t>needed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touch</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feel</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craving</w:t>
      </w:r>
      <w:proofErr w:type="spellEnd"/>
      <w:r w:rsidRPr="00623806">
        <w:rPr>
          <w:rFonts w:ascii="Helvetica" w:hAnsi="Helvetica"/>
          <w:lang w:val="es-ES"/>
        </w:rPr>
        <w:t>—</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begging</w:t>
      </w:r>
      <w:proofErr w:type="spellEnd"/>
      <w:r w:rsidRPr="00623806">
        <w:rPr>
          <w:rFonts w:ascii="Helvetica" w:hAnsi="Helvetica"/>
          <w:lang w:val="es-ES"/>
        </w:rPr>
        <w:t>.</w:t>
      </w:r>
      <w:ins w:id="204" w:author="Author">
        <w:r w:rsidR="008C5CA3" w:rsidRPr="00623806">
          <w:rPr>
            <w:rFonts w:ascii="Helvetica" w:hAnsi="Helvetica"/>
            <w:lang w:val="es-ES"/>
          </w:rPr>
          <w:t xml:space="preserve"> He </w:t>
        </w:r>
        <w:proofErr w:type="spellStart"/>
        <w:r w:rsidR="008C5CA3" w:rsidRPr="00623806">
          <w:rPr>
            <w:rFonts w:ascii="Helvetica" w:hAnsi="Helvetica"/>
            <w:lang w:val="es-ES"/>
          </w:rPr>
          <w:t>took</w:t>
        </w:r>
        <w:proofErr w:type="spellEnd"/>
        <w:r w:rsidR="008C5CA3" w:rsidRPr="00623806">
          <w:rPr>
            <w:rFonts w:ascii="Helvetica" w:hAnsi="Helvetica"/>
            <w:lang w:val="es-ES"/>
          </w:rPr>
          <w:t xml:space="preserve"> a step back, </w:t>
        </w:r>
        <w:proofErr w:type="spellStart"/>
        <w:r w:rsidR="008C5CA3" w:rsidRPr="00623806">
          <w:rPr>
            <w:rFonts w:ascii="Helvetica" w:hAnsi="Helvetica"/>
            <w:lang w:val="es-ES"/>
          </w:rPr>
          <w:t>approaching</w:t>
        </w:r>
        <w:proofErr w:type="spellEnd"/>
        <w:r w:rsidR="008C5CA3" w:rsidRPr="00623806">
          <w:rPr>
            <w:rFonts w:ascii="Helvetica" w:hAnsi="Helvetica"/>
            <w:lang w:val="es-ES"/>
          </w:rPr>
          <w:t xml:space="preserve"> </w:t>
        </w:r>
        <w:proofErr w:type="spellStart"/>
        <w:r w:rsidR="008C5CA3" w:rsidRPr="00623806">
          <w:rPr>
            <w:rFonts w:ascii="Helvetica" w:hAnsi="Helvetica"/>
            <w:lang w:val="es-ES"/>
          </w:rPr>
          <w:t>the</w:t>
        </w:r>
        <w:proofErr w:type="spellEnd"/>
        <w:r w:rsidR="008C5CA3" w:rsidRPr="00623806">
          <w:rPr>
            <w:rFonts w:ascii="Helvetica" w:hAnsi="Helvetica"/>
            <w:lang w:val="es-ES"/>
          </w:rPr>
          <w:t xml:space="preserve"> </w:t>
        </w:r>
        <w:proofErr w:type="spellStart"/>
        <w:r w:rsidR="008C5CA3" w:rsidRPr="00623806">
          <w:rPr>
            <w:rFonts w:ascii="Helvetica" w:hAnsi="Helvetica"/>
            <w:lang w:val="es-ES"/>
          </w:rPr>
          <w:t>restroom</w:t>
        </w:r>
        <w:proofErr w:type="spellEnd"/>
        <w:r w:rsidR="008C5CA3" w:rsidRPr="00623806">
          <w:rPr>
            <w:rFonts w:ascii="Helvetica" w:hAnsi="Helvetica"/>
            <w:lang w:val="es-ES"/>
          </w:rPr>
          <w:t xml:space="preserve"> as </w:t>
        </w:r>
        <w:proofErr w:type="spellStart"/>
        <w:r w:rsidR="008C5CA3" w:rsidRPr="00623806">
          <w:rPr>
            <w:rFonts w:ascii="Helvetica" w:hAnsi="Helvetica"/>
            <w:lang w:val="es-ES"/>
          </w:rPr>
          <w:t>if</w:t>
        </w:r>
        <w:proofErr w:type="spellEnd"/>
        <w:r w:rsidR="008C5CA3" w:rsidRPr="00623806">
          <w:rPr>
            <w:rFonts w:ascii="Helvetica" w:hAnsi="Helvetica"/>
            <w:lang w:val="es-ES"/>
          </w:rPr>
          <w:t xml:space="preserve"> </w:t>
        </w:r>
        <w:proofErr w:type="spellStart"/>
        <w:r w:rsidR="008C5CA3" w:rsidRPr="00623806">
          <w:rPr>
            <w:rFonts w:ascii="Helvetica" w:hAnsi="Helvetica"/>
            <w:lang w:val="es-ES"/>
          </w:rPr>
          <w:t>it</w:t>
        </w:r>
        <w:proofErr w:type="spellEnd"/>
        <w:r w:rsidR="008C5CA3" w:rsidRPr="00623806">
          <w:rPr>
            <w:rFonts w:ascii="Helvetica" w:hAnsi="Helvetica"/>
            <w:lang w:val="es-ES"/>
          </w:rPr>
          <w:t xml:space="preserve"> </w:t>
        </w:r>
        <w:proofErr w:type="spellStart"/>
        <w:r w:rsidR="008C5CA3" w:rsidRPr="00623806">
          <w:rPr>
            <w:rFonts w:ascii="Helvetica" w:hAnsi="Helvetica"/>
            <w:lang w:val="es-ES"/>
          </w:rPr>
          <w:t>were</w:t>
        </w:r>
        <w:proofErr w:type="spellEnd"/>
        <w:r w:rsidR="008C5CA3" w:rsidRPr="00623806">
          <w:rPr>
            <w:rFonts w:ascii="Helvetica" w:hAnsi="Helvetica"/>
            <w:lang w:val="es-ES"/>
          </w:rPr>
          <w:t xml:space="preserve"> </w:t>
        </w:r>
        <w:proofErr w:type="spellStart"/>
        <w:r w:rsidR="008C5CA3" w:rsidRPr="00623806">
          <w:rPr>
            <w:rFonts w:ascii="Helvetica" w:hAnsi="Helvetica"/>
            <w:lang w:val="es-ES"/>
          </w:rPr>
          <w:t>the</w:t>
        </w:r>
        <w:proofErr w:type="spellEnd"/>
        <w:r w:rsidR="008C5CA3" w:rsidRPr="00623806">
          <w:rPr>
            <w:rFonts w:ascii="Helvetica" w:hAnsi="Helvetica"/>
            <w:lang w:val="es-ES"/>
          </w:rPr>
          <w:t xml:space="preserve"> </w:t>
        </w:r>
        <w:proofErr w:type="spellStart"/>
        <w:r w:rsidR="008C5CA3" w:rsidRPr="00623806">
          <w:rPr>
            <w:rFonts w:ascii="Helvetica" w:hAnsi="Helvetica"/>
            <w:lang w:val="es-ES"/>
          </w:rPr>
          <w:t>solution</w:t>
        </w:r>
        <w:proofErr w:type="spellEnd"/>
        <w:r w:rsidR="008C5CA3" w:rsidRPr="00623806">
          <w:rPr>
            <w:rFonts w:ascii="Helvetica" w:hAnsi="Helvetica"/>
            <w:lang w:val="es-ES"/>
          </w:rPr>
          <w:t>.</w:t>
        </w:r>
      </w:ins>
    </w:p>
    <w:p w14:paraId="72DAD757" w14:textId="54FB756A" w:rsidR="008C5CA3" w:rsidRPr="00623806" w:rsidDel="008C5CA3" w:rsidRDefault="008C5CA3">
      <w:pPr>
        <w:pStyle w:val="Scene"/>
        <w:rPr>
          <w:del w:id="205" w:author="Author"/>
          <w:lang w:val="es-ES"/>
          <w:rPrChange w:id="206" w:author="Author">
            <w:rPr>
              <w:del w:id="207" w:author="Author"/>
              <w:rFonts w:ascii="Helvetica" w:hAnsi="Helvetica"/>
            </w:rPr>
          </w:rPrChange>
        </w:rPr>
        <w:pPrChange w:id="208" w:author="Liliz Black" w:date="2025-06-20T21:20:00Z" w16du:dateUtc="2025-06-21T01:20:00Z">
          <w:pPr>
            <w:pStyle w:val="SceneBreak"/>
            <w:spacing w:line="276" w:lineRule="auto"/>
            <w:ind w:firstLine="720"/>
            <w:jc w:val="both"/>
          </w:pPr>
        </w:pPrChange>
      </w:pPr>
    </w:p>
    <w:p w14:paraId="3072334E" w14:textId="54108B58" w:rsidR="002F089B" w:rsidRPr="00623806" w:rsidRDefault="002F089B" w:rsidP="002F089B">
      <w:pPr>
        <w:pStyle w:val="SceneBreak"/>
        <w:spacing w:line="276" w:lineRule="auto"/>
        <w:ind w:firstLine="720"/>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What</w:t>
      </w:r>
      <w:proofErr w:type="spellEnd"/>
      <w:r w:rsidRPr="00623806">
        <w:rPr>
          <w:rFonts w:ascii="Helvetica" w:hAnsi="Helvetica"/>
          <w:lang w:val="es-ES"/>
        </w:rPr>
        <w:t xml:space="preserve"> do I do?” I </w:t>
      </w:r>
      <w:proofErr w:type="spellStart"/>
      <w:r w:rsidRPr="00623806">
        <w:rPr>
          <w:rFonts w:ascii="Helvetica" w:hAnsi="Helvetica"/>
          <w:lang w:val="es-ES"/>
        </w:rPr>
        <w:t>asked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trembling</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w:t>
      </w:r>
      <w:proofErr w:type="spellStart"/>
      <w:r w:rsidRPr="00623806">
        <w:rPr>
          <w:rFonts w:ascii="Helvetica" w:hAnsi="Helvetica"/>
          <w:lang w:val="es-ES"/>
        </w:rPr>
        <w:t>Zeff</w:t>
      </w:r>
      <w:proofErr w:type="spellEnd"/>
      <w:r w:rsidRPr="00623806">
        <w:rPr>
          <w:rFonts w:ascii="Helvetica" w:hAnsi="Helvetica"/>
          <w:lang w:val="es-ES"/>
        </w:rPr>
        <w:t>—</w:t>
      </w:r>
      <w:proofErr w:type="spellStart"/>
      <w:r w:rsidRPr="00623806">
        <w:rPr>
          <w:rFonts w:ascii="Helvetica" w:hAnsi="Helvetica"/>
          <w:lang w:val="es-ES"/>
        </w:rPr>
        <w:t>tell</w:t>
      </w:r>
      <w:proofErr w:type="spellEnd"/>
      <w:r w:rsidRPr="00623806">
        <w:rPr>
          <w:rFonts w:ascii="Helvetica" w:hAnsi="Helvetica"/>
          <w:lang w:val="es-ES"/>
        </w:rPr>
        <w:t xml:space="preserve"> me </w:t>
      </w:r>
      <w:proofErr w:type="spellStart"/>
      <w:r w:rsidRPr="00623806">
        <w:rPr>
          <w:rFonts w:ascii="Helvetica" w:hAnsi="Helvetica"/>
          <w:lang w:val="es-ES"/>
        </w:rPr>
        <w:t>what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do.”</w:t>
      </w:r>
    </w:p>
    <w:p w14:paraId="7B01DD17" w14:textId="542A35D1" w:rsidR="002F089B" w:rsidRPr="00623806" w:rsidRDefault="002F089B" w:rsidP="002F089B">
      <w:pPr>
        <w:pStyle w:val="SceneBreak"/>
        <w:spacing w:line="276" w:lineRule="auto"/>
        <w:ind w:firstLine="720"/>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looked</w:t>
      </w:r>
      <w:proofErr w:type="spellEnd"/>
      <w:r w:rsidRPr="00623806">
        <w:rPr>
          <w:rFonts w:ascii="Helvetica" w:hAnsi="Helvetica"/>
          <w:lang w:val="es-ES"/>
        </w:rPr>
        <w:t xml:space="preserve"> at me </w:t>
      </w:r>
      <w:proofErr w:type="spellStart"/>
      <w:r w:rsidRPr="00623806">
        <w:rPr>
          <w:rFonts w:ascii="Helvetica" w:hAnsi="Helvetica"/>
          <w:lang w:val="es-ES"/>
        </w:rPr>
        <w:t>like</w:t>
      </w:r>
      <w:proofErr w:type="spellEnd"/>
      <w:r w:rsidRPr="00623806">
        <w:rPr>
          <w:rFonts w:ascii="Helvetica" w:hAnsi="Helvetica"/>
          <w:lang w:val="es-ES"/>
        </w:rPr>
        <w:t xml:space="preserve"> he </w:t>
      </w:r>
      <w:proofErr w:type="spellStart"/>
      <w:r w:rsidRPr="00623806">
        <w:rPr>
          <w:rFonts w:ascii="Helvetica" w:hAnsi="Helvetica"/>
          <w:lang w:val="es-ES"/>
        </w:rPr>
        <w:t>wanted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devour</w:t>
      </w:r>
      <w:proofErr w:type="spellEnd"/>
      <w:r w:rsidRPr="00623806">
        <w:rPr>
          <w:rFonts w:ascii="Helvetica" w:hAnsi="Helvetica"/>
          <w:lang w:val="es-ES"/>
        </w:rPr>
        <w:t xml:space="preserve"> me. </w:t>
      </w:r>
      <w:proofErr w:type="spellStart"/>
      <w:r w:rsidRPr="00623806">
        <w:rPr>
          <w:rFonts w:ascii="Helvetica" w:hAnsi="Helvetica"/>
          <w:lang w:val="es-ES"/>
        </w:rPr>
        <w:t>His</w:t>
      </w:r>
      <w:proofErr w:type="spellEnd"/>
      <w:r w:rsidRPr="00623806">
        <w:rPr>
          <w:rFonts w:ascii="Helvetica" w:hAnsi="Helvetica"/>
          <w:lang w:val="es-ES"/>
        </w:rPr>
        <w:t xml:space="preserve"> back </w:t>
      </w:r>
      <w:proofErr w:type="spellStart"/>
      <w:r w:rsidRPr="00623806">
        <w:rPr>
          <w:rFonts w:ascii="Helvetica" w:hAnsi="Helvetica"/>
          <w:lang w:val="es-ES"/>
        </w:rPr>
        <w:t>rested</w:t>
      </w:r>
      <w:proofErr w:type="spellEnd"/>
      <w:r w:rsidRPr="00623806">
        <w:rPr>
          <w:rFonts w:ascii="Helvetica" w:hAnsi="Helvetica"/>
          <w:lang w:val="es-ES"/>
        </w:rPr>
        <w:t xml:space="preserve"> </w:t>
      </w:r>
      <w:proofErr w:type="spellStart"/>
      <w:r w:rsidRPr="00623806">
        <w:rPr>
          <w:rFonts w:ascii="Helvetica" w:hAnsi="Helvetica"/>
          <w:lang w:val="es-ES"/>
        </w:rPr>
        <w:t>against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end</w:t>
      </w:r>
      <w:proofErr w:type="spellEnd"/>
      <w:r w:rsidRPr="00623806">
        <w:rPr>
          <w:rFonts w:ascii="Helvetica" w:hAnsi="Helvetica"/>
          <w:lang w:val="es-ES"/>
        </w:rPr>
        <w:t xml:space="preserve"> </w:t>
      </w:r>
      <w:proofErr w:type="spellStart"/>
      <w:r w:rsidRPr="00623806">
        <w:rPr>
          <w:rFonts w:ascii="Helvetica" w:hAnsi="Helvetica"/>
          <w:lang w:val="es-ES"/>
        </w:rPr>
        <w:t>wall</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hallway</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beside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men’s</w:t>
      </w:r>
      <w:proofErr w:type="spellEnd"/>
      <w:r w:rsidRPr="00623806">
        <w:rPr>
          <w:rFonts w:ascii="Helvetica" w:hAnsi="Helvetica"/>
          <w:lang w:val="es-ES"/>
        </w:rPr>
        <w:t xml:space="preserve"> </w:t>
      </w:r>
      <w:proofErr w:type="spellStart"/>
      <w:r w:rsidRPr="00623806">
        <w:rPr>
          <w:rFonts w:ascii="Helvetica" w:hAnsi="Helvetica"/>
          <w:lang w:val="es-ES"/>
        </w:rPr>
        <w:t>bathroom</w:t>
      </w:r>
      <w:proofErr w:type="spellEnd"/>
      <w:ins w:id="209" w:author="Author">
        <w:r w:rsidR="008C5CA3" w:rsidRPr="00623806">
          <w:rPr>
            <w:rFonts w:ascii="Helvetica" w:hAnsi="Helvetica"/>
            <w:lang w:val="es-ES"/>
          </w:rPr>
          <w:t xml:space="preserve"> </w:t>
        </w:r>
        <w:proofErr w:type="spellStart"/>
        <w:r w:rsidR="008C5CA3" w:rsidRPr="00623806">
          <w:rPr>
            <w:rFonts w:ascii="Helvetica" w:hAnsi="Helvetica"/>
            <w:lang w:val="es-ES"/>
          </w:rPr>
          <w:t>door</w:t>
        </w:r>
      </w:ins>
      <w:proofErr w:type="spellEnd"/>
      <w:r w:rsidRPr="00623806">
        <w:rPr>
          <w:rFonts w:ascii="Helvetica" w:hAnsi="Helvetica"/>
          <w:lang w:val="es-ES"/>
        </w:rPr>
        <w:t>.</w:t>
      </w:r>
    </w:p>
    <w:p w14:paraId="36850745" w14:textId="3DE3BB40" w:rsidR="002F089B" w:rsidRPr="00623806" w:rsidDel="008C5CA3" w:rsidRDefault="002F089B" w:rsidP="002F089B">
      <w:pPr>
        <w:pStyle w:val="SceneBreak"/>
        <w:spacing w:line="276" w:lineRule="auto"/>
        <w:ind w:firstLine="720"/>
        <w:jc w:val="both"/>
        <w:rPr>
          <w:del w:id="210" w:author="Author"/>
          <w:rFonts w:ascii="Helvetica" w:hAnsi="Helvetica"/>
          <w:lang w:val="es-ES"/>
        </w:rPr>
      </w:pPr>
      <w:r w:rsidRPr="00623806">
        <w:rPr>
          <w:rFonts w:ascii="Helvetica" w:hAnsi="Helvetica"/>
          <w:lang w:val="es-ES"/>
        </w:rPr>
        <w:t>“</w:t>
      </w:r>
      <w:proofErr w:type="spellStart"/>
      <w:r w:rsidRPr="00623806">
        <w:rPr>
          <w:rFonts w:ascii="Helvetica" w:hAnsi="Helvetica"/>
          <w:lang w:val="es-ES"/>
        </w:rPr>
        <w:t>Leave</w:t>
      </w:r>
      <w:proofErr w:type="spellEnd"/>
      <w:r w:rsidRPr="00623806">
        <w:rPr>
          <w:rFonts w:ascii="Helvetica" w:hAnsi="Helvetica"/>
          <w:lang w:val="es-ES"/>
        </w:rPr>
        <w:t>.”</w:t>
      </w:r>
    </w:p>
    <w:p w14:paraId="1EEF80C3" w14:textId="0C8894CD" w:rsidR="002F089B" w:rsidRPr="00623806" w:rsidRDefault="002F089B" w:rsidP="008C5CA3">
      <w:pPr>
        <w:pStyle w:val="SceneBreak"/>
        <w:spacing w:line="276" w:lineRule="auto"/>
        <w:ind w:firstLine="720"/>
        <w:jc w:val="both"/>
        <w:rPr>
          <w:rFonts w:ascii="Helvetica" w:hAnsi="Helvetica"/>
          <w:lang w:val="es-ES"/>
        </w:rPr>
      </w:pPr>
      <w:del w:id="211" w:author="Author">
        <w:r w:rsidRPr="00623806" w:rsidDel="008C5CA3">
          <w:rPr>
            <w:rFonts w:ascii="Helvetica" w:hAnsi="Helvetica"/>
            <w:lang w:val="es-ES"/>
          </w:rPr>
          <w:delText>“I’m not leaving you like this.”</w:delText>
        </w:r>
      </w:del>
    </w:p>
    <w:p w14:paraId="4E62CB89" w14:textId="04BD6553" w:rsidR="002F089B" w:rsidRPr="00623806" w:rsidRDefault="002F089B" w:rsidP="002F089B">
      <w:pPr>
        <w:pStyle w:val="SceneBreak"/>
        <w:spacing w:line="276" w:lineRule="auto"/>
        <w:ind w:firstLine="720"/>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should</w:t>
      </w:r>
      <w:proofErr w:type="spellEnd"/>
      <w:r w:rsidRPr="00623806">
        <w:rPr>
          <w:rFonts w:ascii="Helvetica" w:hAnsi="Helvetica"/>
          <w:lang w:val="es-ES"/>
        </w:rPr>
        <w:t xml:space="preserve"> </w:t>
      </w:r>
      <w:proofErr w:type="spellStart"/>
      <w:r w:rsidRPr="00623806">
        <w:rPr>
          <w:rFonts w:ascii="Helvetica" w:hAnsi="Helvetica"/>
          <w:lang w:val="es-ES"/>
        </w:rPr>
        <w:t>have</w:t>
      </w:r>
      <w:proofErr w:type="spellEnd"/>
      <w:r w:rsidRPr="00623806">
        <w:rPr>
          <w:rFonts w:ascii="Helvetica" w:hAnsi="Helvetica"/>
          <w:lang w:val="es-ES"/>
        </w:rPr>
        <w:t xml:space="preserve"> run.</w:t>
      </w:r>
    </w:p>
    <w:p w14:paraId="5D3A19E6" w14:textId="70E4D706" w:rsidR="002F089B" w:rsidRPr="00623806" w:rsidRDefault="002F089B" w:rsidP="002F089B">
      <w:pPr>
        <w:pStyle w:val="SceneBreak"/>
        <w:spacing w:line="276" w:lineRule="auto"/>
        <w:ind w:firstLine="720"/>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Instead</w:t>
      </w:r>
      <w:proofErr w:type="spellEnd"/>
      <w:r w:rsidRPr="00623806">
        <w:rPr>
          <w:rFonts w:ascii="Helvetica" w:hAnsi="Helvetica"/>
          <w:lang w:val="es-ES"/>
        </w:rPr>
        <w:t xml:space="preserve">, I </w:t>
      </w:r>
      <w:proofErr w:type="spellStart"/>
      <w:r w:rsidRPr="00623806">
        <w:rPr>
          <w:rFonts w:ascii="Helvetica" w:hAnsi="Helvetica"/>
          <w:lang w:val="es-ES"/>
        </w:rPr>
        <w:t>took</w:t>
      </w:r>
      <w:proofErr w:type="spellEnd"/>
      <w:r w:rsidRPr="00623806">
        <w:rPr>
          <w:rFonts w:ascii="Helvetica" w:hAnsi="Helvetica"/>
          <w:lang w:val="es-ES"/>
        </w:rPr>
        <w:t xml:space="preserve"> a step </w:t>
      </w:r>
      <w:proofErr w:type="spellStart"/>
      <w:r w:rsidRPr="00623806">
        <w:rPr>
          <w:rFonts w:ascii="Helvetica" w:hAnsi="Helvetica"/>
          <w:lang w:val="es-ES"/>
        </w:rPr>
        <w:t>closer</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gravitational</w:t>
      </w:r>
      <w:proofErr w:type="spellEnd"/>
      <w:r w:rsidRPr="00623806">
        <w:rPr>
          <w:rFonts w:ascii="Helvetica" w:hAnsi="Helvetica"/>
          <w:lang w:val="es-ES"/>
        </w:rPr>
        <w:t xml:space="preserve"> </w:t>
      </w:r>
      <w:proofErr w:type="spellStart"/>
      <w:r w:rsidRPr="00623806">
        <w:rPr>
          <w:rFonts w:ascii="Helvetica" w:hAnsi="Helvetica"/>
          <w:lang w:val="es-ES"/>
        </w:rPr>
        <w:t>pull</w:t>
      </w:r>
      <w:proofErr w:type="spellEnd"/>
      <w:r w:rsidRPr="00623806">
        <w:rPr>
          <w:rFonts w:ascii="Helvetica" w:hAnsi="Helvetica"/>
          <w:lang w:val="es-ES"/>
        </w:rPr>
        <w:t>.</w:t>
      </w:r>
    </w:p>
    <w:p w14:paraId="4355F4F8" w14:textId="1619F206" w:rsidR="002F089B" w:rsidRPr="00623806" w:rsidRDefault="002F089B" w:rsidP="002F089B">
      <w:pPr>
        <w:pStyle w:val="SceneBreak"/>
        <w:spacing w:line="276" w:lineRule="auto"/>
        <w:ind w:firstLine="720"/>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exhaled</w:t>
      </w:r>
      <w:proofErr w:type="spellEnd"/>
      <w:r w:rsidRPr="00623806">
        <w:rPr>
          <w:rFonts w:ascii="Helvetica" w:hAnsi="Helvetica"/>
          <w:lang w:val="es-ES"/>
        </w:rPr>
        <w:t xml:space="preserve"> </w:t>
      </w:r>
      <w:proofErr w:type="spellStart"/>
      <w:r w:rsidRPr="00623806">
        <w:rPr>
          <w:rFonts w:ascii="Helvetica" w:hAnsi="Helvetica"/>
          <w:lang w:val="es-ES"/>
        </w:rPr>
        <w:t>sharply</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control </w:t>
      </w:r>
      <w:proofErr w:type="spellStart"/>
      <w:r w:rsidRPr="00623806">
        <w:rPr>
          <w:rFonts w:ascii="Helvetica" w:hAnsi="Helvetica"/>
          <w:lang w:val="es-ES"/>
        </w:rPr>
        <w:t>fraying</w:t>
      </w:r>
      <w:proofErr w:type="spellEnd"/>
      <w:r w:rsidRPr="00623806">
        <w:rPr>
          <w:rFonts w:ascii="Helvetica" w:hAnsi="Helvetica"/>
          <w:lang w:val="es-ES"/>
        </w:rPr>
        <w:t xml:space="preserve">. “Liliam… </w:t>
      </w:r>
      <w:proofErr w:type="spellStart"/>
      <w:r w:rsidRPr="00623806">
        <w:rPr>
          <w:rFonts w:ascii="Helvetica" w:hAnsi="Helvetica"/>
          <w:lang w:val="es-ES"/>
        </w:rPr>
        <w:t>Please</w:t>
      </w:r>
      <w:proofErr w:type="spellEnd"/>
      <w:r w:rsidRPr="00623806">
        <w:rPr>
          <w:rFonts w:ascii="Helvetica" w:hAnsi="Helvetica"/>
          <w:lang w:val="es-ES"/>
        </w:rPr>
        <w:t>.”</w:t>
      </w:r>
    </w:p>
    <w:p w14:paraId="4A0F1ABE" w14:textId="7C6698C8" w:rsidR="002F089B" w:rsidRPr="00623806" w:rsidRDefault="002F089B" w:rsidP="002F089B">
      <w:pPr>
        <w:pStyle w:val="SceneBreak"/>
        <w:spacing w:line="276" w:lineRule="auto"/>
        <w:ind w:firstLine="720"/>
        <w:jc w:val="both"/>
        <w:rPr>
          <w:rFonts w:ascii="Helvetica" w:hAnsi="Helvetica"/>
          <w:lang w:val="es-ES"/>
        </w:rPr>
      </w:pPr>
      <w:proofErr w:type="spellStart"/>
      <w:r w:rsidRPr="00623806">
        <w:rPr>
          <w:rFonts w:ascii="Helvetica" w:hAnsi="Helvetica"/>
          <w:lang w:val="es-ES"/>
        </w:rPr>
        <w:t>Zeff’s</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locked</w:t>
      </w:r>
      <w:proofErr w:type="spellEnd"/>
      <w:r w:rsidRPr="00623806">
        <w:rPr>
          <w:rFonts w:ascii="Helvetica" w:hAnsi="Helvetica"/>
          <w:lang w:val="es-ES"/>
        </w:rPr>
        <w:t xml:space="preserve"> onto me, </w:t>
      </w:r>
      <w:proofErr w:type="spellStart"/>
      <w:r w:rsidRPr="00623806">
        <w:rPr>
          <w:rFonts w:ascii="Helvetica" w:hAnsi="Helvetica"/>
          <w:lang w:val="es-ES"/>
        </w:rPr>
        <w:t>black</w:t>
      </w:r>
      <w:proofErr w:type="spellEnd"/>
      <w:r w:rsidRPr="00623806">
        <w:rPr>
          <w:rFonts w:ascii="Helvetica" w:hAnsi="Helvetica"/>
          <w:lang w:val="es-ES"/>
        </w:rPr>
        <w:t xml:space="preserve"> and </w:t>
      </w:r>
      <w:proofErr w:type="spellStart"/>
      <w:r w:rsidRPr="00623806">
        <w:rPr>
          <w:rFonts w:ascii="Helvetica" w:hAnsi="Helvetica"/>
          <w:lang w:val="es-ES"/>
        </w:rPr>
        <w:t>hungry</w:t>
      </w:r>
      <w:proofErr w:type="spellEnd"/>
      <w:r w:rsidRPr="00623806">
        <w:rPr>
          <w:rFonts w:ascii="Helvetica" w:hAnsi="Helvetica"/>
          <w:lang w:val="es-ES"/>
        </w:rPr>
        <w:t xml:space="preserve">. </w:t>
      </w:r>
      <w:proofErr w:type="spellStart"/>
      <w:r w:rsidRPr="00623806">
        <w:rPr>
          <w:rFonts w:ascii="Helvetica" w:hAnsi="Helvetica"/>
          <w:lang w:val="es-ES"/>
        </w:rPr>
        <w:t>They</w:t>
      </w:r>
      <w:proofErr w:type="spellEnd"/>
      <w:r w:rsidRPr="00623806">
        <w:rPr>
          <w:rFonts w:ascii="Helvetica" w:hAnsi="Helvetica"/>
          <w:lang w:val="es-ES"/>
        </w:rPr>
        <w:t xml:space="preserve"> </w:t>
      </w:r>
      <w:proofErr w:type="spellStart"/>
      <w:r w:rsidRPr="00623806">
        <w:rPr>
          <w:rFonts w:ascii="Helvetica" w:hAnsi="Helvetica"/>
          <w:lang w:val="es-ES"/>
        </w:rPr>
        <w:t>dragged</w:t>
      </w:r>
      <w:proofErr w:type="spellEnd"/>
      <w:r w:rsidRPr="00623806">
        <w:rPr>
          <w:rFonts w:ascii="Helvetica" w:hAnsi="Helvetica"/>
          <w:lang w:val="es-ES"/>
        </w:rPr>
        <w:t xml:space="preserve"> </w:t>
      </w:r>
      <w:proofErr w:type="spellStart"/>
      <w:r w:rsidRPr="00623806">
        <w:rPr>
          <w:rFonts w:ascii="Helvetica" w:hAnsi="Helvetica"/>
          <w:lang w:val="es-ES"/>
        </w:rPr>
        <w:t>down</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physical</w:t>
      </w:r>
      <w:proofErr w:type="spellEnd"/>
      <w:r w:rsidRPr="00623806">
        <w:rPr>
          <w:rFonts w:ascii="Helvetica" w:hAnsi="Helvetica"/>
          <w:lang w:val="es-ES"/>
        </w:rPr>
        <w:t xml:space="preserve"> </w:t>
      </w:r>
      <w:proofErr w:type="spellStart"/>
      <w:r w:rsidRPr="00623806">
        <w:rPr>
          <w:rFonts w:ascii="Helvetica" w:hAnsi="Helvetica"/>
          <w:lang w:val="es-ES"/>
        </w:rPr>
        <w:t>caress</w:t>
      </w:r>
      <w:proofErr w:type="spellEnd"/>
      <w:r w:rsidRPr="00623806">
        <w:rPr>
          <w:rFonts w:ascii="Helvetica" w:hAnsi="Helvetica"/>
          <w:lang w:val="es-ES"/>
        </w:rPr>
        <w:t>—</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parted</w:t>
      </w:r>
      <w:proofErr w:type="spellEnd"/>
      <w:r w:rsidRPr="00623806">
        <w:rPr>
          <w:rFonts w:ascii="Helvetica" w:hAnsi="Helvetica"/>
          <w:lang w:val="es-ES"/>
        </w:rPr>
        <w:t xml:space="preserve"> </w:t>
      </w:r>
      <w:proofErr w:type="spellStart"/>
      <w:r w:rsidRPr="00623806">
        <w:rPr>
          <w:rFonts w:ascii="Helvetica" w:hAnsi="Helvetica"/>
          <w:lang w:val="es-ES"/>
        </w:rPr>
        <w:t>lips</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curve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waist</w:t>
      </w:r>
      <w:proofErr w:type="spellEnd"/>
      <w:r w:rsidRPr="00623806">
        <w:rPr>
          <w:rFonts w:ascii="Helvetica" w:hAnsi="Helvetica"/>
          <w:lang w:val="es-ES"/>
        </w:rPr>
        <w:t xml:space="preserve"> and </w:t>
      </w:r>
      <w:proofErr w:type="spellStart"/>
      <w:r w:rsidRPr="00623806">
        <w:rPr>
          <w:rFonts w:ascii="Helvetica" w:hAnsi="Helvetica"/>
          <w:lang w:val="es-ES"/>
        </w:rPr>
        <w:t>lower</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settling</w:t>
      </w:r>
      <w:proofErr w:type="spellEnd"/>
      <w:r w:rsidRPr="00623806">
        <w:rPr>
          <w:rFonts w:ascii="Helvetica" w:hAnsi="Helvetica"/>
          <w:lang w:val="es-ES"/>
        </w:rPr>
        <w:t xml:space="preserve"> </w:t>
      </w:r>
      <w:proofErr w:type="spellStart"/>
      <w:r w:rsidRPr="00623806">
        <w:rPr>
          <w:rFonts w:ascii="Helvetica" w:hAnsi="Helvetica"/>
          <w:lang w:val="es-ES"/>
        </w:rPr>
        <w:t>between</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thighs</w:t>
      </w:r>
      <w:proofErr w:type="spellEnd"/>
      <w:r w:rsidRPr="00623806">
        <w:rPr>
          <w:rFonts w:ascii="Helvetica" w:hAnsi="Helvetica"/>
          <w:lang w:val="es-ES"/>
        </w:rPr>
        <w:t xml:space="preserve">. </w:t>
      </w:r>
      <w:proofErr w:type="spellStart"/>
      <w:r w:rsidRPr="00623806">
        <w:rPr>
          <w:rFonts w:ascii="Helvetica" w:hAnsi="Helvetica"/>
          <w:lang w:val="es-ES"/>
        </w:rPr>
        <w:t>Every</w:t>
      </w:r>
      <w:proofErr w:type="spellEnd"/>
      <w:r w:rsidRPr="00623806">
        <w:rPr>
          <w:rFonts w:ascii="Helvetica" w:hAnsi="Helvetica"/>
          <w:lang w:val="es-ES"/>
        </w:rPr>
        <w:t xml:space="preserve"> place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gaze</w:t>
      </w:r>
      <w:proofErr w:type="spellEnd"/>
      <w:r w:rsidRPr="00623806">
        <w:rPr>
          <w:rFonts w:ascii="Helvetica" w:hAnsi="Helvetica"/>
          <w:lang w:val="es-ES"/>
        </w:rPr>
        <w:t xml:space="preserve"> </w:t>
      </w:r>
      <w:proofErr w:type="spellStart"/>
      <w:r w:rsidRPr="00623806">
        <w:rPr>
          <w:rFonts w:ascii="Helvetica" w:hAnsi="Helvetica"/>
          <w:lang w:val="es-ES"/>
        </w:rPr>
        <w:t>touched</w:t>
      </w:r>
      <w:proofErr w:type="spellEnd"/>
      <w:r w:rsidRPr="00623806">
        <w:rPr>
          <w:rFonts w:ascii="Helvetica" w:hAnsi="Helvetica"/>
          <w:lang w:val="es-ES"/>
        </w:rPr>
        <w:t xml:space="preserve"> </w:t>
      </w:r>
      <w:proofErr w:type="spellStart"/>
      <w:r w:rsidRPr="00623806">
        <w:rPr>
          <w:rFonts w:ascii="Helvetica" w:hAnsi="Helvetica"/>
          <w:lang w:val="es-ES"/>
        </w:rPr>
        <w:t>flared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life</w:t>
      </w:r>
      <w:proofErr w:type="spellEnd"/>
      <w:r w:rsidRPr="00623806">
        <w:rPr>
          <w:rFonts w:ascii="Helvetica" w:hAnsi="Helvetica"/>
          <w:lang w:val="es-ES"/>
        </w:rPr>
        <w:t xml:space="preserve">, </w:t>
      </w:r>
      <w:proofErr w:type="spellStart"/>
      <w:r w:rsidRPr="00623806">
        <w:rPr>
          <w:rFonts w:ascii="Helvetica" w:hAnsi="Helvetica"/>
          <w:lang w:val="es-ES"/>
        </w:rPr>
        <w:t>heat</w:t>
      </w:r>
      <w:proofErr w:type="spellEnd"/>
      <w:r w:rsidRPr="00623806">
        <w:rPr>
          <w:rFonts w:ascii="Helvetica" w:hAnsi="Helvetica"/>
          <w:lang w:val="es-ES"/>
        </w:rPr>
        <w:t xml:space="preserve"> </w:t>
      </w:r>
      <w:proofErr w:type="spellStart"/>
      <w:r w:rsidRPr="00623806">
        <w:rPr>
          <w:rFonts w:ascii="Helvetica" w:hAnsi="Helvetica"/>
          <w:lang w:val="es-ES"/>
        </w:rPr>
        <w:t>blooming</w:t>
      </w:r>
      <w:proofErr w:type="spellEnd"/>
      <w:r w:rsidRPr="00623806">
        <w:rPr>
          <w:rFonts w:ascii="Helvetica" w:hAnsi="Helvetica"/>
          <w:lang w:val="es-ES"/>
        </w:rPr>
        <w:t xml:space="preserve"> </w:t>
      </w:r>
      <w:proofErr w:type="spellStart"/>
      <w:r w:rsidRPr="00623806">
        <w:rPr>
          <w:rFonts w:ascii="Helvetica" w:hAnsi="Helvetica"/>
          <w:lang w:val="es-ES"/>
        </w:rPr>
        <w:t>beneath</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skin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fire</w:t>
      </w:r>
      <w:proofErr w:type="spellEnd"/>
      <w:r w:rsidRPr="00623806">
        <w:rPr>
          <w:rFonts w:ascii="Helvetica" w:hAnsi="Helvetica"/>
          <w:lang w:val="es-ES"/>
        </w:rPr>
        <w:t xml:space="preserve"> </w:t>
      </w:r>
      <w:proofErr w:type="spellStart"/>
      <w:r w:rsidRPr="00623806">
        <w:rPr>
          <w:rFonts w:ascii="Helvetica" w:hAnsi="Helvetica"/>
          <w:lang w:val="es-ES"/>
        </w:rPr>
        <w:t>licking</w:t>
      </w:r>
      <w:proofErr w:type="spellEnd"/>
      <w:r w:rsidRPr="00623806">
        <w:rPr>
          <w:rFonts w:ascii="Helvetica" w:hAnsi="Helvetica"/>
          <w:lang w:val="es-ES"/>
        </w:rPr>
        <w:t xml:space="preserve"> </w:t>
      </w:r>
      <w:proofErr w:type="spellStart"/>
      <w:r w:rsidRPr="00623806">
        <w:rPr>
          <w:rFonts w:ascii="Helvetica" w:hAnsi="Helvetica"/>
          <w:lang w:val="es-ES"/>
        </w:rPr>
        <w:t>along</w:t>
      </w:r>
      <w:proofErr w:type="spellEnd"/>
      <w:r w:rsidRPr="00623806">
        <w:rPr>
          <w:rFonts w:ascii="Helvetica" w:hAnsi="Helvetica"/>
          <w:lang w:val="es-ES"/>
        </w:rPr>
        <w:t xml:space="preserve"> </w:t>
      </w:r>
      <w:proofErr w:type="spellStart"/>
      <w:r w:rsidRPr="00623806">
        <w:rPr>
          <w:rFonts w:ascii="Helvetica" w:hAnsi="Helvetica"/>
          <w:lang w:val="es-ES"/>
        </w:rPr>
        <w:t>dry</w:t>
      </w:r>
      <w:proofErr w:type="spellEnd"/>
      <w:r w:rsidRPr="00623806">
        <w:rPr>
          <w:rFonts w:ascii="Helvetica" w:hAnsi="Helvetica"/>
          <w:lang w:val="es-ES"/>
        </w:rPr>
        <w:t xml:space="preserve"> </w:t>
      </w:r>
      <w:proofErr w:type="spellStart"/>
      <w:r w:rsidRPr="00623806">
        <w:rPr>
          <w:rFonts w:ascii="Helvetica" w:hAnsi="Helvetica"/>
          <w:lang w:val="es-ES"/>
        </w:rPr>
        <w:t>kindling</w:t>
      </w:r>
      <w:proofErr w:type="spellEnd"/>
      <w:r w:rsidRPr="00623806">
        <w:rPr>
          <w:rFonts w:ascii="Helvetica" w:hAnsi="Helvetica"/>
          <w:lang w:val="es-ES"/>
        </w:rPr>
        <w:t xml:space="preserve">. “I </w:t>
      </w:r>
      <w:proofErr w:type="spellStart"/>
      <w:r w:rsidRPr="00623806">
        <w:rPr>
          <w:rFonts w:ascii="Helvetica" w:hAnsi="Helvetica"/>
          <w:lang w:val="es-ES"/>
        </w:rPr>
        <w:t>don’t</w:t>
      </w:r>
      <w:proofErr w:type="spellEnd"/>
      <w:r w:rsidRPr="00623806">
        <w:rPr>
          <w:rFonts w:ascii="Helvetica" w:hAnsi="Helvetica"/>
          <w:lang w:val="es-ES"/>
        </w:rPr>
        <w:t xml:space="preserve"> </w:t>
      </w:r>
      <w:proofErr w:type="spellStart"/>
      <w:r w:rsidRPr="00623806">
        <w:rPr>
          <w:rFonts w:ascii="Helvetica" w:hAnsi="Helvetica"/>
          <w:lang w:val="es-ES"/>
        </w:rPr>
        <w:t>want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do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you’ll</w:t>
      </w:r>
      <w:proofErr w:type="spellEnd"/>
      <w:r w:rsidRPr="00623806">
        <w:rPr>
          <w:rFonts w:ascii="Helvetica" w:hAnsi="Helvetica"/>
          <w:lang w:val="es-ES"/>
        </w:rPr>
        <w:t xml:space="preserve"> </w:t>
      </w:r>
      <w:proofErr w:type="spellStart"/>
      <w:r w:rsidRPr="00623806">
        <w:rPr>
          <w:rFonts w:ascii="Helvetica" w:hAnsi="Helvetica"/>
          <w:lang w:val="es-ES"/>
        </w:rPr>
        <w:t>regret</w:t>
      </w:r>
      <w:proofErr w:type="spellEnd"/>
      <w:r w:rsidRPr="00623806">
        <w:rPr>
          <w:rFonts w:ascii="Helvetica" w:hAnsi="Helvetica"/>
          <w:lang w:val="es-ES"/>
        </w:rPr>
        <w:t>.”</w:t>
      </w:r>
    </w:p>
    <w:p w14:paraId="4FC8A8AB" w14:textId="0700313D" w:rsidR="002F089B" w:rsidRPr="00623806" w:rsidRDefault="002F089B" w:rsidP="002F089B">
      <w:pPr>
        <w:pStyle w:val="SceneBreak"/>
        <w:spacing w:line="276" w:lineRule="auto"/>
        <w:ind w:firstLine="720"/>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closed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and </w:t>
      </w:r>
      <w:proofErr w:type="spellStart"/>
      <w:r w:rsidRPr="00623806">
        <w:rPr>
          <w:rFonts w:ascii="Helvetica" w:hAnsi="Helvetica"/>
          <w:lang w:val="es-ES"/>
        </w:rPr>
        <w:t>breathed</w:t>
      </w:r>
      <w:proofErr w:type="spellEnd"/>
      <w:r w:rsidRPr="00623806">
        <w:rPr>
          <w:rFonts w:ascii="Helvetica" w:hAnsi="Helvetica"/>
          <w:lang w:val="es-ES"/>
        </w:rPr>
        <w:t xml:space="preserve"> in, and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ten times </w:t>
      </w:r>
      <w:proofErr w:type="spellStart"/>
      <w:r w:rsidRPr="00623806">
        <w:rPr>
          <w:rFonts w:ascii="Helvetica" w:hAnsi="Helvetica"/>
          <w:lang w:val="es-ES"/>
        </w:rPr>
        <w:t>worse</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entire</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screaming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feel</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kiss</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and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touch</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w:t>
      </w:r>
    </w:p>
    <w:p w14:paraId="508FD6B3" w14:textId="2D6D98F3" w:rsidR="002F089B" w:rsidRPr="00623806" w:rsidRDefault="002F089B" w:rsidP="002F089B">
      <w:pPr>
        <w:pStyle w:val="SceneBreak"/>
        <w:spacing w:line="276" w:lineRule="auto"/>
        <w:ind w:firstLine="720"/>
        <w:jc w:val="both"/>
        <w:rPr>
          <w:rFonts w:ascii="Helvetica" w:hAnsi="Helvetica"/>
          <w:lang w:val="es-ES"/>
        </w:rPr>
      </w:pPr>
      <w:r w:rsidRPr="00623806">
        <w:rPr>
          <w:rFonts w:ascii="Helvetica" w:hAnsi="Helvetica"/>
          <w:lang w:val="es-ES"/>
        </w:rPr>
        <w:t>I moved.</w:t>
      </w:r>
    </w:p>
    <w:p w14:paraId="7990A6DC" w14:textId="6091670F" w:rsidR="002F089B" w:rsidRPr="00623806" w:rsidRDefault="002F089B" w:rsidP="002F089B">
      <w:pPr>
        <w:pStyle w:val="SceneBreak"/>
        <w:spacing w:line="276" w:lineRule="auto"/>
        <w:ind w:firstLine="720"/>
        <w:jc w:val="both"/>
        <w:rPr>
          <w:rFonts w:ascii="Helvetica" w:hAnsi="Helvetica"/>
          <w:lang w:val="es-ES"/>
        </w:rPr>
      </w:pPr>
      <w:proofErr w:type="spellStart"/>
      <w:r w:rsidRPr="00623806">
        <w:rPr>
          <w:rFonts w:ascii="Helvetica" w:hAnsi="Helvetica"/>
          <w:lang w:val="es-ES"/>
        </w:rPr>
        <w:t>Or</w:t>
      </w:r>
      <w:proofErr w:type="spellEnd"/>
      <w:r w:rsidRPr="00623806">
        <w:rPr>
          <w:rFonts w:ascii="Helvetica" w:hAnsi="Helvetica"/>
          <w:lang w:val="es-ES"/>
        </w:rPr>
        <w:t xml:space="preserve"> </w:t>
      </w:r>
      <w:proofErr w:type="spellStart"/>
      <w:r w:rsidRPr="00623806">
        <w:rPr>
          <w:rFonts w:ascii="Helvetica" w:hAnsi="Helvetica"/>
          <w:lang w:val="es-ES"/>
        </w:rPr>
        <w:t>maybe</w:t>
      </w:r>
      <w:proofErr w:type="spellEnd"/>
      <w:r w:rsidRPr="00623806">
        <w:rPr>
          <w:rFonts w:ascii="Helvetica" w:hAnsi="Helvetica"/>
          <w:lang w:val="es-ES"/>
        </w:rPr>
        <w:t xml:space="preserve"> he </w:t>
      </w:r>
      <w:proofErr w:type="spellStart"/>
      <w:r w:rsidRPr="00623806">
        <w:rPr>
          <w:rFonts w:ascii="Helvetica" w:hAnsi="Helvetica"/>
          <w:lang w:val="es-ES"/>
        </w:rPr>
        <w:t>did</w:t>
      </w:r>
      <w:proofErr w:type="spellEnd"/>
      <w:r w:rsidRPr="00623806">
        <w:rPr>
          <w:rFonts w:ascii="Helvetica" w:hAnsi="Helvetica"/>
          <w:lang w:val="es-ES"/>
        </w:rPr>
        <w:t>.</w:t>
      </w:r>
    </w:p>
    <w:p w14:paraId="61C10D4F" w14:textId="452BA0E9" w:rsidR="002F089B" w:rsidRPr="00623806" w:rsidRDefault="002F089B" w:rsidP="002F089B">
      <w:pPr>
        <w:pStyle w:val="SceneBreak"/>
        <w:spacing w:line="276" w:lineRule="auto"/>
        <w:ind w:firstLine="720"/>
        <w:jc w:val="both"/>
        <w:rPr>
          <w:rFonts w:ascii="Helvetica" w:hAnsi="Helvetica"/>
          <w:lang w:val="es-ES"/>
        </w:rPr>
      </w:pPr>
      <w:proofErr w:type="spellStart"/>
      <w:r w:rsidRPr="00623806">
        <w:rPr>
          <w:rFonts w:ascii="Helvetica" w:hAnsi="Helvetica"/>
          <w:lang w:val="es-ES"/>
        </w:rPr>
        <w:t>All</w:t>
      </w:r>
      <w:proofErr w:type="spellEnd"/>
      <w:r w:rsidRPr="00623806">
        <w:rPr>
          <w:rFonts w:ascii="Helvetica" w:hAnsi="Helvetica"/>
          <w:lang w:val="es-ES"/>
        </w:rPr>
        <w:t xml:space="preserve"> I </w:t>
      </w:r>
      <w:proofErr w:type="spellStart"/>
      <w:r w:rsidRPr="00623806">
        <w:rPr>
          <w:rFonts w:ascii="Helvetica" w:hAnsi="Helvetica"/>
          <w:lang w:val="es-ES"/>
        </w:rPr>
        <w:t>knew</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when</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pressed</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chest</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mouth</w:t>
      </w:r>
      <w:proofErr w:type="spellEnd"/>
      <w:r w:rsidRPr="00623806">
        <w:rPr>
          <w:rFonts w:ascii="Helvetica" w:hAnsi="Helvetica"/>
          <w:lang w:val="es-ES"/>
        </w:rPr>
        <w:t xml:space="preserve"> </w:t>
      </w:r>
      <w:proofErr w:type="spellStart"/>
      <w:r w:rsidRPr="00623806">
        <w:rPr>
          <w:rFonts w:ascii="Helvetica" w:hAnsi="Helvetica"/>
          <w:lang w:val="es-ES"/>
        </w:rPr>
        <w:t>crashed</w:t>
      </w:r>
      <w:proofErr w:type="spellEnd"/>
      <w:r w:rsidRPr="00623806">
        <w:rPr>
          <w:rFonts w:ascii="Helvetica" w:hAnsi="Helvetica"/>
          <w:lang w:val="es-ES"/>
        </w:rPr>
        <w:t xml:space="preserve"> onto mine, and </w:t>
      </w:r>
      <w:proofErr w:type="spellStart"/>
      <w:r w:rsidRPr="00623806">
        <w:rPr>
          <w:rFonts w:ascii="Helvetica" w:hAnsi="Helvetica"/>
          <w:lang w:val="es-ES"/>
        </w:rPr>
        <w:t>everything</w:t>
      </w:r>
      <w:proofErr w:type="spellEnd"/>
      <w:r w:rsidRPr="00623806">
        <w:rPr>
          <w:rFonts w:ascii="Helvetica" w:hAnsi="Helvetica"/>
          <w:lang w:val="es-ES"/>
        </w:rPr>
        <w:t xml:space="preserve"> </w:t>
      </w:r>
      <w:proofErr w:type="spellStart"/>
      <w:r w:rsidRPr="00623806">
        <w:rPr>
          <w:rFonts w:ascii="Helvetica" w:hAnsi="Helvetica"/>
          <w:lang w:val="es-ES"/>
        </w:rPr>
        <w:t>else</w:t>
      </w:r>
      <w:proofErr w:type="spellEnd"/>
      <w:r w:rsidRPr="00623806">
        <w:rPr>
          <w:rFonts w:ascii="Helvetica" w:hAnsi="Helvetica"/>
          <w:lang w:val="es-ES"/>
        </w:rPr>
        <w:t xml:space="preserve"> </w:t>
      </w:r>
      <w:proofErr w:type="spellStart"/>
      <w:r w:rsidRPr="00623806">
        <w:rPr>
          <w:rFonts w:ascii="Helvetica" w:hAnsi="Helvetica"/>
          <w:lang w:val="es-ES"/>
        </w:rPr>
        <w:t>ceased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exist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world</w:t>
      </w:r>
      <w:proofErr w:type="spellEnd"/>
      <w:r w:rsidRPr="00623806">
        <w:rPr>
          <w:rFonts w:ascii="Helvetica" w:hAnsi="Helvetica"/>
          <w:lang w:val="es-ES"/>
        </w:rPr>
        <w:t xml:space="preserve"> </w:t>
      </w:r>
      <w:proofErr w:type="spellStart"/>
      <w:r w:rsidRPr="00623806">
        <w:rPr>
          <w:rFonts w:ascii="Helvetica" w:hAnsi="Helvetica"/>
          <w:lang w:val="es-ES"/>
        </w:rPr>
        <w:t>narrowed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sensations</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heat</w:t>
      </w:r>
      <w:proofErr w:type="spellEnd"/>
      <w:r w:rsidRPr="00623806">
        <w:rPr>
          <w:rFonts w:ascii="Helvetica" w:hAnsi="Helvetica"/>
          <w:lang w:val="es-ES"/>
        </w:rPr>
        <w:t xml:space="preserve"> and </w:t>
      </w:r>
      <w:proofErr w:type="spellStart"/>
      <w:r w:rsidRPr="00623806">
        <w:rPr>
          <w:rFonts w:ascii="Helvetica" w:hAnsi="Helvetica"/>
          <w:lang w:val="es-ES"/>
        </w:rPr>
        <w:t>lips</w:t>
      </w:r>
      <w:proofErr w:type="spellEnd"/>
      <w:r w:rsidRPr="00623806">
        <w:rPr>
          <w:rFonts w:ascii="Helvetica" w:hAnsi="Helvetica"/>
          <w:lang w:val="es-ES"/>
        </w:rPr>
        <w:t xml:space="preserve">, </w:t>
      </w:r>
      <w:proofErr w:type="spellStart"/>
      <w:r w:rsidRPr="00623806">
        <w:rPr>
          <w:rFonts w:ascii="Helvetica" w:hAnsi="Helvetica"/>
          <w:lang w:val="es-ES"/>
        </w:rPr>
        <w:t>along</w:t>
      </w:r>
      <w:proofErr w:type="spellEnd"/>
      <w:r w:rsidRPr="00623806">
        <w:rPr>
          <w:rFonts w:ascii="Helvetica" w:hAnsi="Helvetica"/>
          <w:lang w:val="es-ES"/>
        </w:rPr>
        <w:t xml:space="preserve"> </w:t>
      </w:r>
      <w:proofErr w:type="spellStart"/>
      <w:r w:rsidRPr="00623806">
        <w:rPr>
          <w:rFonts w:ascii="Helvetica" w:hAnsi="Helvetica"/>
          <w:lang w:val="es-ES"/>
        </w:rPr>
        <w:lastRenderedPageBreak/>
        <w:t>with</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rapid</w:t>
      </w:r>
      <w:proofErr w:type="spellEnd"/>
      <w:r w:rsidRPr="00623806">
        <w:rPr>
          <w:rFonts w:ascii="Helvetica" w:hAnsi="Helvetica"/>
          <w:lang w:val="es-ES"/>
        </w:rPr>
        <w:t xml:space="preserve"> </w:t>
      </w:r>
      <w:proofErr w:type="spellStart"/>
      <w:r w:rsidRPr="00623806">
        <w:rPr>
          <w:rFonts w:ascii="Helvetica" w:hAnsi="Helvetica"/>
          <w:lang w:val="es-ES"/>
        </w:rPr>
        <w:t>rasp</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shared</w:t>
      </w:r>
      <w:proofErr w:type="spellEnd"/>
      <w:r w:rsidRPr="00623806">
        <w:rPr>
          <w:rFonts w:ascii="Helvetica" w:hAnsi="Helvetica"/>
          <w:lang w:val="es-ES"/>
        </w:rPr>
        <w:t xml:space="preserve"> </w:t>
      </w:r>
      <w:proofErr w:type="spellStart"/>
      <w:r w:rsidRPr="00623806">
        <w:rPr>
          <w:rFonts w:ascii="Helvetica" w:hAnsi="Helvetica"/>
          <w:lang w:val="es-ES"/>
        </w:rPr>
        <w:t>breath</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back </w:t>
      </w:r>
      <w:proofErr w:type="spellStart"/>
      <w:r w:rsidRPr="00623806">
        <w:rPr>
          <w:rFonts w:ascii="Helvetica" w:hAnsi="Helvetica"/>
          <w:lang w:val="es-ES"/>
        </w:rPr>
        <w:t>slammed</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wall</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a </w:t>
      </w:r>
      <w:proofErr w:type="spellStart"/>
      <w:r w:rsidRPr="00623806">
        <w:rPr>
          <w:rFonts w:ascii="Helvetica" w:hAnsi="Helvetica"/>
          <w:lang w:val="es-ES"/>
        </w:rPr>
        <w:t>gasp</w:t>
      </w:r>
      <w:proofErr w:type="spellEnd"/>
      <w:r w:rsidRPr="00623806">
        <w:rPr>
          <w:rFonts w:ascii="Helvetica" w:hAnsi="Helvetica"/>
          <w:lang w:val="es-ES"/>
        </w:rPr>
        <w:t xml:space="preserve">, and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arms</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w:t>
      </w:r>
      <w:proofErr w:type="spellStart"/>
      <w:r w:rsidRPr="00623806">
        <w:rPr>
          <w:rFonts w:ascii="Helvetica" w:hAnsi="Helvetica"/>
          <w:lang w:val="es-ES"/>
        </w:rPr>
        <w:t>already</w:t>
      </w:r>
      <w:proofErr w:type="spellEnd"/>
      <w:r w:rsidRPr="00623806">
        <w:rPr>
          <w:rFonts w:ascii="Helvetica" w:hAnsi="Helvetica"/>
          <w:lang w:val="es-ES"/>
        </w:rPr>
        <w:t xml:space="preserve"> </w:t>
      </w:r>
      <w:proofErr w:type="spellStart"/>
      <w:r w:rsidRPr="00623806">
        <w:rPr>
          <w:rFonts w:ascii="Helvetica" w:hAnsi="Helvetica"/>
          <w:lang w:val="es-ES"/>
        </w:rPr>
        <w:t>around</w:t>
      </w:r>
      <w:proofErr w:type="spellEnd"/>
      <w:r w:rsidRPr="00623806">
        <w:rPr>
          <w:rFonts w:ascii="Helvetica" w:hAnsi="Helvetica"/>
          <w:lang w:val="es-ES"/>
        </w:rPr>
        <w:t xml:space="preserve"> me—</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tangled</w:t>
      </w:r>
      <w:proofErr w:type="spellEnd"/>
      <w:r w:rsidRPr="00623806">
        <w:rPr>
          <w:rFonts w:ascii="Helvetica" w:hAnsi="Helvetica"/>
          <w:lang w:val="es-ES"/>
        </w:rPr>
        <w:t xml:space="preserve"> in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hair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other</w:t>
      </w:r>
      <w:proofErr w:type="spellEnd"/>
      <w:r w:rsidRPr="00623806">
        <w:rPr>
          <w:rFonts w:ascii="Helvetica" w:hAnsi="Helvetica"/>
          <w:lang w:val="es-ES"/>
        </w:rPr>
        <w:t xml:space="preserve"> </w:t>
      </w:r>
      <w:proofErr w:type="spellStart"/>
      <w:r w:rsidRPr="00623806">
        <w:rPr>
          <w:rFonts w:ascii="Helvetica" w:hAnsi="Helvetica"/>
          <w:lang w:val="es-ES"/>
        </w:rPr>
        <w:t>sliding</w:t>
      </w:r>
      <w:proofErr w:type="spellEnd"/>
      <w:r w:rsidRPr="00623806">
        <w:rPr>
          <w:rFonts w:ascii="Helvetica" w:hAnsi="Helvetica"/>
          <w:lang w:val="es-ES"/>
        </w:rPr>
        <w:t xml:space="preserve"> </w:t>
      </w:r>
      <w:proofErr w:type="spellStart"/>
      <w:r w:rsidRPr="00623806">
        <w:rPr>
          <w:rFonts w:ascii="Helvetica" w:hAnsi="Helvetica"/>
          <w:lang w:val="es-ES"/>
        </w:rPr>
        <w:t>down</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thigh</w:t>
      </w:r>
      <w:proofErr w:type="spellEnd"/>
      <w:r w:rsidRPr="00623806">
        <w:rPr>
          <w:rFonts w:ascii="Helvetica" w:hAnsi="Helvetica"/>
          <w:lang w:val="es-ES"/>
        </w:rPr>
        <w:t xml:space="preserve"> as he </w:t>
      </w:r>
      <w:proofErr w:type="spellStart"/>
      <w:r w:rsidRPr="00623806">
        <w:rPr>
          <w:rFonts w:ascii="Helvetica" w:hAnsi="Helvetica"/>
          <w:lang w:val="es-ES"/>
        </w:rPr>
        <w:t>lifted</w:t>
      </w:r>
      <w:proofErr w:type="spellEnd"/>
      <w:r w:rsidRPr="00623806">
        <w:rPr>
          <w:rFonts w:ascii="Helvetica" w:hAnsi="Helvetica"/>
          <w:lang w:val="es-ES"/>
        </w:rPr>
        <w:t xml:space="preserve"> me </w:t>
      </w:r>
      <w:proofErr w:type="spellStart"/>
      <w:r w:rsidRPr="00623806">
        <w:rPr>
          <w:rFonts w:ascii="Helvetica" w:hAnsi="Helvetica"/>
          <w:lang w:val="es-ES"/>
        </w:rPr>
        <w:t>effortlessly</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legs</w:t>
      </w:r>
      <w:proofErr w:type="spellEnd"/>
      <w:r w:rsidRPr="00623806">
        <w:rPr>
          <w:rFonts w:ascii="Helvetica" w:hAnsi="Helvetica"/>
          <w:lang w:val="es-ES"/>
        </w:rPr>
        <w:t xml:space="preserve"> </w:t>
      </w:r>
      <w:proofErr w:type="spellStart"/>
      <w:r w:rsidRPr="00623806">
        <w:rPr>
          <w:rFonts w:ascii="Helvetica" w:hAnsi="Helvetica"/>
          <w:lang w:val="es-ES"/>
        </w:rPr>
        <w:t>wrapped</w:t>
      </w:r>
      <w:proofErr w:type="spellEnd"/>
      <w:r w:rsidRPr="00623806">
        <w:rPr>
          <w:rFonts w:ascii="Helvetica" w:hAnsi="Helvetica"/>
          <w:lang w:val="es-ES"/>
        </w:rPr>
        <w:t xml:space="preserve"> </w:t>
      </w:r>
      <w:proofErr w:type="spellStart"/>
      <w:r w:rsidRPr="00623806">
        <w:rPr>
          <w:rFonts w:ascii="Helvetica" w:hAnsi="Helvetica"/>
          <w:lang w:val="es-ES"/>
        </w:rPr>
        <w:t>around</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instinct</w:t>
      </w:r>
      <w:proofErr w:type="spellEnd"/>
      <w:r w:rsidRPr="00623806">
        <w:rPr>
          <w:rFonts w:ascii="Helvetica" w:hAnsi="Helvetica"/>
          <w:lang w:val="es-ES"/>
        </w:rPr>
        <w:t xml:space="preserve">, </w:t>
      </w:r>
      <w:proofErr w:type="spellStart"/>
      <w:r w:rsidRPr="00623806">
        <w:rPr>
          <w:rFonts w:ascii="Helvetica" w:hAnsi="Helvetica"/>
          <w:lang w:val="es-ES"/>
        </w:rPr>
        <w:t>dragging</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tighter</w:t>
      </w:r>
      <w:proofErr w:type="spellEnd"/>
      <w:r w:rsidRPr="00623806">
        <w:rPr>
          <w:rFonts w:ascii="Helvetica" w:hAnsi="Helvetica"/>
          <w:lang w:val="es-ES"/>
        </w:rPr>
        <w:t xml:space="preserve"> </w:t>
      </w:r>
      <w:proofErr w:type="spellStart"/>
      <w:r w:rsidRPr="00623806">
        <w:rPr>
          <w:rFonts w:ascii="Helvetica" w:hAnsi="Helvetica"/>
          <w:lang w:val="es-ES"/>
        </w:rPr>
        <w:t>against</w:t>
      </w:r>
      <w:proofErr w:type="spellEnd"/>
      <w:r w:rsidRPr="00623806">
        <w:rPr>
          <w:rFonts w:ascii="Helvetica" w:hAnsi="Helvetica"/>
          <w:lang w:val="es-ES"/>
        </w:rPr>
        <w:t xml:space="preserve"> me.</w:t>
      </w:r>
    </w:p>
    <w:p w14:paraId="18C734E6" w14:textId="35C8EB27" w:rsidR="002F089B" w:rsidRPr="00623806" w:rsidRDefault="002F089B" w:rsidP="002F089B">
      <w:pPr>
        <w:pStyle w:val="SceneBreak"/>
        <w:spacing w:line="276" w:lineRule="auto"/>
        <w:ind w:firstLine="720"/>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hardness</w:t>
      </w:r>
      <w:proofErr w:type="spellEnd"/>
      <w:r w:rsidRPr="00623806">
        <w:rPr>
          <w:rFonts w:ascii="Helvetica" w:hAnsi="Helvetica"/>
          <w:lang w:val="es-ES"/>
        </w:rPr>
        <w:t xml:space="preserve"> </w:t>
      </w:r>
      <w:proofErr w:type="spellStart"/>
      <w:r w:rsidRPr="00623806">
        <w:rPr>
          <w:rFonts w:ascii="Helvetica" w:hAnsi="Helvetica"/>
          <w:lang w:val="es-ES"/>
        </w:rPr>
        <w:t>between</w:t>
      </w:r>
      <w:proofErr w:type="spellEnd"/>
      <w:r w:rsidRPr="00623806">
        <w:rPr>
          <w:rFonts w:ascii="Helvetica" w:hAnsi="Helvetica"/>
          <w:lang w:val="es-ES"/>
        </w:rPr>
        <w:t xml:space="preserve"> </w:t>
      </w:r>
      <w:proofErr w:type="spellStart"/>
      <w:r w:rsidRPr="00623806">
        <w:rPr>
          <w:rFonts w:ascii="Helvetica" w:hAnsi="Helvetica"/>
          <w:lang w:val="es-ES"/>
        </w:rPr>
        <w:t>us</w:t>
      </w:r>
      <w:proofErr w:type="spellEnd"/>
      <w:r w:rsidRPr="00623806">
        <w:rPr>
          <w:rFonts w:ascii="Helvetica" w:hAnsi="Helvetica"/>
          <w:lang w:val="es-ES"/>
        </w:rPr>
        <w:t xml:space="preserve"> </w:t>
      </w:r>
      <w:proofErr w:type="spellStart"/>
      <w:r w:rsidRPr="00623806">
        <w:rPr>
          <w:rFonts w:ascii="Helvetica" w:hAnsi="Helvetica"/>
          <w:lang w:val="es-ES"/>
        </w:rPr>
        <w:t>pressed</w:t>
      </w:r>
      <w:proofErr w:type="spellEnd"/>
      <w:r w:rsidRPr="00623806">
        <w:rPr>
          <w:rFonts w:ascii="Helvetica" w:hAnsi="Helvetica"/>
          <w:lang w:val="es-ES"/>
        </w:rPr>
        <w:t xml:space="preserve"> </w:t>
      </w:r>
      <w:proofErr w:type="spellStart"/>
      <w:r w:rsidRPr="00623806">
        <w:rPr>
          <w:rFonts w:ascii="Helvetica" w:hAnsi="Helvetica"/>
          <w:lang w:val="es-ES"/>
        </w:rPr>
        <w:t>right</w:t>
      </w:r>
      <w:proofErr w:type="spellEnd"/>
      <w:r w:rsidRPr="00623806">
        <w:rPr>
          <w:rFonts w:ascii="Helvetica" w:hAnsi="Helvetica"/>
          <w:lang w:val="es-ES"/>
        </w:rPr>
        <w:t xml:space="preserve"> </w:t>
      </w:r>
      <w:proofErr w:type="spellStart"/>
      <w:r w:rsidRPr="00623806">
        <w:rPr>
          <w:rFonts w:ascii="Helvetica" w:hAnsi="Helvetica"/>
          <w:lang w:val="es-ES"/>
        </w:rPr>
        <w:t>where</w:t>
      </w:r>
      <w:proofErr w:type="spellEnd"/>
      <w:r w:rsidRPr="00623806">
        <w:rPr>
          <w:rFonts w:ascii="Helvetica" w:hAnsi="Helvetica"/>
          <w:lang w:val="es-ES"/>
        </w:rPr>
        <w:t xml:space="preserve"> I </w:t>
      </w:r>
      <w:proofErr w:type="spellStart"/>
      <w:r w:rsidRPr="00623806">
        <w:rPr>
          <w:rFonts w:ascii="Helvetica" w:hAnsi="Helvetica"/>
          <w:lang w:val="es-ES"/>
        </w:rPr>
        <w:t>needed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and I </w:t>
      </w:r>
      <w:proofErr w:type="spellStart"/>
      <w:r w:rsidRPr="00623806">
        <w:rPr>
          <w:rFonts w:ascii="Helvetica" w:hAnsi="Helvetica"/>
          <w:lang w:val="es-ES"/>
        </w:rPr>
        <w:t>gasped</w:t>
      </w:r>
      <w:proofErr w:type="spellEnd"/>
      <w:r w:rsidRPr="00623806">
        <w:rPr>
          <w:rFonts w:ascii="Helvetica" w:hAnsi="Helvetica"/>
          <w:lang w:val="es-ES"/>
        </w:rPr>
        <w:t xml:space="preserve"> </w:t>
      </w:r>
      <w:proofErr w:type="spellStart"/>
      <w:r w:rsidRPr="00623806">
        <w:rPr>
          <w:rFonts w:ascii="Helvetica" w:hAnsi="Helvetica"/>
          <w:lang w:val="es-ES"/>
        </w:rPr>
        <w:t>against</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mouth</w:t>
      </w:r>
      <w:proofErr w:type="spellEnd"/>
      <w:r w:rsidRPr="00623806">
        <w:rPr>
          <w:rFonts w:ascii="Helvetica" w:hAnsi="Helvetica"/>
          <w:lang w:val="es-ES"/>
        </w:rPr>
        <w:t>.</w:t>
      </w:r>
    </w:p>
    <w:p w14:paraId="51D3A43C" w14:textId="77F20F35" w:rsidR="002F089B" w:rsidRPr="00623806" w:rsidRDefault="002F089B" w:rsidP="002F089B">
      <w:pPr>
        <w:pStyle w:val="SceneBreak"/>
        <w:spacing w:line="276" w:lineRule="auto"/>
        <w:ind w:firstLine="720"/>
        <w:jc w:val="both"/>
        <w:rPr>
          <w:rFonts w:ascii="Helvetica" w:hAnsi="Helvetica"/>
          <w:lang w:val="es-ES"/>
        </w:rPr>
      </w:pP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kiss</w:t>
      </w:r>
      <w:proofErr w:type="spellEnd"/>
      <w:r w:rsidRPr="00623806">
        <w:rPr>
          <w:rFonts w:ascii="Helvetica" w:hAnsi="Helvetica"/>
          <w:lang w:val="es-ES"/>
        </w:rPr>
        <w:t xml:space="preserve">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sweet</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consuming</w:t>
      </w:r>
      <w:proofErr w:type="spellEnd"/>
      <w:r w:rsidRPr="00623806">
        <w:rPr>
          <w:rFonts w:ascii="Helvetica" w:hAnsi="Helvetica"/>
          <w:lang w:val="es-ES"/>
        </w:rPr>
        <w:t xml:space="preserve">. A </w:t>
      </w:r>
      <w:proofErr w:type="spellStart"/>
      <w:r w:rsidRPr="00623806">
        <w:rPr>
          <w:rFonts w:ascii="Helvetica" w:hAnsi="Helvetica"/>
          <w:lang w:val="es-ES"/>
        </w:rPr>
        <w:t>claim</w:t>
      </w:r>
      <w:proofErr w:type="spellEnd"/>
      <w:r w:rsidRPr="00623806">
        <w:rPr>
          <w:rFonts w:ascii="Helvetica" w:hAnsi="Helvetica"/>
          <w:lang w:val="es-ES"/>
        </w:rPr>
        <w:t xml:space="preserve">. A </w:t>
      </w:r>
      <w:proofErr w:type="spellStart"/>
      <w:r w:rsidRPr="00623806">
        <w:rPr>
          <w:rFonts w:ascii="Helvetica" w:hAnsi="Helvetica"/>
          <w:lang w:val="es-ES"/>
        </w:rPr>
        <w:t>confession</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everything</w:t>
      </w:r>
      <w:proofErr w:type="spellEnd"/>
      <w:r w:rsidRPr="00623806">
        <w:rPr>
          <w:rFonts w:ascii="Helvetica" w:hAnsi="Helvetica"/>
          <w:lang w:val="es-ES"/>
        </w:rPr>
        <w:t xml:space="preserve"> he </w:t>
      </w:r>
      <w:proofErr w:type="spellStart"/>
      <w:r w:rsidRPr="00623806">
        <w:rPr>
          <w:rFonts w:ascii="Helvetica" w:hAnsi="Helvetica"/>
          <w:lang w:val="es-ES"/>
        </w:rPr>
        <w:t>hadn’t</w:t>
      </w:r>
      <w:proofErr w:type="spellEnd"/>
      <w:r w:rsidRPr="00623806">
        <w:rPr>
          <w:rFonts w:ascii="Helvetica" w:hAnsi="Helvetica"/>
          <w:lang w:val="es-ES"/>
        </w:rPr>
        <w:t xml:space="preserve">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tongue </w:t>
      </w:r>
      <w:proofErr w:type="spellStart"/>
      <w:r w:rsidRPr="00623806">
        <w:rPr>
          <w:rFonts w:ascii="Helvetica" w:hAnsi="Helvetica"/>
          <w:lang w:val="es-ES"/>
        </w:rPr>
        <w:t>thrust</w:t>
      </w:r>
      <w:proofErr w:type="spellEnd"/>
      <w:r w:rsidRPr="00623806">
        <w:rPr>
          <w:rFonts w:ascii="Helvetica" w:hAnsi="Helvetica"/>
          <w:lang w:val="es-ES"/>
        </w:rPr>
        <w:t xml:space="preserve"> </w:t>
      </w:r>
      <w:proofErr w:type="spellStart"/>
      <w:r w:rsidRPr="00623806">
        <w:rPr>
          <w:rFonts w:ascii="Helvetica" w:hAnsi="Helvetica"/>
          <w:lang w:val="es-ES"/>
        </w:rPr>
        <w:t>deep</w:t>
      </w:r>
      <w:proofErr w:type="spellEnd"/>
      <w:r w:rsidRPr="00623806">
        <w:rPr>
          <w:rFonts w:ascii="Helvetica" w:hAnsi="Helvetica"/>
          <w:lang w:val="es-ES"/>
        </w:rPr>
        <w:t xml:space="preserve">, </w:t>
      </w:r>
      <w:proofErr w:type="spellStart"/>
      <w:r w:rsidRPr="00623806">
        <w:rPr>
          <w:rFonts w:ascii="Helvetica" w:hAnsi="Helvetica"/>
          <w:lang w:val="es-ES"/>
        </w:rPr>
        <w:t>tasting</w:t>
      </w:r>
      <w:proofErr w:type="spellEnd"/>
      <w:r w:rsidRPr="00623806">
        <w:rPr>
          <w:rFonts w:ascii="Helvetica" w:hAnsi="Helvetica"/>
          <w:lang w:val="es-ES"/>
        </w:rPr>
        <w:t xml:space="preserve">, </w:t>
      </w:r>
      <w:proofErr w:type="spellStart"/>
      <w:r w:rsidRPr="00623806">
        <w:rPr>
          <w:rFonts w:ascii="Helvetica" w:hAnsi="Helvetica"/>
          <w:lang w:val="es-ES"/>
        </w:rPr>
        <w:t>devouring</w:t>
      </w:r>
      <w:proofErr w:type="spellEnd"/>
      <w:r w:rsidRPr="00623806">
        <w:rPr>
          <w:rFonts w:ascii="Helvetica" w:hAnsi="Helvetica"/>
          <w:lang w:val="es-ES"/>
        </w:rPr>
        <w:t xml:space="preserve">. </w:t>
      </w:r>
      <w:proofErr w:type="spellStart"/>
      <w:r w:rsidRPr="00623806">
        <w:rPr>
          <w:rFonts w:ascii="Helvetica" w:hAnsi="Helvetica"/>
          <w:lang w:val="es-ES"/>
        </w:rPr>
        <w:t>Every</w:t>
      </w:r>
      <w:proofErr w:type="spellEnd"/>
      <w:r w:rsidRPr="00623806">
        <w:rPr>
          <w:rFonts w:ascii="Helvetica" w:hAnsi="Helvetica"/>
          <w:lang w:val="es-ES"/>
        </w:rPr>
        <w:t xml:space="preserve"> </w:t>
      </w:r>
      <w:proofErr w:type="spellStart"/>
      <w:r w:rsidRPr="00623806">
        <w:rPr>
          <w:rFonts w:ascii="Helvetica" w:hAnsi="Helvetica"/>
          <w:lang w:val="es-ES"/>
        </w:rPr>
        <w:t>moan</w:t>
      </w:r>
      <w:proofErr w:type="spellEnd"/>
      <w:r w:rsidRPr="00623806">
        <w:rPr>
          <w:rFonts w:ascii="Helvetica" w:hAnsi="Helvetica"/>
          <w:lang w:val="es-ES"/>
        </w:rPr>
        <w:t xml:space="preserve"> I </w:t>
      </w:r>
      <w:proofErr w:type="spellStart"/>
      <w:r w:rsidRPr="00623806">
        <w:rPr>
          <w:rFonts w:ascii="Helvetica" w:hAnsi="Helvetica"/>
          <w:lang w:val="es-ES"/>
        </w:rPr>
        <w:t>gave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swallowed</w:t>
      </w:r>
      <w:proofErr w:type="spellEnd"/>
      <w:r w:rsidRPr="00623806">
        <w:rPr>
          <w:rFonts w:ascii="Helvetica" w:hAnsi="Helvetica"/>
          <w:lang w:val="es-ES"/>
        </w:rPr>
        <w:t xml:space="preserve"> </w:t>
      </w:r>
      <w:proofErr w:type="spellStart"/>
      <w:r w:rsidRPr="00623806">
        <w:rPr>
          <w:rFonts w:ascii="Helvetica" w:hAnsi="Helvetica"/>
          <w:lang w:val="es-ES"/>
        </w:rPr>
        <w:t>whole</w:t>
      </w:r>
      <w:proofErr w:type="spellEnd"/>
      <w:r w:rsidRPr="00623806">
        <w:rPr>
          <w:rFonts w:ascii="Helvetica" w:hAnsi="Helvetica"/>
          <w:lang w:val="es-ES"/>
        </w:rPr>
        <w:t xml:space="preserve">, </w:t>
      </w:r>
      <w:proofErr w:type="spellStart"/>
      <w:r w:rsidRPr="00623806">
        <w:rPr>
          <w:rFonts w:ascii="Helvetica" w:hAnsi="Helvetica"/>
          <w:lang w:val="es-ES"/>
        </w:rPr>
        <w:t>every</w:t>
      </w:r>
      <w:proofErr w:type="spellEnd"/>
      <w:r w:rsidRPr="00623806">
        <w:rPr>
          <w:rFonts w:ascii="Helvetica" w:hAnsi="Helvetica"/>
          <w:lang w:val="es-ES"/>
        </w:rPr>
        <w:t xml:space="preserve"> </w:t>
      </w:r>
      <w:proofErr w:type="spellStart"/>
      <w:r w:rsidRPr="00623806">
        <w:rPr>
          <w:rFonts w:ascii="Helvetica" w:hAnsi="Helvetica"/>
          <w:lang w:val="es-ES"/>
        </w:rPr>
        <w:t>desperate</w:t>
      </w:r>
      <w:proofErr w:type="spellEnd"/>
      <w:r w:rsidRPr="00623806">
        <w:rPr>
          <w:rFonts w:ascii="Helvetica" w:hAnsi="Helvetica"/>
          <w:lang w:val="es-ES"/>
        </w:rPr>
        <w:t xml:space="preserve"> </w:t>
      </w:r>
      <w:proofErr w:type="spellStart"/>
      <w:r w:rsidRPr="00623806">
        <w:rPr>
          <w:rFonts w:ascii="Helvetica" w:hAnsi="Helvetica"/>
          <w:lang w:val="es-ES"/>
        </w:rPr>
        <w:t>noise</w:t>
      </w:r>
      <w:proofErr w:type="spellEnd"/>
      <w:r w:rsidRPr="00623806">
        <w:rPr>
          <w:rFonts w:ascii="Helvetica" w:hAnsi="Helvetica"/>
          <w:lang w:val="es-ES"/>
        </w:rPr>
        <w:t xml:space="preserve"> </w:t>
      </w:r>
      <w:proofErr w:type="spellStart"/>
      <w:r w:rsidRPr="00623806">
        <w:rPr>
          <w:rFonts w:ascii="Helvetica" w:hAnsi="Helvetica"/>
          <w:lang w:val="es-ES"/>
        </w:rPr>
        <w:t>turned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fuel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fire</w:t>
      </w:r>
      <w:proofErr w:type="spellEnd"/>
      <w:r w:rsidRPr="00623806">
        <w:rPr>
          <w:rFonts w:ascii="Helvetica" w:hAnsi="Helvetica"/>
          <w:lang w:val="es-ES"/>
        </w:rPr>
        <w:t xml:space="preserve"> </w:t>
      </w:r>
      <w:proofErr w:type="spellStart"/>
      <w:r w:rsidRPr="00623806">
        <w:rPr>
          <w:rFonts w:ascii="Helvetica" w:hAnsi="Helvetica"/>
          <w:lang w:val="es-ES"/>
        </w:rPr>
        <w:t>raging</w:t>
      </w:r>
      <w:proofErr w:type="spellEnd"/>
      <w:r w:rsidRPr="00623806">
        <w:rPr>
          <w:rFonts w:ascii="Helvetica" w:hAnsi="Helvetica"/>
          <w:lang w:val="es-ES"/>
        </w:rPr>
        <w:t xml:space="preserve"> </w:t>
      </w:r>
      <w:proofErr w:type="spellStart"/>
      <w:r w:rsidRPr="00623806">
        <w:rPr>
          <w:rFonts w:ascii="Helvetica" w:hAnsi="Helvetica"/>
          <w:lang w:val="es-ES"/>
        </w:rPr>
        <w:t>between</w:t>
      </w:r>
      <w:proofErr w:type="spellEnd"/>
      <w:r w:rsidRPr="00623806">
        <w:rPr>
          <w:rFonts w:ascii="Helvetica" w:hAnsi="Helvetica"/>
          <w:lang w:val="es-ES"/>
        </w:rPr>
        <w:t xml:space="preserve"> </w:t>
      </w:r>
      <w:proofErr w:type="spellStart"/>
      <w:r w:rsidRPr="00623806">
        <w:rPr>
          <w:rFonts w:ascii="Helvetica" w:hAnsi="Helvetica"/>
          <w:lang w:val="es-ES"/>
        </w:rPr>
        <w:t>us</w:t>
      </w:r>
      <w:proofErr w:type="spellEnd"/>
      <w:r w:rsidRPr="00623806">
        <w:rPr>
          <w:rFonts w:ascii="Helvetica" w:hAnsi="Helvetica"/>
          <w:lang w:val="es-ES"/>
        </w:rPr>
        <w:t>.</w:t>
      </w:r>
    </w:p>
    <w:p w14:paraId="0D352742" w14:textId="70C49D2F" w:rsidR="002F089B" w:rsidRPr="00623806" w:rsidRDefault="002F089B" w:rsidP="002F089B">
      <w:pPr>
        <w:pStyle w:val="SceneBreak"/>
        <w:spacing w:line="276" w:lineRule="auto"/>
        <w:ind w:firstLine="720"/>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have</w:t>
      </w:r>
      <w:proofErr w:type="spellEnd"/>
      <w:r w:rsidRPr="00623806">
        <w:rPr>
          <w:rFonts w:ascii="Helvetica" w:hAnsi="Helvetica"/>
          <w:lang w:val="es-ES"/>
        </w:rPr>
        <w:t xml:space="preserve"> no idea,” he </w:t>
      </w:r>
      <w:proofErr w:type="spellStart"/>
      <w:r w:rsidRPr="00623806">
        <w:rPr>
          <w:rFonts w:ascii="Helvetica" w:hAnsi="Helvetica"/>
          <w:lang w:val="es-ES"/>
        </w:rPr>
        <w:t>growled</w:t>
      </w:r>
      <w:proofErr w:type="spellEnd"/>
      <w:del w:id="212" w:author="Author">
        <w:r w:rsidRPr="00623806" w:rsidDel="00E5606F">
          <w:rPr>
            <w:rFonts w:ascii="Helvetica" w:hAnsi="Helvetica"/>
            <w:lang w:val="es-ES"/>
          </w:rPr>
          <w:delText xml:space="preserve"> between kisses</w:delText>
        </w:r>
      </w:del>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frayed</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need</w:t>
      </w:r>
      <w:proofErr w:type="spellEnd"/>
      <w:r w:rsidRPr="00623806">
        <w:rPr>
          <w:rFonts w:ascii="Helvetica" w:hAnsi="Helvetica"/>
          <w:lang w:val="es-ES"/>
        </w:rPr>
        <w:t>, “</w:t>
      </w:r>
      <w:proofErr w:type="spellStart"/>
      <w:r w:rsidRPr="00623806">
        <w:rPr>
          <w:rFonts w:ascii="Helvetica" w:hAnsi="Helvetica"/>
          <w:lang w:val="es-ES"/>
        </w:rPr>
        <w:t>how</w:t>
      </w:r>
      <w:proofErr w:type="spellEnd"/>
      <w:r w:rsidRPr="00623806">
        <w:rPr>
          <w:rFonts w:ascii="Helvetica" w:hAnsi="Helvetica"/>
          <w:lang w:val="es-ES"/>
        </w:rPr>
        <w:t xml:space="preserve"> </w:t>
      </w:r>
      <w:proofErr w:type="spellStart"/>
      <w:r w:rsidRPr="00623806">
        <w:rPr>
          <w:rFonts w:ascii="Helvetica" w:hAnsi="Helvetica"/>
          <w:lang w:val="es-ES"/>
        </w:rPr>
        <w:t>hard</w:t>
      </w:r>
      <w:proofErr w:type="spellEnd"/>
      <w:r w:rsidRPr="00623806">
        <w:rPr>
          <w:rFonts w:ascii="Helvetica" w:hAnsi="Helvetica"/>
          <w:lang w:val="es-ES"/>
        </w:rPr>
        <w:t xml:space="preserve"> </w:t>
      </w:r>
      <w:proofErr w:type="spellStart"/>
      <w:r w:rsidRPr="00623806">
        <w:rPr>
          <w:rFonts w:ascii="Helvetica" w:hAnsi="Helvetica"/>
          <w:lang w:val="es-ES"/>
        </w:rPr>
        <w:t>I’ve</w:t>
      </w:r>
      <w:proofErr w:type="spellEnd"/>
      <w:r w:rsidRPr="00623806">
        <w:rPr>
          <w:rFonts w:ascii="Helvetica" w:hAnsi="Helvetica"/>
          <w:lang w:val="es-ES"/>
        </w:rPr>
        <w:t xml:space="preserve"> </w:t>
      </w:r>
      <w:proofErr w:type="spellStart"/>
      <w:r w:rsidRPr="00623806">
        <w:rPr>
          <w:rFonts w:ascii="Helvetica" w:hAnsi="Helvetica"/>
          <w:lang w:val="es-ES"/>
        </w:rPr>
        <w:t>fought</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How</w:t>
      </w:r>
      <w:proofErr w:type="spellEnd"/>
      <w:r w:rsidRPr="00623806">
        <w:rPr>
          <w:rFonts w:ascii="Helvetica" w:hAnsi="Helvetica"/>
          <w:lang w:val="es-ES"/>
        </w:rPr>
        <w:t xml:space="preserve"> </w:t>
      </w:r>
      <w:proofErr w:type="spellStart"/>
      <w:r w:rsidRPr="00623806">
        <w:rPr>
          <w:rFonts w:ascii="Helvetica" w:hAnsi="Helvetica"/>
          <w:lang w:val="es-ES"/>
        </w:rPr>
        <w:t>long</w:t>
      </w:r>
      <w:proofErr w:type="spellEnd"/>
      <w:r w:rsidRPr="00623806">
        <w:rPr>
          <w:rFonts w:ascii="Helvetica" w:hAnsi="Helvetica"/>
          <w:lang w:val="es-ES"/>
        </w:rPr>
        <w:t xml:space="preserve"> </w:t>
      </w:r>
      <w:proofErr w:type="spellStart"/>
      <w:r w:rsidRPr="00623806">
        <w:rPr>
          <w:rFonts w:ascii="Helvetica" w:hAnsi="Helvetica"/>
          <w:lang w:val="es-ES"/>
        </w:rPr>
        <w:t>I’ve</w:t>
      </w:r>
      <w:proofErr w:type="spellEnd"/>
      <w:r w:rsidRPr="00623806">
        <w:rPr>
          <w:rFonts w:ascii="Helvetica" w:hAnsi="Helvetica"/>
          <w:lang w:val="es-ES"/>
        </w:rPr>
        <w:t xml:space="preserve"> </w:t>
      </w:r>
      <w:proofErr w:type="spellStart"/>
      <w:r w:rsidRPr="00623806">
        <w:rPr>
          <w:rFonts w:ascii="Helvetica" w:hAnsi="Helvetica"/>
          <w:lang w:val="es-ES"/>
        </w:rPr>
        <w:t>wanted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feel</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w:t>
      </w:r>
    </w:p>
    <w:p w14:paraId="035A8146" w14:textId="4B2FA304" w:rsidR="002F089B" w:rsidRPr="00623806" w:rsidRDefault="002F089B" w:rsidP="002F089B">
      <w:pPr>
        <w:pStyle w:val="SceneBreak"/>
        <w:spacing w:line="276" w:lineRule="auto"/>
        <w:ind w:firstLine="720"/>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couldn’t</w:t>
      </w:r>
      <w:proofErr w:type="spellEnd"/>
      <w:r w:rsidRPr="00623806">
        <w:rPr>
          <w:rFonts w:ascii="Helvetica" w:hAnsi="Helvetica"/>
          <w:lang w:val="es-ES"/>
        </w:rPr>
        <w:t xml:space="preserve"> </w:t>
      </w:r>
      <w:proofErr w:type="spellStart"/>
      <w:r w:rsidRPr="00623806">
        <w:rPr>
          <w:rFonts w:ascii="Helvetica" w:hAnsi="Helvetica"/>
          <w:lang w:val="es-ES"/>
        </w:rPr>
        <w:t>speak</w:t>
      </w:r>
      <w:proofErr w:type="spellEnd"/>
      <w:r w:rsidRPr="00623806">
        <w:rPr>
          <w:rFonts w:ascii="Helvetica" w:hAnsi="Helvetica"/>
          <w:lang w:val="es-ES"/>
        </w:rPr>
        <w:t xml:space="preserve">. I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barely</w:t>
      </w:r>
      <w:proofErr w:type="spellEnd"/>
      <w:r w:rsidRPr="00623806">
        <w:rPr>
          <w:rFonts w:ascii="Helvetica" w:hAnsi="Helvetica"/>
          <w:lang w:val="es-ES"/>
        </w:rPr>
        <w:t xml:space="preserve"> </w:t>
      </w:r>
      <w:proofErr w:type="spellStart"/>
      <w:r w:rsidRPr="00623806">
        <w:rPr>
          <w:rFonts w:ascii="Helvetica" w:hAnsi="Helvetica"/>
          <w:lang w:val="es-ES"/>
        </w:rPr>
        <w:t>think</w:t>
      </w:r>
      <w:proofErr w:type="spellEnd"/>
      <w:r w:rsidRPr="00623806">
        <w:rPr>
          <w:rFonts w:ascii="Helvetica" w:hAnsi="Helvetica"/>
          <w:lang w:val="es-ES"/>
        </w:rPr>
        <w:t xml:space="preserve">. </w:t>
      </w:r>
      <w:proofErr w:type="spellStart"/>
      <w:r w:rsidRPr="00623806">
        <w:rPr>
          <w:rFonts w:ascii="Helvetica" w:hAnsi="Helvetica"/>
          <w:lang w:val="es-ES"/>
        </w:rPr>
        <w:t>There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only</w:t>
      </w:r>
      <w:proofErr w:type="spellEnd"/>
      <w:r w:rsidRPr="00623806">
        <w:rPr>
          <w:rFonts w:ascii="Helvetica" w:hAnsi="Helvetica"/>
          <w:lang w:val="es-ES"/>
        </w:rPr>
        <w:t xml:space="preserve"> </w:t>
      </w:r>
      <w:proofErr w:type="spellStart"/>
      <w:ins w:id="213" w:author="Author">
        <w:r w:rsidR="00E5606F" w:rsidRPr="00623806">
          <w:rPr>
            <w:rFonts w:ascii="Helvetica" w:hAnsi="Helvetica"/>
            <w:lang w:val="es-ES"/>
          </w:rPr>
          <w:t>this</w:t>
        </w:r>
        <w:proofErr w:type="spellEnd"/>
        <w:r w:rsidR="00E5606F" w:rsidRPr="00623806">
          <w:rPr>
            <w:rFonts w:ascii="Helvetica" w:hAnsi="Helvetica"/>
            <w:lang w:val="es-ES"/>
          </w:rPr>
          <w:t xml:space="preserve"> </w:t>
        </w:r>
      </w:ins>
      <w:proofErr w:type="spellStart"/>
      <w:r w:rsidRPr="00623806">
        <w:rPr>
          <w:rFonts w:ascii="Helvetica" w:hAnsi="Helvetica"/>
          <w:lang w:val="es-ES"/>
        </w:rPr>
        <w:t>sensation</w:t>
      </w:r>
      <w:proofErr w:type="spellEnd"/>
      <w:r w:rsidRPr="00623806">
        <w:rPr>
          <w:rFonts w:ascii="Helvetica" w:hAnsi="Helvetica"/>
          <w:lang w:val="es-ES"/>
        </w:rPr>
        <w:t>.</w:t>
      </w:r>
    </w:p>
    <w:p w14:paraId="138D0B8A" w14:textId="18AF9BC7" w:rsidR="002F089B" w:rsidRPr="00623806" w:rsidRDefault="002F089B" w:rsidP="002F089B">
      <w:pPr>
        <w:pStyle w:val="SceneBreak"/>
        <w:spacing w:line="276" w:lineRule="auto"/>
        <w:ind w:firstLine="720"/>
        <w:jc w:val="both"/>
        <w:rPr>
          <w:rFonts w:ascii="Helvetica" w:hAnsi="Helvetica"/>
          <w:lang w:val="es-ES"/>
        </w:rPr>
      </w:pP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hands</w:t>
      </w:r>
      <w:proofErr w:type="spellEnd"/>
      <w:r w:rsidRPr="00623806">
        <w:rPr>
          <w:rFonts w:ascii="Helvetica" w:hAnsi="Helvetica"/>
          <w:lang w:val="es-ES"/>
        </w:rPr>
        <w:t xml:space="preserve"> </w:t>
      </w:r>
      <w:proofErr w:type="spellStart"/>
      <w:r w:rsidRPr="00623806">
        <w:rPr>
          <w:rFonts w:ascii="Helvetica" w:hAnsi="Helvetica"/>
          <w:lang w:val="es-ES"/>
        </w:rPr>
        <w:t>slid</w:t>
      </w:r>
      <w:proofErr w:type="spellEnd"/>
      <w:r w:rsidRPr="00623806">
        <w:rPr>
          <w:rFonts w:ascii="Helvetica" w:hAnsi="Helvetica"/>
          <w:lang w:val="es-ES"/>
        </w:rPr>
        <w:t xml:space="preserve"> </w:t>
      </w:r>
      <w:proofErr w:type="spellStart"/>
      <w:r w:rsidRPr="00623806">
        <w:rPr>
          <w:rFonts w:ascii="Helvetica" w:hAnsi="Helvetica"/>
          <w:lang w:val="es-ES"/>
        </w:rPr>
        <w:t>beneath</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shirt</w:t>
      </w:r>
      <w:proofErr w:type="spellEnd"/>
      <w:r w:rsidRPr="00623806">
        <w:rPr>
          <w:rFonts w:ascii="Helvetica" w:hAnsi="Helvetica"/>
          <w:lang w:val="es-ES"/>
        </w:rPr>
        <w:t xml:space="preserve">, rough </w:t>
      </w:r>
      <w:proofErr w:type="spellStart"/>
      <w:r w:rsidRPr="00623806">
        <w:rPr>
          <w:rFonts w:ascii="Helvetica" w:hAnsi="Helvetica"/>
          <w:lang w:val="es-ES"/>
        </w:rPr>
        <w:t>palms</w:t>
      </w:r>
      <w:proofErr w:type="spellEnd"/>
      <w:r w:rsidRPr="00623806">
        <w:rPr>
          <w:rFonts w:ascii="Helvetica" w:hAnsi="Helvetica"/>
          <w:lang w:val="es-ES"/>
        </w:rPr>
        <w:t xml:space="preserve"> </w:t>
      </w:r>
      <w:proofErr w:type="gramStart"/>
      <w:r w:rsidRPr="00623806">
        <w:rPr>
          <w:rFonts w:ascii="Helvetica" w:hAnsi="Helvetica"/>
          <w:lang w:val="es-ES"/>
        </w:rPr>
        <w:t>meeting</w:t>
      </w:r>
      <w:proofErr w:type="gramEnd"/>
      <w:r w:rsidRPr="00623806">
        <w:rPr>
          <w:rFonts w:ascii="Helvetica" w:hAnsi="Helvetica"/>
          <w:lang w:val="es-ES"/>
        </w:rPr>
        <w:t xml:space="preserve"> </w:t>
      </w:r>
      <w:proofErr w:type="spellStart"/>
      <w:r w:rsidRPr="00623806">
        <w:rPr>
          <w:rFonts w:ascii="Helvetica" w:hAnsi="Helvetica"/>
          <w:lang w:val="es-ES"/>
        </w:rPr>
        <w:t>bare</w:t>
      </w:r>
      <w:proofErr w:type="spellEnd"/>
      <w:r w:rsidRPr="00623806">
        <w:rPr>
          <w:rFonts w:ascii="Helvetica" w:hAnsi="Helvetica"/>
          <w:lang w:val="es-ES"/>
        </w:rPr>
        <w:t xml:space="preserve"> skin. I </w:t>
      </w:r>
      <w:proofErr w:type="spellStart"/>
      <w:r w:rsidRPr="00623806">
        <w:rPr>
          <w:rFonts w:ascii="Helvetica" w:hAnsi="Helvetica"/>
          <w:lang w:val="es-ES"/>
        </w:rPr>
        <w:t>arched</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touch</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spine</w:t>
      </w:r>
      <w:proofErr w:type="spellEnd"/>
      <w:r w:rsidRPr="00623806">
        <w:rPr>
          <w:rFonts w:ascii="Helvetica" w:hAnsi="Helvetica"/>
          <w:lang w:val="es-ES"/>
        </w:rPr>
        <w:t xml:space="preserve"> </w:t>
      </w:r>
      <w:proofErr w:type="spellStart"/>
      <w:r w:rsidRPr="00623806">
        <w:rPr>
          <w:rFonts w:ascii="Helvetica" w:hAnsi="Helvetica"/>
          <w:lang w:val="es-ES"/>
        </w:rPr>
        <w:t>bowing</w:t>
      </w:r>
      <w:proofErr w:type="spellEnd"/>
      <w:r w:rsidRPr="00623806">
        <w:rPr>
          <w:rFonts w:ascii="Helvetica" w:hAnsi="Helvetica"/>
          <w:lang w:val="es-ES"/>
        </w:rPr>
        <w:t xml:space="preserve"> as he </w:t>
      </w:r>
      <w:proofErr w:type="spellStart"/>
      <w:r w:rsidRPr="00623806">
        <w:rPr>
          <w:rFonts w:ascii="Helvetica" w:hAnsi="Helvetica"/>
          <w:lang w:val="es-ES"/>
        </w:rPr>
        <w:t>mapped</w:t>
      </w:r>
      <w:proofErr w:type="spellEnd"/>
      <w:r w:rsidRPr="00623806">
        <w:rPr>
          <w:rFonts w:ascii="Helvetica" w:hAnsi="Helvetica"/>
          <w:lang w:val="es-ES"/>
        </w:rPr>
        <w:t xml:space="preserve"> </w:t>
      </w:r>
      <w:proofErr w:type="spellStart"/>
      <w:r w:rsidRPr="00623806">
        <w:rPr>
          <w:rFonts w:ascii="Helvetica" w:hAnsi="Helvetica"/>
          <w:lang w:val="es-ES"/>
        </w:rPr>
        <w:t>every</w:t>
      </w:r>
      <w:proofErr w:type="spellEnd"/>
      <w:r w:rsidRPr="00623806">
        <w:rPr>
          <w:rFonts w:ascii="Helvetica" w:hAnsi="Helvetica"/>
          <w:lang w:val="es-ES"/>
        </w:rPr>
        <w:t xml:space="preserve"> </w:t>
      </w:r>
      <w:proofErr w:type="spellStart"/>
      <w:r w:rsidRPr="00623806">
        <w:rPr>
          <w:rFonts w:ascii="Helvetica" w:hAnsi="Helvetica"/>
          <w:lang w:val="es-ES"/>
        </w:rPr>
        <w:t>inch</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me—up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ribs</w:t>
      </w:r>
      <w:proofErr w:type="spellEnd"/>
      <w:r w:rsidRPr="00623806">
        <w:rPr>
          <w:rFonts w:ascii="Helvetica" w:hAnsi="Helvetica"/>
          <w:lang w:val="es-ES"/>
        </w:rPr>
        <w:t xml:space="preserve">, </w:t>
      </w:r>
      <w:proofErr w:type="spellStart"/>
      <w:r w:rsidRPr="00623806">
        <w:rPr>
          <w:rFonts w:ascii="Helvetica" w:hAnsi="Helvetica"/>
          <w:lang w:val="es-ES"/>
        </w:rPr>
        <w:t>down</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back, </w:t>
      </w:r>
      <w:proofErr w:type="spellStart"/>
      <w:r w:rsidRPr="00623806">
        <w:rPr>
          <w:rFonts w:ascii="Helvetica" w:hAnsi="Helvetica"/>
          <w:lang w:val="es-ES"/>
        </w:rPr>
        <w:t>fingers</w:t>
      </w:r>
      <w:proofErr w:type="spellEnd"/>
      <w:r w:rsidRPr="00623806">
        <w:rPr>
          <w:rFonts w:ascii="Helvetica" w:hAnsi="Helvetica"/>
          <w:lang w:val="es-ES"/>
        </w:rPr>
        <w:t xml:space="preserve"> </w:t>
      </w:r>
      <w:proofErr w:type="spellStart"/>
      <w:r w:rsidRPr="00623806">
        <w:rPr>
          <w:rFonts w:ascii="Helvetica" w:hAnsi="Helvetica"/>
          <w:lang w:val="es-ES"/>
        </w:rPr>
        <w:t>skating</w:t>
      </w:r>
      <w:proofErr w:type="spellEnd"/>
      <w:r w:rsidRPr="00623806">
        <w:rPr>
          <w:rFonts w:ascii="Helvetica" w:hAnsi="Helvetica"/>
          <w:lang w:val="es-ES"/>
        </w:rPr>
        <w:t xml:space="preserve"> so </w:t>
      </w:r>
      <w:proofErr w:type="spellStart"/>
      <w:r w:rsidRPr="00623806">
        <w:rPr>
          <w:rFonts w:ascii="Helvetica" w:hAnsi="Helvetica"/>
          <w:lang w:val="es-ES"/>
        </w:rPr>
        <w:t>close</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breasts</w:t>
      </w:r>
      <w:proofErr w:type="spellEnd"/>
      <w:r w:rsidRPr="00623806">
        <w:rPr>
          <w:rFonts w:ascii="Helvetica" w:hAnsi="Helvetica"/>
          <w:lang w:val="es-ES"/>
        </w:rPr>
        <w:t xml:space="preserve"> I </w:t>
      </w:r>
      <w:proofErr w:type="spellStart"/>
      <w:r w:rsidRPr="00623806">
        <w:rPr>
          <w:rFonts w:ascii="Helvetica" w:hAnsi="Helvetica"/>
          <w:lang w:val="es-ES"/>
        </w:rPr>
        <w:t>whimpered</w:t>
      </w:r>
      <w:proofErr w:type="spellEnd"/>
      <w:r w:rsidRPr="00623806">
        <w:rPr>
          <w:rFonts w:ascii="Helvetica" w:hAnsi="Helvetica"/>
          <w:lang w:val="es-ES"/>
        </w:rPr>
        <w:t>.</w:t>
      </w:r>
    </w:p>
    <w:p w14:paraId="18F78453" w14:textId="23F7CE7A" w:rsidR="002F089B" w:rsidRPr="00623806" w:rsidRDefault="002F089B" w:rsidP="002F089B">
      <w:pPr>
        <w:pStyle w:val="SceneBreak"/>
        <w:spacing w:line="276" w:lineRule="auto"/>
        <w:ind w:firstLine="720"/>
        <w:jc w:val="both"/>
        <w:rPr>
          <w:rFonts w:ascii="Helvetica" w:hAnsi="Helvetica"/>
          <w:lang w:val="es-ES"/>
        </w:rPr>
      </w:pP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mouth</w:t>
      </w:r>
      <w:proofErr w:type="spellEnd"/>
      <w:r w:rsidRPr="00623806">
        <w:rPr>
          <w:rFonts w:ascii="Helvetica" w:hAnsi="Helvetica"/>
          <w:lang w:val="es-ES"/>
        </w:rPr>
        <w:t xml:space="preserve"> </w:t>
      </w:r>
      <w:proofErr w:type="spellStart"/>
      <w:r w:rsidRPr="00623806">
        <w:rPr>
          <w:rFonts w:ascii="Helvetica" w:hAnsi="Helvetica"/>
          <w:lang w:val="es-ES"/>
        </w:rPr>
        <w:t>trailed</w:t>
      </w:r>
      <w:proofErr w:type="spellEnd"/>
      <w:r w:rsidRPr="00623806">
        <w:rPr>
          <w:rFonts w:ascii="Helvetica" w:hAnsi="Helvetica"/>
          <w:lang w:val="es-ES"/>
        </w:rPr>
        <w:t xml:space="preserve"> </w:t>
      </w:r>
      <w:proofErr w:type="spellStart"/>
      <w:r w:rsidRPr="00623806">
        <w:rPr>
          <w:rFonts w:ascii="Helvetica" w:hAnsi="Helvetica"/>
          <w:lang w:val="es-ES"/>
        </w:rPr>
        <w:t>lower</w:t>
      </w:r>
      <w:proofErr w:type="spellEnd"/>
      <w:r w:rsidRPr="00623806">
        <w:rPr>
          <w:rFonts w:ascii="Helvetica" w:hAnsi="Helvetica"/>
          <w:lang w:val="es-ES"/>
        </w:rPr>
        <w:t xml:space="preserve">, </w:t>
      </w:r>
      <w:proofErr w:type="spellStart"/>
      <w:r w:rsidRPr="00623806">
        <w:rPr>
          <w:rFonts w:ascii="Helvetica" w:hAnsi="Helvetica"/>
          <w:lang w:val="es-ES"/>
        </w:rPr>
        <w:t>finding</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throat</w:t>
      </w:r>
      <w:proofErr w:type="spellEnd"/>
      <w:r w:rsidRPr="00623806">
        <w:rPr>
          <w:rFonts w:ascii="Helvetica" w:hAnsi="Helvetica"/>
          <w:lang w:val="es-ES"/>
        </w:rPr>
        <w:t xml:space="preserve">. He </w:t>
      </w:r>
      <w:proofErr w:type="spellStart"/>
      <w:r w:rsidRPr="00623806">
        <w:rPr>
          <w:rFonts w:ascii="Helvetica" w:hAnsi="Helvetica"/>
          <w:lang w:val="es-ES"/>
        </w:rPr>
        <w:t>kissed</w:t>
      </w:r>
      <w:proofErr w:type="spellEnd"/>
      <w:r w:rsidRPr="00623806">
        <w:rPr>
          <w:rFonts w:ascii="Helvetica" w:hAnsi="Helvetica"/>
          <w:lang w:val="es-ES"/>
        </w:rPr>
        <w:t xml:space="preserve">, </w:t>
      </w:r>
      <w:proofErr w:type="spellStart"/>
      <w:r w:rsidRPr="00623806">
        <w:rPr>
          <w:rFonts w:ascii="Helvetica" w:hAnsi="Helvetica"/>
          <w:lang w:val="es-ES"/>
        </w:rPr>
        <w:t>then</w:t>
      </w:r>
      <w:proofErr w:type="spellEnd"/>
      <w:r w:rsidRPr="00623806">
        <w:rPr>
          <w:rFonts w:ascii="Helvetica" w:hAnsi="Helvetica"/>
          <w:lang w:val="es-ES"/>
        </w:rPr>
        <w:t xml:space="preserve"> </w:t>
      </w:r>
      <w:proofErr w:type="spellStart"/>
      <w:r w:rsidRPr="00623806">
        <w:rPr>
          <w:rFonts w:ascii="Helvetica" w:hAnsi="Helvetica"/>
          <w:lang w:val="es-ES"/>
        </w:rPr>
        <w:t>licked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spot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beneath</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ear</w:t>
      </w:r>
      <w:proofErr w:type="spellEnd"/>
      <w:r w:rsidRPr="00623806">
        <w:rPr>
          <w:rFonts w:ascii="Helvetica" w:hAnsi="Helvetica"/>
          <w:lang w:val="es-ES"/>
        </w:rPr>
        <w:t xml:space="preserve">, </w:t>
      </w:r>
      <w:proofErr w:type="spellStart"/>
      <w:r w:rsidRPr="00623806">
        <w:rPr>
          <w:rFonts w:ascii="Helvetica" w:hAnsi="Helvetica"/>
          <w:lang w:val="es-ES"/>
        </w:rPr>
        <w:t>sending</w:t>
      </w:r>
      <w:proofErr w:type="spellEnd"/>
      <w:r w:rsidRPr="00623806">
        <w:rPr>
          <w:rFonts w:ascii="Helvetica" w:hAnsi="Helvetica"/>
          <w:lang w:val="es-ES"/>
        </w:rPr>
        <w:t xml:space="preserve"> </w:t>
      </w:r>
      <w:proofErr w:type="spellStart"/>
      <w:r w:rsidRPr="00623806">
        <w:rPr>
          <w:rFonts w:ascii="Helvetica" w:hAnsi="Helvetica"/>
          <w:lang w:val="es-ES"/>
        </w:rPr>
        <w:t>shudders</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entire</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When</w:t>
      </w:r>
      <w:proofErr w:type="spellEnd"/>
      <w:r w:rsidRPr="00623806">
        <w:rPr>
          <w:rFonts w:ascii="Helvetica" w:hAnsi="Helvetica"/>
          <w:lang w:val="es-ES"/>
        </w:rPr>
        <w:t xml:space="preserve"> he bit </w:t>
      </w:r>
      <w:proofErr w:type="spellStart"/>
      <w:r w:rsidRPr="00623806">
        <w:rPr>
          <w:rFonts w:ascii="Helvetica" w:hAnsi="Helvetica"/>
          <w:lang w:val="es-ES"/>
        </w:rPr>
        <w:t>down</w:t>
      </w:r>
      <w:proofErr w:type="spellEnd"/>
      <w:r w:rsidRPr="00623806">
        <w:rPr>
          <w:rFonts w:ascii="Helvetica" w:hAnsi="Helvetica"/>
          <w:lang w:val="es-ES"/>
        </w:rPr>
        <w:t>—</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enough</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sting</w:t>
      </w:r>
      <w:proofErr w:type="spellEnd"/>
      <w:r w:rsidRPr="00623806">
        <w:rPr>
          <w:rFonts w:ascii="Helvetica" w:hAnsi="Helvetica"/>
          <w:lang w:val="es-ES"/>
        </w:rPr>
        <w:t xml:space="preserve">—I </w:t>
      </w:r>
      <w:proofErr w:type="spellStart"/>
      <w:r w:rsidRPr="00623806">
        <w:rPr>
          <w:rFonts w:ascii="Helvetica" w:hAnsi="Helvetica"/>
          <w:lang w:val="es-ES"/>
        </w:rPr>
        <w:t>cried</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fingers</w:t>
      </w:r>
      <w:proofErr w:type="spellEnd"/>
      <w:r w:rsidRPr="00623806">
        <w:rPr>
          <w:rFonts w:ascii="Helvetica" w:hAnsi="Helvetica"/>
          <w:lang w:val="es-ES"/>
        </w:rPr>
        <w:t xml:space="preserve"> </w:t>
      </w:r>
      <w:proofErr w:type="spellStart"/>
      <w:r w:rsidRPr="00623806">
        <w:rPr>
          <w:rFonts w:ascii="Helvetica" w:hAnsi="Helvetica"/>
          <w:lang w:val="es-ES"/>
        </w:rPr>
        <w:t>tangling</w:t>
      </w:r>
      <w:proofErr w:type="spellEnd"/>
      <w:r w:rsidRPr="00623806">
        <w:rPr>
          <w:rFonts w:ascii="Helvetica" w:hAnsi="Helvetica"/>
          <w:lang w:val="es-ES"/>
        </w:rPr>
        <w:t xml:space="preserve"> in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hair</w:t>
      </w:r>
      <w:proofErr w:type="spellEnd"/>
      <w:r w:rsidRPr="00623806">
        <w:rPr>
          <w:rFonts w:ascii="Helvetica" w:hAnsi="Helvetica"/>
          <w:lang w:val="es-ES"/>
        </w:rPr>
        <w:t>.</w:t>
      </w:r>
    </w:p>
    <w:p w14:paraId="00CD7277" w14:textId="74B8E619" w:rsidR="002F089B" w:rsidRPr="00623806" w:rsidRDefault="002F089B" w:rsidP="002F089B">
      <w:pPr>
        <w:pStyle w:val="SceneBreak"/>
        <w:spacing w:line="276" w:lineRule="auto"/>
        <w:ind w:firstLine="720"/>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Zeff</w:t>
      </w:r>
      <w:proofErr w:type="spellEnd"/>
      <w:r w:rsidRPr="00623806">
        <w:rPr>
          <w:rFonts w:ascii="Helvetica" w:hAnsi="Helvetica"/>
          <w:lang w:val="es-ES"/>
        </w:rPr>
        <w:t xml:space="preserve">,” I </w:t>
      </w:r>
      <w:proofErr w:type="spellStart"/>
      <w:r w:rsidRPr="00623806">
        <w:rPr>
          <w:rFonts w:ascii="Helvetica" w:hAnsi="Helvetica"/>
          <w:lang w:val="es-ES"/>
        </w:rPr>
        <w:t>panted</w:t>
      </w:r>
      <w:proofErr w:type="spellEnd"/>
      <w:r w:rsidRPr="00623806">
        <w:rPr>
          <w:rFonts w:ascii="Helvetica" w:hAnsi="Helvetica"/>
          <w:lang w:val="es-ES"/>
        </w:rPr>
        <w:t xml:space="preserve">, </w:t>
      </w:r>
      <w:proofErr w:type="spellStart"/>
      <w:r w:rsidRPr="00623806">
        <w:rPr>
          <w:rFonts w:ascii="Helvetica" w:hAnsi="Helvetica"/>
          <w:lang w:val="es-ES"/>
        </w:rPr>
        <w:t>writhing</w:t>
      </w:r>
      <w:proofErr w:type="spellEnd"/>
      <w:r w:rsidRPr="00623806">
        <w:rPr>
          <w:rFonts w:ascii="Helvetica" w:hAnsi="Helvetica"/>
          <w:lang w:val="es-ES"/>
        </w:rPr>
        <w:t xml:space="preserve"> </w:t>
      </w:r>
      <w:proofErr w:type="spellStart"/>
      <w:r w:rsidRPr="00623806">
        <w:rPr>
          <w:rFonts w:ascii="Helvetica" w:hAnsi="Helvetica"/>
          <w:lang w:val="es-ES"/>
        </w:rPr>
        <w:t>against</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is</w:t>
      </w:r>
      <w:proofErr w:type="spellEnd"/>
      <w:r w:rsidRPr="00623806">
        <w:rPr>
          <w:rFonts w:ascii="Helvetica" w:hAnsi="Helvetica"/>
          <w:lang w:val="es-ES"/>
        </w:rPr>
        <w:t>… insane.”</w:t>
      </w:r>
    </w:p>
    <w:p w14:paraId="5C29A16E" w14:textId="74604DBB" w:rsidR="002F089B" w:rsidRPr="00623806" w:rsidRDefault="002F089B" w:rsidP="002F089B">
      <w:pPr>
        <w:pStyle w:val="SceneBreak"/>
        <w:spacing w:line="276" w:lineRule="auto"/>
        <w:ind w:firstLine="720"/>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Then</w:t>
      </w:r>
      <w:proofErr w:type="spellEnd"/>
      <w:r w:rsidRPr="00623806">
        <w:rPr>
          <w:rFonts w:ascii="Helvetica" w:hAnsi="Helvetica"/>
          <w:lang w:val="es-ES"/>
        </w:rPr>
        <w:t xml:space="preserve"> </w:t>
      </w:r>
      <w:proofErr w:type="spellStart"/>
      <w:r w:rsidRPr="00623806">
        <w:rPr>
          <w:rFonts w:ascii="Helvetica" w:hAnsi="Helvetica"/>
          <w:lang w:val="es-ES"/>
        </w:rPr>
        <w:t>tell</w:t>
      </w:r>
      <w:proofErr w:type="spellEnd"/>
      <w:r w:rsidRPr="00623806">
        <w:rPr>
          <w:rFonts w:ascii="Helvetica" w:hAnsi="Helvetica"/>
          <w:lang w:val="es-ES"/>
        </w:rPr>
        <w:t xml:space="preserve"> me </w:t>
      </w:r>
      <w:proofErr w:type="spellStart"/>
      <w:r w:rsidRPr="00623806">
        <w:rPr>
          <w:rFonts w:ascii="Helvetica" w:hAnsi="Helvetica"/>
          <w:lang w:val="es-ES"/>
        </w:rPr>
        <w:t>to</w:t>
      </w:r>
      <w:proofErr w:type="spellEnd"/>
      <w:r w:rsidRPr="00623806">
        <w:rPr>
          <w:rFonts w:ascii="Helvetica" w:hAnsi="Helvetica"/>
          <w:lang w:val="es-ES"/>
        </w:rPr>
        <w:t xml:space="preserve"> stop,” he </w:t>
      </w:r>
      <w:proofErr w:type="spellStart"/>
      <w:r w:rsidRPr="00623806">
        <w:rPr>
          <w:rFonts w:ascii="Helvetica" w:hAnsi="Helvetica"/>
          <w:lang w:val="es-ES"/>
        </w:rPr>
        <w:t>rasped</w:t>
      </w:r>
      <w:proofErr w:type="spellEnd"/>
      <w:r w:rsidRPr="00623806">
        <w:rPr>
          <w:rFonts w:ascii="Helvetica" w:hAnsi="Helvetica"/>
          <w:lang w:val="es-ES"/>
        </w:rPr>
        <w:t xml:space="preserve">, </w:t>
      </w:r>
      <w:proofErr w:type="spellStart"/>
      <w:r w:rsidRPr="00623806">
        <w:rPr>
          <w:rFonts w:ascii="Helvetica" w:hAnsi="Helvetica"/>
          <w:lang w:val="es-ES"/>
        </w:rPr>
        <w:t>dragging</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lips</w:t>
      </w:r>
      <w:proofErr w:type="spellEnd"/>
      <w:r w:rsidRPr="00623806">
        <w:rPr>
          <w:rFonts w:ascii="Helvetica" w:hAnsi="Helvetica"/>
          <w:lang w:val="es-ES"/>
        </w:rPr>
        <w:t xml:space="preserve"> </w:t>
      </w:r>
      <w:proofErr w:type="spellStart"/>
      <w:r w:rsidRPr="00623806">
        <w:rPr>
          <w:rFonts w:ascii="Helvetica" w:hAnsi="Helvetica"/>
          <w:lang w:val="es-ES"/>
        </w:rPr>
        <w:t>across</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jaw</w:t>
      </w:r>
      <w:proofErr w:type="spellEnd"/>
      <w:r w:rsidRPr="00623806">
        <w:rPr>
          <w:rFonts w:ascii="Helvetica" w:hAnsi="Helvetica"/>
          <w:lang w:val="es-ES"/>
        </w:rPr>
        <w:t xml:space="preserve">, back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mouth</w:t>
      </w:r>
      <w:proofErr w:type="spellEnd"/>
      <w:r w:rsidRPr="00623806">
        <w:rPr>
          <w:rFonts w:ascii="Helvetica" w:hAnsi="Helvetica"/>
          <w:lang w:val="es-ES"/>
        </w:rPr>
        <w:t>. “Tell me, Liliam.”</w:t>
      </w:r>
    </w:p>
    <w:p w14:paraId="0AFD261C" w14:textId="2D92FA7E" w:rsidR="002F089B" w:rsidRPr="00623806" w:rsidRDefault="002F089B" w:rsidP="002F089B">
      <w:pPr>
        <w:pStyle w:val="SceneBreak"/>
        <w:spacing w:line="276" w:lineRule="auto"/>
        <w:ind w:firstLine="720"/>
        <w:jc w:val="both"/>
        <w:rPr>
          <w:rFonts w:ascii="Helvetica" w:hAnsi="Helvetica"/>
          <w:lang w:val="es-ES"/>
        </w:rPr>
      </w:pPr>
      <w:proofErr w:type="spellStart"/>
      <w:r w:rsidRPr="00623806">
        <w:rPr>
          <w:rFonts w:ascii="Helvetica" w:hAnsi="Helvetica"/>
          <w:lang w:val="es-ES"/>
        </w:rPr>
        <w:t>But</w:t>
      </w:r>
      <w:proofErr w:type="spellEnd"/>
      <w:r w:rsidRPr="00623806">
        <w:rPr>
          <w:rFonts w:ascii="Helvetica" w:hAnsi="Helvetica"/>
          <w:lang w:val="es-ES"/>
        </w:rPr>
        <w:t xml:space="preserve"> I </w:t>
      </w:r>
      <w:proofErr w:type="spellStart"/>
      <w:r w:rsidRPr="00623806">
        <w:rPr>
          <w:rFonts w:ascii="Helvetica" w:hAnsi="Helvetica"/>
          <w:lang w:val="es-ES"/>
        </w:rPr>
        <w:t>didn’t</w:t>
      </w:r>
      <w:proofErr w:type="spellEnd"/>
      <w:r w:rsidRPr="00623806">
        <w:rPr>
          <w:rFonts w:ascii="Helvetica" w:hAnsi="Helvetica"/>
          <w:lang w:val="es-ES"/>
        </w:rPr>
        <w:t>.</w:t>
      </w:r>
    </w:p>
    <w:p w14:paraId="50A209CA" w14:textId="7AA07B7A" w:rsidR="002F089B" w:rsidRPr="00623806" w:rsidRDefault="002F089B" w:rsidP="002F089B">
      <w:pPr>
        <w:pStyle w:val="SceneBreak"/>
        <w:spacing w:line="276" w:lineRule="auto"/>
        <w:ind w:firstLine="720"/>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couldn’t</w:t>
      </w:r>
      <w:proofErr w:type="spellEnd"/>
      <w:r w:rsidRPr="00623806">
        <w:rPr>
          <w:rFonts w:ascii="Helvetica" w:hAnsi="Helvetica"/>
          <w:lang w:val="es-ES"/>
        </w:rPr>
        <w:t>.</w:t>
      </w:r>
    </w:p>
    <w:p w14:paraId="06F2B37D" w14:textId="21038C9B" w:rsidR="002F089B" w:rsidRPr="00623806" w:rsidRDefault="002F089B" w:rsidP="002F089B">
      <w:pPr>
        <w:pStyle w:val="SceneBreak"/>
        <w:spacing w:line="276" w:lineRule="auto"/>
        <w:ind w:firstLine="720"/>
        <w:jc w:val="both"/>
        <w:rPr>
          <w:rFonts w:ascii="Helvetica" w:hAnsi="Helvetica"/>
          <w:lang w:val="es-ES"/>
        </w:rPr>
      </w:pPr>
      <w:proofErr w:type="spellStart"/>
      <w:r w:rsidRPr="00623806">
        <w:rPr>
          <w:rFonts w:ascii="Helvetica" w:hAnsi="Helvetica"/>
          <w:lang w:val="es-ES"/>
        </w:rPr>
        <w:lastRenderedPageBreak/>
        <w:t>Everything</w:t>
      </w:r>
      <w:proofErr w:type="spellEnd"/>
      <w:r w:rsidRPr="00623806">
        <w:rPr>
          <w:rFonts w:ascii="Helvetica" w:hAnsi="Helvetica"/>
          <w:lang w:val="es-ES"/>
        </w:rPr>
        <w:t xml:space="preserve"> </w:t>
      </w:r>
      <w:proofErr w:type="spellStart"/>
      <w:r w:rsidRPr="00623806">
        <w:rPr>
          <w:rFonts w:ascii="Helvetica" w:hAnsi="Helvetica"/>
          <w:lang w:val="es-ES"/>
        </w:rPr>
        <w:t>within</w:t>
      </w:r>
      <w:proofErr w:type="spellEnd"/>
      <w:r w:rsidRPr="00623806">
        <w:rPr>
          <w:rFonts w:ascii="Helvetica" w:hAnsi="Helvetica"/>
          <w:lang w:val="es-ES"/>
        </w:rPr>
        <w:t xml:space="preserve"> me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urging</w:t>
      </w:r>
      <w:proofErr w:type="spellEnd"/>
      <w:r w:rsidRPr="00623806">
        <w:rPr>
          <w:rFonts w:ascii="Helvetica" w:hAnsi="Helvetica"/>
          <w:lang w:val="es-ES"/>
        </w:rPr>
        <w:t xml:space="preserve"> me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say</w:t>
      </w:r>
      <w:proofErr w:type="spellEnd"/>
      <w:r w:rsidRPr="00623806">
        <w:rPr>
          <w:rFonts w:ascii="Helvetica" w:hAnsi="Helvetica"/>
          <w:lang w:val="es-ES"/>
        </w:rPr>
        <w:t xml:space="preserve"> yes—yes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hands</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mouth</w:t>
      </w:r>
      <w:proofErr w:type="spellEnd"/>
      <w:r w:rsidRPr="00623806">
        <w:rPr>
          <w:rFonts w:ascii="Helvetica" w:hAnsi="Helvetica"/>
          <w:lang w:val="es-ES"/>
        </w:rPr>
        <w:t xml:space="preserve">, and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nestled</w:t>
      </w:r>
      <w:proofErr w:type="spellEnd"/>
      <w:r w:rsidRPr="00623806">
        <w:rPr>
          <w:rFonts w:ascii="Helvetica" w:hAnsi="Helvetica"/>
          <w:lang w:val="es-ES"/>
        </w:rPr>
        <w:t xml:space="preserve"> </w:t>
      </w:r>
      <w:proofErr w:type="spellStart"/>
      <w:r w:rsidRPr="00623806">
        <w:rPr>
          <w:rFonts w:ascii="Helvetica" w:hAnsi="Helvetica"/>
          <w:lang w:val="es-ES"/>
        </w:rPr>
        <w:t>between</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thighs</w:t>
      </w:r>
      <w:proofErr w:type="spellEnd"/>
      <w:r w:rsidRPr="00623806">
        <w:rPr>
          <w:rFonts w:ascii="Helvetica" w:hAnsi="Helvetica"/>
          <w:lang w:val="es-ES"/>
        </w:rPr>
        <w:t xml:space="preserve">. Yes,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heat</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been</w:t>
      </w:r>
      <w:proofErr w:type="spellEnd"/>
      <w:r w:rsidRPr="00623806">
        <w:rPr>
          <w:rFonts w:ascii="Helvetica" w:hAnsi="Helvetica"/>
          <w:lang w:val="es-ES"/>
        </w:rPr>
        <w:t xml:space="preserve"> </w:t>
      </w:r>
      <w:proofErr w:type="spellStart"/>
      <w:r w:rsidRPr="00623806">
        <w:rPr>
          <w:rFonts w:ascii="Helvetica" w:hAnsi="Helvetica"/>
          <w:lang w:val="es-ES"/>
        </w:rPr>
        <w:t>building</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far</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long</w:t>
      </w:r>
      <w:proofErr w:type="spellEnd"/>
      <w:r w:rsidRPr="00623806">
        <w:rPr>
          <w:rFonts w:ascii="Helvetica" w:hAnsi="Helvetica"/>
          <w:lang w:val="es-ES"/>
        </w:rPr>
        <w:t>.</w:t>
      </w:r>
    </w:p>
    <w:p w14:paraId="4D2533D9" w14:textId="79ADF100" w:rsidR="002F089B" w:rsidRPr="00623806" w:rsidRDefault="002F089B" w:rsidP="002F089B">
      <w:pPr>
        <w:pStyle w:val="SceneBreak"/>
        <w:spacing w:line="276" w:lineRule="auto"/>
        <w:ind w:firstLine="720"/>
        <w:jc w:val="both"/>
        <w:rPr>
          <w:rFonts w:ascii="Helvetica" w:hAnsi="Helvetica"/>
          <w:lang w:val="es-ES"/>
        </w:rPr>
      </w:pPr>
      <w:r w:rsidRPr="00623806">
        <w:rPr>
          <w:rFonts w:ascii="Helvetica" w:hAnsi="Helvetica"/>
          <w:lang w:val="es-ES"/>
        </w:rPr>
        <w:t xml:space="preserve">So </w:t>
      </w:r>
      <w:proofErr w:type="spellStart"/>
      <w:r w:rsidRPr="00623806">
        <w:rPr>
          <w:rFonts w:ascii="Helvetica" w:hAnsi="Helvetica"/>
          <w:lang w:val="es-ES"/>
        </w:rPr>
        <w:t>instead</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answering</w:t>
      </w:r>
      <w:proofErr w:type="spellEnd"/>
      <w:r w:rsidRPr="00623806">
        <w:rPr>
          <w:rFonts w:ascii="Helvetica" w:hAnsi="Helvetica"/>
          <w:lang w:val="es-ES"/>
        </w:rPr>
        <w:t xml:space="preserve">, I </w:t>
      </w:r>
      <w:proofErr w:type="spellStart"/>
      <w:r w:rsidRPr="00623806">
        <w:rPr>
          <w:rFonts w:ascii="Helvetica" w:hAnsi="Helvetica"/>
          <w:lang w:val="es-ES"/>
        </w:rPr>
        <w:t>pulled</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closer</w:t>
      </w:r>
      <w:proofErr w:type="spellEnd"/>
      <w:r w:rsidRPr="00623806">
        <w:rPr>
          <w:rFonts w:ascii="Helvetica" w:hAnsi="Helvetica"/>
          <w:lang w:val="es-ES"/>
        </w:rPr>
        <w:t xml:space="preserve"> and </w:t>
      </w:r>
      <w:proofErr w:type="spellStart"/>
      <w:r w:rsidRPr="00623806">
        <w:rPr>
          <w:rFonts w:ascii="Helvetica" w:hAnsi="Helvetica"/>
          <w:lang w:val="es-ES"/>
        </w:rPr>
        <w:t>kissed</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I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drowning</w:t>
      </w:r>
      <w:proofErr w:type="spellEnd"/>
      <w:r w:rsidRPr="00623806">
        <w:rPr>
          <w:rFonts w:ascii="Helvetica" w:hAnsi="Helvetica"/>
          <w:lang w:val="es-ES"/>
        </w:rPr>
        <w:t>.</w:t>
      </w:r>
    </w:p>
    <w:p w14:paraId="6F093E02" w14:textId="06434D9F" w:rsidR="00095644" w:rsidRPr="00623806" w:rsidRDefault="002F089B" w:rsidP="002F089B">
      <w:pPr>
        <w:pStyle w:val="SceneBreak"/>
        <w:spacing w:line="276" w:lineRule="auto"/>
        <w:ind w:firstLine="720"/>
        <w:jc w:val="both"/>
        <w:rPr>
          <w:rFonts w:ascii="Helvetica" w:hAnsi="Helvetica"/>
          <w:lang w:val="es-ES"/>
        </w:rPr>
      </w:pPr>
      <w:r w:rsidRPr="00623806">
        <w:rPr>
          <w:rFonts w:ascii="Helvetica" w:hAnsi="Helvetica"/>
          <w:lang w:val="es-ES"/>
        </w:rPr>
        <w:t xml:space="preserve">And he </w:t>
      </w:r>
      <w:proofErr w:type="spellStart"/>
      <w:r w:rsidRPr="00623806">
        <w:rPr>
          <w:rFonts w:ascii="Helvetica" w:hAnsi="Helvetica"/>
          <w:lang w:val="es-ES"/>
        </w:rPr>
        <w:t>kissed</w:t>
      </w:r>
      <w:proofErr w:type="spellEnd"/>
      <w:r w:rsidRPr="00623806">
        <w:rPr>
          <w:rFonts w:ascii="Helvetica" w:hAnsi="Helvetica"/>
          <w:lang w:val="es-ES"/>
        </w:rPr>
        <w:t xml:space="preserve"> me back </w:t>
      </w:r>
      <w:proofErr w:type="spellStart"/>
      <w:r w:rsidRPr="00623806">
        <w:rPr>
          <w:rFonts w:ascii="Helvetica" w:hAnsi="Helvetica"/>
          <w:lang w:val="es-ES"/>
        </w:rPr>
        <w:t>like</w:t>
      </w:r>
      <w:proofErr w:type="spellEnd"/>
      <w:r w:rsidRPr="00623806">
        <w:rPr>
          <w:rFonts w:ascii="Helvetica" w:hAnsi="Helvetica"/>
          <w:lang w:val="es-ES"/>
        </w:rPr>
        <w:t xml:space="preserve"> I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air </w:t>
      </w:r>
      <w:proofErr w:type="spellStart"/>
      <w:r w:rsidRPr="00623806">
        <w:rPr>
          <w:rFonts w:ascii="Helvetica" w:hAnsi="Helvetica"/>
          <w:lang w:val="es-ES"/>
        </w:rPr>
        <w:t>he’d</w:t>
      </w:r>
      <w:proofErr w:type="spellEnd"/>
      <w:r w:rsidRPr="00623806">
        <w:rPr>
          <w:rFonts w:ascii="Helvetica" w:hAnsi="Helvetica"/>
          <w:lang w:val="es-ES"/>
        </w:rPr>
        <w:t xml:space="preserve"> </w:t>
      </w:r>
      <w:proofErr w:type="spellStart"/>
      <w:r w:rsidRPr="00623806">
        <w:rPr>
          <w:rFonts w:ascii="Helvetica" w:hAnsi="Helvetica"/>
          <w:lang w:val="es-ES"/>
        </w:rPr>
        <w:t>been</w:t>
      </w:r>
      <w:proofErr w:type="spellEnd"/>
      <w:r w:rsidRPr="00623806">
        <w:rPr>
          <w:rFonts w:ascii="Helvetica" w:hAnsi="Helvetica"/>
          <w:lang w:val="es-ES"/>
        </w:rPr>
        <w:t xml:space="preserve"> </w:t>
      </w:r>
      <w:proofErr w:type="spellStart"/>
      <w:r w:rsidRPr="00623806">
        <w:rPr>
          <w:rFonts w:ascii="Helvetica" w:hAnsi="Helvetica"/>
          <w:lang w:val="es-ES"/>
        </w:rPr>
        <w:t>denied</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far</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long</w:t>
      </w:r>
      <w:proofErr w:type="spellEnd"/>
      <w:r w:rsidRPr="00623806">
        <w:rPr>
          <w:rFonts w:ascii="Helvetica" w:hAnsi="Helvetica"/>
          <w:lang w:val="es-ES"/>
        </w:rPr>
        <w:t>.</w:t>
      </w:r>
    </w:p>
    <w:p w14:paraId="7096FB85" w14:textId="77777777" w:rsidR="0035271A" w:rsidRPr="00623806" w:rsidRDefault="0035271A" w:rsidP="0035271A">
      <w:pPr>
        <w:pStyle w:val="Scene"/>
        <w:rPr>
          <w:lang w:val="es-ES"/>
        </w:rPr>
      </w:pPr>
    </w:p>
    <w:p w14:paraId="32F7D827" w14:textId="0ABC25F7" w:rsidR="00721441" w:rsidRPr="00623806" w:rsidRDefault="00721441" w:rsidP="00095644">
      <w:pPr>
        <w:pStyle w:val="SceneBreak"/>
        <w:spacing w:line="276" w:lineRule="auto"/>
        <w:rPr>
          <w:rFonts w:ascii="Helvetica" w:hAnsi="Helvetica"/>
          <w:lang w:val="es-ES"/>
        </w:rPr>
      </w:pPr>
      <w:r w:rsidRPr="00623806">
        <w:rPr>
          <w:rFonts w:ascii="Helvetica" w:hAnsi="Helvetica"/>
          <w:lang w:val="es-ES"/>
        </w:rPr>
        <w:t>****</w:t>
      </w:r>
    </w:p>
    <w:p w14:paraId="7C4FDC9E" w14:textId="77777777" w:rsidR="00E5606F" w:rsidRPr="00623806" w:rsidRDefault="00E5606F" w:rsidP="00AC5D33">
      <w:pPr>
        <w:pStyle w:val="SceneFirstParagraph"/>
        <w:spacing w:line="276" w:lineRule="auto"/>
        <w:jc w:val="center"/>
        <w:rPr>
          <w:ins w:id="214" w:author="Author"/>
          <w:rFonts w:ascii="Helvetica" w:hAnsi="Helvetica"/>
          <w:b/>
          <w:bCs/>
          <w:i/>
          <w:iCs/>
          <w:lang w:val="es-ES"/>
        </w:rPr>
      </w:pPr>
    </w:p>
    <w:p w14:paraId="692C1660" w14:textId="708A14E1" w:rsidR="00721441" w:rsidRPr="00623806" w:rsidRDefault="00E5606F">
      <w:pPr>
        <w:pStyle w:val="SceneFirstParagraph"/>
        <w:spacing w:line="276" w:lineRule="auto"/>
        <w:jc w:val="center"/>
        <w:rPr>
          <w:rFonts w:ascii="Helvetica" w:hAnsi="Helvetica"/>
          <w:b/>
          <w:bCs/>
          <w:i/>
          <w:iCs/>
          <w:lang w:val="es-ES"/>
          <w:rPrChange w:id="215" w:author="Author">
            <w:rPr>
              <w:rFonts w:ascii="Helvetica" w:hAnsi="Helvetica"/>
            </w:rPr>
          </w:rPrChange>
        </w:rPr>
        <w:pPrChange w:id="216" w:author="Author">
          <w:pPr>
            <w:pStyle w:val="SceneFirstParagraph"/>
            <w:spacing w:line="276" w:lineRule="auto"/>
            <w:jc w:val="both"/>
          </w:pPr>
        </w:pPrChange>
      </w:pPr>
      <w:proofErr w:type="spellStart"/>
      <w:ins w:id="217" w:author="Author">
        <w:r w:rsidRPr="00623806">
          <w:rPr>
            <w:rFonts w:ascii="Helvetica" w:hAnsi="Helvetica"/>
            <w:b/>
            <w:bCs/>
            <w:i/>
            <w:iCs/>
            <w:lang w:val="es-ES"/>
            <w:rPrChange w:id="218" w:author="Author">
              <w:rPr>
                <w:rFonts w:ascii="Helvetica" w:hAnsi="Helvetica"/>
              </w:rPr>
            </w:rPrChange>
          </w:rPr>
          <w:t>Zeff</w:t>
        </w:r>
      </w:ins>
      <w:proofErr w:type="spellEnd"/>
    </w:p>
    <w:p w14:paraId="71BC50D6" w14:textId="77777777" w:rsidR="00E5606F" w:rsidRPr="00623806" w:rsidRDefault="00E5606F" w:rsidP="002F089B">
      <w:pPr>
        <w:pStyle w:val="Scene"/>
        <w:spacing w:line="276" w:lineRule="auto"/>
        <w:jc w:val="both"/>
        <w:rPr>
          <w:ins w:id="219" w:author="Author"/>
          <w:rFonts w:ascii="Helvetica" w:hAnsi="Helvetica"/>
          <w:lang w:val="es-ES"/>
        </w:rPr>
      </w:pPr>
    </w:p>
    <w:p w14:paraId="104FE1C2" w14:textId="29D1D3EF" w:rsidR="002F089B" w:rsidRPr="00623806" w:rsidRDefault="002F089B" w:rsidP="002F089B">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gone</w:t>
      </w:r>
      <w:proofErr w:type="spellEnd"/>
      <w:r w:rsidRPr="00623806">
        <w:rPr>
          <w:rFonts w:ascii="Helvetica" w:hAnsi="Helvetica"/>
          <w:lang w:val="es-ES"/>
        </w:rPr>
        <w:t>.</w:t>
      </w:r>
    </w:p>
    <w:p w14:paraId="5214CBF6" w14:textId="0EF2A376" w:rsidR="002F089B" w:rsidRPr="00623806" w:rsidRDefault="002F089B" w:rsidP="002F089B">
      <w:pPr>
        <w:pStyle w:val="Scene"/>
        <w:spacing w:line="276" w:lineRule="auto"/>
        <w:jc w:val="both"/>
        <w:rPr>
          <w:rFonts w:ascii="Helvetica" w:hAnsi="Helvetica"/>
          <w:lang w:val="es-ES"/>
        </w:rPr>
      </w:pPr>
      <w:proofErr w:type="spellStart"/>
      <w:r w:rsidRPr="00623806">
        <w:rPr>
          <w:rFonts w:ascii="Helvetica" w:hAnsi="Helvetica"/>
          <w:lang w:val="es-ES"/>
        </w:rPr>
        <w:t>There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no more </w:t>
      </w:r>
      <w:proofErr w:type="spellStart"/>
      <w:r w:rsidRPr="00623806">
        <w:rPr>
          <w:rFonts w:ascii="Helvetica" w:hAnsi="Helvetica"/>
          <w:lang w:val="es-ES"/>
        </w:rPr>
        <w:t>thinking</w:t>
      </w:r>
      <w:proofErr w:type="spellEnd"/>
      <w:r w:rsidRPr="00623806">
        <w:rPr>
          <w:rFonts w:ascii="Helvetica" w:hAnsi="Helvetica"/>
          <w:lang w:val="es-ES"/>
        </w:rPr>
        <w:t xml:space="preserve">—no </w:t>
      </w:r>
      <w:proofErr w:type="spellStart"/>
      <w:r w:rsidRPr="00623806">
        <w:rPr>
          <w:rFonts w:ascii="Helvetica" w:hAnsi="Helvetica"/>
          <w:lang w:val="es-ES"/>
        </w:rPr>
        <w:t>reason</w:t>
      </w:r>
      <w:proofErr w:type="spellEnd"/>
      <w:r w:rsidRPr="00623806">
        <w:rPr>
          <w:rFonts w:ascii="Helvetica" w:hAnsi="Helvetica"/>
          <w:lang w:val="es-ES"/>
        </w:rPr>
        <w:t>, no control.</w:t>
      </w:r>
    </w:p>
    <w:p w14:paraId="1E6C81D5" w14:textId="0507952D" w:rsidR="002F089B" w:rsidRPr="00623806" w:rsidRDefault="002F089B" w:rsidP="002F089B">
      <w:pPr>
        <w:pStyle w:val="Scene"/>
        <w:spacing w:line="276" w:lineRule="auto"/>
        <w:jc w:val="both"/>
        <w:rPr>
          <w:rFonts w:ascii="Helvetica" w:hAnsi="Helvetica"/>
          <w:lang w:val="es-ES"/>
        </w:rPr>
      </w:pPr>
      <w:r w:rsidRPr="00623806">
        <w:rPr>
          <w:rFonts w:ascii="Helvetica" w:hAnsi="Helvetica"/>
          <w:lang w:val="es-ES"/>
        </w:rPr>
        <w:t xml:space="preserve">Just </w:t>
      </w:r>
      <w:proofErr w:type="spellStart"/>
      <w:r w:rsidRPr="00623806">
        <w:rPr>
          <w:rFonts w:ascii="Helvetica" w:hAnsi="Helvetica"/>
          <w:lang w:val="es-ES"/>
        </w:rPr>
        <w:t>her</w:t>
      </w:r>
      <w:proofErr w:type="spellEnd"/>
      <w:r w:rsidRPr="00623806">
        <w:rPr>
          <w:rFonts w:ascii="Helvetica" w:hAnsi="Helvetica"/>
          <w:lang w:val="es-ES"/>
        </w:rPr>
        <w:t>.</w:t>
      </w:r>
    </w:p>
    <w:p w14:paraId="5B86D838" w14:textId="1A310D53" w:rsidR="002F089B" w:rsidRPr="00623806" w:rsidDel="00E5606F" w:rsidRDefault="002F089B" w:rsidP="002F089B">
      <w:pPr>
        <w:pStyle w:val="Scene"/>
        <w:spacing w:line="276" w:lineRule="auto"/>
        <w:jc w:val="both"/>
        <w:rPr>
          <w:del w:id="220" w:author="Author"/>
          <w:rFonts w:ascii="Helvetica" w:hAnsi="Helvetica"/>
          <w:lang w:val="es-ES"/>
        </w:rPr>
      </w:pPr>
      <w:r w:rsidRPr="00623806">
        <w:rPr>
          <w:rFonts w:ascii="Helvetica" w:hAnsi="Helvetica"/>
          <w:lang w:val="es-ES"/>
        </w:rPr>
        <w:t xml:space="preserve">Josh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warned</w:t>
      </w:r>
      <w:proofErr w:type="spellEnd"/>
      <w:r w:rsidRPr="00623806">
        <w:rPr>
          <w:rFonts w:ascii="Helvetica" w:hAnsi="Helvetica"/>
          <w:lang w:val="es-ES"/>
        </w:rPr>
        <w:t xml:space="preserve"> me </w:t>
      </w:r>
      <w:proofErr w:type="spellStart"/>
      <w:r w:rsidRPr="00623806">
        <w:rPr>
          <w:rFonts w:ascii="Helvetica" w:hAnsi="Helvetica"/>
          <w:lang w:val="es-ES"/>
        </w:rPr>
        <w:t>about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Parr</w:t>
      </w:r>
      <w:proofErr w:type="spellEnd"/>
      <w:r w:rsidRPr="00623806">
        <w:rPr>
          <w:rFonts w:ascii="Helvetica" w:hAnsi="Helvetica"/>
          <w:lang w:val="es-ES"/>
        </w:rPr>
        <w:t xml:space="preserve">. </w:t>
      </w:r>
      <w:proofErr w:type="spellStart"/>
      <w:r w:rsidRPr="00623806">
        <w:rPr>
          <w:rFonts w:ascii="Helvetica" w:hAnsi="Helvetica"/>
          <w:lang w:val="es-ES"/>
        </w:rPr>
        <w:t>We</w:t>
      </w:r>
      <w:proofErr w:type="spellEnd"/>
      <w:r w:rsidRPr="00623806">
        <w:rPr>
          <w:rFonts w:ascii="Helvetica" w:hAnsi="Helvetica"/>
          <w:lang w:val="es-ES"/>
        </w:rPr>
        <w:t xml:space="preserve"> </w:t>
      </w:r>
      <w:proofErr w:type="spellStart"/>
      <w:r w:rsidRPr="00623806">
        <w:rPr>
          <w:rFonts w:ascii="Helvetica" w:hAnsi="Helvetica"/>
          <w:lang w:val="es-ES"/>
        </w:rPr>
        <w:t>knew</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close</w:t>
      </w:r>
      <w:proofErr w:type="spellEnd"/>
      <w:r w:rsidRPr="00623806">
        <w:rPr>
          <w:rFonts w:ascii="Helvetica" w:hAnsi="Helvetica"/>
          <w:lang w:val="es-ES"/>
        </w:rPr>
        <w:t xml:space="preserve">. I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know</w:t>
      </w:r>
      <w:proofErr w:type="spellEnd"/>
      <w:r w:rsidRPr="00623806">
        <w:rPr>
          <w:rFonts w:ascii="Helvetica" w:hAnsi="Helvetica"/>
          <w:lang w:val="es-ES"/>
        </w:rPr>
        <w:t xml:space="preserve"> </w:t>
      </w:r>
      <w:proofErr w:type="spellStart"/>
      <w:r w:rsidRPr="00623806">
        <w:rPr>
          <w:rFonts w:ascii="Helvetica" w:hAnsi="Helvetica"/>
          <w:lang w:val="es-ES"/>
        </w:rPr>
        <w:t>if</w:t>
      </w:r>
      <w:proofErr w:type="spellEnd"/>
      <w:r w:rsidRPr="00623806">
        <w:rPr>
          <w:rFonts w:ascii="Helvetica" w:hAnsi="Helvetica"/>
          <w:lang w:val="es-ES"/>
        </w:rPr>
        <w:t xml:space="preserve"> I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worn</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calculate</w:t>
      </w:r>
      <w:proofErr w:type="spellEnd"/>
      <w:r w:rsidRPr="00623806">
        <w:rPr>
          <w:rFonts w:ascii="Helvetica" w:hAnsi="Helvetica"/>
          <w:lang w:val="es-ES"/>
        </w:rPr>
        <w:t xml:space="preserve"> </w:t>
      </w:r>
      <w:proofErr w:type="spellStart"/>
      <w:r w:rsidRPr="00623806">
        <w:rPr>
          <w:rFonts w:ascii="Helvetica" w:hAnsi="Helvetica"/>
          <w:lang w:val="es-ES"/>
        </w:rPr>
        <w:t>correctly</w:t>
      </w:r>
      <w:proofErr w:type="spellEnd"/>
      <w:r w:rsidRPr="00623806">
        <w:rPr>
          <w:rFonts w:ascii="Helvetica" w:hAnsi="Helvetica"/>
          <w:lang w:val="es-ES"/>
        </w:rPr>
        <w:t xml:space="preserve"> </w:t>
      </w:r>
      <w:proofErr w:type="spellStart"/>
      <w:r w:rsidRPr="00623806">
        <w:rPr>
          <w:rFonts w:ascii="Helvetica" w:hAnsi="Helvetica"/>
          <w:lang w:val="es-ES"/>
        </w:rPr>
        <w:t>or</w:t>
      </w:r>
      <w:proofErr w:type="spellEnd"/>
      <w:r w:rsidRPr="00623806">
        <w:rPr>
          <w:rFonts w:ascii="Helvetica" w:hAnsi="Helvetica"/>
          <w:lang w:val="es-ES"/>
        </w:rPr>
        <w:t xml:space="preserve"> </w:t>
      </w:r>
      <w:proofErr w:type="spellStart"/>
      <w:r w:rsidRPr="00623806">
        <w:rPr>
          <w:rFonts w:ascii="Helvetica" w:hAnsi="Helvetica"/>
          <w:lang w:val="es-ES"/>
        </w:rPr>
        <w:t>notice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signs</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I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sure</w:t>
      </w:r>
      <w:proofErr w:type="spellEnd"/>
      <w:r w:rsidRPr="00623806">
        <w:rPr>
          <w:rFonts w:ascii="Helvetica" w:hAnsi="Helvetica"/>
          <w:lang w:val="es-ES"/>
        </w:rPr>
        <w:t xml:space="preserve"> I </w:t>
      </w:r>
      <w:proofErr w:type="spellStart"/>
      <w:r w:rsidRPr="00623806">
        <w:rPr>
          <w:rFonts w:ascii="Helvetica" w:hAnsi="Helvetica"/>
          <w:lang w:val="es-ES"/>
        </w:rPr>
        <w:t>had</w:t>
      </w:r>
      <w:proofErr w:type="spellEnd"/>
      <w:r w:rsidRPr="00623806">
        <w:rPr>
          <w:rFonts w:ascii="Helvetica" w:hAnsi="Helvetica"/>
          <w:lang w:val="es-ES"/>
        </w:rPr>
        <w:t xml:space="preserve"> a </w:t>
      </w:r>
      <w:proofErr w:type="spellStart"/>
      <w:r w:rsidRPr="00623806">
        <w:rPr>
          <w:rFonts w:ascii="Helvetica" w:hAnsi="Helvetica"/>
          <w:lang w:val="es-ES"/>
        </w:rPr>
        <w:t>week</w:t>
      </w:r>
      <w:proofErr w:type="spellEnd"/>
      <w:r w:rsidRPr="00623806">
        <w:rPr>
          <w:rFonts w:ascii="Helvetica" w:hAnsi="Helvetica"/>
          <w:lang w:val="es-ES"/>
        </w:rPr>
        <w:t xml:space="preserve"> </w:t>
      </w:r>
      <w:proofErr w:type="spellStart"/>
      <w:r w:rsidRPr="00623806">
        <w:rPr>
          <w:rFonts w:ascii="Helvetica" w:hAnsi="Helvetica"/>
          <w:lang w:val="es-ES"/>
        </w:rPr>
        <w:t>before</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w:t>
      </w:r>
      <w:ins w:id="221" w:author="Author">
        <w:r w:rsidR="00E5606F" w:rsidRPr="00623806">
          <w:rPr>
            <w:rFonts w:ascii="Helvetica" w:hAnsi="Helvetica"/>
            <w:lang w:val="es-ES"/>
          </w:rPr>
          <w:t xml:space="preserve"> </w:t>
        </w:r>
      </w:ins>
    </w:p>
    <w:p w14:paraId="2B907829" w14:textId="31184F0B" w:rsidR="002F089B" w:rsidRPr="00623806" w:rsidRDefault="002F089B" w:rsidP="00E5606F">
      <w:pPr>
        <w:pStyle w:val="Scene"/>
        <w:spacing w:line="276" w:lineRule="auto"/>
        <w:jc w:val="both"/>
        <w:rPr>
          <w:rFonts w:ascii="Helvetica" w:hAnsi="Helvetica"/>
          <w:lang w:val="es-ES"/>
        </w:rPr>
      </w:pP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would</w:t>
      </w:r>
      <w:proofErr w:type="spellEnd"/>
      <w:r w:rsidRPr="00623806">
        <w:rPr>
          <w:rFonts w:ascii="Helvetica" w:hAnsi="Helvetica"/>
          <w:lang w:val="es-ES"/>
        </w:rPr>
        <w:t xml:space="preserve"> </w:t>
      </w:r>
      <w:proofErr w:type="spellStart"/>
      <w:r w:rsidRPr="00623806">
        <w:rPr>
          <w:rFonts w:ascii="Helvetica" w:hAnsi="Helvetica"/>
          <w:lang w:val="es-ES"/>
        </w:rPr>
        <w:t>have</w:t>
      </w:r>
      <w:proofErr w:type="spellEnd"/>
      <w:r w:rsidRPr="00623806">
        <w:rPr>
          <w:rFonts w:ascii="Helvetica" w:hAnsi="Helvetica"/>
          <w:lang w:val="es-ES"/>
        </w:rPr>
        <w:t xml:space="preserve"> </w:t>
      </w:r>
      <w:proofErr w:type="spellStart"/>
      <w:r w:rsidRPr="00623806">
        <w:rPr>
          <w:rFonts w:ascii="Helvetica" w:hAnsi="Helvetica"/>
          <w:lang w:val="es-ES"/>
        </w:rPr>
        <w:t>been</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first</w:t>
      </w:r>
      <w:proofErr w:type="spellEnd"/>
      <w:r w:rsidRPr="00623806">
        <w:rPr>
          <w:rFonts w:ascii="Helvetica" w:hAnsi="Helvetica"/>
          <w:lang w:val="es-ES"/>
        </w:rPr>
        <w:t xml:space="preserve"> </w:t>
      </w:r>
      <w:proofErr w:type="spellStart"/>
      <w:r w:rsidRPr="00623806">
        <w:rPr>
          <w:rFonts w:ascii="Helvetica" w:hAnsi="Helvetica"/>
          <w:lang w:val="es-ES"/>
        </w:rPr>
        <w:t>Parr</w:t>
      </w:r>
      <w:proofErr w:type="spellEnd"/>
      <w:r w:rsidRPr="00623806">
        <w:rPr>
          <w:rFonts w:ascii="Helvetica" w:hAnsi="Helvetica"/>
          <w:lang w:val="es-ES"/>
        </w:rPr>
        <w:t xml:space="preserve"> </w:t>
      </w:r>
      <w:proofErr w:type="spellStart"/>
      <w:r w:rsidRPr="00623806">
        <w:rPr>
          <w:rFonts w:ascii="Helvetica" w:hAnsi="Helvetica"/>
          <w:lang w:val="es-ES"/>
        </w:rPr>
        <w:t>finding</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mate.</w:t>
      </w:r>
    </w:p>
    <w:p w14:paraId="26DDC693" w14:textId="38CBD5E1" w:rsidR="002F089B" w:rsidRPr="00623806" w:rsidRDefault="002F089B" w:rsidP="002F089B">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feared</w:t>
      </w:r>
      <w:proofErr w:type="spellEnd"/>
      <w:r w:rsidRPr="00623806">
        <w:rPr>
          <w:rFonts w:ascii="Helvetica" w:hAnsi="Helvetica"/>
          <w:lang w:val="es-ES"/>
        </w:rPr>
        <w:t xml:space="preserve"> </w:t>
      </w:r>
      <w:proofErr w:type="spellStart"/>
      <w:r w:rsidRPr="00623806">
        <w:rPr>
          <w:rFonts w:ascii="Helvetica" w:hAnsi="Helvetica"/>
          <w:lang w:val="es-ES"/>
        </w:rPr>
        <w:t>what</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would</w:t>
      </w:r>
      <w:proofErr w:type="spellEnd"/>
      <w:r w:rsidRPr="00623806">
        <w:rPr>
          <w:rFonts w:ascii="Helvetica" w:hAnsi="Helvetica"/>
          <w:lang w:val="es-ES"/>
        </w:rPr>
        <w:t xml:space="preserve"> be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knowing</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mate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nearby</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Goddess</w:t>
      </w:r>
      <w:proofErr w:type="spellEnd"/>
      <w:r w:rsidRPr="00623806">
        <w:rPr>
          <w:rFonts w:ascii="Helvetica" w:hAnsi="Helvetica"/>
          <w:lang w:val="es-ES"/>
        </w:rPr>
        <w:t xml:space="preserve">, I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expect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Parr</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hit, standing a </w:t>
      </w:r>
      <w:proofErr w:type="spellStart"/>
      <w:r w:rsidRPr="00623806">
        <w:rPr>
          <w:rFonts w:ascii="Helvetica" w:hAnsi="Helvetica"/>
          <w:lang w:val="es-ES"/>
        </w:rPr>
        <w:t>few</w:t>
      </w:r>
      <w:proofErr w:type="spellEnd"/>
      <w:r w:rsidRPr="00623806">
        <w:rPr>
          <w:rFonts w:ascii="Helvetica" w:hAnsi="Helvetica"/>
          <w:lang w:val="es-ES"/>
        </w:rPr>
        <w:t xml:space="preserve"> </w:t>
      </w:r>
      <w:proofErr w:type="spellStart"/>
      <w:r w:rsidRPr="00623806">
        <w:rPr>
          <w:rFonts w:ascii="Helvetica" w:hAnsi="Helvetica"/>
          <w:lang w:val="es-ES"/>
        </w:rPr>
        <w:t>feet</w:t>
      </w:r>
      <w:proofErr w:type="spellEnd"/>
      <w:r w:rsidRPr="00623806">
        <w:rPr>
          <w:rFonts w:ascii="Helvetica" w:hAnsi="Helvetica"/>
          <w:lang w:val="es-ES"/>
        </w:rPr>
        <w:t xml:space="preserve"> </w:t>
      </w:r>
      <w:proofErr w:type="spellStart"/>
      <w:r w:rsidRPr="00623806">
        <w:rPr>
          <w:rFonts w:ascii="Helvetica" w:hAnsi="Helvetica"/>
          <w:lang w:val="es-ES"/>
        </w:rPr>
        <w:t>away</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w:t>
      </w:r>
    </w:p>
    <w:p w14:paraId="1C4B5CA6" w14:textId="7ED8DB92" w:rsidR="002F089B" w:rsidRPr="00623806" w:rsidRDefault="002F089B" w:rsidP="002F089B">
      <w:pPr>
        <w:pStyle w:val="Scene"/>
        <w:spacing w:line="276" w:lineRule="auto"/>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fucking</w:t>
      </w:r>
      <w:proofErr w:type="spellEnd"/>
      <w:r w:rsidRPr="00623806">
        <w:rPr>
          <w:rFonts w:ascii="Helvetica" w:hAnsi="Helvetica"/>
          <w:lang w:val="es-ES"/>
        </w:rPr>
        <w:t xml:space="preserve"> </w:t>
      </w:r>
      <w:proofErr w:type="spellStart"/>
      <w:r w:rsidRPr="00623806">
        <w:rPr>
          <w:rFonts w:ascii="Helvetica" w:hAnsi="Helvetica"/>
          <w:lang w:val="es-ES"/>
        </w:rPr>
        <w:t>Goddess</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years</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control </w:t>
      </w:r>
      <w:proofErr w:type="spellStart"/>
      <w:r w:rsidRPr="00623806">
        <w:rPr>
          <w:rFonts w:ascii="Helvetica" w:hAnsi="Helvetica"/>
          <w:lang w:val="es-ES"/>
        </w:rPr>
        <w:t>went</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window</w:t>
      </w:r>
      <w:proofErr w:type="spellEnd"/>
      <w:r w:rsidRPr="00623806">
        <w:rPr>
          <w:rFonts w:ascii="Helvetica" w:hAnsi="Helvetica"/>
          <w:lang w:val="es-ES"/>
        </w:rPr>
        <w:t>.</w:t>
      </w:r>
    </w:p>
    <w:p w14:paraId="0AA622BA" w14:textId="606C7124" w:rsidR="002F089B" w:rsidRPr="00623806" w:rsidRDefault="002F089B" w:rsidP="002F089B">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moment</w:t>
      </w:r>
      <w:proofErr w:type="spellEnd"/>
      <w:r w:rsidRPr="00623806">
        <w:rPr>
          <w:rFonts w:ascii="Helvetica" w:hAnsi="Helvetica"/>
          <w:lang w:val="es-ES"/>
        </w:rPr>
        <w:t xml:space="preserve"> </w:t>
      </w:r>
      <w:proofErr w:type="spellStart"/>
      <w:r w:rsidRPr="00623806">
        <w:rPr>
          <w:rFonts w:ascii="Helvetica" w:hAnsi="Helvetica"/>
          <w:lang w:val="es-ES"/>
        </w:rPr>
        <w:t>we</w:t>
      </w:r>
      <w:proofErr w:type="spellEnd"/>
      <w:r w:rsidRPr="00623806">
        <w:rPr>
          <w:rFonts w:ascii="Helvetica" w:hAnsi="Helvetica"/>
          <w:lang w:val="es-ES"/>
        </w:rPr>
        <w:t xml:space="preserve"> </w:t>
      </w:r>
      <w:proofErr w:type="spellStart"/>
      <w:r w:rsidRPr="00623806">
        <w:rPr>
          <w:rFonts w:ascii="Helvetica" w:hAnsi="Helvetica"/>
          <w:lang w:val="es-ES"/>
        </w:rPr>
        <w:t>kissed</w:t>
      </w:r>
      <w:proofErr w:type="spellEnd"/>
      <w:r w:rsidRPr="00623806">
        <w:rPr>
          <w:rFonts w:ascii="Helvetica" w:hAnsi="Helvetica"/>
          <w:lang w:val="es-ES"/>
        </w:rPr>
        <w:t xml:space="preserve">, Liliam </w:t>
      </w:r>
      <w:proofErr w:type="spellStart"/>
      <w:r w:rsidRPr="00623806">
        <w:rPr>
          <w:rFonts w:ascii="Helvetica" w:hAnsi="Helvetica"/>
          <w:lang w:val="es-ES"/>
        </w:rPr>
        <w:t>burned</w:t>
      </w:r>
      <w:proofErr w:type="spellEnd"/>
      <w:r w:rsidRPr="00623806">
        <w:rPr>
          <w:rFonts w:ascii="Helvetica" w:hAnsi="Helvetica"/>
          <w:lang w:val="es-ES"/>
        </w:rPr>
        <w:t xml:space="preserve"> in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arms</w:t>
      </w:r>
      <w:proofErr w:type="spellEnd"/>
      <w:r w:rsidRPr="00623806">
        <w:rPr>
          <w:rFonts w:ascii="Helvetica" w:hAnsi="Helvetica"/>
          <w:lang w:val="es-ES"/>
        </w:rPr>
        <w:t>—</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lips</w:t>
      </w:r>
      <w:proofErr w:type="spellEnd"/>
      <w:r w:rsidRPr="00623806">
        <w:rPr>
          <w:rFonts w:ascii="Helvetica" w:hAnsi="Helvetica"/>
          <w:lang w:val="es-ES"/>
        </w:rPr>
        <w:t xml:space="preserve"> </w:t>
      </w:r>
      <w:proofErr w:type="spellStart"/>
      <w:r w:rsidRPr="00623806">
        <w:rPr>
          <w:rFonts w:ascii="Helvetica" w:hAnsi="Helvetica"/>
          <w:lang w:val="es-ES"/>
        </w:rPr>
        <w:t>parting</w:t>
      </w:r>
      <w:proofErr w:type="spellEnd"/>
      <w:r w:rsidRPr="00623806">
        <w:rPr>
          <w:rFonts w:ascii="Helvetica" w:hAnsi="Helvetica"/>
          <w:lang w:val="es-ES"/>
        </w:rPr>
        <w:t xml:space="preserve"> </w:t>
      </w:r>
      <w:proofErr w:type="spellStart"/>
      <w:r w:rsidRPr="00623806">
        <w:rPr>
          <w:rFonts w:ascii="Helvetica" w:hAnsi="Helvetica"/>
          <w:lang w:val="es-ES"/>
        </w:rPr>
        <w:t>beneath</w:t>
      </w:r>
      <w:proofErr w:type="spellEnd"/>
      <w:r w:rsidRPr="00623806">
        <w:rPr>
          <w:rFonts w:ascii="Helvetica" w:hAnsi="Helvetica"/>
          <w:lang w:val="es-ES"/>
        </w:rPr>
        <w:t xml:space="preserve"> mine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they’d</w:t>
      </w:r>
      <w:proofErr w:type="spellEnd"/>
      <w:r w:rsidRPr="00623806">
        <w:rPr>
          <w:rFonts w:ascii="Helvetica" w:hAnsi="Helvetica"/>
          <w:lang w:val="es-ES"/>
        </w:rPr>
        <w:t xml:space="preserve"> </w:t>
      </w:r>
      <w:proofErr w:type="spellStart"/>
      <w:r w:rsidRPr="00623806">
        <w:rPr>
          <w:rFonts w:ascii="Helvetica" w:hAnsi="Helvetica"/>
          <w:lang w:val="es-ES"/>
        </w:rPr>
        <w:t>been</w:t>
      </w:r>
      <w:proofErr w:type="spellEnd"/>
      <w:r w:rsidRPr="00623806">
        <w:rPr>
          <w:rFonts w:ascii="Helvetica" w:hAnsi="Helvetica"/>
          <w:lang w:val="es-ES"/>
        </w:rPr>
        <w:t xml:space="preserve"> </w:t>
      </w:r>
      <w:proofErr w:type="spellStart"/>
      <w:r w:rsidRPr="00623806">
        <w:rPr>
          <w:rFonts w:ascii="Helvetica" w:hAnsi="Helvetica"/>
          <w:lang w:val="es-ES"/>
        </w:rPr>
        <w:t>waiting</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me.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moans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drag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nails</w:t>
      </w:r>
      <w:proofErr w:type="spellEnd"/>
      <w:r w:rsidRPr="00623806">
        <w:rPr>
          <w:rFonts w:ascii="Helvetica" w:hAnsi="Helvetica"/>
          <w:lang w:val="es-ES"/>
        </w:rPr>
        <w:t xml:space="preserve"> </w:t>
      </w:r>
      <w:proofErr w:type="spellStart"/>
      <w:r w:rsidRPr="00623806">
        <w:rPr>
          <w:rFonts w:ascii="Helvetica" w:hAnsi="Helvetica"/>
          <w:lang w:val="es-ES"/>
        </w:rPr>
        <w:t>down</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back,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way</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legs</w:t>
      </w:r>
      <w:proofErr w:type="spellEnd"/>
      <w:r w:rsidRPr="00623806">
        <w:rPr>
          <w:rFonts w:ascii="Helvetica" w:hAnsi="Helvetica"/>
          <w:lang w:val="es-ES"/>
        </w:rPr>
        <w:t xml:space="preserve"> </w:t>
      </w:r>
      <w:proofErr w:type="spellStart"/>
      <w:r w:rsidRPr="00623806">
        <w:rPr>
          <w:rFonts w:ascii="Helvetica" w:hAnsi="Helvetica"/>
          <w:lang w:val="es-ES"/>
        </w:rPr>
        <w:t>locked</w:t>
      </w:r>
      <w:proofErr w:type="spellEnd"/>
      <w:r w:rsidRPr="00623806">
        <w:rPr>
          <w:rFonts w:ascii="Helvetica" w:hAnsi="Helvetica"/>
          <w:lang w:val="es-ES"/>
        </w:rPr>
        <w:t xml:space="preserve"> </w:t>
      </w:r>
      <w:proofErr w:type="spellStart"/>
      <w:r w:rsidRPr="00623806">
        <w:rPr>
          <w:rFonts w:ascii="Helvetica" w:hAnsi="Helvetica"/>
          <w:lang w:val="es-ES"/>
        </w:rPr>
        <w:t>around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hips</w:t>
      </w:r>
      <w:proofErr w:type="spellEnd"/>
      <w:r w:rsidRPr="00623806">
        <w:rPr>
          <w:rFonts w:ascii="Helvetica" w:hAnsi="Helvetica"/>
          <w:lang w:val="es-ES"/>
        </w:rPr>
        <w:t>—</w:t>
      </w:r>
      <w:proofErr w:type="spellStart"/>
      <w:r w:rsidRPr="00623806">
        <w:rPr>
          <w:rFonts w:ascii="Helvetica" w:hAnsi="Helvetica"/>
          <w:lang w:val="es-ES"/>
        </w:rPr>
        <w:t>everything</w:t>
      </w:r>
      <w:proofErr w:type="spellEnd"/>
      <w:r w:rsidRPr="00623806">
        <w:rPr>
          <w:rFonts w:ascii="Helvetica" w:hAnsi="Helvetica"/>
          <w:lang w:val="es-ES"/>
        </w:rPr>
        <w:t xml:space="preserve"> </w:t>
      </w:r>
      <w:proofErr w:type="spellStart"/>
      <w:r w:rsidRPr="00623806">
        <w:rPr>
          <w:rFonts w:ascii="Helvetica" w:hAnsi="Helvetica"/>
          <w:lang w:val="es-ES"/>
        </w:rPr>
        <w:t>blurred</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consuming</w:t>
      </w:r>
      <w:proofErr w:type="spellEnd"/>
      <w:r w:rsidRPr="00623806">
        <w:rPr>
          <w:rFonts w:ascii="Helvetica" w:hAnsi="Helvetica"/>
          <w:lang w:val="es-ES"/>
        </w:rPr>
        <w:t xml:space="preserve"> </w:t>
      </w:r>
      <w:proofErr w:type="spellStart"/>
      <w:r w:rsidRPr="00623806">
        <w:rPr>
          <w:rFonts w:ascii="Helvetica" w:hAnsi="Helvetica"/>
          <w:lang w:val="es-ES"/>
        </w:rPr>
        <w:t>need</w:t>
      </w:r>
      <w:proofErr w:type="spellEnd"/>
      <w:r w:rsidRPr="00623806">
        <w:rPr>
          <w:rFonts w:ascii="Helvetica" w:hAnsi="Helvetica"/>
          <w:lang w:val="es-ES"/>
        </w:rPr>
        <w:t xml:space="preserve">. </w:t>
      </w:r>
      <w:proofErr w:type="spellStart"/>
      <w:r w:rsidRPr="00623806">
        <w:rPr>
          <w:rFonts w:ascii="Helvetica" w:hAnsi="Helvetica"/>
          <w:lang w:val="es-ES"/>
        </w:rPr>
        <w:t>Relentless</w:t>
      </w:r>
      <w:proofErr w:type="spellEnd"/>
      <w:r w:rsidRPr="00623806">
        <w:rPr>
          <w:rFonts w:ascii="Helvetica" w:hAnsi="Helvetica"/>
          <w:lang w:val="es-ES"/>
        </w:rPr>
        <w:t xml:space="preserve">. </w:t>
      </w:r>
      <w:proofErr w:type="spellStart"/>
      <w:r w:rsidRPr="00623806">
        <w:rPr>
          <w:rFonts w:ascii="Helvetica" w:hAnsi="Helvetica"/>
          <w:lang w:val="es-ES"/>
        </w:rPr>
        <w:t>Addictive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Parr</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snapped</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veins</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whip</w:t>
      </w:r>
      <w:proofErr w:type="spellEnd"/>
      <w:r w:rsidRPr="00623806">
        <w:rPr>
          <w:rFonts w:ascii="Helvetica" w:hAnsi="Helvetica"/>
          <w:lang w:val="es-ES"/>
        </w:rPr>
        <w:t xml:space="preserve">. </w:t>
      </w:r>
      <w:proofErr w:type="spellStart"/>
      <w:r w:rsidRPr="00623806">
        <w:rPr>
          <w:rFonts w:ascii="Helvetica" w:hAnsi="Helvetica"/>
          <w:lang w:val="es-ES"/>
        </w:rPr>
        <w:t>Every</w:t>
      </w:r>
      <w:proofErr w:type="spellEnd"/>
      <w:r w:rsidRPr="00623806">
        <w:rPr>
          <w:rFonts w:ascii="Helvetica" w:hAnsi="Helvetica"/>
          <w:lang w:val="es-ES"/>
        </w:rPr>
        <w:t xml:space="preserve"> </w:t>
      </w:r>
      <w:proofErr w:type="spellStart"/>
      <w:r w:rsidRPr="00623806">
        <w:rPr>
          <w:rFonts w:ascii="Helvetica" w:hAnsi="Helvetica"/>
          <w:lang w:val="es-ES"/>
        </w:rPr>
        <w:t>cell</w:t>
      </w:r>
      <w:proofErr w:type="spellEnd"/>
      <w:r w:rsidRPr="00623806">
        <w:rPr>
          <w:rFonts w:ascii="Helvetica" w:hAnsi="Helvetica"/>
          <w:lang w:val="es-ES"/>
        </w:rPr>
        <w:t xml:space="preserve"> </w:t>
      </w:r>
      <w:proofErr w:type="spellStart"/>
      <w:r w:rsidRPr="00623806">
        <w:rPr>
          <w:rFonts w:ascii="Helvetica" w:hAnsi="Helvetica"/>
          <w:lang w:val="es-ES"/>
        </w:rPr>
        <w:t>inside</w:t>
      </w:r>
      <w:proofErr w:type="spellEnd"/>
      <w:r w:rsidRPr="00623806">
        <w:rPr>
          <w:rFonts w:ascii="Helvetica" w:hAnsi="Helvetica"/>
          <w:lang w:val="es-ES"/>
        </w:rPr>
        <w:t xml:space="preserve"> me </w:t>
      </w:r>
      <w:proofErr w:type="spellStart"/>
      <w:r w:rsidRPr="00623806">
        <w:rPr>
          <w:rFonts w:ascii="Helvetica" w:hAnsi="Helvetica"/>
          <w:lang w:val="es-ES"/>
        </w:rPr>
        <w:t>howled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take</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bind</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make</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mine.</w:t>
      </w:r>
    </w:p>
    <w:p w14:paraId="61312B22" w14:textId="4BE286B0" w:rsidR="002F089B" w:rsidRPr="00623806" w:rsidRDefault="002F089B" w:rsidP="002F089B">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whole</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gasped</w:t>
      </w:r>
      <w:proofErr w:type="spellEnd"/>
      <w:r w:rsidRPr="00623806">
        <w:rPr>
          <w:rFonts w:ascii="Helvetica" w:hAnsi="Helvetica"/>
          <w:lang w:val="es-ES"/>
        </w:rPr>
        <w:t xml:space="preserve">, </w:t>
      </w:r>
      <w:proofErr w:type="spellStart"/>
      <w:r w:rsidRPr="00623806">
        <w:rPr>
          <w:rFonts w:ascii="Helvetica" w:hAnsi="Helvetica"/>
          <w:lang w:val="es-ES"/>
        </w:rPr>
        <w:t>trembling</w:t>
      </w:r>
      <w:proofErr w:type="spellEnd"/>
      <w:r w:rsidRPr="00623806">
        <w:rPr>
          <w:rFonts w:ascii="Helvetica" w:hAnsi="Helvetica"/>
          <w:lang w:val="es-ES"/>
        </w:rPr>
        <w:t>, “</w:t>
      </w:r>
      <w:proofErr w:type="spellStart"/>
      <w:r w:rsidRPr="00623806">
        <w:rPr>
          <w:rFonts w:ascii="Helvetica" w:hAnsi="Helvetica"/>
          <w:lang w:val="es-ES"/>
        </w:rPr>
        <w:t>it’s</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fire</w:t>
      </w:r>
      <w:proofErr w:type="spellEnd"/>
      <w:r w:rsidRPr="00623806">
        <w:rPr>
          <w:rFonts w:ascii="Helvetica" w:hAnsi="Helvetica"/>
          <w:lang w:val="es-ES"/>
        </w:rPr>
        <w:t>.”</w:t>
      </w:r>
    </w:p>
    <w:p w14:paraId="4C7A0F7D" w14:textId="0D67382B" w:rsidR="002F089B" w:rsidRPr="00623806" w:rsidRDefault="002F089B" w:rsidP="002F089B">
      <w:pPr>
        <w:pStyle w:val="Scene"/>
        <w:spacing w:line="276" w:lineRule="auto"/>
        <w:jc w:val="both"/>
        <w:rPr>
          <w:rFonts w:ascii="Helvetica" w:hAnsi="Helvetica"/>
          <w:lang w:val="es-ES"/>
        </w:rPr>
      </w:pPr>
      <w:r w:rsidRPr="00623806">
        <w:rPr>
          <w:rFonts w:ascii="Helvetica" w:hAnsi="Helvetica"/>
          <w:lang w:val="es-ES"/>
        </w:rPr>
        <w:lastRenderedPageBreak/>
        <w:t xml:space="preserve">I </w:t>
      </w:r>
      <w:proofErr w:type="spellStart"/>
      <w:r w:rsidRPr="00623806">
        <w:rPr>
          <w:rFonts w:ascii="Helvetica" w:hAnsi="Helvetica"/>
          <w:lang w:val="es-ES"/>
        </w:rPr>
        <w:t>knew</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bond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opening</w:t>
      </w:r>
      <w:proofErr w:type="spellEnd"/>
      <w:r w:rsidRPr="00623806">
        <w:rPr>
          <w:rFonts w:ascii="Helvetica" w:hAnsi="Helvetica"/>
          <w:lang w:val="es-ES"/>
        </w:rPr>
        <w:t xml:space="preserve">.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experiencing</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same</w:t>
      </w:r>
      <w:proofErr w:type="spellEnd"/>
      <w:r w:rsidRPr="00623806">
        <w:rPr>
          <w:rFonts w:ascii="Helvetica" w:hAnsi="Helvetica"/>
          <w:lang w:val="es-ES"/>
        </w:rPr>
        <w:t xml:space="preserve"> </w:t>
      </w:r>
      <w:proofErr w:type="spellStart"/>
      <w:r w:rsidRPr="00623806">
        <w:rPr>
          <w:rFonts w:ascii="Helvetica" w:hAnsi="Helvetica"/>
          <w:lang w:val="es-ES"/>
        </w:rPr>
        <w:t>emotions</w:t>
      </w:r>
      <w:proofErr w:type="spellEnd"/>
      <w:r w:rsidRPr="00623806">
        <w:rPr>
          <w:rFonts w:ascii="Helvetica" w:hAnsi="Helvetica"/>
          <w:lang w:val="es-ES"/>
        </w:rPr>
        <w:t xml:space="preserve"> as me, </w:t>
      </w:r>
      <w:proofErr w:type="spellStart"/>
      <w:r w:rsidRPr="00623806">
        <w:rPr>
          <w:rFonts w:ascii="Helvetica" w:hAnsi="Helvetica"/>
          <w:lang w:val="es-ES"/>
        </w:rPr>
        <w:t>engulfed</w:t>
      </w:r>
      <w:proofErr w:type="spellEnd"/>
      <w:r w:rsidRPr="00623806">
        <w:rPr>
          <w:rFonts w:ascii="Helvetica" w:hAnsi="Helvetica"/>
          <w:lang w:val="es-ES"/>
        </w:rPr>
        <w:t xml:space="preserve"> </w:t>
      </w:r>
      <w:proofErr w:type="spellStart"/>
      <w:r w:rsidRPr="00623806">
        <w:rPr>
          <w:rFonts w:ascii="Helvetica" w:hAnsi="Helvetica"/>
          <w:lang w:val="es-ES"/>
        </w:rPr>
        <w:t>by</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tempest</w:t>
      </w:r>
      <w:proofErr w:type="spellEnd"/>
      <w:r w:rsidRPr="00623806">
        <w:rPr>
          <w:rFonts w:ascii="Helvetica" w:hAnsi="Helvetica"/>
          <w:lang w:val="es-ES"/>
        </w:rPr>
        <w:t xml:space="preserve"> I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barely</w:t>
      </w:r>
      <w:proofErr w:type="spellEnd"/>
      <w:r w:rsidRPr="00623806">
        <w:rPr>
          <w:rFonts w:ascii="Helvetica" w:hAnsi="Helvetica"/>
          <w:lang w:val="es-ES"/>
        </w:rPr>
        <w:t xml:space="preserve"> control. And </w:t>
      </w:r>
      <w:proofErr w:type="spellStart"/>
      <w:r w:rsidRPr="00623806">
        <w:rPr>
          <w:rFonts w:ascii="Helvetica" w:hAnsi="Helvetica"/>
          <w:lang w:val="es-ES"/>
        </w:rPr>
        <w:t>fuck</w:t>
      </w:r>
      <w:proofErr w:type="spellEnd"/>
      <w:r w:rsidRPr="00623806">
        <w:rPr>
          <w:rFonts w:ascii="Helvetica" w:hAnsi="Helvetica"/>
          <w:lang w:val="es-ES"/>
        </w:rPr>
        <w:t xml:space="preserve">, I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guilty</w:t>
      </w:r>
      <w:proofErr w:type="spellEnd"/>
      <w:r w:rsidRPr="00623806">
        <w:rPr>
          <w:rFonts w:ascii="Helvetica" w:hAnsi="Helvetica"/>
          <w:lang w:val="es-ES"/>
        </w:rPr>
        <w:t>—</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tangling</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in </w:t>
      </w:r>
      <w:proofErr w:type="spellStart"/>
      <w:r w:rsidRPr="00623806">
        <w:rPr>
          <w:rFonts w:ascii="Helvetica" w:hAnsi="Helvetica"/>
          <w:lang w:val="es-ES"/>
        </w:rPr>
        <w:t>something</w:t>
      </w:r>
      <w:proofErr w:type="spellEnd"/>
      <w:r w:rsidRPr="00623806">
        <w:rPr>
          <w:rFonts w:ascii="Helvetica" w:hAnsi="Helvetica"/>
          <w:lang w:val="es-ES"/>
        </w:rPr>
        <w:t xml:space="preserve"> so </w:t>
      </w:r>
      <w:proofErr w:type="spellStart"/>
      <w:r w:rsidRPr="00623806">
        <w:rPr>
          <w:rFonts w:ascii="Helvetica" w:hAnsi="Helvetica"/>
          <w:lang w:val="es-ES"/>
        </w:rPr>
        <w:t>ancient</w:t>
      </w:r>
      <w:proofErr w:type="spellEnd"/>
      <w:r w:rsidRPr="00623806">
        <w:rPr>
          <w:rFonts w:ascii="Helvetica" w:hAnsi="Helvetica"/>
          <w:lang w:val="es-ES"/>
        </w:rPr>
        <w:t xml:space="preserve">, so </w:t>
      </w:r>
      <w:proofErr w:type="spellStart"/>
      <w:r w:rsidRPr="00623806">
        <w:rPr>
          <w:rFonts w:ascii="Helvetica" w:hAnsi="Helvetica"/>
          <w:lang w:val="es-ES"/>
        </w:rPr>
        <w:t>consuming</w:t>
      </w:r>
      <w:proofErr w:type="spellEnd"/>
      <w:r w:rsidRPr="00623806">
        <w:rPr>
          <w:rFonts w:ascii="Helvetica" w:hAnsi="Helvetica"/>
          <w:lang w:val="es-ES"/>
        </w:rPr>
        <w:t>.</w:t>
      </w:r>
    </w:p>
    <w:p w14:paraId="00AA4483" w14:textId="51B0F9AD" w:rsidR="002F089B" w:rsidRPr="00623806" w:rsidRDefault="002F089B" w:rsidP="002F089B">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don’t</w:t>
      </w:r>
      <w:proofErr w:type="spellEnd"/>
      <w:r w:rsidRPr="00623806">
        <w:rPr>
          <w:rFonts w:ascii="Helvetica" w:hAnsi="Helvetica"/>
          <w:lang w:val="es-ES"/>
        </w:rPr>
        <w:t xml:space="preserve"> </w:t>
      </w:r>
      <w:proofErr w:type="spellStart"/>
      <w:r w:rsidRPr="00623806">
        <w:rPr>
          <w:rFonts w:ascii="Helvetica" w:hAnsi="Helvetica"/>
          <w:lang w:val="es-ES"/>
        </w:rPr>
        <w:t>understand</w:t>
      </w:r>
      <w:proofErr w:type="spellEnd"/>
      <w:r w:rsidRPr="00623806">
        <w:rPr>
          <w:rFonts w:ascii="Helvetica" w:hAnsi="Helvetica"/>
          <w:lang w:val="es-ES"/>
        </w:rPr>
        <w:t xml:space="preserve"> </w:t>
      </w:r>
      <w:proofErr w:type="spellStart"/>
      <w:r w:rsidRPr="00623806">
        <w:rPr>
          <w:rFonts w:ascii="Helvetica" w:hAnsi="Helvetica"/>
          <w:lang w:val="es-ES"/>
        </w:rPr>
        <w:t>what</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feeling</w:t>
      </w:r>
      <w:proofErr w:type="spellEnd"/>
      <w:r w:rsidRPr="00623806">
        <w:rPr>
          <w:rFonts w:ascii="Helvetica" w:hAnsi="Helvetica"/>
          <w:lang w:val="es-ES"/>
        </w:rPr>
        <w:t xml:space="preserve"> </w:t>
      </w:r>
      <w:proofErr w:type="spellStart"/>
      <w:r w:rsidRPr="00623806">
        <w:rPr>
          <w:rFonts w:ascii="Helvetica" w:hAnsi="Helvetica"/>
          <w:lang w:val="es-ES"/>
        </w:rPr>
        <w:t>does</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me,” I </w:t>
      </w:r>
      <w:proofErr w:type="spellStart"/>
      <w:r w:rsidRPr="00623806">
        <w:rPr>
          <w:rFonts w:ascii="Helvetica" w:hAnsi="Helvetica"/>
          <w:lang w:val="es-ES"/>
        </w:rPr>
        <w:t>rasped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raw. “</w:t>
      </w:r>
      <w:proofErr w:type="spellStart"/>
      <w:r w:rsidRPr="00623806">
        <w:rPr>
          <w:rFonts w:ascii="Helvetica" w:hAnsi="Helvetica"/>
          <w:lang w:val="es-ES"/>
        </w:rPr>
        <w:t>How</w:t>
      </w:r>
      <w:proofErr w:type="spellEnd"/>
      <w:r w:rsidRPr="00623806">
        <w:rPr>
          <w:rFonts w:ascii="Helvetica" w:hAnsi="Helvetica"/>
          <w:lang w:val="es-ES"/>
        </w:rPr>
        <w:t xml:space="preserve"> </w:t>
      </w:r>
      <w:proofErr w:type="spellStart"/>
      <w:r w:rsidRPr="00623806">
        <w:rPr>
          <w:rFonts w:ascii="Helvetica" w:hAnsi="Helvetica"/>
          <w:lang w:val="es-ES"/>
        </w:rPr>
        <w:t>hard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is</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hold</w:t>
      </w:r>
      <w:proofErr w:type="spellEnd"/>
      <w:r w:rsidRPr="00623806">
        <w:rPr>
          <w:rFonts w:ascii="Helvetica" w:hAnsi="Helvetica"/>
          <w:lang w:val="es-ES"/>
        </w:rPr>
        <w:t xml:space="preserve"> back.”</w:t>
      </w:r>
    </w:p>
    <w:p w14:paraId="36728F50" w14:textId="5BCC8FAE" w:rsidR="002F089B" w:rsidRPr="00623806" w:rsidRDefault="002F089B" w:rsidP="002F089B">
      <w:pPr>
        <w:pStyle w:val="Scene"/>
        <w:spacing w:line="276" w:lineRule="auto"/>
        <w:jc w:val="both"/>
        <w:rPr>
          <w:rFonts w:ascii="Helvetica" w:hAnsi="Helvetica"/>
          <w:lang w:val="es-ES"/>
        </w:rPr>
      </w:pP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mouth</w:t>
      </w:r>
      <w:proofErr w:type="spellEnd"/>
      <w:r w:rsidRPr="00623806">
        <w:rPr>
          <w:rFonts w:ascii="Helvetica" w:hAnsi="Helvetica"/>
          <w:lang w:val="es-ES"/>
        </w:rPr>
        <w:t xml:space="preserve"> </w:t>
      </w:r>
      <w:proofErr w:type="spellStart"/>
      <w:r w:rsidRPr="00623806">
        <w:rPr>
          <w:rFonts w:ascii="Helvetica" w:hAnsi="Helvetica"/>
          <w:lang w:val="es-ES"/>
        </w:rPr>
        <w:t>met</w:t>
      </w:r>
      <w:proofErr w:type="spellEnd"/>
      <w:r w:rsidRPr="00623806">
        <w:rPr>
          <w:rFonts w:ascii="Helvetica" w:hAnsi="Helvetica"/>
          <w:lang w:val="es-ES"/>
        </w:rPr>
        <w:t xml:space="preserve"> mine </w:t>
      </w:r>
      <w:proofErr w:type="spellStart"/>
      <w:r w:rsidRPr="00623806">
        <w:rPr>
          <w:rFonts w:ascii="Helvetica" w:hAnsi="Helvetica"/>
          <w:lang w:val="es-ES"/>
        </w:rPr>
        <w:t>again</w:t>
      </w:r>
      <w:proofErr w:type="spellEnd"/>
      <w:r w:rsidRPr="00623806">
        <w:rPr>
          <w:rFonts w:ascii="Helvetica" w:hAnsi="Helvetica"/>
          <w:lang w:val="es-ES"/>
        </w:rPr>
        <w:t xml:space="preserve">, </w:t>
      </w:r>
      <w:proofErr w:type="spellStart"/>
      <w:r w:rsidRPr="00623806">
        <w:rPr>
          <w:rFonts w:ascii="Helvetica" w:hAnsi="Helvetica"/>
          <w:lang w:val="es-ES"/>
        </w:rPr>
        <w:t>desperate</w:t>
      </w:r>
      <w:proofErr w:type="spellEnd"/>
      <w:r w:rsidRPr="00623806">
        <w:rPr>
          <w:rFonts w:ascii="Helvetica" w:hAnsi="Helvetica"/>
          <w:lang w:val="es-ES"/>
        </w:rPr>
        <w:t xml:space="preserve"> and wild.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hands</w:t>
      </w:r>
      <w:proofErr w:type="spellEnd"/>
      <w:r w:rsidRPr="00623806">
        <w:rPr>
          <w:rFonts w:ascii="Helvetica" w:hAnsi="Helvetica"/>
          <w:lang w:val="es-ES"/>
        </w:rPr>
        <w:t xml:space="preserve"> </w:t>
      </w:r>
      <w:proofErr w:type="spellStart"/>
      <w:r w:rsidRPr="00623806">
        <w:rPr>
          <w:rFonts w:ascii="Helvetica" w:hAnsi="Helvetica"/>
          <w:lang w:val="es-ES"/>
        </w:rPr>
        <w:t>gripped</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hips</w:t>
      </w:r>
      <w:proofErr w:type="spellEnd"/>
      <w:r w:rsidRPr="00623806">
        <w:rPr>
          <w:rFonts w:ascii="Helvetica" w:hAnsi="Helvetica"/>
          <w:lang w:val="es-ES"/>
        </w:rPr>
        <w:t xml:space="preserve">, </w:t>
      </w:r>
      <w:proofErr w:type="spellStart"/>
      <w:r w:rsidRPr="00623806">
        <w:rPr>
          <w:rFonts w:ascii="Helvetica" w:hAnsi="Helvetica"/>
          <w:lang w:val="es-ES"/>
        </w:rPr>
        <w:t>dragging</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closer</w:t>
      </w:r>
      <w:proofErr w:type="spellEnd"/>
      <w:r w:rsidRPr="00623806">
        <w:rPr>
          <w:rFonts w:ascii="Helvetica" w:hAnsi="Helvetica"/>
          <w:lang w:val="es-ES"/>
        </w:rPr>
        <w:t xml:space="preserve"> </w:t>
      </w:r>
      <w:proofErr w:type="spellStart"/>
      <w:r w:rsidRPr="00623806">
        <w:rPr>
          <w:rFonts w:ascii="Helvetica" w:hAnsi="Helvetica"/>
          <w:lang w:val="es-ES"/>
        </w:rPr>
        <w:t>until</w:t>
      </w:r>
      <w:proofErr w:type="spellEnd"/>
      <w:r w:rsidRPr="00623806">
        <w:rPr>
          <w:rFonts w:ascii="Helvetica" w:hAnsi="Helvetica"/>
          <w:lang w:val="es-ES"/>
        </w:rPr>
        <w:t xml:space="preserve"> </w:t>
      </w:r>
      <w:proofErr w:type="spellStart"/>
      <w:r w:rsidRPr="00623806">
        <w:rPr>
          <w:rFonts w:ascii="Helvetica" w:hAnsi="Helvetica"/>
          <w:lang w:val="es-ES"/>
        </w:rPr>
        <w:t>there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nothing</w:t>
      </w:r>
      <w:proofErr w:type="spellEnd"/>
      <w:r w:rsidRPr="00623806">
        <w:rPr>
          <w:rFonts w:ascii="Helvetica" w:hAnsi="Helvetica"/>
          <w:lang w:val="es-ES"/>
        </w:rPr>
        <w:t xml:space="preserve"> </w:t>
      </w:r>
      <w:proofErr w:type="spellStart"/>
      <w:r w:rsidRPr="00623806">
        <w:rPr>
          <w:rFonts w:ascii="Helvetica" w:hAnsi="Helvetica"/>
          <w:lang w:val="es-ES"/>
        </w:rPr>
        <w:t>left</w:t>
      </w:r>
      <w:proofErr w:type="spellEnd"/>
      <w:r w:rsidRPr="00623806">
        <w:rPr>
          <w:rFonts w:ascii="Helvetica" w:hAnsi="Helvetica"/>
          <w:lang w:val="es-ES"/>
        </w:rPr>
        <w:t xml:space="preserve"> </w:t>
      </w:r>
      <w:proofErr w:type="spellStart"/>
      <w:r w:rsidRPr="00623806">
        <w:rPr>
          <w:rFonts w:ascii="Helvetica" w:hAnsi="Helvetica"/>
          <w:lang w:val="es-ES"/>
        </w:rPr>
        <w:t>between</w:t>
      </w:r>
      <w:proofErr w:type="spellEnd"/>
      <w:r w:rsidRPr="00623806">
        <w:rPr>
          <w:rFonts w:ascii="Helvetica" w:hAnsi="Helvetica"/>
          <w:lang w:val="es-ES"/>
        </w:rPr>
        <w:t xml:space="preserve"> </w:t>
      </w:r>
      <w:proofErr w:type="spellStart"/>
      <w:r w:rsidRPr="00623806">
        <w:rPr>
          <w:rFonts w:ascii="Helvetica" w:hAnsi="Helvetica"/>
          <w:lang w:val="es-ES"/>
        </w:rPr>
        <w:t>us</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breath</w:t>
      </w:r>
      <w:proofErr w:type="spellEnd"/>
      <w:r w:rsidRPr="00623806">
        <w:rPr>
          <w:rFonts w:ascii="Helvetica" w:hAnsi="Helvetica"/>
          <w:lang w:val="es-ES"/>
        </w:rPr>
        <w:t xml:space="preserve">—and </w:t>
      </w:r>
      <w:proofErr w:type="spellStart"/>
      <w:r w:rsidRPr="00623806">
        <w:rPr>
          <w:rFonts w:ascii="Helvetica" w:hAnsi="Helvetica"/>
          <w:lang w:val="es-ES"/>
        </w:rPr>
        <w:t>destiny</w:t>
      </w:r>
      <w:proofErr w:type="spellEnd"/>
      <w:r w:rsidRPr="00623806">
        <w:rPr>
          <w:rFonts w:ascii="Helvetica" w:hAnsi="Helvetica"/>
          <w:lang w:val="es-ES"/>
        </w:rPr>
        <w:t>.</w:t>
      </w:r>
    </w:p>
    <w:p w14:paraId="27FCEEE7" w14:textId="714E16C6" w:rsidR="002F089B" w:rsidRPr="00623806" w:rsidRDefault="002F089B" w:rsidP="002F089B">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lifted</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effortlessly</w:t>
      </w:r>
      <w:proofErr w:type="spellEnd"/>
      <w:r w:rsidRPr="00623806">
        <w:rPr>
          <w:rFonts w:ascii="Helvetica" w:hAnsi="Helvetica"/>
          <w:lang w:val="es-ES"/>
        </w:rPr>
        <w:t xml:space="preserve"> and </w:t>
      </w:r>
      <w:proofErr w:type="spellStart"/>
      <w:r w:rsidRPr="00623806">
        <w:rPr>
          <w:rFonts w:ascii="Helvetica" w:hAnsi="Helvetica"/>
          <w:lang w:val="es-ES"/>
        </w:rPr>
        <w:t>carried</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men’s</w:t>
      </w:r>
      <w:proofErr w:type="spellEnd"/>
      <w:r w:rsidRPr="00623806">
        <w:rPr>
          <w:rFonts w:ascii="Helvetica" w:hAnsi="Helvetica"/>
          <w:lang w:val="es-ES"/>
        </w:rPr>
        <w:t xml:space="preserve"> </w:t>
      </w:r>
      <w:proofErr w:type="spellStart"/>
      <w:r w:rsidRPr="00623806">
        <w:rPr>
          <w:rFonts w:ascii="Helvetica" w:hAnsi="Helvetica"/>
          <w:lang w:val="es-ES"/>
        </w:rPr>
        <w:t>bathroom</w:t>
      </w:r>
      <w:proofErr w:type="spellEnd"/>
      <w:r w:rsidRPr="00623806">
        <w:rPr>
          <w:rFonts w:ascii="Helvetica" w:hAnsi="Helvetica"/>
          <w:lang w:val="es-ES"/>
        </w:rPr>
        <w:t xml:space="preserve">, a </w:t>
      </w:r>
      <w:proofErr w:type="spellStart"/>
      <w:r w:rsidRPr="00623806">
        <w:rPr>
          <w:rFonts w:ascii="Helvetica" w:hAnsi="Helvetica"/>
          <w:lang w:val="es-ES"/>
        </w:rPr>
        <w:t>small</w:t>
      </w:r>
      <w:proofErr w:type="spellEnd"/>
      <w:r w:rsidRPr="00623806">
        <w:rPr>
          <w:rFonts w:ascii="Helvetica" w:hAnsi="Helvetica"/>
          <w:lang w:val="es-ES"/>
        </w:rPr>
        <w:t xml:space="preserve"> </w:t>
      </w:r>
      <w:proofErr w:type="spellStart"/>
      <w:r w:rsidRPr="00623806">
        <w:rPr>
          <w:rFonts w:ascii="Helvetica" w:hAnsi="Helvetica"/>
          <w:lang w:val="es-ES"/>
        </w:rPr>
        <w:t>mercy</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privacy</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office cameras. I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about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put</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at </w:t>
      </w:r>
      <w:proofErr w:type="spellStart"/>
      <w:r w:rsidRPr="00623806">
        <w:rPr>
          <w:rFonts w:ascii="Helvetica" w:hAnsi="Helvetica"/>
          <w:lang w:val="es-ES"/>
        </w:rPr>
        <w:t>risk</w:t>
      </w:r>
      <w:proofErr w:type="spellEnd"/>
      <w:r w:rsidRPr="00623806">
        <w:rPr>
          <w:rFonts w:ascii="Helvetica" w:hAnsi="Helvetica"/>
          <w:lang w:val="es-ES"/>
        </w:rPr>
        <w:t>—</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w:t>
      </w:r>
    </w:p>
    <w:p w14:paraId="36206E09" w14:textId="3D09B8BC" w:rsidR="002F089B" w:rsidRPr="00623806" w:rsidRDefault="002F089B" w:rsidP="002F089B">
      <w:pPr>
        <w:pStyle w:val="Scene"/>
        <w:spacing w:line="276" w:lineRule="auto"/>
        <w:jc w:val="both"/>
        <w:rPr>
          <w:rFonts w:ascii="Helvetica" w:hAnsi="Helvetica"/>
          <w:lang w:val="es-ES"/>
        </w:rPr>
      </w:pPr>
      <w:proofErr w:type="spellStart"/>
      <w:r w:rsidRPr="00623806">
        <w:rPr>
          <w:rFonts w:ascii="Helvetica" w:hAnsi="Helvetica"/>
          <w:lang w:val="es-ES"/>
        </w:rPr>
        <w:t>Setting</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down</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vanity</w:t>
      </w:r>
      <w:proofErr w:type="spellEnd"/>
      <w:r w:rsidRPr="00623806">
        <w:rPr>
          <w:rFonts w:ascii="Helvetica" w:hAnsi="Helvetica"/>
          <w:lang w:val="es-ES"/>
        </w:rPr>
        <w:t xml:space="preserve">, I </w:t>
      </w:r>
      <w:proofErr w:type="spellStart"/>
      <w:r w:rsidRPr="00623806">
        <w:rPr>
          <w:rFonts w:ascii="Helvetica" w:hAnsi="Helvetica"/>
          <w:lang w:val="es-ES"/>
        </w:rPr>
        <w:t>cursed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heat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ache</w:t>
      </w:r>
      <w:proofErr w:type="spellEnd"/>
      <w:r w:rsidRPr="00623806">
        <w:rPr>
          <w:rFonts w:ascii="Helvetica" w:hAnsi="Helvetica"/>
          <w:lang w:val="es-ES"/>
        </w:rPr>
        <w:t xml:space="preserve">, and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need</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wouldn’t</w:t>
      </w:r>
      <w:proofErr w:type="spellEnd"/>
      <w:r w:rsidRPr="00623806">
        <w:rPr>
          <w:rFonts w:ascii="Helvetica" w:hAnsi="Helvetica"/>
          <w:lang w:val="es-ES"/>
        </w:rPr>
        <w:t xml:space="preserve"> </w:t>
      </w:r>
      <w:proofErr w:type="spellStart"/>
      <w:r w:rsidRPr="00623806">
        <w:rPr>
          <w:rFonts w:ascii="Helvetica" w:hAnsi="Helvetica"/>
          <w:lang w:val="es-ES"/>
        </w:rPr>
        <w:t>let</w:t>
      </w:r>
      <w:proofErr w:type="spellEnd"/>
      <w:r w:rsidRPr="00623806">
        <w:rPr>
          <w:rFonts w:ascii="Helvetica" w:hAnsi="Helvetica"/>
          <w:lang w:val="es-ES"/>
        </w:rPr>
        <w:t xml:space="preserve"> me </w:t>
      </w:r>
      <w:proofErr w:type="spellStart"/>
      <w:r w:rsidRPr="00623806">
        <w:rPr>
          <w:rFonts w:ascii="Helvetica" w:hAnsi="Helvetica"/>
          <w:lang w:val="es-ES"/>
        </w:rPr>
        <w:t>go</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setting</w:t>
      </w:r>
      <w:proofErr w:type="spellEnd"/>
      <w:r w:rsidRPr="00623806">
        <w:rPr>
          <w:rFonts w:ascii="Helvetica" w:hAnsi="Helvetica"/>
          <w:lang w:val="es-ES"/>
        </w:rPr>
        <w:t xml:space="preserve"> I </w:t>
      </w:r>
      <w:proofErr w:type="spellStart"/>
      <w:r w:rsidRPr="00623806">
        <w:rPr>
          <w:rFonts w:ascii="Helvetica" w:hAnsi="Helvetica"/>
          <w:lang w:val="es-ES"/>
        </w:rPr>
        <w:t>wanted</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I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already</w:t>
      </w:r>
      <w:proofErr w:type="spellEnd"/>
      <w:r w:rsidRPr="00623806">
        <w:rPr>
          <w:rFonts w:ascii="Helvetica" w:hAnsi="Helvetica"/>
          <w:lang w:val="es-ES"/>
        </w:rPr>
        <w:t xml:space="preserve"> </w:t>
      </w:r>
      <w:proofErr w:type="spellStart"/>
      <w:r w:rsidRPr="00623806">
        <w:rPr>
          <w:rFonts w:ascii="Helvetica" w:hAnsi="Helvetica"/>
          <w:lang w:val="es-ES"/>
        </w:rPr>
        <w:t>past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point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return</w:t>
      </w:r>
      <w:proofErr w:type="spellEnd"/>
      <w:r w:rsidRPr="00623806">
        <w:rPr>
          <w:rFonts w:ascii="Helvetica" w:hAnsi="Helvetica"/>
          <w:lang w:val="es-ES"/>
        </w:rPr>
        <w:t>.</w:t>
      </w:r>
    </w:p>
    <w:p w14:paraId="0B2203BF" w14:textId="090FC51E" w:rsidR="002F089B" w:rsidRPr="00623806" w:rsidRDefault="002F089B" w:rsidP="002F089B">
      <w:pPr>
        <w:pStyle w:val="Scene"/>
        <w:spacing w:line="276" w:lineRule="auto"/>
        <w:jc w:val="both"/>
        <w:rPr>
          <w:rFonts w:ascii="Helvetica" w:hAnsi="Helvetica"/>
          <w:lang w:val="es-ES"/>
        </w:rPr>
      </w:pPr>
      <w:r w:rsidRPr="00623806">
        <w:rPr>
          <w:rFonts w:ascii="Helvetica" w:hAnsi="Helvetica"/>
          <w:lang w:val="es-ES"/>
        </w:rPr>
        <w:t xml:space="preserve">“Tell me,” I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barely</w:t>
      </w:r>
      <w:proofErr w:type="spellEnd"/>
      <w:r w:rsidRPr="00623806">
        <w:rPr>
          <w:rFonts w:ascii="Helvetica" w:hAnsi="Helvetica"/>
          <w:lang w:val="es-ES"/>
        </w:rPr>
        <w:t xml:space="preserve"> human, “</w:t>
      </w:r>
      <w:proofErr w:type="spellStart"/>
      <w:r w:rsidRPr="00623806">
        <w:rPr>
          <w:rFonts w:ascii="Helvetica" w:hAnsi="Helvetica"/>
          <w:lang w:val="es-ES"/>
        </w:rPr>
        <w:t>tell</w:t>
      </w:r>
      <w:proofErr w:type="spellEnd"/>
      <w:r w:rsidRPr="00623806">
        <w:rPr>
          <w:rFonts w:ascii="Helvetica" w:hAnsi="Helvetica"/>
          <w:lang w:val="es-ES"/>
        </w:rPr>
        <w:t xml:space="preserve"> me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want</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w:t>
      </w:r>
    </w:p>
    <w:p w14:paraId="3430BEF9" w14:textId="40048930" w:rsidR="002F089B" w:rsidRPr="00623806" w:rsidRDefault="002F089B" w:rsidP="002F089B">
      <w:pPr>
        <w:pStyle w:val="Scene"/>
        <w:spacing w:line="276" w:lineRule="auto"/>
        <w:jc w:val="both"/>
        <w:rPr>
          <w:rFonts w:ascii="Helvetica" w:hAnsi="Helvetica"/>
          <w:lang w:val="es-ES"/>
        </w:rPr>
      </w:pP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cheeks</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w:t>
      </w:r>
      <w:proofErr w:type="spellStart"/>
      <w:r w:rsidRPr="00623806">
        <w:rPr>
          <w:rFonts w:ascii="Helvetica" w:hAnsi="Helvetica"/>
          <w:lang w:val="es-ES"/>
        </w:rPr>
        <w:t>flushed</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wide</w:t>
      </w:r>
      <w:proofErr w:type="spellEnd"/>
      <w:r w:rsidRPr="00623806">
        <w:rPr>
          <w:rFonts w:ascii="Helvetica" w:hAnsi="Helvetica"/>
          <w:lang w:val="es-ES"/>
        </w:rPr>
        <w:t xml:space="preserve">, and </w:t>
      </w:r>
      <w:proofErr w:type="spellStart"/>
      <w:r w:rsidRPr="00623806">
        <w:rPr>
          <w:rFonts w:ascii="Helvetica" w:hAnsi="Helvetica"/>
          <w:lang w:val="es-ES"/>
        </w:rPr>
        <w:t>pupils</w:t>
      </w:r>
      <w:proofErr w:type="spellEnd"/>
      <w:r w:rsidRPr="00623806">
        <w:rPr>
          <w:rFonts w:ascii="Helvetica" w:hAnsi="Helvetica"/>
          <w:lang w:val="es-ES"/>
        </w:rPr>
        <w:t xml:space="preserve"> </w:t>
      </w:r>
      <w:proofErr w:type="spellStart"/>
      <w:r w:rsidRPr="00623806">
        <w:rPr>
          <w:rFonts w:ascii="Helvetica" w:hAnsi="Helvetica"/>
          <w:lang w:val="es-ES"/>
        </w:rPr>
        <w:t>dilated</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desire</w:t>
      </w:r>
      <w:proofErr w:type="spellEnd"/>
      <w:r w:rsidRPr="00623806">
        <w:rPr>
          <w:rFonts w:ascii="Helvetica" w:hAnsi="Helvetica"/>
          <w:lang w:val="es-ES"/>
        </w:rPr>
        <w:t xml:space="preserve">.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moaned</w:t>
      </w:r>
      <w:proofErr w:type="spellEnd"/>
      <w:r w:rsidRPr="00623806">
        <w:rPr>
          <w:rFonts w:ascii="Helvetica" w:hAnsi="Helvetica"/>
          <w:lang w:val="es-ES"/>
        </w:rPr>
        <w:t xml:space="preserve">, </w:t>
      </w:r>
      <w:proofErr w:type="spellStart"/>
      <w:r w:rsidRPr="00623806">
        <w:rPr>
          <w:rFonts w:ascii="Helvetica" w:hAnsi="Helvetica"/>
          <w:lang w:val="es-ES"/>
        </w:rPr>
        <w:t>fingers</w:t>
      </w:r>
      <w:proofErr w:type="spellEnd"/>
      <w:r w:rsidRPr="00623806">
        <w:rPr>
          <w:rFonts w:ascii="Helvetica" w:hAnsi="Helvetica"/>
          <w:lang w:val="es-ES"/>
        </w:rPr>
        <w:t xml:space="preserve"> </w:t>
      </w:r>
      <w:proofErr w:type="spellStart"/>
      <w:r w:rsidRPr="00623806">
        <w:rPr>
          <w:rFonts w:ascii="Helvetica" w:hAnsi="Helvetica"/>
          <w:lang w:val="es-ES"/>
        </w:rPr>
        <w:t>locking</w:t>
      </w:r>
      <w:proofErr w:type="spellEnd"/>
      <w:r w:rsidRPr="00623806">
        <w:rPr>
          <w:rFonts w:ascii="Helvetica" w:hAnsi="Helvetica"/>
          <w:lang w:val="es-ES"/>
        </w:rPr>
        <w:t xml:space="preserve"> </w:t>
      </w:r>
      <w:proofErr w:type="spellStart"/>
      <w:r w:rsidRPr="00623806">
        <w:rPr>
          <w:rFonts w:ascii="Helvetica" w:hAnsi="Helvetica"/>
          <w:lang w:val="es-ES"/>
        </w:rPr>
        <w:t>behind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neck</w:t>
      </w:r>
      <w:proofErr w:type="spellEnd"/>
      <w:r w:rsidRPr="00623806">
        <w:rPr>
          <w:rFonts w:ascii="Helvetica" w:hAnsi="Helvetica"/>
          <w:lang w:val="es-ES"/>
        </w:rPr>
        <w:t xml:space="preserve">, </w:t>
      </w:r>
      <w:proofErr w:type="spellStart"/>
      <w:r w:rsidRPr="00623806">
        <w:rPr>
          <w:rFonts w:ascii="Helvetica" w:hAnsi="Helvetica"/>
          <w:lang w:val="es-ES"/>
        </w:rPr>
        <w:t>pulling</w:t>
      </w:r>
      <w:proofErr w:type="spellEnd"/>
      <w:r w:rsidRPr="00623806">
        <w:rPr>
          <w:rFonts w:ascii="Helvetica" w:hAnsi="Helvetica"/>
          <w:lang w:val="es-ES"/>
        </w:rPr>
        <w:t xml:space="preserve"> me </w:t>
      </w:r>
      <w:proofErr w:type="spellStart"/>
      <w:r w:rsidRPr="00623806">
        <w:rPr>
          <w:rFonts w:ascii="Helvetica" w:hAnsi="Helvetica"/>
          <w:lang w:val="es-ES"/>
        </w:rPr>
        <w:t>closer</w:t>
      </w:r>
      <w:proofErr w:type="spellEnd"/>
      <w:r w:rsidRPr="00623806">
        <w:rPr>
          <w:rFonts w:ascii="Helvetica" w:hAnsi="Helvetica"/>
          <w:lang w:val="es-ES"/>
        </w:rPr>
        <w:t>.</w:t>
      </w:r>
    </w:p>
    <w:p w14:paraId="25863764" w14:textId="2D15FFD6" w:rsidR="002F089B" w:rsidRPr="00623806" w:rsidRDefault="002F089B" w:rsidP="002F089B">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need</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whispered</w:t>
      </w:r>
      <w:proofErr w:type="spellEnd"/>
      <w:r w:rsidRPr="00623806">
        <w:rPr>
          <w:rFonts w:ascii="Helvetica" w:hAnsi="Helvetica"/>
          <w:lang w:val="es-ES"/>
        </w:rPr>
        <w:t>.</w:t>
      </w:r>
    </w:p>
    <w:p w14:paraId="2658B0B3" w14:textId="3900DDE9" w:rsidR="002F089B" w:rsidRPr="00623806" w:rsidRDefault="002F089B" w:rsidP="002F089B">
      <w:pPr>
        <w:pStyle w:val="Scene"/>
        <w:spacing w:line="276" w:lineRule="auto"/>
        <w:jc w:val="both"/>
        <w:rPr>
          <w:rFonts w:ascii="Helvetica" w:hAnsi="Helvetica"/>
          <w:lang w:val="es-ES"/>
        </w:rPr>
      </w:pPr>
      <w:proofErr w:type="spellStart"/>
      <w:r w:rsidRPr="00623806">
        <w:rPr>
          <w:rFonts w:ascii="Helvetica" w:hAnsi="Helvetica"/>
          <w:lang w:val="es-ES"/>
        </w:rPr>
        <w:t>Those</w:t>
      </w:r>
      <w:proofErr w:type="spellEnd"/>
      <w:r w:rsidRPr="00623806">
        <w:rPr>
          <w:rFonts w:ascii="Helvetica" w:hAnsi="Helvetica"/>
          <w:lang w:val="es-ES"/>
        </w:rPr>
        <w:t xml:space="preserve"> </w:t>
      </w:r>
      <w:proofErr w:type="spellStart"/>
      <w:r w:rsidRPr="00623806">
        <w:rPr>
          <w:rFonts w:ascii="Helvetica" w:hAnsi="Helvetica"/>
          <w:lang w:val="es-ES"/>
        </w:rPr>
        <w:t>three</w:t>
      </w:r>
      <w:proofErr w:type="spellEnd"/>
      <w:r w:rsidRPr="00623806">
        <w:rPr>
          <w:rFonts w:ascii="Helvetica" w:hAnsi="Helvetica"/>
          <w:lang w:val="es-ES"/>
        </w:rPr>
        <w:t xml:space="preserve"> </w:t>
      </w:r>
      <w:proofErr w:type="spellStart"/>
      <w:r w:rsidRPr="00623806">
        <w:rPr>
          <w:rFonts w:ascii="Helvetica" w:hAnsi="Helvetica"/>
          <w:lang w:val="es-ES"/>
        </w:rPr>
        <w:t>words</w:t>
      </w:r>
      <w:proofErr w:type="spellEnd"/>
      <w:r w:rsidRPr="00623806">
        <w:rPr>
          <w:rFonts w:ascii="Helvetica" w:hAnsi="Helvetica"/>
          <w:lang w:val="es-ES"/>
        </w:rPr>
        <w:t xml:space="preserve"> </w:t>
      </w:r>
      <w:proofErr w:type="spellStart"/>
      <w:r w:rsidRPr="00623806">
        <w:rPr>
          <w:rFonts w:ascii="Helvetica" w:hAnsi="Helvetica"/>
          <w:lang w:val="es-ES"/>
        </w:rPr>
        <w:t>undid</w:t>
      </w:r>
      <w:proofErr w:type="spellEnd"/>
      <w:r w:rsidRPr="00623806">
        <w:rPr>
          <w:rFonts w:ascii="Helvetica" w:hAnsi="Helvetica"/>
          <w:lang w:val="es-ES"/>
        </w:rPr>
        <w:t xml:space="preserve"> me.</w:t>
      </w:r>
    </w:p>
    <w:p w14:paraId="3EBAE476" w14:textId="67DD77C5" w:rsidR="002F089B" w:rsidRPr="00623806" w:rsidRDefault="002F089B" w:rsidP="002F089B">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kissed</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again</w:t>
      </w:r>
      <w:proofErr w:type="spellEnd"/>
      <w:r w:rsidRPr="00623806">
        <w:rPr>
          <w:rFonts w:ascii="Helvetica" w:hAnsi="Helvetica"/>
          <w:lang w:val="es-ES"/>
        </w:rPr>
        <w:t>—</w:t>
      </w:r>
      <w:proofErr w:type="spellStart"/>
      <w:r w:rsidRPr="00623806">
        <w:rPr>
          <w:rFonts w:ascii="Helvetica" w:hAnsi="Helvetica"/>
          <w:lang w:val="es-ES"/>
        </w:rPr>
        <w:t>deeper</w:t>
      </w:r>
      <w:proofErr w:type="spellEnd"/>
      <w:r w:rsidRPr="00623806">
        <w:rPr>
          <w:rFonts w:ascii="Helvetica" w:hAnsi="Helvetica"/>
          <w:lang w:val="es-ES"/>
        </w:rPr>
        <w:t xml:space="preserve">, </w:t>
      </w:r>
      <w:proofErr w:type="spellStart"/>
      <w:r w:rsidRPr="00623806">
        <w:rPr>
          <w:rFonts w:ascii="Helvetica" w:hAnsi="Helvetica"/>
          <w:lang w:val="es-ES"/>
        </w:rPr>
        <w:t>fiercer</w:t>
      </w:r>
      <w:proofErr w:type="spellEnd"/>
      <w:r w:rsidRPr="00623806">
        <w:rPr>
          <w:rFonts w:ascii="Helvetica" w:hAnsi="Helvetica"/>
          <w:lang w:val="es-ES"/>
        </w:rPr>
        <w:t xml:space="preserve">—and </w:t>
      </w:r>
      <w:proofErr w:type="spellStart"/>
      <w:r w:rsidRPr="00623806">
        <w:rPr>
          <w:rFonts w:ascii="Helvetica" w:hAnsi="Helvetica"/>
          <w:lang w:val="es-ES"/>
        </w:rPr>
        <w:t>this</w:t>
      </w:r>
      <w:proofErr w:type="spellEnd"/>
      <w:r w:rsidRPr="00623806">
        <w:rPr>
          <w:rFonts w:ascii="Helvetica" w:hAnsi="Helvetica"/>
          <w:lang w:val="es-ES"/>
        </w:rPr>
        <w:t xml:space="preserve"> time, </w:t>
      </w:r>
      <w:proofErr w:type="spellStart"/>
      <w:r w:rsidRPr="00623806">
        <w:rPr>
          <w:rFonts w:ascii="Helvetica" w:hAnsi="Helvetica"/>
          <w:lang w:val="es-ES"/>
        </w:rPr>
        <w:t>there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no </w:t>
      </w:r>
      <w:proofErr w:type="spellStart"/>
      <w:r w:rsidRPr="00623806">
        <w:rPr>
          <w:rFonts w:ascii="Helvetica" w:hAnsi="Helvetica"/>
          <w:lang w:val="es-ES"/>
        </w:rPr>
        <w:t>stopping</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hand</w:t>
      </w:r>
      <w:proofErr w:type="spellEnd"/>
      <w:r w:rsidRPr="00623806">
        <w:rPr>
          <w:rFonts w:ascii="Helvetica" w:hAnsi="Helvetica"/>
          <w:lang w:val="es-ES"/>
        </w:rPr>
        <w:t xml:space="preserve"> </w:t>
      </w:r>
      <w:proofErr w:type="spellStart"/>
      <w:r w:rsidRPr="00623806">
        <w:rPr>
          <w:rFonts w:ascii="Helvetica" w:hAnsi="Helvetica"/>
          <w:lang w:val="es-ES"/>
        </w:rPr>
        <w:t>pushed</w:t>
      </w:r>
      <w:proofErr w:type="spellEnd"/>
      <w:r w:rsidRPr="00623806">
        <w:rPr>
          <w:rFonts w:ascii="Helvetica" w:hAnsi="Helvetica"/>
          <w:lang w:val="es-ES"/>
        </w:rPr>
        <w:t xml:space="preserve"> up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skirt</w:t>
      </w:r>
      <w:proofErr w:type="spellEnd"/>
      <w:r w:rsidRPr="00623806">
        <w:rPr>
          <w:rFonts w:ascii="Helvetica" w:hAnsi="Helvetica"/>
          <w:lang w:val="es-ES"/>
        </w:rPr>
        <w:t xml:space="preserve">, </w:t>
      </w:r>
      <w:proofErr w:type="spellStart"/>
      <w:r w:rsidRPr="00623806">
        <w:rPr>
          <w:rFonts w:ascii="Helvetica" w:hAnsi="Helvetica"/>
          <w:lang w:val="es-ES"/>
        </w:rPr>
        <w:t>sliding</w:t>
      </w:r>
      <w:proofErr w:type="spellEnd"/>
      <w:r w:rsidRPr="00623806">
        <w:rPr>
          <w:rFonts w:ascii="Helvetica" w:hAnsi="Helvetica"/>
          <w:lang w:val="es-ES"/>
        </w:rPr>
        <w:t xml:space="preserve"> up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thighs</w:t>
      </w:r>
      <w:proofErr w:type="spellEnd"/>
      <w:r w:rsidRPr="00623806">
        <w:rPr>
          <w:rFonts w:ascii="Helvetica" w:hAnsi="Helvetica"/>
          <w:lang w:val="es-ES"/>
        </w:rPr>
        <w:t xml:space="preserve">.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moaned</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mouth</w:t>
      </w:r>
      <w:proofErr w:type="spellEnd"/>
      <w:r w:rsidRPr="00623806">
        <w:rPr>
          <w:rFonts w:ascii="Helvetica" w:hAnsi="Helvetica"/>
          <w:lang w:val="es-ES"/>
        </w:rPr>
        <w:t xml:space="preserve">, </w:t>
      </w:r>
      <w:proofErr w:type="spellStart"/>
      <w:r w:rsidRPr="00623806">
        <w:rPr>
          <w:rFonts w:ascii="Helvetica" w:hAnsi="Helvetica"/>
          <w:lang w:val="es-ES"/>
        </w:rPr>
        <w:t>hips</w:t>
      </w:r>
      <w:proofErr w:type="spellEnd"/>
      <w:r w:rsidRPr="00623806">
        <w:rPr>
          <w:rFonts w:ascii="Helvetica" w:hAnsi="Helvetica"/>
          <w:lang w:val="es-ES"/>
        </w:rPr>
        <w:t xml:space="preserve"> </w:t>
      </w:r>
      <w:proofErr w:type="gramStart"/>
      <w:r w:rsidRPr="00623806">
        <w:rPr>
          <w:rFonts w:ascii="Helvetica" w:hAnsi="Helvetica"/>
          <w:lang w:val="es-ES"/>
        </w:rPr>
        <w:t>lifting</w:t>
      </w:r>
      <w:proofErr w:type="gramEnd"/>
      <w:r w:rsidRPr="00623806">
        <w:rPr>
          <w:rFonts w:ascii="Helvetica" w:hAnsi="Helvetica"/>
          <w:lang w:val="es-ES"/>
        </w:rPr>
        <w:t xml:space="preserve"> in </w:t>
      </w:r>
      <w:proofErr w:type="spellStart"/>
      <w:r w:rsidRPr="00623806">
        <w:rPr>
          <w:rFonts w:ascii="Helvetica" w:hAnsi="Helvetica"/>
          <w:lang w:val="es-ES"/>
        </w:rPr>
        <w:t>invitation</w:t>
      </w:r>
      <w:proofErr w:type="spellEnd"/>
      <w:r w:rsidRPr="00623806">
        <w:rPr>
          <w:rFonts w:ascii="Helvetica" w:hAnsi="Helvetica"/>
          <w:lang w:val="es-ES"/>
        </w:rPr>
        <w:t>.</w:t>
      </w:r>
    </w:p>
    <w:p w14:paraId="56800668" w14:textId="43CE9957" w:rsidR="002F089B" w:rsidRPr="00623806" w:rsidRDefault="002F089B" w:rsidP="002F089B">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heat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core</w:t>
      </w:r>
      <w:proofErr w:type="spellEnd"/>
      <w:r w:rsidRPr="00623806">
        <w:rPr>
          <w:rFonts w:ascii="Helvetica" w:hAnsi="Helvetica"/>
          <w:lang w:val="es-ES"/>
        </w:rPr>
        <w:t xml:space="preserve"> as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fingers</w:t>
      </w:r>
      <w:proofErr w:type="spellEnd"/>
      <w:r w:rsidRPr="00623806">
        <w:rPr>
          <w:rFonts w:ascii="Helvetica" w:hAnsi="Helvetica"/>
          <w:lang w:val="es-ES"/>
        </w:rPr>
        <w:t xml:space="preserve"> </w:t>
      </w:r>
      <w:proofErr w:type="spellStart"/>
      <w:r w:rsidRPr="00623806">
        <w:rPr>
          <w:rFonts w:ascii="Helvetica" w:hAnsi="Helvetica"/>
          <w:lang w:val="es-ES"/>
        </w:rPr>
        <w:t>brushed</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wet</w:t>
      </w:r>
      <w:proofErr w:type="spellEnd"/>
      <w:r w:rsidRPr="00623806">
        <w:rPr>
          <w:rFonts w:ascii="Helvetica" w:hAnsi="Helvetica"/>
          <w:lang w:val="es-ES"/>
        </w:rPr>
        <w:t xml:space="preserve"> and </w:t>
      </w:r>
      <w:proofErr w:type="spellStart"/>
      <w:r w:rsidRPr="00623806">
        <w:rPr>
          <w:rFonts w:ascii="Helvetica" w:hAnsi="Helvetica"/>
          <w:lang w:val="es-ES"/>
        </w:rPr>
        <w:t>trembling</w:t>
      </w:r>
      <w:proofErr w:type="spellEnd"/>
      <w:r w:rsidRPr="00623806">
        <w:rPr>
          <w:rFonts w:ascii="Helvetica" w:hAnsi="Helvetica"/>
          <w:lang w:val="es-ES"/>
        </w:rPr>
        <w:t xml:space="preserve"> </w:t>
      </w:r>
      <w:proofErr w:type="spellStart"/>
      <w:r w:rsidRPr="00623806">
        <w:rPr>
          <w:rFonts w:ascii="Helvetica" w:hAnsi="Helvetica"/>
          <w:lang w:val="es-ES"/>
        </w:rPr>
        <w:t>beneath</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touch</w:t>
      </w:r>
      <w:proofErr w:type="spellEnd"/>
      <w:r w:rsidRPr="00623806">
        <w:rPr>
          <w:rFonts w:ascii="Helvetica" w:hAnsi="Helvetica"/>
          <w:lang w:val="es-ES"/>
        </w:rPr>
        <w:t>.</w:t>
      </w:r>
    </w:p>
    <w:p w14:paraId="1522373B" w14:textId="4F9FE2DA" w:rsidR="002F089B" w:rsidRPr="00623806" w:rsidRDefault="002F089B" w:rsidP="002F089B">
      <w:pPr>
        <w:pStyle w:val="Scene"/>
        <w:spacing w:line="276" w:lineRule="auto"/>
        <w:jc w:val="both"/>
        <w:rPr>
          <w:rFonts w:ascii="Helvetica" w:hAnsi="Helvetica"/>
          <w:lang w:val="es-ES"/>
        </w:rPr>
      </w:pP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broke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kiss</w:t>
      </w:r>
      <w:proofErr w:type="spellEnd"/>
      <w:r w:rsidRPr="00623806">
        <w:rPr>
          <w:rFonts w:ascii="Helvetica" w:hAnsi="Helvetica"/>
          <w:lang w:val="es-ES"/>
        </w:rPr>
        <w:t xml:space="preserve">, head </w:t>
      </w:r>
      <w:proofErr w:type="spellStart"/>
      <w:r w:rsidRPr="00623806">
        <w:rPr>
          <w:rFonts w:ascii="Helvetica" w:hAnsi="Helvetica"/>
          <w:lang w:val="es-ES"/>
        </w:rPr>
        <w:t>falling</w:t>
      </w:r>
      <w:proofErr w:type="spellEnd"/>
      <w:r w:rsidRPr="00623806">
        <w:rPr>
          <w:rFonts w:ascii="Helvetica" w:hAnsi="Helvetica"/>
          <w:lang w:val="es-ES"/>
        </w:rPr>
        <w:t xml:space="preserve"> back </w:t>
      </w:r>
      <w:proofErr w:type="spellStart"/>
      <w:r w:rsidRPr="00623806">
        <w:rPr>
          <w:rFonts w:ascii="Helvetica" w:hAnsi="Helvetica"/>
          <w:lang w:val="es-ES"/>
        </w:rPr>
        <w:t>against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mirror</w:t>
      </w:r>
      <w:proofErr w:type="spellEnd"/>
      <w:r w:rsidRPr="00623806">
        <w:rPr>
          <w:rFonts w:ascii="Helvetica" w:hAnsi="Helvetica"/>
          <w:lang w:val="es-ES"/>
        </w:rPr>
        <w:t xml:space="preserve">, </w:t>
      </w:r>
      <w:proofErr w:type="spellStart"/>
      <w:r w:rsidRPr="00623806">
        <w:rPr>
          <w:rFonts w:ascii="Helvetica" w:hAnsi="Helvetica"/>
          <w:lang w:val="es-ES"/>
        </w:rPr>
        <w:t>lips</w:t>
      </w:r>
      <w:proofErr w:type="spellEnd"/>
      <w:r w:rsidRPr="00623806">
        <w:rPr>
          <w:rFonts w:ascii="Helvetica" w:hAnsi="Helvetica"/>
          <w:lang w:val="es-ES"/>
        </w:rPr>
        <w:t xml:space="preserve"> </w:t>
      </w:r>
      <w:proofErr w:type="spellStart"/>
      <w:r w:rsidRPr="00623806">
        <w:rPr>
          <w:rFonts w:ascii="Helvetica" w:hAnsi="Helvetica"/>
          <w:lang w:val="es-ES"/>
        </w:rPr>
        <w:t>parted</w:t>
      </w:r>
      <w:proofErr w:type="spellEnd"/>
      <w:r w:rsidRPr="00623806">
        <w:rPr>
          <w:rFonts w:ascii="Helvetica" w:hAnsi="Helvetica"/>
          <w:lang w:val="es-ES"/>
        </w:rPr>
        <w:t xml:space="preserve"> in a </w:t>
      </w:r>
      <w:proofErr w:type="spellStart"/>
      <w:r w:rsidRPr="00623806">
        <w:rPr>
          <w:rFonts w:ascii="Helvetica" w:hAnsi="Helvetica"/>
          <w:lang w:val="es-ES"/>
        </w:rPr>
        <w:t>breathless</w:t>
      </w:r>
      <w:proofErr w:type="spellEnd"/>
      <w:r w:rsidRPr="00623806">
        <w:rPr>
          <w:rFonts w:ascii="Helvetica" w:hAnsi="Helvetica"/>
          <w:lang w:val="es-ES"/>
        </w:rPr>
        <w:t xml:space="preserve"> </w:t>
      </w:r>
      <w:proofErr w:type="spellStart"/>
      <w:r w:rsidRPr="00623806">
        <w:rPr>
          <w:rFonts w:ascii="Helvetica" w:hAnsi="Helvetica"/>
          <w:lang w:val="es-ES"/>
        </w:rPr>
        <w:t>gasp</w:t>
      </w:r>
      <w:proofErr w:type="spellEnd"/>
      <w:r w:rsidRPr="00623806">
        <w:rPr>
          <w:rFonts w:ascii="Helvetica" w:hAnsi="Helvetica"/>
          <w:lang w:val="es-ES"/>
        </w:rPr>
        <w:t>.</w:t>
      </w:r>
    </w:p>
    <w:p w14:paraId="09A639EC" w14:textId="2C8A45AE" w:rsidR="002F089B" w:rsidRPr="00623806" w:rsidRDefault="002F089B" w:rsidP="002F089B">
      <w:pPr>
        <w:pStyle w:val="Scene"/>
        <w:spacing w:line="276" w:lineRule="auto"/>
        <w:jc w:val="both"/>
        <w:rPr>
          <w:rFonts w:ascii="Helvetica" w:hAnsi="Helvetica"/>
          <w:lang w:val="es-ES"/>
        </w:rPr>
      </w:pPr>
      <w:proofErr w:type="spellStart"/>
      <w:r w:rsidRPr="00623806">
        <w:rPr>
          <w:rFonts w:ascii="Helvetica" w:hAnsi="Helvetica"/>
          <w:lang w:val="es-ES"/>
        </w:rPr>
        <w:t>Goddess</w:t>
      </w:r>
      <w:proofErr w:type="spellEnd"/>
      <w:r w:rsidRPr="00623806">
        <w:rPr>
          <w:rFonts w:ascii="Helvetica" w:hAnsi="Helvetica"/>
          <w:lang w:val="es-ES"/>
        </w:rPr>
        <w:t xml:space="preserve">.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ready</w:t>
      </w:r>
      <w:proofErr w:type="spellEnd"/>
      <w:r w:rsidRPr="00623806">
        <w:rPr>
          <w:rFonts w:ascii="Helvetica" w:hAnsi="Helvetica"/>
          <w:lang w:val="es-ES"/>
        </w:rPr>
        <w:t xml:space="preserve">. </w:t>
      </w:r>
      <w:proofErr w:type="spellStart"/>
      <w:r w:rsidRPr="00623806">
        <w:rPr>
          <w:rFonts w:ascii="Helvetica" w:hAnsi="Helvetica"/>
          <w:lang w:val="es-ES"/>
        </w:rPr>
        <w:t>Slick</w:t>
      </w:r>
      <w:proofErr w:type="spellEnd"/>
      <w:r w:rsidRPr="00623806">
        <w:rPr>
          <w:rFonts w:ascii="Helvetica" w:hAnsi="Helvetica"/>
          <w:lang w:val="es-ES"/>
        </w:rPr>
        <w:t xml:space="preserve">. </w:t>
      </w:r>
      <w:proofErr w:type="spellStart"/>
      <w:r w:rsidRPr="00623806">
        <w:rPr>
          <w:rFonts w:ascii="Helvetica" w:hAnsi="Helvetica"/>
          <w:lang w:val="es-ES"/>
        </w:rPr>
        <w:t>Wanting</w:t>
      </w:r>
      <w:proofErr w:type="spellEnd"/>
      <w:r w:rsidRPr="00623806">
        <w:rPr>
          <w:rFonts w:ascii="Helvetica" w:hAnsi="Helvetica"/>
          <w:lang w:val="es-ES"/>
        </w:rPr>
        <w:t>.</w:t>
      </w:r>
    </w:p>
    <w:p w14:paraId="6FF0DF90" w14:textId="0D83E741" w:rsidR="002F089B" w:rsidRPr="00623806" w:rsidRDefault="002F089B" w:rsidP="002F089B">
      <w:pPr>
        <w:pStyle w:val="Scene"/>
        <w:spacing w:line="276" w:lineRule="auto"/>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cock</w:t>
      </w:r>
      <w:proofErr w:type="spellEnd"/>
      <w:r w:rsidRPr="00623806">
        <w:rPr>
          <w:rFonts w:ascii="Helvetica" w:hAnsi="Helvetica"/>
          <w:lang w:val="es-ES"/>
        </w:rPr>
        <w:t xml:space="preserve"> </w:t>
      </w:r>
      <w:proofErr w:type="spellStart"/>
      <w:r w:rsidRPr="00623806">
        <w:rPr>
          <w:rFonts w:ascii="Helvetica" w:hAnsi="Helvetica"/>
          <w:lang w:val="es-ES"/>
        </w:rPr>
        <w:t>pulsed</w:t>
      </w:r>
      <w:proofErr w:type="spellEnd"/>
      <w:r w:rsidRPr="00623806">
        <w:rPr>
          <w:rFonts w:ascii="Helvetica" w:hAnsi="Helvetica"/>
          <w:lang w:val="es-ES"/>
        </w:rPr>
        <w:t xml:space="preserve"> in response, </w:t>
      </w:r>
      <w:proofErr w:type="spellStart"/>
      <w:r w:rsidRPr="00623806">
        <w:rPr>
          <w:rFonts w:ascii="Helvetica" w:hAnsi="Helvetica"/>
          <w:lang w:val="es-ES"/>
        </w:rPr>
        <w:t>hard</w:t>
      </w:r>
      <w:proofErr w:type="spellEnd"/>
      <w:r w:rsidRPr="00623806">
        <w:rPr>
          <w:rFonts w:ascii="Helvetica" w:hAnsi="Helvetica"/>
          <w:lang w:val="es-ES"/>
        </w:rPr>
        <w:t xml:space="preserve"> and </w:t>
      </w:r>
      <w:proofErr w:type="spellStart"/>
      <w:r w:rsidRPr="00623806">
        <w:rPr>
          <w:rFonts w:ascii="Helvetica" w:hAnsi="Helvetica"/>
          <w:lang w:val="es-ES"/>
        </w:rPr>
        <w:t>aching</w:t>
      </w:r>
      <w:proofErr w:type="spellEnd"/>
      <w:r w:rsidRPr="00623806">
        <w:rPr>
          <w:rFonts w:ascii="Helvetica" w:hAnsi="Helvetica"/>
          <w:lang w:val="es-ES"/>
        </w:rPr>
        <w:t>.</w:t>
      </w:r>
    </w:p>
    <w:p w14:paraId="31A13DC1" w14:textId="581089D0" w:rsidR="002F089B" w:rsidRPr="00623806" w:rsidRDefault="002F089B" w:rsidP="002F089B">
      <w:pPr>
        <w:pStyle w:val="Scene"/>
        <w:spacing w:line="276" w:lineRule="auto"/>
        <w:jc w:val="both"/>
        <w:rPr>
          <w:rFonts w:ascii="Helvetica" w:hAnsi="Helvetica"/>
          <w:lang w:val="es-ES"/>
        </w:rPr>
      </w:pPr>
      <w:r w:rsidRPr="00623806">
        <w:rPr>
          <w:rFonts w:ascii="Helvetica" w:hAnsi="Helvetica"/>
          <w:lang w:val="es-ES"/>
        </w:rPr>
        <w:lastRenderedPageBreak/>
        <w:t xml:space="preserve">I </w:t>
      </w:r>
      <w:proofErr w:type="spellStart"/>
      <w:r w:rsidRPr="00623806">
        <w:rPr>
          <w:rFonts w:ascii="Helvetica" w:hAnsi="Helvetica"/>
          <w:lang w:val="es-ES"/>
        </w:rPr>
        <w:t>fumbled</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buttons</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pants, </w:t>
      </w:r>
      <w:proofErr w:type="spellStart"/>
      <w:r w:rsidRPr="00623806">
        <w:rPr>
          <w:rFonts w:ascii="Helvetica" w:hAnsi="Helvetica"/>
          <w:lang w:val="es-ES"/>
        </w:rPr>
        <w:t>yanking</w:t>
      </w:r>
      <w:proofErr w:type="spellEnd"/>
      <w:r w:rsidRPr="00623806">
        <w:rPr>
          <w:rFonts w:ascii="Helvetica" w:hAnsi="Helvetica"/>
          <w:lang w:val="es-ES"/>
        </w:rPr>
        <w:t xml:space="preserve"> </w:t>
      </w:r>
      <w:proofErr w:type="spellStart"/>
      <w:r w:rsidRPr="00623806">
        <w:rPr>
          <w:rFonts w:ascii="Helvetica" w:hAnsi="Helvetica"/>
          <w:lang w:val="es-ES"/>
        </w:rPr>
        <w:t>down</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waistband</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enough</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free </w:t>
      </w:r>
      <w:proofErr w:type="spellStart"/>
      <w:r w:rsidRPr="00623806">
        <w:rPr>
          <w:rFonts w:ascii="Helvetica" w:hAnsi="Helvetica"/>
          <w:lang w:val="es-ES"/>
        </w:rPr>
        <w:t>myself</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desperate</w:t>
      </w:r>
      <w:proofErr w:type="spellEnd"/>
      <w:r w:rsidRPr="00623806">
        <w:rPr>
          <w:rFonts w:ascii="Helvetica" w:hAnsi="Helvetica"/>
          <w:lang w:val="es-ES"/>
        </w:rPr>
        <w:t xml:space="preserve"> </w:t>
      </w:r>
      <w:proofErr w:type="spellStart"/>
      <w:r w:rsidRPr="00623806">
        <w:rPr>
          <w:rFonts w:ascii="Helvetica" w:hAnsi="Helvetica"/>
          <w:lang w:val="es-ES"/>
        </w:rPr>
        <w:t>motion</w:t>
      </w:r>
      <w:proofErr w:type="spellEnd"/>
      <w:r w:rsidRPr="00623806">
        <w:rPr>
          <w:rFonts w:ascii="Helvetica" w:hAnsi="Helvetica"/>
          <w:lang w:val="es-ES"/>
        </w:rPr>
        <w:t>—</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breathless</w:t>
      </w:r>
      <w:proofErr w:type="spellEnd"/>
      <w:r w:rsidRPr="00623806">
        <w:rPr>
          <w:rFonts w:ascii="Helvetica" w:hAnsi="Helvetica"/>
          <w:lang w:val="es-ES"/>
        </w:rPr>
        <w:t xml:space="preserve"> </w:t>
      </w:r>
      <w:proofErr w:type="spellStart"/>
      <w:r w:rsidRPr="00623806">
        <w:rPr>
          <w:rFonts w:ascii="Helvetica" w:hAnsi="Helvetica"/>
          <w:lang w:val="es-ES"/>
        </w:rPr>
        <w:t>heartbeat</w:t>
      </w:r>
      <w:proofErr w:type="spellEnd"/>
      <w:r w:rsidRPr="00623806">
        <w:rPr>
          <w:rFonts w:ascii="Helvetica" w:hAnsi="Helvetica"/>
          <w:lang w:val="es-ES"/>
        </w:rPr>
        <w:t xml:space="preserve">—and I </w:t>
      </w:r>
      <w:proofErr w:type="spellStart"/>
      <w:r w:rsidRPr="00623806">
        <w:rPr>
          <w:rFonts w:ascii="Helvetica" w:hAnsi="Helvetica"/>
          <w:lang w:val="es-ES"/>
        </w:rPr>
        <w:t>slid</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w:t>
      </w:r>
    </w:p>
    <w:p w14:paraId="2F74CCE0" w14:textId="53394B74" w:rsidR="002F089B" w:rsidRPr="00623806" w:rsidRDefault="002F089B" w:rsidP="002F089B">
      <w:pPr>
        <w:pStyle w:val="Scene"/>
        <w:spacing w:line="276" w:lineRule="auto"/>
        <w:jc w:val="both"/>
        <w:rPr>
          <w:rFonts w:ascii="Helvetica" w:hAnsi="Helvetica"/>
          <w:lang w:val="es-ES"/>
        </w:rPr>
      </w:pP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shattered</w:t>
      </w:r>
      <w:proofErr w:type="spellEnd"/>
      <w:r w:rsidRPr="00623806">
        <w:rPr>
          <w:rFonts w:ascii="Helvetica" w:hAnsi="Helvetica"/>
          <w:lang w:val="es-ES"/>
        </w:rPr>
        <w:t>.</w:t>
      </w:r>
    </w:p>
    <w:p w14:paraId="1088B621" w14:textId="0DE632D8" w:rsidR="002F089B" w:rsidRPr="00623806" w:rsidRDefault="002F089B" w:rsidP="002F089B">
      <w:pPr>
        <w:pStyle w:val="Scene"/>
        <w:spacing w:line="276" w:lineRule="auto"/>
        <w:jc w:val="both"/>
        <w:rPr>
          <w:rFonts w:ascii="Helvetica" w:hAnsi="Helvetica"/>
          <w:lang w:val="es-ES"/>
        </w:rPr>
      </w:pPr>
      <w:proofErr w:type="spellStart"/>
      <w:r w:rsidRPr="00623806">
        <w:rPr>
          <w:rFonts w:ascii="Helvetica" w:hAnsi="Helvetica"/>
          <w:lang w:val="es-ES"/>
        </w:rPr>
        <w:t>Pleasure</w:t>
      </w:r>
      <w:proofErr w:type="spellEnd"/>
      <w:r w:rsidRPr="00623806">
        <w:rPr>
          <w:rFonts w:ascii="Helvetica" w:hAnsi="Helvetica"/>
          <w:lang w:val="es-ES"/>
        </w:rPr>
        <w:t xml:space="preserve"> </w:t>
      </w:r>
      <w:proofErr w:type="spellStart"/>
      <w:r w:rsidRPr="00623806">
        <w:rPr>
          <w:rFonts w:ascii="Helvetica" w:hAnsi="Helvetica"/>
          <w:lang w:val="es-ES"/>
        </w:rPr>
        <w:t>slammed</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me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lightning</w:t>
      </w:r>
      <w:proofErr w:type="spellEnd"/>
      <w:r w:rsidRPr="00623806">
        <w:rPr>
          <w:rFonts w:ascii="Helvetica" w:hAnsi="Helvetica"/>
          <w:lang w:val="es-ES"/>
        </w:rPr>
        <w:t xml:space="preserve">—raw, </w:t>
      </w:r>
      <w:proofErr w:type="spellStart"/>
      <w:r w:rsidRPr="00623806">
        <w:rPr>
          <w:rFonts w:ascii="Helvetica" w:hAnsi="Helvetica"/>
          <w:lang w:val="es-ES"/>
        </w:rPr>
        <w:t>blinding</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fire</w:t>
      </w:r>
      <w:proofErr w:type="spellEnd"/>
      <w:r w:rsidRPr="00623806">
        <w:rPr>
          <w:rFonts w:ascii="Helvetica" w:hAnsi="Helvetica"/>
          <w:lang w:val="es-ES"/>
        </w:rPr>
        <w:t xml:space="preserve"> </w:t>
      </w:r>
      <w:proofErr w:type="spellStart"/>
      <w:r w:rsidRPr="00623806">
        <w:rPr>
          <w:rFonts w:ascii="Helvetica" w:hAnsi="Helvetica"/>
          <w:lang w:val="es-ES"/>
        </w:rPr>
        <w:t>ignited</w:t>
      </w:r>
      <w:proofErr w:type="spellEnd"/>
      <w:r w:rsidRPr="00623806">
        <w:rPr>
          <w:rFonts w:ascii="Helvetica" w:hAnsi="Helvetica"/>
          <w:lang w:val="es-ES"/>
        </w:rPr>
        <w:t xml:space="preserve"> </w:t>
      </w:r>
      <w:proofErr w:type="spellStart"/>
      <w:r w:rsidRPr="00623806">
        <w:rPr>
          <w:rFonts w:ascii="Helvetica" w:hAnsi="Helvetica"/>
          <w:lang w:val="es-ES"/>
        </w:rPr>
        <w:t>between</w:t>
      </w:r>
      <w:proofErr w:type="spellEnd"/>
      <w:r w:rsidRPr="00623806">
        <w:rPr>
          <w:rFonts w:ascii="Helvetica" w:hAnsi="Helvetica"/>
          <w:lang w:val="es-ES"/>
        </w:rPr>
        <w:t xml:space="preserve"> </w:t>
      </w:r>
      <w:proofErr w:type="spellStart"/>
      <w:r w:rsidRPr="00623806">
        <w:rPr>
          <w:rFonts w:ascii="Helvetica" w:hAnsi="Helvetica"/>
          <w:lang w:val="es-ES"/>
        </w:rPr>
        <w:t>us</w:t>
      </w:r>
      <w:proofErr w:type="spellEnd"/>
      <w:r w:rsidRPr="00623806">
        <w:rPr>
          <w:rFonts w:ascii="Helvetica" w:hAnsi="Helvetica"/>
          <w:lang w:val="es-ES"/>
        </w:rPr>
        <w:t xml:space="preserve">, no </w:t>
      </w:r>
      <w:proofErr w:type="spellStart"/>
      <w:r w:rsidRPr="00623806">
        <w:rPr>
          <w:rFonts w:ascii="Helvetica" w:hAnsi="Helvetica"/>
          <w:lang w:val="es-ES"/>
        </w:rPr>
        <w:t>longer</w:t>
      </w:r>
      <w:proofErr w:type="spellEnd"/>
      <w:r w:rsidRPr="00623806">
        <w:rPr>
          <w:rFonts w:ascii="Helvetica" w:hAnsi="Helvetica"/>
          <w:lang w:val="es-ES"/>
        </w:rPr>
        <w:t xml:space="preserve"> </w:t>
      </w:r>
      <w:proofErr w:type="spellStart"/>
      <w:r w:rsidRPr="00623806">
        <w:rPr>
          <w:rFonts w:ascii="Helvetica" w:hAnsi="Helvetica"/>
          <w:lang w:val="es-ES"/>
        </w:rPr>
        <w:t>simmering</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blazing</w:t>
      </w:r>
      <w:proofErr w:type="spellEnd"/>
      <w:r w:rsidRPr="00623806">
        <w:rPr>
          <w:rFonts w:ascii="Helvetica" w:hAnsi="Helvetica"/>
          <w:lang w:val="es-ES"/>
        </w:rPr>
        <w:t xml:space="preserve">. </w:t>
      </w:r>
      <w:proofErr w:type="spellStart"/>
      <w:r w:rsidRPr="00623806">
        <w:rPr>
          <w:rFonts w:ascii="Helvetica" w:hAnsi="Helvetica"/>
          <w:lang w:val="es-ES"/>
        </w:rPr>
        <w:t>Every</w:t>
      </w:r>
      <w:proofErr w:type="spellEnd"/>
      <w:r w:rsidRPr="00623806">
        <w:rPr>
          <w:rFonts w:ascii="Helvetica" w:hAnsi="Helvetica"/>
          <w:lang w:val="es-ES"/>
        </w:rPr>
        <w:t xml:space="preserve"> </w:t>
      </w:r>
      <w:proofErr w:type="spellStart"/>
      <w:r w:rsidRPr="00623806">
        <w:rPr>
          <w:rFonts w:ascii="Helvetica" w:hAnsi="Helvetica"/>
          <w:lang w:val="es-ES"/>
        </w:rPr>
        <w:t>thrust</w:t>
      </w:r>
      <w:proofErr w:type="spellEnd"/>
      <w:r w:rsidRPr="00623806">
        <w:rPr>
          <w:rFonts w:ascii="Helvetica" w:hAnsi="Helvetica"/>
          <w:lang w:val="es-ES"/>
        </w:rPr>
        <w:t xml:space="preserve">, </w:t>
      </w:r>
      <w:proofErr w:type="spellStart"/>
      <w:r w:rsidRPr="00623806">
        <w:rPr>
          <w:rFonts w:ascii="Helvetica" w:hAnsi="Helvetica"/>
          <w:lang w:val="es-ES"/>
        </w:rPr>
        <w:t>every</w:t>
      </w:r>
      <w:proofErr w:type="spellEnd"/>
      <w:r w:rsidRPr="00623806">
        <w:rPr>
          <w:rFonts w:ascii="Helvetica" w:hAnsi="Helvetica"/>
          <w:lang w:val="es-ES"/>
        </w:rPr>
        <w:t xml:space="preserve"> </w:t>
      </w:r>
      <w:proofErr w:type="spellStart"/>
      <w:r w:rsidRPr="00623806">
        <w:rPr>
          <w:rFonts w:ascii="Helvetica" w:hAnsi="Helvetica"/>
          <w:lang w:val="es-ES"/>
        </w:rPr>
        <w:t>gasp</w:t>
      </w:r>
      <w:proofErr w:type="spellEnd"/>
      <w:r w:rsidRPr="00623806">
        <w:rPr>
          <w:rFonts w:ascii="Helvetica" w:hAnsi="Helvetica"/>
          <w:lang w:val="es-ES"/>
        </w:rPr>
        <w:t xml:space="preserve">, </w:t>
      </w:r>
      <w:proofErr w:type="spellStart"/>
      <w:r w:rsidRPr="00623806">
        <w:rPr>
          <w:rFonts w:ascii="Helvetica" w:hAnsi="Helvetica"/>
          <w:lang w:val="es-ES"/>
        </w:rPr>
        <w:t>every</w:t>
      </w:r>
      <w:proofErr w:type="spellEnd"/>
      <w:r w:rsidRPr="00623806">
        <w:rPr>
          <w:rFonts w:ascii="Helvetica" w:hAnsi="Helvetica"/>
          <w:lang w:val="es-ES"/>
        </w:rPr>
        <w:t xml:space="preserve"> </w:t>
      </w:r>
      <w:proofErr w:type="spellStart"/>
      <w:r w:rsidRPr="00623806">
        <w:rPr>
          <w:rFonts w:ascii="Helvetica" w:hAnsi="Helvetica"/>
          <w:lang w:val="es-ES"/>
        </w:rPr>
        <w:t>scrape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skin </w:t>
      </w:r>
      <w:proofErr w:type="spellStart"/>
      <w:r w:rsidRPr="00623806">
        <w:rPr>
          <w:rFonts w:ascii="Helvetica" w:hAnsi="Helvetica"/>
          <w:lang w:val="es-ES"/>
        </w:rPr>
        <w:t>was</w:t>
      </w:r>
      <w:proofErr w:type="spellEnd"/>
      <w:r w:rsidRPr="00623806">
        <w:rPr>
          <w:rFonts w:ascii="Helvetica" w:hAnsi="Helvetica"/>
          <w:lang w:val="es-ES"/>
        </w:rPr>
        <w:t xml:space="preserve"> a </w:t>
      </w:r>
      <w:proofErr w:type="spellStart"/>
      <w:r w:rsidRPr="00623806">
        <w:rPr>
          <w:rFonts w:ascii="Helvetica" w:hAnsi="Helvetica"/>
          <w:lang w:val="es-ES"/>
        </w:rPr>
        <w:t>vow</w:t>
      </w:r>
      <w:proofErr w:type="spellEnd"/>
      <w:r w:rsidRPr="00623806">
        <w:rPr>
          <w:rFonts w:ascii="Helvetica" w:hAnsi="Helvetica"/>
          <w:lang w:val="es-ES"/>
        </w:rPr>
        <w:t>—</w:t>
      </w:r>
      <w:proofErr w:type="spellStart"/>
      <w:r w:rsidRPr="00623806">
        <w:rPr>
          <w:rFonts w:ascii="Helvetica" w:hAnsi="Helvetica"/>
          <w:lang w:val="es-ES"/>
        </w:rPr>
        <w:t>ancient</w:t>
      </w:r>
      <w:proofErr w:type="spellEnd"/>
      <w:r w:rsidRPr="00623806">
        <w:rPr>
          <w:rFonts w:ascii="Helvetica" w:hAnsi="Helvetica"/>
          <w:lang w:val="es-ES"/>
        </w:rPr>
        <w:t xml:space="preserve"> and </w:t>
      </w:r>
      <w:proofErr w:type="spellStart"/>
      <w:r w:rsidRPr="00623806">
        <w:rPr>
          <w:rFonts w:ascii="Helvetica" w:hAnsi="Helvetica"/>
          <w:lang w:val="es-ES"/>
        </w:rPr>
        <w:t>unspoken</w:t>
      </w:r>
      <w:proofErr w:type="spellEnd"/>
      <w:r w:rsidRPr="00623806">
        <w:rPr>
          <w:rFonts w:ascii="Helvetica" w:hAnsi="Helvetica"/>
          <w:lang w:val="es-ES"/>
        </w:rPr>
        <w:t>.</w:t>
      </w:r>
    </w:p>
    <w:p w14:paraId="440ACEC5" w14:textId="2C9C93FE" w:rsidR="002F089B" w:rsidRPr="00623806" w:rsidRDefault="002F089B" w:rsidP="002F089B">
      <w:pPr>
        <w:pStyle w:val="Scene"/>
        <w:spacing w:line="276" w:lineRule="auto"/>
        <w:jc w:val="both"/>
        <w:rPr>
          <w:rFonts w:ascii="Helvetica" w:hAnsi="Helvetica"/>
          <w:lang w:val="es-ES"/>
        </w:rPr>
      </w:pPr>
      <w:proofErr w:type="spellStart"/>
      <w:r w:rsidRPr="00623806">
        <w:rPr>
          <w:rFonts w:ascii="Helvetica" w:hAnsi="Helvetica"/>
          <w:lang w:val="es-ES"/>
        </w:rPr>
        <w:t>Etched</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our</w:t>
      </w:r>
      <w:proofErr w:type="spellEnd"/>
      <w:r w:rsidRPr="00623806">
        <w:rPr>
          <w:rFonts w:ascii="Helvetica" w:hAnsi="Helvetica"/>
          <w:lang w:val="es-ES"/>
        </w:rPr>
        <w:t xml:space="preserve"> </w:t>
      </w:r>
      <w:proofErr w:type="spellStart"/>
      <w:r w:rsidRPr="00623806">
        <w:rPr>
          <w:rFonts w:ascii="Helvetica" w:hAnsi="Helvetica"/>
          <w:lang w:val="es-ES"/>
        </w:rPr>
        <w:t>bones</w:t>
      </w:r>
      <w:proofErr w:type="spellEnd"/>
      <w:r w:rsidRPr="00623806">
        <w:rPr>
          <w:rFonts w:ascii="Helvetica" w:hAnsi="Helvetica"/>
          <w:lang w:val="es-ES"/>
        </w:rPr>
        <w:t>.</w:t>
      </w:r>
    </w:p>
    <w:p w14:paraId="5E96ACA6" w14:textId="1E332EF1" w:rsidR="002F089B" w:rsidRPr="00623806" w:rsidRDefault="002F089B" w:rsidP="002F089B">
      <w:pPr>
        <w:pStyle w:val="Scene"/>
        <w:spacing w:line="276" w:lineRule="auto"/>
        <w:jc w:val="both"/>
        <w:rPr>
          <w:rFonts w:ascii="Helvetica" w:hAnsi="Helvetica"/>
          <w:lang w:val="es-ES"/>
        </w:rPr>
      </w:pPr>
      <w:proofErr w:type="spellStart"/>
      <w:r w:rsidRPr="00623806">
        <w:rPr>
          <w:rFonts w:ascii="Helvetica" w:hAnsi="Helvetica"/>
          <w:lang w:val="es-ES"/>
        </w:rPr>
        <w:t>We</w:t>
      </w:r>
      <w:proofErr w:type="spellEnd"/>
      <w:r w:rsidRPr="00623806">
        <w:rPr>
          <w:rFonts w:ascii="Helvetica" w:hAnsi="Helvetica"/>
          <w:lang w:val="es-ES"/>
        </w:rPr>
        <w:t xml:space="preserve"> moved as </w:t>
      </w:r>
      <w:proofErr w:type="spellStart"/>
      <w:r w:rsidRPr="00623806">
        <w:rPr>
          <w:rFonts w:ascii="Helvetica" w:hAnsi="Helvetica"/>
          <w:lang w:val="es-ES"/>
        </w:rPr>
        <w:t>if</w:t>
      </w:r>
      <w:proofErr w:type="spellEnd"/>
      <w:r w:rsidRPr="00623806">
        <w:rPr>
          <w:rFonts w:ascii="Helvetica" w:hAnsi="Helvetica"/>
          <w:lang w:val="es-ES"/>
        </w:rPr>
        <w:t xml:space="preserve"> </w:t>
      </w:r>
      <w:proofErr w:type="spellStart"/>
      <w:r w:rsidRPr="00623806">
        <w:rPr>
          <w:rFonts w:ascii="Helvetica" w:hAnsi="Helvetica"/>
          <w:lang w:val="es-ES"/>
        </w:rPr>
        <w:t>destined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be </w:t>
      </w:r>
      <w:proofErr w:type="spellStart"/>
      <w:r w:rsidRPr="00623806">
        <w:rPr>
          <w:rFonts w:ascii="Helvetica" w:hAnsi="Helvetica"/>
          <w:lang w:val="es-ES"/>
        </w:rPr>
        <w:t>together</w:t>
      </w:r>
      <w:proofErr w:type="spellEnd"/>
      <w:r w:rsidRPr="00623806">
        <w:rPr>
          <w:rFonts w:ascii="Helvetica" w:hAnsi="Helvetica"/>
          <w:lang w:val="es-ES"/>
        </w:rPr>
        <w:t xml:space="preserve">. No </w:t>
      </w:r>
      <w:proofErr w:type="spellStart"/>
      <w:r w:rsidRPr="00623806">
        <w:rPr>
          <w:rFonts w:ascii="Helvetica" w:hAnsi="Helvetica"/>
          <w:lang w:val="es-ES"/>
        </w:rPr>
        <w:t>hesitation</w:t>
      </w:r>
      <w:proofErr w:type="spellEnd"/>
      <w:r w:rsidRPr="00623806">
        <w:rPr>
          <w:rFonts w:ascii="Helvetica" w:hAnsi="Helvetica"/>
          <w:lang w:val="es-ES"/>
        </w:rPr>
        <w:t xml:space="preserve">. No </w:t>
      </w:r>
      <w:proofErr w:type="spellStart"/>
      <w:r w:rsidRPr="00623806">
        <w:rPr>
          <w:rFonts w:ascii="Helvetica" w:hAnsi="Helvetica"/>
          <w:lang w:val="es-ES"/>
        </w:rPr>
        <w:t>shame</w:t>
      </w:r>
      <w:proofErr w:type="spellEnd"/>
      <w:r w:rsidRPr="00623806">
        <w:rPr>
          <w:rFonts w:ascii="Helvetica" w:hAnsi="Helvetica"/>
          <w:lang w:val="es-ES"/>
        </w:rPr>
        <w:t xml:space="preserve">. </w:t>
      </w:r>
      <w:proofErr w:type="spellStart"/>
      <w:r w:rsidRPr="00623806">
        <w:rPr>
          <w:rFonts w:ascii="Helvetica" w:hAnsi="Helvetica"/>
          <w:lang w:val="es-ES"/>
        </w:rPr>
        <w:t>Only</w:t>
      </w:r>
      <w:proofErr w:type="spellEnd"/>
      <w:r w:rsidRPr="00623806">
        <w:rPr>
          <w:rFonts w:ascii="Helvetica" w:hAnsi="Helvetica"/>
          <w:lang w:val="es-ES"/>
        </w:rPr>
        <w:t xml:space="preserve"> </w:t>
      </w:r>
      <w:proofErr w:type="spellStart"/>
      <w:r w:rsidRPr="00623806">
        <w:rPr>
          <w:rFonts w:ascii="Helvetica" w:hAnsi="Helvetica"/>
          <w:lang w:val="es-ES"/>
        </w:rPr>
        <w:t>need</w:t>
      </w:r>
      <w:proofErr w:type="spellEnd"/>
      <w:r w:rsidRPr="00623806">
        <w:rPr>
          <w:rFonts w:ascii="Helvetica" w:hAnsi="Helvetica"/>
          <w:lang w:val="es-ES"/>
        </w:rPr>
        <w:t xml:space="preserve">. </w:t>
      </w:r>
      <w:proofErr w:type="spellStart"/>
      <w:r w:rsidRPr="00623806">
        <w:rPr>
          <w:rFonts w:ascii="Helvetica" w:hAnsi="Helvetica"/>
          <w:lang w:val="es-ES"/>
        </w:rPr>
        <w:t>Only</w:t>
      </w:r>
      <w:proofErr w:type="spellEnd"/>
      <w:r w:rsidRPr="00623806">
        <w:rPr>
          <w:rFonts w:ascii="Helvetica" w:hAnsi="Helvetica"/>
          <w:lang w:val="es-ES"/>
        </w:rPr>
        <w:t xml:space="preserve"> </w:t>
      </w:r>
      <w:proofErr w:type="spellStart"/>
      <w:r w:rsidRPr="00623806">
        <w:rPr>
          <w:rFonts w:ascii="Helvetica" w:hAnsi="Helvetica"/>
          <w:lang w:val="es-ES"/>
        </w:rPr>
        <w:t>us</w:t>
      </w:r>
      <w:proofErr w:type="spellEnd"/>
      <w:r w:rsidRPr="00623806">
        <w:rPr>
          <w:rFonts w:ascii="Helvetica" w:hAnsi="Helvetica"/>
          <w:lang w:val="es-ES"/>
        </w:rPr>
        <w:t>.</w:t>
      </w:r>
    </w:p>
    <w:p w14:paraId="6610C218" w14:textId="3648A040" w:rsidR="002F089B" w:rsidRPr="00623806" w:rsidRDefault="002F089B" w:rsidP="002F089B">
      <w:pPr>
        <w:pStyle w:val="Scene"/>
        <w:spacing w:line="276" w:lineRule="auto"/>
        <w:jc w:val="both"/>
        <w:rPr>
          <w:rFonts w:ascii="Helvetica" w:hAnsi="Helvetica"/>
          <w:lang w:val="es-ES"/>
        </w:rPr>
      </w:pP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clung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me, holding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I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only</w:t>
      </w:r>
      <w:proofErr w:type="spellEnd"/>
      <w:r w:rsidRPr="00623806">
        <w:rPr>
          <w:rFonts w:ascii="Helvetica" w:hAnsi="Helvetica"/>
          <w:lang w:val="es-ES"/>
        </w:rPr>
        <w:t xml:space="preserve"> </w:t>
      </w:r>
      <w:proofErr w:type="spellStart"/>
      <w:r w:rsidRPr="00623806">
        <w:rPr>
          <w:rFonts w:ascii="Helvetica" w:hAnsi="Helvetica"/>
          <w:lang w:val="es-ES"/>
        </w:rPr>
        <w:t>thing</w:t>
      </w:r>
      <w:proofErr w:type="spellEnd"/>
      <w:r w:rsidRPr="00623806">
        <w:rPr>
          <w:rFonts w:ascii="Helvetica" w:hAnsi="Helvetica"/>
          <w:lang w:val="es-ES"/>
        </w:rPr>
        <w:t xml:space="preserve"> </w:t>
      </w:r>
      <w:proofErr w:type="spellStart"/>
      <w:r w:rsidRPr="00623806">
        <w:rPr>
          <w:rFonts w:ascii="Helvetica" w:hAnsi="Helvetica"/>
          <w:lang w:val="es-ES"/>
        </w:rPr>
        <w:t>anchoring</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world</w:t>
      </w:r>
      <w:proofErr w:type="spellEnd"/>
      <w:r w:rsidRPr="00623806">
        <w:rPr>
          <w:rFonts w:ascii="Helvetica" w:hAnsi="Helvetica"/>
          <w:lang w:val="es-ES"/>
        </w:rPr>
        <w:t>.</w:t>
      </w:r>
    </w:p>
    <w:p w14:paraId="25F34760" w14:textId="1B388F5E" w:rsidR="002F089B" w:rsidRPr="00623806" w:rsidRDefault="002F089B" w:rsidP="002F089B">
      <w:pPr>
        <w:pStyle w:val="Scene"/>
        <w:spacing w:line="276" w:lineRule="auto"/>
        <w:jc w:val="both"/>
        <w:rPr>
          <w:rFonts w:ascii="Helvetica" w:hAnsi="Helvetica"/>
          <w:lang w:val="es-ES"/>
        </w:rPr>
      </w:pPr>
      <w:proofErr w:type="spellStart"/>
      <w:r w:rsidRPr="00623806">
        <w:rPr>
          <w:rFonts w:ascii="Helvetica" w:hAnsi="Helvetica"/>
          <w:lang w:val="es-ES"/>
        </w:rPr>
        <w:t>Our</w:t>
      </w:r>
      <w:proofErr w:type="spellEnd"/>
      <w:r w:rsidRPr="00623806">
        <w:rPr>
          <w:rFonts w:ascii="Helvetica" w:hAnsi="Helvetica"/>
          <w:lang w:val="es-ES"/>
        </w:rPr>
        <w:t xml:space="preserve"> </w:t>
      </w:r>
      <w:proofErr w:type="spellStart"/>
      <w:r w:rsidRPr="00623806">
        <w:rPr>
          <w:rFonts w:ascii="Helvetica" w:hAnsi="Helvetica"/>
          <w:lang w:val="es-ES"/>
        </w:rPr>
        <w:t>bodies</w:t>
      </w:r>
      <w:proofErr w:type="spellEnd"/>
      <w:r w:rsidRPr="00623806">
        <w:rPr>
          <w:rFonts w:ascii="Helvetica" w:hAnsi="Helvetica"/>
          <w:lang w:val="es-ES"/>
        </w:rPr>
        <w:t xml:space="preserve"> moved </w:t>
      </w:r>
      <w:proofErr w:type="spellStart"/>
      <w:r w:rsidRPr="00623806">
        <w:rPr>
          <w:rFonts w:ascii="Helvetica" w:hAnsi="Helvetica"/>
          <w:lang w:val="es-ES"/>
        </w:rPr>
        <w:t>together</w:t>
      </w:r>
      <w:proofErr w:type="spellEnd"/>
      <w:r w:rsidRPr="00623806">
        <w:rPr>
          <w:rFonts w:ascii="Helvetica" w:hAnsi="Helvetica"/>
          <w:lang w:val="es-ES"/>
        </w:rPr>
        <w:t xml:space="preserve"> in </w:t>
      </w:r>
      <w:proofErr w:type="spellStart"/>
      <w:r w:rsidRPr="00623806">
        <w:rPr>
          <w:rFonts w:ascii="Helvetica" w:hAnsi="Helvetica"/>
          <w:lang w:val="es-ES"/>
        </w:rPr>
        <w:t>rhythm</w:t>
      </w:r>
      <w:proofErr w:type="spellEnd"/>
      <w:r w:rsidRPr="00623806">
        <w:rPr>
          <w:rFonts w:ascii="Helvetica" w:hAnsi="Helvetica"/>
          <w:lang w:val="es-ES"/>
        </w:rPr>
        <w:t>—</w:t>
      </w:r>
      <w:proofErr w:type="spellStart"/>
      <w:r w:rsidRPr="00623806">
        <w:rPr>
          <w:rFonts w:ascii="Helvetica" w:hAnsi="Helvetica"/>
          <w:lang w:val="es-ES"/>
        </w:rPr>
        <w:t>breath</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breath</w:t>
      </w:r>
      <w:proofErr w:type="spellEnd"/>
      <w:r w:rsidRPr="00623806">
        <w:rPr>
          <w:rFonts w:ascii="Helvetica" w:hAnsi="Helvetica"/>
          <w:lang w:val="es-ES"/>
        </w:rPr>
        <w:t xml:space="preserve">, skin </w:t>
      </w:r>
      <w:proofErr w:type="spellStart"/>
      <w:r w:rsidRPr="00623806">
        <w:rPr>
          <w:rFonts w:ascii="Helvetica" w:hAnsi="Helvetica"/>
          <w:lang w:val="es-ES"/>
        </w:rPr>
        <w:t>to</w:t>
      </w:r>
      <w:proofErr w:type="spellEnd"/>
      <w:r w:rsidRPr="00623806">
        <w:rPr>
          <w:rFonts w:ascii="Helvetica" w:hAnsi="Helvetica"/>
          <w:lang w:val="es-ES"/>
        </w:rPr>
        <w:t xml:space="preserve"> skin—</w:t>
      </w:r>
      <w:proofErr w:type="spellStart"/>
      <w:r w:rsidRPr="00623806">
        <w:rPr>
          <w:rFonts w:ascii="Helvetica" w:hAnsi="Helvetica"/>
          <w:lang w:val="es-ES"/>
        </w:rPr>
        <w:t>each</w:t>
      </w:r>
      <w:proofErr w:type="spellEnd"/>
      <w:r w:rsidRPr="00623806">
        <w:rPr>
          <w:rFonts w:ascii="Helvetica" w:hAnsi="Helvetica"/>
          <w:lang w:val="es-ES"/>
        </w:rPr>
        <w:t xml:space="preserve"> </w:t>
      </w:r>
      <w:proofErr w:type="spellStart"/>
      <w:r w:rsidRPr="00623806">
        <w:rPr>
          <w:rFonts w:ascii="Helvetica" w:hAnsi="Helvetica"/>
          <w:lang w:val="es-ES"/>
        </w:rPr>
        <w:t>thrust</w:t>
      </w:r>
      <w:proofErr w:type="spellEnd"/>
      <w:r w:rsidRPr="00623806">
        <w:rPr>
          <w:rFonts w:ascii="Helvetica" w:hAnsi="Helvetica"/>
          <w:lang w:val="es-ES"/>
        </w:rPr>
        <w:t xml:space="preserve"> </w:t>
      </w:r>
      <w:proofErr w:type="spellStart"/>
      <w:r w:rsidRPr="00623806">
        <w:rPr>
          <w:rFonts w:ascii="Helvetica" w:hAnsi="Helvetica"/>
          <w:lang w:val="es-ES"/>
        </w:rPr>
        <w:t>drawing</w:t>
      </w:r>
      <w:proofErr w:type="spellEnd"/>
      <w:r w:rsidRPr="00623806">
        <w:rPr>
          <w:rFonts w:ascii="Helvetica" w:hAnsi="Helvetica"/>
          <w:lang w:val="es-ES"/>
        </w:rPr>
        <w:t xml:space="preserve"> </w:t>
      </w:r>
      <w:proofErr w:type="spellStart"/>
      <w:r w:rsidRPr="00623806">
        <w:rPr>
          <w:rFonts w:ascii="Helvetica" w:hAnsi="Helvetica"/>
          <w:lang w:val="es-ES"/>
        </w:rPr>
        <w:t>us</w:t>
      </w:r>
      <w:proofErr w:type="spellEnd"/>
      <w:r w:rsidRPr="00623806">
        <w:rPr>
          <w:rFonts w:ascii="Helvetica" w:hAnsi="Helvetica"/>
          <w:lang w:val="es-ES"/>
        </w:rPr>
        <w:t xml:space="preserve"> </w:t>
      </w:r>
      <w:proofErr w:type="spellStart"/>
      <w:r w:rsidRPr="00623806">
        <w:rPr>
          <w:rFonts w:ascii="Helvetica" w:hAnsi="Helvetica"/>
          <w:lang w:val="es-ES"/>
        </w:rPr>
        <w:t>closer</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edge</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cries</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scent</w:t>
      </w:r>
      <w:proofErr w:type="spellEnd"/>
      <w:r w:rsidRPr="00623806">
        <w:rPr>
          <w:rFonts w:ascii="Helvetica" w:hAnsi="Helvetica"/>
          <w:lang w:val="es-ES"/>
        </w:rPr>
        <w:t xml:space="preserve">, and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heat</w:t>
      </w:r>
      <w:proofErr w:type="spellEnd"/>
      <w:r w:rsidRPr="00623806">
        <w:rPr>
          <w:rFonts w:ascii="Helvetica" w:hAnsi="Helvetica"/>
          <w:lang w:val="es-ES"/>
        </w:rPr>
        <w:t>—</w:t>
      </w:r>
      <w:proofErr w:type="spellStart"/>
      <w:r w:rsidRPr="00623806">
        <w:rPr>
          <w:rFonts w:ascii="Helvetica" w:hAnsi="Helvetica"/>
          <w:lang w:val="es-ES"/>
        </w:rPr>
        <w:t>they</w:t>
      </w:r>
      <w:proofErr w:type="spellEnd"/>
      <w:r w:rsidRPr="00623806">
        <w:rPr>
          <w:rFonts w:ascii="Helvetica" w:hAnsi="Helvetica"/>
          <w:lang w:val="es-ES"/>
        </w:rPr>
        <w:t xml:space="preserve"> </w:t>
      </w:r>
      <w:proofErr w:type="spellStart"/>
      <w:r w:rsidRPr="00623806">
        <w:rPr>
          <w:rFonts w:ascii="Helvetica" w:hAnsi="Helvetica"/>
          <w:lang w:val="es-ES"/>
        </w:rPr>
        <w:t>drove</w:t>
      </w:r>
      <w:proofErr w:type="spellEnd"/>
      <w:r w:rsidRPr="00623806">
        <w:rPr>
          <w:rFonts w:ascii="Helvetica" w:hAnsi="Helvetica"/>
          <w:lang w:val="es-ES"/>
        </w:rPr>
        <w:t xml:space="preserve"> me insane. I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unraveling</w:t>
      </w:r>
      <w:proofErr w:type="spellEnd"/>
      <w:r w:rsidRPr="00623806">
        <w:rPr>
          <w:rFonts w:ascii="Helvetica" w:hAnsi="Helvetica"/>
          <w:lang w:val="es-ES"/>
        </w:rPr>
        <w:t xml:space="preserve"> </w:t>
      </w:r>
      <w:proofErr w:type="spellStart"/>
      <w:r w:rsidRPr="00623806">
        <w:rPr>
          <w:rFonts w:ascii="Helvetica" w:hAnsi="Helvetica"/>
          <w:lang w:val="es-ES"/>
        </w:rPr>
        <w:t>inside</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w:t>
      </w:r>
    </w:p>
    <w:p w14:paraId="5D07244F" w14:textId="63E0D400" w:rsidR="002F089B" w:rsidRPr="00623806" w:rsidRDefault="002F089B" w:rsidP="002F089B">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moaned</w:t>
      </w:r>
      <w:proofErr w:type="spellEnd"/>
      <w:r w:rsidRPr="00623806">
        <w:rPr>
          <w:rFonts w:ascii="Helvetica" w:hAnsi="Helvetica"/>
          <w:lang w:val="es-ES"/>
        </w:rPr>
        <w:t>—</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name</w:t>
      </w:r>
      <w:proofErr w:type="spellEnd"/>
      <w:r w:rsidRPr="00623806">
        <w:rPr>
          <w:rFonts w:ascii="Helvetica" w:hAnsi="Helvetica"/>
          <w:lang w:val="es-ES"/>
        </w:rPr>
        <w:t xml:space="preserve"> </w:t>
      </w:r>
      <w:proofErr w:type="spellStart"/>
      <w:r w:rsidRPr="00623806">
        <w:rPr>
          <w:rFonts w:ascii="Helvetica" w:hAnsi="Helvetica"/>
          <w:lang w:val="es-ES"/>
        </w:rPr>
        <w:t>breaking</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lips</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prayer</w:t>
      </w:r>
      <w:proofErr w:type="spellEnd"/>
      <w:r w:rsidRPr="00623806">
        <w:rPr>
          <w:rFonts w:ascii="Helvetica" w:hAnsi="Helvetica"/>
          <w:lang w:val="es-ES"/>
        </w:rPr>
        <w:t>.</w:t>
      </w:r>
    </w:p>
    <w:p w14:paraId="4C8D9B0F" w14:textId="70519FF0" w:rsidR="002F089B" w:rsidRPr="00623806" w:rsidRDefault="002F089B" w:rsidP="002F089B">
      <w:pPr>
        <w:pStyle w:val="Scene"/>
        <w:spacing w:line="276" w:lineRule="auto"/>
        <w:jc w:val="both"/>
        <w:rPr>
          <w:rFonts w:ascii="Helvetica" w:hAnsi="Helvetica"/>
          <w:lang w:val="es-ES"/>
        </w:rPr>
      </w:pP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sound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sacred</w:t>
      </w:r>
      <w:proofErr w:type="spellEnd"/>
      <w:r w:rsidRPr="00623806">
        <w:rPr>
          <w:rFonts w:ascii="Helvetica" w:hAnsi="Helvetica"/>
          <w:lang w:val="es-ES"/>
        </w:rPr>
        <w:t xml:space="preserve">. And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mine.</w:t>
      </w:r>
    </w:p>
    <w:p w14:paraId="7732C436" w14:textId="6B3C1294" w:rsidR="002F089B" w:rsidRPr="00623806" w:rsidRDefault="002F089B" w:rsidP="0035271A">
      <w:pPr>
        <w:pStyle w:val="Scene"/>
        <w:spacing w:line="276" w:lineRule="auto"/>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pace </w:t>
      </w:r>
      <w:proofErr w:type="spellStart"/>
      <w:r w:rsidRPr="00623806">
        <w:rPr>
          <w:rFonts w:ascii="Helvetica" w:hAnsi="Helvetica"/>
          <w:lang w:val="es-ES"/>
        </w:rPr>
        <w:t>faltered</w:t>
      </w:r>
      <w:proofErr w:type="spellEnd"/>
      <w:r w:rsidRPr="00623806">
        <w:rPr>
          <w:rFonts w:ascii="Helvetica" w:hAnsi="Helvetica"/>
          <w:lang w:val="es-ES"/>
        </w:rPr>
        <w:t>—</w:t>
      </w:r>
      <w:proofErr w:type="spellStart"/>
      <w:r w:rsidRPr="00623806">
        <w:rPr>
          <w:rFonts w:ascii="Helvetica" w:hAnsi="Helvetica"/>
          <w:lang w:val="es-ES"/>
        </w:rPr>
        <w:t>hips</w:t>
      </w:r>
      <w:proofErr w:type="spellEnd"/>
      <w:r w:rsidRPr="00623806">
        <w:rPr>
          <w:rFonts w:ascii="Helvetica" w:hAnsi="Helvetica"/>
          <w:lang w:val="es-ES"/>
        </w:rPr>
        <w:t xml:space="preserve"> </w:t>
      </w:r>
      <w:proofErr w:type="spellStart"/>
      <w:r w:rsidRPr="00623806">
        <w:rPr>
          <w:rFonts w:ascii="Helvetica" w:hAnsi="Helvetica"/>
          <w:lang w:val="es-ES"/>
        </w:rPr>
        <w:t>jerking</w:t>
      </w:r>
      <w:proofErr w:type="spellEnd"/>
      <w:r w:rsidRPr="00623806">
        <w:rPr>
          <w:rFonts w:ascii="Helvetica" w:hAnsi="Helvetica"/>
          <w:lang w:val="es-ES"/>
        </w:rPr>
        <w:t xml:space="preserve"> </w:t>
      </w:r>
      <w:proofErr w:type="spellStart"/>
      <w:r w:rsidRPr="00623806">
        <w:rPr>
          <w:rFonts w:ascii="Helvetica" w:hAnsi="Helvetica"/>
          <w:lang w:val="es-ES"/>
        </w:rPr>
        <w:t>harder</w:t>
      </w:r>
      <w:proofErr w:type="spellEnd"/>
      <w:r w:rsidRPr="00623806">
        <w:rPr>
          <w:rFonts w:ascii="Helvetica" w:hAnsi="Helvetica"/>
          <w:lang w:val="es-ES"/>
        </w:rPr>
        <w:t xml:space="preserve">, </w:t>
      </w:r>
      <w:proofErr w:type="spellStart"/>
      <w:r w:rsidRPr="00623806">
        <w:rPr>
          <w:rFonts w:ascii="Helvetica" w:hAnsi="Helvetica"/>
          <w:lang w:val="es-ES"/>
        </w:rPr>
        <w:t>deeper</w:t>
      </w:r>
      <w:proofErr w:type="spellEnd"/>
      <w:r w:rsidRPr="00623806">
        <w:rPr>
          <w:rFonts w:ascii="Helvetica" w:hAnsi="Helvetica"/>
          <w:lang w:val="es-ES"/>
        </w:rPr>
        <w:t>—</w:t>
      </w:r>
      <w:proofErr w:type="spellStart"/>
      <w:r w:rsidRPr="00623806">
        <w:rPr>
          <w:rFonts w:ascii="Helvetica" w:hAnsi="Helvetica"/>
          <w:lang w:val="es-ES"/>
        </w:rPr>
        <w:t>pressure</w:t>
      </w:r>
      <w:proofErr w:type="spellEnd"/>
      <w:r w:rsidRPr="00623806">
        <w:rPr>
          <w:rFonts w:ascii="Helvetica" w:hAnsi="Helvetica"/>
          <w:lang w:val="es-ES"/>
        </w:rPr>
        <w:t xml:space="preserve"> </w:t>
      </w:r>
      <w:proofErr w:type="spellStart"/>
      <w:r w:rsidRPr="00623806">
        <w:rPr>
          <w:rFonts w:ascii="Helvetica" w:hAnsi="Helvetica"/>
          <w:lang w:val="es-ES"/>
        </w:rPr>
        <w:t>building</w:t>
      </w:r>
      <w:proofErr w:type="spellEnd"/>
      <w:r w:rsidRPr="00623806">
        <w:rPr>
          <w:rFonts w:ascii="Helvetica" w:hAnsi="Helvetica"/>
          <w:lang w:val="es-ES"/>
        </w:rPr>
        <w:t xml:space="preserve"> </w:t>
      </w:r>
      <w:proofErr w:type="spellStart"/>
      <w:r w:rsidRPr="00623806">
        <w:rPr>
          <w:rFonts w:ascii="Helvetica" w:hAnsi="Helvetica"/>
          <w:lang w:val="es-ES"/>
        </w:rPr>
        <w:t>until</w:t>
      </w:r>
      <w:proofErr w:type="spellEnd"/>
      <w:r w:rsidRPr="00623806">
        <w:rPr>
          <w:rFonts w:ascii="Helvetica" w:hAnsi="Helvetica"/>
          <w:lang w:val="es-ES"/>
        </w:rPr>
        <w:t xml:space="preserve"> I </w:t>
      </w:r>
      <w:proofErr w:type="spellStart"/>
      <w:r w:rsidRPr="00623806">
        <w:rPr>
          <w:rFonts w:ascii="Helvetica" w:hAnsi="Helvetica"/>
          <w:lang w:val="es-ES"/>
        </w:rPr>
        <w:t>thought</w:t>
      </w:r>
      <w:proofErr w:type="spellEnd"/>
      <w:r w:rsidRPr="00623806">
        <w:rPr>
          <w:rFonts w:ascii="Helvetica" w:hAnsi="Helvetica"/>
          <w:lang w:val="es-ES"/>
        </w:rPr>
        <w:t xml:space="preserve"> </w:t>
      </w:r>
      <w:proofErr w:type="spellStart"/>
      <w:r w:rsidRPr="00623806">
        <w:rPr>
          <w:rFonts w:ascii="Helvetica" w:hAnsi="Helvetica"/>
          <w:lang w:val="es-ES"/>
        </w:rPr>
        <w:t>I’d</w:t>
      </w:r>
      <w:proofErr w:type="spellEnd"/>
      <w:r w:rsidRPr="00623806">
        <w:rPr>
          <w:rFonts w:ascii="Helvetica" w:hAnsi="Helvetica"/>
          <w:lang w:val="es-ES"/>
        </w:rPr>
        <w:t xml:space="preserve"> </w:t>
      </w:r>
      <w:proofErr w:type="spellStart"/>
      <w:r w:rsidRPr="00623806">
        <w:rPr>
          <w:rFonts w:ascii="Helvetica" w:hAnsi="Helvetica"/>
          <w:lang w:val="es-ES"/>
        </w:rPr>
        <w:t>explode</w:t>
      </w:r>
      <w:proofErr w:type="spellEnd"/>
      <w:r w:rsidRPr="00623806">
        <w:rPr>
          <w:rFonts w:ascii="Helvetica" w:hAnsi="Helvetica"/>
          <w:lang w:val="es-ES"/>
        </w:rPr>
        <w:t>.</w:t>
      </w:r>
    </w:p>
    <w:p w14:paraId="5CE1764C" w14:textId="0671A411" w:rsidR="002F089B" w:rsidRPr="00623806" w:rsidRDefault="002F089B" w:rsidP="002F089B">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Don’t</w:t>
      </w:r>
      <w:proofErr w:type="spellEnd"/>
      <w:r w:rsidRPr="00623806">
        <w:rPr>
          <w:rFonts w:ascii="Helvetica" w:hAnsi="Helvetica"/>
          <w:lang w:val="es-ES"/>
        </w:rPr>
        <w:t xml:space="preserve"> stop,”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begged</w:t>
      </w:r>
      <w:proofErr w:type="spellEnd"/>
      <w:r w:rsidRPr="00623806">
        <w:rPr>
          <w:rFonts w:ascii="Helvetica" w:hAnsi="Helvetica"/>
          <w:lang w:val="es-ES"/>
        </w:rPr>
        <w:t xml:space="preserve">, </w:t>
      </w:r>
      <w:proofErr w:type="spellStart"/>
      <w:r w:rsidRPr="00623806">
        <w:rPr>
          <w:rFonts w:ascii="Helvetica" w:hAnsi="Helvetica"/>
          <w:lang w:val="es-ES"/>
        </w:rPr>
        <w:t>desperate</w:t>
      </w:r>
      <w:proofErr w:type="spellEnd"/>
      <w:r w:rsidRPr="00623806">
        <w:rPr>
          <w:rFonts w:ascii="Helvetica" w:hAnsi="Helvetica"/>
          <w:lang w:val="es-ES"/>
        </w:rPr>
        <w:t xml:space="preserve">, </w:t>
      </w:r>
      <w:proofErr w:type="spellStart"/>
      <w:r w:rsidRPr="00623806">
        <w:rPr>
          <w:rFonts w:ascii="Helvetica" w:hAnsi="Helvetica"/>
          <w:lang w:val="es-ES"/>
        </w:rPr>
        <w:t>trembling</w:t>
      </w:r>
      <w:proofErr w:type="spellEnd"/>
      <w:r w:rsidRPr="00623806">
        <w:rPr>
          <w:rFonts w:ascii="Helvetica" w:hAnsi="Helvetica"/>
          <w:lang w:val="es-ES"/>
        </w:rPr>
        <w:t>. “</w:t>
      </w:r>
      <w:proofErr w:type="spellStart"/>
      <w:r w:rsidRPr="00623806">
        <w:rPr>
          <w:rFonts w:ascii="Helvetica" w:hAnsi="Helvetica"/>
          <w:lang w:val="es-ES"/>
        </w:rPr>
        <w:t>Please</w:t>
      </w:r>
      <w:proofErr w:type="spellEnd"/>
      <w:r w:rsidRPr="00623806">
        <w:rPr>
          <w:rFonts w:ascii="Helvetica" w:hAnsi="Helvetica"/>
          <w:lang w:val="es-ES"/>
        </w:rPr>
        <w:t>…”</w:t>
      </w:r>
    </w:p>
    <w:p w14:paraId="7B8A697E" w14:textId="50AFC69D" w:rsidR="002F089B" w:rsidRPr="00623806" w:rsidRDefault="002F089B" w:rsidP="002F089B">
      <w:pPr>
        <w:pStyle w:val="Scene"/>
        <w:spacing w:line="276" w:lineRule="auto"/>
        <w:jc w:val="both"/>
        <w:rPr>
          <w:rFonts w:ascii="Helvetica" w:hAnsi="Helvetica"/>
          <w:lang w:val="es-ES"/>
        </w:rPr>
      </w:pPr>
      <w:r w:rsidRPr="00623806">
        <w:rPr>
          <w:rFonts w:ascii="Helvetica" w:hAnsi="Helvetica"/>
          <w:lang w:val="es-ES"/>
        </w:rPr>
        <w:t xml:space="preserve">And I </w:t>
      </w:r>
      <w:proofErr w:type="spellStart"/>
      <w:r w:rsidRPr="00623806">
        <w:rPr>
          <w:rFonts w:ascii="Helvetica" w:hAnsi="Helvetica"/>
          <w:lang w:val="es-ES"/>
        </w:rPr>
        <w:t>didn’t</w:t>
      </w:r>
      <w:proofErr w:type="spellEnd"/>
      <w:r w:rsidRPr="00623806">
        <w:rPr>
          <w:rFonts w:ascii="Helvetica" w:hAnsi="Helvetica"/>
          <w:lang w:val="es-ES"/>
        </w:rPr>
        <w:t>.</w:t>
      </w:r>
    </w:p>
    <w:p w14:paraId="35700CD0" w14:textId="026355D9" w:rsidR="002F089B" w:rsidRPr="00623806" w:rsidRDefault="002F089B" w:rsidP="002F089B">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drove</w:t>
      </w:r>
      <w:proofErr w:type="spellEnd"/>
      <w:r w:rsidRPr="00623806">
        <w:rPr>
          <w:rFonts w:ascii="Helvetica" w:hAnsi="Helvetica"/>
          <w:lang w:val="es-ES"/>
        </w:rPr>
        <w:t xml:space="preserve"> </w:t>
      </w:r>
      <w:proofErr w:type="spellStart"/>
      <w:r w:rsidRPr="00623806">
        <w:rPr>
          <w:rFonts w:ascii="Helvetica" w:hAnsi="Helvetica"/>
          <w:lang w:val="es-ES"/>
        </w:rPr>
        <w:t>deeper</w:t>
      </w:r>
      <w:proofErr w:type="spellEnd"/>
      <w:r w:rsidRPr="00623806">
        <w:rPr>
          <w:rFonts w:ascii="Helvetica" w:hAnsi="Helvetica"/>
          <w:lang w:val="es-ES"/>
        </w:rPr>
        <w:t xml:space="preserve">, </w:t>
      </w:r>
      <w:proofErr w:type="spellStart"/>
      <w:r w:rsidRPr="00623806">
        <w:rPr>
          <w:rFonts w:ascii="Helvetica" w:hAnsi="Helvetica"/>
          <w:lang w:val="es-ES"/>
        </w:rPr>
        <w:t>chasing</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moment</w:t>
      </w:r>
      <w:proofErr w:type="spellEnd"/>
      <w:r w:rsidRPr="00623806">
        <w:rPr>
          <w:rFonts w:ascii="Helvetica" w:hAnsi="Helvetica"/>
          <w:lang w:val="es-ES"/>
        </w:rPr>
        <w:t xml:space="preserve">. </w:t>
      </w:r>
      <w:proofErr w:type="spellStart"/>
      <w:r w:rsidRPr="00623806">
        <w:rPr>
          <w:rFonts w:ascii="Helvetica" w:hAnsi="Helvetica"/>
          <w:lang w:val="es-ES"/>
        </w:rPr>
        <w:t>We</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verge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a </w:t>
      </w:r>
      <w:proofErr w:type="spellStart"/>
      <w:r w:rsidRPr="00623806">
        <w:rPr>
          <w:rFonts w:ascii="Helvetica" w:hAnsi="Helvetica"/>
          <w:lang w:val="es-ES"/>
        </w:rPr>
        <w:t>moment</w:t>
      </w:r>
      <w:proofErr w:type="spellEnd"/>
      <w:r w:rsidRPr="00623806">
        <w:rPr>
          <w:rFonts w:ascii="Helvetica" w:hAnsi="Helvetica"/>
          <w:lang w:val="es-ES"/>
        </w:rPr>
        <w:t xml:space="preserve"> </w:t>
      </w:r>
      <w:proofErr w:type="spellStart"/>
      <w:r w:rsidRPr="00623806">
        <w:rPr>
          <w:rFonts w:ascii="Helvetica" w:hAnsi="Helvetica"/>
          <w:lang w:val="es-ES"/>
        </w:rPr>
        <w:t>where</w:t>
      </w:r>
      <w:proofErr w:type="spellEnd"/>
      <w:r w:rsidRPr="00623806">
        <w:rPr>
          <w:rFonts w:ascii="Helvetica" w:hAnsi="Helvetica"/>
          <w:lang w:val="es-ES"/>
        </w:rPr>
        <w:t xml:space="preserve"> </w:t>
      </w:r>
      <w:proofErr w:type="spellStart"/>
      <w:r w:rsidRPr="00623806">
        <w:rPr>
          <w:rFonts w:ascii="Helvetica" w:hAnsi="Helvetica"/>
          <w:lang w:val="es-ES"/>
        </w:rPr>
        <w:t>our</w:t>
      </w:r>
      <w:proofErr w:type="spellEnd"/>
      <w:r w:rsidRPr="00623806">
        <w:rPr>
          <w:rFonts w:ascii="Helvetica" w:hAnsi="Helvetica"/>
          <w:lang w:val="es-ES"/>
        </w:rPr>
        <w:t xml:space="preserve"> </w:t>
      </w:r>
      <w:proofErr w:type="spellStart"/>
      <w:r w:rsidRPr="00623806">
        <w:rPr>
          <w:rFonts w:ascii="Helvetica" w:hAnsi="Helvetica"/>
          <w:lang w:val="es-ES"/>
        </w:rPr>
        <w:t>souls</w:t>
      </w:r>
      <w:proofErr w:type="spellEnd"/>
      <w:r w:rsidRPr="00623806">
        <w:rPr>
          <w:rFonts w:ascii="Helvetica" w:hAnsi="Helvetica"/>
          <w:lang w:val="es-ES"/>
        </w:rPr>
        <w:t xml:space="preserve"> </w:t>
      </w:r>
      <w:proofErr w:type="spellStart"/>
      <w:r w:rsidRPr="00623806">
        <w:rPr>
          <w:rFonts w:ascii="Helvetica" w:hAnsi="Helvetica"/>
          <w:lang w:val="es-ES"/>
        </w:rPr>
        <w:t>would</w:t>
      </w:r>
      <w:proofErr w:type="spellEnd"/>
      <w:r w:rsidRPr="00623806">
        <w:rPr>
          <w:rFonts w:ascii="Helvetica" w:hAnsi="Helvetica"/>
          <w:lang w:val="es-ES"/>
        </w:rPr>
        <w:t xml:space="preserve"> </w:t>
      </w:r>
      <w:proofErr w:type="spellStart"/>
      <w:r w:rsidRPr="00623806">
        <w:rPr>
          <w:rFonts w:ascii="Helvetica" w:hAnsi="Helvetica"/>
          <w:lang w:val="es-ES"/>
        </w:rPr>
        <w:t>unite</w:t>
      </w:r>
      <w:proofErr w:type="spellEnd"/>
      <w:r w:rsidRPr="00623806">
        <w:rPr>
          <w:rFonts w:ascii="Helvetica" w:hAnsi="Helvetica"/>
          <w:lang w:val="es-ES"/>
        </w:rPr>
        <w:t xml:space="preserve"> and </w:t>
      </w:r>
      <w:proofErr w:type="spellStart"/>
      <w:r w:rsidRPr="00623806">
        <w:rPr>
          <w:rFonts w:ascii="Helvetica" w:hAnsi="Helvetica"/>
          <w:lang w:val="es-ES"/>
        </w:rPr>
        <w:t>cease</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resist</w:t>
      </w:r>
      <w:proofErr w:type="spellEnd"/>
      <w:r w:rsidRPr="00623806">
        <w:rPr>
          <w:rFonts w:ascii="Helvetica" w:hAnsi="Helvetica"/>
          <w:lang w:val="es-ES"/>
        </w:rPr>
        <w:t xml:space="preserve"> </w:t>
      </w:r>
      <w:proofErr w:type="spellStart"/>
      <w:r w:rsidRPr="00623806">
        <w:rPr>
          <w:rFonts w:ascii="Helvetica" w:hAnsi="Helvetica"/>
          <w:lang w:val="es-ES"/>
        </w:rPr>
        <w:t>our</w:t>
      </w:r>
      <w:proofErr w:type="spellEnd"/>
      <w:r w:rsidRPr="00623806">
        <w:rPr>
          <w:rFonts w:ascii="Helvetica" w:hAnsi="Helvetica"/>
          <w:lang w:val="es-ES"/>
        </w:rPr>
        <w:t xml:space="preserve"> </w:t>
      </w:r>
      <w:proofErr w:type="spellStart"/>
      <w:r w:rsidRPr="00623806">
        <w:rPr>
          <w:rFonts w:ascii="Helvetica" w:hAnsi="Helvetica"/>
          <w:lang w:val="es-ES"/>
        </w:rPr>
        <w:t>inherent</w:t>
      </w:r>
      <w:proofErr w:type="spellEnd"/>
      <w:r w:rsidRPr="00623806">
        <w:rPr>
          <w:rFonts w:ascii="Helvetica" w:hAnsi="Helvetica"/>
          <w:lang w:val="es-ES"/>
        </w:rPr>
        <w:t xml:space="preserve"> </w:t>
      </w:r>
      <w:proofErr w:type="spellStart"/>
      <w:r w:rsidRPr="00623806">
        <w:rPr>
          <w:rFonts w:ascii="Helvetica" w:hAnsi="Helvetica"/>
          <w:lang w:val="es-ES"/>
        </w:rPr>
        <w:t>essence</w:t>
      </w:r>
      <w:proofErr w:type="spellEnd"/>
      <w:r w:rsidRPr="00623806">
        <w:rPr>
          <w:rFonts w:ascii="Helvetica" w:hAnsi="Helvetica"/>
          <w:lang w:val="es-ES"/>
        </w:rPr>
        <w:t>.</w:t>
      </w:r>
    </w:p>
    <w:p w14:paraId="22A53580" w14:textId="37E10D05" w:rsidR="002F089B" w:rsidRPr="00623806" w:rsidRDefault="002F089B" w:rsidP="002F089B">
      <w:pPr>
        <w:pStyle w:val="Scene"/>
        <w:spacing w:line="276" w:lineRule="auto"/>
        <w:jc w:val="both"/>
        <w:rPr>
          <w:rFonts w:ascii="Helvetica" w:hAnsi="Helvetica"/>
          <w:lang w:val="es-ES"/>
        </w:rPr>
      </w:pPr>
      <w:proofErr w:type="spellStart"/>
      <w:r w:rsidRPr="00623806">
        <w:rPr>
          <w:rFonts w:ascii="Helvetica" w:hAnsi="Helvetica"/>
          <w:lang w:val="es-ES"/>
        </w:rPr>
        <w:t>When</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came</w:t>
      </w:r>
      <w:proofErr w:type="spellEnd"/>
      <w:r w:rsidRPr="00623806">
        <w:rPr>
          <w:rFonts w:ascii="Helvetica" w:hAnsi="Helvetica"/>
          <w:lang w:val="es-ES"/>
        </w:rPr>
        <w:t>—</w:t>
      </w:r>
      <w:proofErr w:type="spellStart"/>
      <w:r w:rsidRPr="00623806">
        <w:rPr>
          <w:rFonts w:ascii="Helvetica" w:hAnsi="Helvetica"/>
          <w:lang w:val="es-ES"/>
        </w:rPr>
        <w:t>when</w:t>
      </w:r>
      <w:proofErr w:type="spellEnd"/>
      <w:r w:rsidRPr="00623806">
        <w:rPr>
          <w:rFonts w:ascii="Helvetica" w:hAnsi="Helvetica"/>
          <w:lang w:val="es-ES"/>
        </w:rPr>
        <w:t xml:space="preserve">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cried</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 xml:space="preserve">, </w:t>
      </w:r>
      <w:proofErr w:type="spellStart"/>
      <w:r w:rsidRPr="00623806">
        <w:rPr>
          <w:rFonts w:ascii="Helvetica" w:hAnsi="Helvetica"/>
          <w:lang w:val="es-ES"/>
        </w:rPr>
        <w:t>clenching</w:t>
      </w:r>
      <w:proofErr w:type="spellEnd"/>
      <w:r w:rsidRPr="00623806">
        <w:rPr>
          <w:rFonts w:ascii="Helvetica" w:hAnsi="Helvetica"/>
          <w:lang w:val="es-ES"/>
        </w:rPr>
        <w:t xml:space="preserve"> </w:t>
      </w:r>
      <w:proofErr w:type="spellStart"/>
      <w:r w:rsidRPr="00623806">
        <w:rPr>
          <w:rFonts w:ascii="Helvetica" w:hAnsi="Helvetica"/>
          <w:lang w:val="es-ES"/>
        </w:rPr>
        <w:t>around</w:t>
      </w:r>
      <w:proofErr w:type="spellEnd"/>
      <w:r w:rsidRPr="00623806">
        <w:rPr>
          <w:rFonts w:ascii="Helvetica" w:hAnsi="Helvetica"/>
          <w:lang w:val="es-ES"/>
        </w:rPr>
        <w:t xml:space="preserve"> me </w:t>
      </w:r>
      <w:proofErr w:type="spellStart"/>
      <w:r w:rsidRPr="00623806">
        <w:rPr>
          <w:rFonts w:ascii="Helvetica" w:hAnsi="Helvetica"/>
          <w:lang w:val="es-ES"/>
        </w:rPr>
        <w:t>with</w:t>
      </w:r>
      <w:proofErr w:type="spellEnd"/>
      <w:r w:rsidRPr="00623806">
        <w:rPr>
          <w:rFonts w:ascii="Helvetica" w:hAnsi="Helvetica"/>
          <w:lang w:val="es-ES"/>
        </w:rPr>
        <w:t xml:space="preserve"> a </w:t>
      </w:r>
      <w:proofErr w:type="spellStart"/>
      <w:r w:rsidRPr="00623806">
        <w:rPr>
          <w:rFonts w:ascii="Helvetica" w:hAnsi="Helvetica"/>
          <w:lang w:val="es-ES"/>
        </w:rPr>
        <w:t>silent</w:t>
      </w:r>
      <w:proofErr w:type="spellEnd"/>
      <w:r w:rsidRPr="00623806">
        <w:rPr>
          <w:rFonts w:ascii="Helvetica" w:hAnsi="Helvetica"/>
          <w:lang w:val="es-ES"/>
        </w:rPr>
        <w:t xml:space="preserve"> </w:t>
      </w:r>
      <w:proofErr w:type="spellStart"/>
      <w:r w:rsidRPr="00623806">
        <w:rPr>
          <w:rFonts w:ascii="Helvetica" w:hAnsi="Helvetica"/>
          <w:lang w:val="es-ES"/>
        </w:rPr>
        <w:t>scream</w:t>
      </w:r>
      <w:proofErr w:type="spellEnd"/>
      <w:r w:rsidRPr="00623806">
        <w:rPr>
          <w:rFonts w:ascii="Helvetica" w:hAnsi="Helvetica"/>
          <w:lang w:val="es-ES"/>
        </w:rPr>
        <w:t xml:space="preserve">—I </w:t>
      </w:r>
      <w:proofErr w:type="spellStart"/>
      <w:r w:rsidRPr="00623806">
        <w:rPr>
          <w:rFonts w:ascii="Helvetica" w:hAnsi="Helvetica"/>
          <w:lang w:val="es-ES"/>
        </w:rPr>
        <w:t>followed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seized</w:t>
      </w:r>
      <w:proofErr w:type="spellEnd"/>
      <w:r w:rsidRPr="00623806">
        <w:rPr>
          <w:rFonts w:ascii="Helvetica" w:hAnsi="Helvetica"/>
          <w:lang w:val="es-ES"/>
        </w:rPr>
        <w:t xml:space="preserve">, </w:t>
      </w:r>
      <w:proofErr w:type="spellStart"/>
      <w:r w:rsidRPr="00623806">
        <w:rPr>
          <w:rFonts w:ascii="Helvetica" w:hAnsi="Helvetica"/>
          <w:lang w:val="es-ES"/>
        </w:rPr>
        <w:t>vision</w:t>
      </w:r>
      <w:proofErr w:type="spellEnd"/>
      <w:r w:rsidRPr="00623806">
        <w:rPr>
          <w:rFonts w:ascii="Helvetica" w:hAnsi="Helvetica"/>
          <w:lang w:val="es-ES"/>
        </w:rPr>
        <w:t xml:space="preserve"> </w:t>
      </w:r>
      <w:proofErr w:type="spellStart"/>
      <w:r w:rsidRPr="00623806">
        <w:rPr>
          <w:rFonts w:ascii="Helvetica" w:hAnsi="Helvetica"/>
          <w:lang w:val="es-ES"/>
        </w:rPr>
        <w:t>white-hot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Parr</w:t>
      </w:r>
      <w:proofErr w:type="spellEnd"/>
      <w:r w:rsidRPr="00623806">
        <w:rPr>
          <w:rFonts w:ascii="Helvetica" w:hAnsi="Helvetica"/>
          <w:lang w:val="es-ES"/>
        </w:rPr>
        <w:t xml:space="preserve"> </w:t>
      </w:r>
      <w:proofErr w:type="spellStart"/>
      <w:r w:rsidRPr="00623806">
        <w:rPr>
          <w:rFonts w:ascii="Helvetica" w:hAnsi="Helvetica"/>
          <w:lang w:val="es-ES"/>
        </w:rPr>
        <w:t>detonating</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me in a wave </w:t>
      </w:r>
      <w:proofErr w:type="spellStart"/>
      <w:r w:rsidRPr="00623806">
        <w:rPr>
          <w:rFonts w:ascii="Helvetica" w:hAnsi="Helvetica"/>
          <w:lang w:val="es-ES"/>
        </w:rPr>
        <w:t>of</w:t>
      </w:r>
      <w:proofErr w:type="spellEnd"/>
      <w:r w:rsidRPr="00623806">
        <w:rPr>
          <w:rFonts w:ascii="Helvetica" w:hAnsi="Helvetica"/>
          <w:lang w:val="es-ES"/>
        </w:rPr>
        <w:t xml:space="preserve"> pure, </w:t>
      </w:r>
      <w:proofErr w:type="spellStart"/>
      <w:r w:rsidRPr="00623806">
        <w:rPr>
          <w:rFonts w:ascii="Helvetica" w:hAnsi="Helvetica"/>
          <w:lang w:val="es-ES"/>
        </w:rPr>
        <w:t>devastating</w:t>
      </w:r>
      <w:proofErr w:type="spellEnd"/>
      <w:r w:rsidRPr="00623806">
        <w:rPr>
          <w:rFonts w:ascii="Helvetica" w:hAnsi="Helvetica"/>
          <w:lang w:val="es-ES"/>
        </w:rPr>
        <w:t xml:space="preserve"> </w:t>
      </w:r>
      <w:proofErr w:type="spellStart"/>
      <w:r w:rsidRPr="00623806">
        <w:rPr>
          <w:rFonts w:ascii="Helvetica" w:hAnsi="Helvetica"/>
          <w:lang w:val="es-ES"/>
        </w:rPr>
        <w:t>release</w:t>
      </w:r>
      <w:proofErr w:type="spellEnd"/>
      <w:r w:rsidRPr="00623806">
        <w:rPr>
          <w:rFonts w:ascii="Helvetica" w:hAnsi="Helvetica"/>
          <w:lang w:val="es-ES"/>
        </w:rPr>
        <w:t>.</w:t>
      </w:r>
    </w:p>
    <w:p w14:paraId="6A7FE5E9" w14:textId="4FBD5295" w:rsidR="002F089B" w:rsidRPr="00623806" w:rsidRDefault="002F089B" w:rsidP="002F089B">
      <w:pPr>
        <w:pStyle w:val="Scene"/>
        <w:spacing w:line="276" w:lineRule="auto"/>
        <w:jc w:val="both"/>
        <w:rPr>
          <w:rFonts w:ascii="Helvetica" w:hAnsi="Helvetica"/>
          <w:lang w:val="es-ES"/>
        </w:rPr>
      </w:pPr>
      <w:r w:rsidRPr="00623806">
        <w:rPr>
          <w:rFonts w:ascii="Helvetica" w:hAnsi="Helvetica"/>
          <w:lang w:val="es-ES"/>
        </w:rPr>
        <w:lastRenderedPageBreak/>
        <w:t xml:space="preserve">I </w:t>
      </w:r>
      <w:proofErr w:type="spellStart"/>
      <w:r w:rsidRPr="00623806">
        <w:rPr>
          <w:rFonts w:ascii="Helvetica" w:hAnsi="Helvetica"/>
          <w:lang w:val="es-ES"/>
        </w:rPr>
        <w:t>collapsed</w:t>
      </w:r>
      <w:proofErr w:type="spellEnd"/>
      <w:r w:rsidRPr="00623806">
        <w:rPr>
          <w:rFonts w:ascii="Helvetica" w:hAnsi="Helvetica"/>
          <w:lang w:val="es-ES"/>
        </w:rPr>
        <w:t xml:space="preserve"> </w:t>
      </w:r>
      <w:proofErr w:type="spellStart"/>
      <w:r w:rsidRPr="00623806">
        <w:rPr>
          <w:rFonts w:ascii="Helvetica" w:hAnsi="Helvetica"/>
          <w:lang w:val="es-ES"/>
        </w:rPr>
        <w:t>against</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forehead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forehead</w:t>
      </w:r>
      <w:proofErr w:type="spellEnd"/>
      <w:r w:rsidRPr="00623806">
        <w:rPr>
          <w:rFonts w:ascii="Helvetica" w:hAnsi="Helvetica"/>
          <w:lang w:val="es-ES"/>
        </w:rPr>
        <w:t xml:space="preserve">, </w:t>
      </w:r>
      <w:proofErr w:type="spellStart"/>
      <w:r w:rsidRPr="00623806">
        <w:rPr>
          <w:rFonts w:ascii="Helvetica" w:hAnsi="Helvetica"/>
          <w:lang w:val="es-ES"/>
        </w:rPr>
        <w:t>panting</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haze</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chest</w:t>
      </w:r>
      <w:proofErr w:type="spellEnd"/>
      <w:r w:rsidRPr="00623806">
        <w:rPr>
          <w:rFonts w:ascii="Helvetica" w:hAnsi="Helvetica"/>
          <w:lang w:val="es-ES"/>
        </w:rPr>
        <w:t xml:space="preserve"> </w:t>
      </w:r>
      <w:proofErr w:type="spellStart"/>
      <w:r w:rsidRPr="00623806">
        <w:rPr>
          <w:rFonts w:ascii="Helvetica" w:hAnsi="Helvetica"/>
          <w:lang w:val="es-ES"/>
        </w:rPr>
        <w:t>heaved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heartbeat</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pounding</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war</w:t>
      </w:r>
      <w:proofErr w:type="spellEnd"/>
      <w:r w:rsidRPr="00623806">
        <w:rPr>
          <w:rFonts w:ascii="Helvetica" w:hAnsi="Helvetica"/>
          <w:lang w:val="es-ES"/>
        </w:rPr>
        <w:t xml:space="preserve"> drums. </w:t>
      </w:r>
      <w:proofErr w:type="spellStart"/>
      <w:r w:rsidRPr="00623806">
        <w:rPr>
          <w:rFonts w:ascii="Helvetica" w:hAnsi="Helvetica"/>
          <w:lang w:val="es-ES"/>
        </w:rPr>
        <w:t>Every</w:t>
      </w:r>
      <w:proofErr w:type="spellEnd"/>
      <w:r w:rsidRPr="00623806">
        <w:rPr>
          <w:rFonts w:ascii="Helvetica" w:hAnsi="Helvetica"/>
          <w:lang w:val="es-ES"/>
        </w:rPr>
        <w:t xml:space="preserve"> </w:t>
      </w:r>
      <w:proofErr w:type="spellStart"/>
      <w:r w:rsidRPr="00623806">
        <w:rPr>
          <w:rFonts w:ascii="Helvetica" w:hAnsi="Helvetica"/>
          <w:lang w:val="es-ES"/>
        </w:rPr>
        <w:t>part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me </w:t>
      </w:r>
      <w:proofErr w:type="spellStart"/>
      <w:r w:rsidRPr="00623806">
        <w:rPr>
          <w:rFonts w:ascii="Helvetica" w:hAnsi="Helvetica"/>
          <w:lang w:val="es-ES"/>
        </w:rPr>
        <w:t>shook</w:t>
      </w:r>
      <w:proofErr w:type="spellEnd"/>
      <w:r w:rsidRPr="00623806">
        <w:rPr>
          <w:rFonts w:ascii="Helvetica" w:hAnsi="Helvetica"/>
          <w:lang w:val="es-ES"/>
        </w:rPr>
        <w:t>—</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force</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bond,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way</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taken</w:t>
      </w:r>
      <w:proofErr w:type="spellEnd"/>
      <w:r w:rsidRPr="00623806">
        <w:rPr>
          <w:rFonts w:ascii="Helvetica" w:hAnsi="Helvetica"/>
          <w:lang w:val="es-ES"/>
        </w:rPr>
        <w:t xml:space="preserve"> me in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prayer</w:t>
      </w:r>
      <w:proofErr w:type="spellEnd"/>
      <w:r w:rsidRPr="00623806">
        <w:rPr>
          <w:rFonts w:ascii="Helvetica" w:hAnsi="Helvetica"/>
          <w:lang w:val="es-ES"/>
        </w:rPr>
        <w:t>.</w:t>
      </w:r>
    </w:p>
    <w:p w14:paraId="797A774B" w14:textId="3D526D2D" w:rsidR="002F089B" w:rsidRPr="00623806" w:rsidRDefault="002F089B" w:rsidP="002F089B">
      <w:pPr>
        <w:pStyle w:val="Scene"/>
        <w:spacing w:line="276" w:lineRule="auto"/>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hers</w:t>
      </w:r>
      <w:proofErr w:type="spellEnd"/>
      <w:r w:rsidRPr="00623806">
        <w:rPr>
          <w:rFonts w:ascii="Helvetica" w:hAnsi="Helvetica"/>
          <w:lang w:val="es-ES"/>
        </w:rPr>
        <w:t xml:space="preserve">… </w:t>
      </w:r>
      <w:proofErr w:type="spellStart"/>
      <w:r w:rsidRPr="00623806">
        <w:rPr>
          <w:rFonts w:ascii="Helvetica" w:hAnsi="Helvetica"/>
          <w:lang w:val="es-ES"/>
        </w:rPr>
        <w:t>trembled</w:t>
      </w:r>
      <w:proofErr w:type="spellEnd"/>
      <w:r w:rsidRPr="00623806">
        <w:rPr>
          <w:rFonts w:ascii="Helvetica" w:hAnsi="Helvetica"/>
          <w:lang w:val="es-ES"/>
        </w:rPr>
        <w:t xml:space="preserve"> </w:t>
      </w:r>
      <w:proofErr w:type="spellStart"/>
      <w:r w:rsidRPr="00623806">
        <w:rPr>
          <w:rFonts w:ascii="Helvetica" w:hAnsi="Helvetica"/>
          <w:lang w:val="es-ES"/>
        </w:rPr>
        <w:t>beneath</w:t>
      </w:r>
      <w:proofErr w:type="spellEnd"/>
      <w:r w:rsidRPr="00623806">
        <w:rPr>
          <w:rFonts w:ascii="Helvetica" w:hAnsi="Helvetica"/>
          <w:lang w:val="es-ES"/>
        </w:rPr>
        <w:t xml:space="preserve"> mine.</w:t>
      </w:r>
    </w:p>
    <w:p w14:paraId="1C39B0C7" w14:textId="7424A81E" w:rsidR="002F089B" w:rsidRPr="00623806" w:rsidRDefault="002F089B" w:rsidP="002F089B">
      <w:pPr>
        <w:pStyle w:val="Scene"/>
        <w:spacing w:line="276" w:lineRule="auto"/>
        <w:jc w:val="both"/>
        <w:rPr>
          <w:rFonts w:ascii="Helvetica" w:hAnsi="Helvetica"/>
          <w:lang w:val="es-ES"/>
        </w:rPr>
      </w:pP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fingers</w:t>
      </w:r>
      <w:proofErr w:type="spellEnd"/>
      <w:r w:rsidRPr="00623806">
        <w:rPr>
          <w:rFonts w:ascii="Helvetica" w:hAnsi="Helvetica"/>
          <w:lang w:val="es-ES"/>
        </w:rPr>
        <w:t xml:space="preserve"> </w:t>
      </w:r>
      <w:proofErr w:type="spellStart"/>
      <w:r w:rsidRPr="00623806">
        <w:rPr>
          <w:rFonts w:ascii="Helvetica" w:hAnsi="Helvetica"/>
          <w:lang w:val="es-ES"/>
        </w:rPr>
        <w:t>unclenched</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shoulders</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legs</w:t>
      </w:r>
      <w:proofErr w:type="spellEnd"/>
      <w:r w:rsidRPr="00623806">
        <w:rPr>
          <w:rFonts w:ascii="Helvetica" w:hAnsi="Helvetica"/>
          <w:lang w:val="es-ES"/>
        </w:rPr>
        <w:t xml:space="preserve"> </w:t>
      </w:r>
      <w:proofErr w:type="spellStart"/>
      <w:r w:rsidRPr="00623806">
        <w:rPr>
          <w:rFonts w:ascii="Helvetica" w:hAnsi="Helvetica"/>
          <w:lang w:val="es-ES"/>
        </w:rPr>
        <w:t>slowly</w:t>
      </w:r>
      <w:proofErr w:type="spellEnd"/>
      <w:r w:rsidRPr="00623806">
        <w:rPr>
          <w:rFonts w:ascii="Helvetica" w:hAnsi="Helvetica"/>
          <w:lang w:val="es-ES"/>
        </w:rPr>
        <w:t xml:space="preserve"> </w:t>
      </w:r>
      <w:proofErr w:type="spellStart"/>
      <w:r w:rsidRPr="00623806">
        <w:rPr>
          <w:rFonts w:ascii="Helvetica" w:hAnsi="Helvetica"/>
          <w:lang w:val="es-ES"/>
        </w:rPr>
        <w:t>slipped</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around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waist</w:t>
      </w:r>
      <w:proofErr w:type="spellEnd"/>
      <w:r w:rsidRPr="00623806">
        <w:rPr>
          <w:rFonts w:ascii="Helvetica" w:hAnsi="Helvetica"/>
          <w:lang w:val="es-ES"/>
        </w:rPr>
        <w:t>.</w:t>
      </w:r>
    </w:p>
    <w:p w14:paraId="597079EB" w14:textId="685085AA" w:rsidR="002F089B" w:rsidRPr="00623806" w:rsidRDefault="002F089B" w:rsidP="002F089B">
      <w:pPr>
        <w:pStyle w:val="Scene"/>
        <w:spacing w:line="276" w:lineRule="auto"/>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then</w:t>
      </w:r>
      <w:proofErr w:type="spellEnd"/>
      <w:r w:rsidRPr="00623806">
        <w:rPr>
          <w:rFonts w:ascii="Helvetica" w:hAnsi="Helvetica"/>
          <w:lang w:val="es-ES"/>
        </w:rPr>
        <w:t>—</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stilled</w:t>
      </w:r>
      <w:proofErr w:type="spellEnd"/>
      <w:r w:rsidRPr="00623806">
        <w:rPr>
          <w:rFonts w:ascii="Helvetica" w:hAnsi="Helvetica"/>
          <w:lang w:val="es-ES"/>
        </w:rPr>
        <w:t>.</w:t>
      </w:r>
    </w:p>
    <w:p w14:paraId="29EE3DAF" w14:textId="381A6990" w:rsidR="002F089B" w:rsidRPr="00623806" w:rsidRDefault="002F089B" w:rsidP="002F089B">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heat</w:t>
      </w:r>
      <w:proofErr w:type="spellEnd"/>
      <w:r w:rsidRPr="00623806">
        <w:rPr>
          <w:rFonts w:ascii="Helvetica" w:hAnsi="Helvetica"/>
          <w:lang w:val="es-ES"/>
        </w:rPr>
        <w:t xml:space="preserv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vanish</w:t>
      </w:r>
      <w:proofErr w:type="spellEnd"/>
      <w:r w:rsidRPr="00623806">
        <w:rPr>
          <w:rFonts w:ascii="Helvetica" w:hAnsi="Helvetica"/>
          <w:lang w:val="es-ES"/>
        </w:rPr>
        <w:t xml:space="preserve">. No,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twisted</w:t>
      </w:r>
      <w:proofErr w:type="spellEnd"/>
      <w:r w:rsidRPr="00623806">
        <w:rPr>
          <w:rFonts w:ascii="Helvetica" w:hAnsi="Helvetica"/>
          <w:lang w:val="es-ES"/>
        </w:rPr>
        <w:t xml:space="preserve">. </w:t>
      </w:r>
      <w:proofErr w:type="spellStart"/>
      <w:r w:rsidRPr="00623806">
        <w:rPr>
          <w:rFonts w:ascii="Helvetica" w:hAnsi="Helvetica"/>
          <w:lang w:val="es-ES"/>
        </w:rPr>
        <w:t>Curled</w:t>
      </w:r>
      <w:proofErr w:type="spellEnd"/>
      <w:r w:rsidRPr="00623806">
        <w:rPr>
          <w:rFonts w:ascii="Helvetica" w:hAnsi="Helvetica"/>
          <w:lang w:val="es-ES"/>
        </w:rPr>
        <w:t xml:space="preserve"> </w:t>
      </w:r>
      <w:proofErr w:type="spellStart"/>
      <w:r w:rsidRPr="00623806">
        <w:rPr>
          <w:rFonts w:ascii="Helvetica" w:hAnsi="Helvetica"/>
          <w:lang w:val="es-ES"/>
        </w:rPr>
        <w:t>sharp</w:t>
      </w:r>
      <w:proofErr w:type="spellEnd"/>
      <w:r w:rsidRPr="00623806">
        <w:rPr>
          <w:rFonts w:ascii="Helvetica" w:hAnsi="Helvetica"/>
          <w:lang w:val="es-ES"/>
        </w:rPr>
        <w:t xml:space="preserve"> and </w:t>
      </w:r>
      <w:proofErr w:type="spellStart"/>
      <w:r w:rsidRPr="00623806">
        <w:rPr>
          <w:rFonts w:ascii="Helvetica" w:hAnsi="Helvetica"/>
          <w:lang w:val="es-ES"/>
        </w:rPr>
        <w:t>cold</w:t>
      </w:r>
      <w:proofErr w:type="spellEnd"/>
      <w:r w:rsidRPr="00623806">
        <w:rPr>
          <w:rFonts w:ascii="Helvetica" w:hAnsi="Helvetica"/>
          <w:lang w:val="es-ES"/>
        </w:rPr>
        <w:t xml:space="preserve"> </w:t>
      </w:r>
      <w:proofErr w:type="spellStart"/>
      <w:r w:rsidRPr="00623806">
        <w:rPr>
          <w:rFonts w:ascii="Helvetica" w:hAnsi="Helvetica"/>
          <w:lang w:val="es-ES"/>
        </w:rPr>
        <w:t>beneath</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skin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blade</w:t>
      </w:r>
      <w:proofErr w:type="spellEnd"/>
      <w:r w:rsidRPr="00623806">
        <w:rPr>
          <w:rFonts w:ascii="Helvetica" w:hAnsi="Helvetica"/>
          <w:lang w:val="es-ES"/>
        </w:rPr>
        <w:t xml:space="preserve"> </w:t>
      </w:r>
      <w:proofErr w:type="spellStart"/>
      <w:r w:rsidRPr="00623806">
        <w:rPr>
          <w:rFonts w:ascii="Helvetica" w:hAnsi="Helvetica"/>
          <w:lang w:val="es-ES"/>
        </w:rPr>
        <w:t>pressed</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deep</w:t>
      </w:r>
      <w:proofErr w:type="spellEnd"/>
      <w:r w:rsidRPr="00623806">
        <w:rPr>
          <w:rFonts w:ascii="Helvetica" w:hAnsi="Helvetica"/>
          <w:lang w:val="es-ES"/>
        </w:rPr>
        <w:t>.</w:t>
      </w:r>
    </w:p>
    <w:p w14:paraId="159992CE" w14:textId="42ED1A47" w:rsidR="002F089B" w:rsidRPr="00623806" w:rsidRDefault="002F089B" w:rsidP="002F089B">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opened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and I </w:t>
      </w:r>
      <w:proofErr w:type="spellStart"/>
      <w:r w:rsidRPr="00623806">
        <w:rPr>
          <w:rFonts w:ascii="Helvetica" w:hAnsi="Helvetica"/>
          <w:lang w:val="es-ES"/>
        </w:rPr>
        <w:t>saw</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w:t>
      </w:r>
    </w:p>
    <w:p w14:paraId="38971C79" w14:textId="45C21D5C" w:rsidR="002F089B" w:rsidRPr="00623806" w:rsidRDefault="002F089B" w:rsidP="002F089B">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guilt</w:t>
      </w:r>
      <w:proofErr w:type="spellEnd"/>
      <w:r w:rsidRPr="00623806">
        <w:rPr>
          <w:rFonts w:ascii="Helvetica" w:hAnsi="Helvetica"/>
          <w:lang w:val="es-ES"/>
        </w:rPr>
        <w:t>.</w:t>
      </w:r>
    </w:p>
    <w:p w14:paraId="7025189B" w14:textId="533224FF" w:rsidR="002F089B" w:rsidRPr="00623806" w:rsidRDefault="002F089B" w:rsidP="002F089B">
      <w:pPr>
        <w:pStyle w:val="Scene"/>
        <w:spacing w:line="276" w:lineRule="auto"/>
        <w:jc w:val="both"/>
        <w:rPr>
          <w:rFonts w:ascii="Helvetica" w:hAnsi="Helvetica"/>
          <w:lang w:val="es-ES"/>
        </w:rPr>
      </w:pP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shimmered</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lips</w:t>
      </w:r>
      <w:proofErr w:type="spellEnd"/>
      <w:r w:rsidRPr="00623806">
        <w:rPr>
          <w:rFonts w:ascii="Helvetica" w:hAnsi="Helvetica"/>
          <w:lang w:val="es-ES"/>
        </w:rPr>
        <w:t xml:space="preserve"> </w:t>
      </w:r>
      <w:proofErr w:type="spellStart"/>
      <w:r w:rsidRPr="00623806">
        <w:rPr>
          <w:rFonts w:ascii="Helvetica" w:hAnsi="Helvetica"/>
          <w:lang w:val="es-ES"/>
        </w:rPr>
        <w:t>parted</w:t>
      </w:r>
      <w:proofErr w:type="spellEnd"/>
      <w:r w:rsidRPr="00623806">
        <w:rPr>
          <w:rFonts w:ascii="Helvetica" w:hAnsi="Helvetica"/>
          <w:lang w:val="es-ES"/>
        </w:rPr>
        <w:t xml:space="preserve">, and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breath</w:t>
      </w:r>
      <w:proofErr w:type="spellEnd"/>
      <w:r w:rsidRPr="00623806">
        <w:rPr>
          <w:rFonts w:ascii="Helvetica" w:hAnsi="Helvetica"/>
          <w:lang w:val="es-ES"/>
        </w:rPr>
        <w:t xml:space="preserve"> </w:t>
      </w:r>
      <w:proofErr w:type="spellStart"/>
      <w:r w:rsidRPr="00623806">
        <w:rPr>
          <w:rFonts w:ascii="Helvetica" w:hAnsi="Helvetica"/>
          <w:lang w:val="es-ES"/>
        </w:rPr>
        <w:t>came</w:t>
      </w:r>
      <w:proofErr w:type="spellEnd"/>
      <w:r w:rsidRPr="00623806">
        <w:rPr>
          <w:rFonts w:ascii="Helvetica" w:hAnsi="Helvetica"/>
          <w:lang w:val="es-ES"/>
        </w:rPr>
        <w:t xml:space="preserve"> in </w:t>
      </w:r>
      <w:proofErr w:type="spellStart"/>
      <w:r w:rsidRPr="00623806">
        <w:rPr>
          <w:rFonts w:ascii="Helvetica" w:hAnsi="Helvetica"/>
          <w:lang w:val="es-ES"/>
        </w:rPr>
        <w:t>broken</w:t>
      </w:r>
      <w:proofErr w:type="spellEnd"/>
      <w:r w:rsidRPr="00623806">
        <w:rPr>
          <w:rFonts w:ascii="Helvetica" w:hAnsi="Helvetica"/>
          <w:lang w:val="es-ES"/>
        </w:rPr>
        <w:t xml:space="preserve"> </w:t>
      </w:r>
      <w:proofErr w:type="spellStart"/>
      <w:r w:rsidRPr="00623806">
        <w:rPr>
          <w:rFonts w:ascii="Helvetica" w:hAnsi="Helvetica"/>
          <w:lang w:val="es-ES"/>
        </w:rPr>
        <w:t>gasps</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skin </w:t>
      </w:r>
      <w:proofErr w:type="spellStart"/>
      <w:r w:rsidRPr="00623806">
        <w:rPr>
          <w:rFonts w:ascii="Helvetica" w:hAnsi="Helvetica"/>
          <w:lang w:val="es-ES"/>
        </w:rPr>
        <w:t>flushed</w:t>
      </w:r>
      <w:proofErr w:type="spellEnd"/>
      <w:r w:rsidRPr="00623806">
        <w:rPr>
          <w:rFonts w:ascii="Helvetica" w:hAnsi="Helvetica"/>
          <w:lang w:val="es-ES"/>
        </w:rPr>
        <w:t xml:space="preserve">, </w:t>
      </w:r>
      <w:proofErr w:type="spellStart"/>
      <w:r w:rsidRPr="00623806">
        <w:rPr>
          <w:rFonts w:ascii="Helvetica" w:hAnsi="Helvetica"/>
          <w:lang w:val="es-ES"/>
        </w:rPr>
        <w:t>pupils</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blown</w:t>
      </w:r>
      <w:proofErr w:type="spellEnd"/>
      <w:r w:rsidRPr="00623806">
        <w:rPr>
          <w:rFonts w:ascii="Helvetica" w:hAnsi="Helvetica"/>
          <w:lang w:val="es-ES"/>
        </w:rPr>
        <w:t xml:space="preserve"> </w:t>
      </w:r>
      <w:proofErr w:type="spellStart"/>
      <w:r w:rsidRPr="00623806">
        <w:rPr>
          <w:rFonts w:ascii="Helvetica" w:hAnsi="Helvetica"/>
          <w:lang w:val="es-ES"/>
        </w:rPr>
        <w:t>wide</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expression</w:t>
      </w:r>
      <w:proofErr w:type="spellEnd"/>
      <w:r w:rsidRPr="00623806">
        <w:rPr>
          <w:rFonts w:ascii="Helvetica" w:hAnsi="Helvetica"/>
          <w:lang w:val="es-ES"/>
        </w:rPr>
        <w:t>…?</w:t>
      </w:r>
    </w:p>
    <w:p w14:paraId="309D9340" w14:textId="6005A259" w:rsidR="002F089B" w:rsidRPr="00623806" w:rsidRDefault="002F089B" w:rsidP="002F089B">
      <w:pPr>
        <w:pStyle w:val="Scene"/>
        <w:spacing w:line="276" w:lineRule="auto"/>
        <w:jc w:val="both"/>
        <w:rPr>
          <w:rFonts w:ascii="Helvetica" w:hAnsi="Helvetica"/>
          <w:lang w:val="es-ES"/>
        </w:rPr>
      </w:pP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an</w:t>
      </w:r>
      <w:proofErr w:type="spellEnd"/>
      <w:r w:rsidRPr="00623806">
        <w:rPr>
          <w:rFonts w:ascii="Helvetica" w:hAnsi="Helvetica"/>
          <w:lang w:val="es-ES"/>
        </w:rPr>
        <w:t xml:space="preserve"> open </w:t>
      </w:r>
      <w:proofErr w:type="spellStart"/>
      <w:r w:rsidRPr="00623806">
        <w:rPr>
          <w:rFonts w:ascii="Helvetica" w:hAnsi="Helvetica"/>
          <w:lang w:val="es-ES"/>
        </w:rPr>
        <w:t>wound</w:t>
      </w:r>
      <w:proofErr w:type="spellEnd"/>
      <w:r w:rsidRPr="00623806">
        <w:rPr>
          <w:rFonts w:ascii="Helvetica" w:hAnsi="Helvetica"/>
          <w:lang w:val="es-ES"/>
        </w:rPr>
        <w:t>.</w:t>
      </w:r>
    </w:p>
    <w:p w14:paraId="740929DD" w14:textId="4CF4A25D" w:rsidR="002F089B" w:rsidRPr="00623806" w:rsidRDefault="002F089B" w:rsidP="002F089B">
      <w:pPr>
        <w:pStyle w:val="Scene"/>
        <w:spacing w:line="276" w:lineRule="auto"/>
        <w:jc w:val="both"/>
        <w:rPr>
          <w:rFonts w:ascii="Helvetica" w:hAnsi="Helvetica"/>
          <w:lang w:val="es-ES"/>
        </w:rPr>
      </w:pP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she’d</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broken</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sacred</w:t>
      </w:r>
      <w:proofErr w:type="spellEnd"/>
      <w:r w:rsidRPr="00623806">
        <w:rPr>
          <w:rFonts w:ascii="Helvetica" w:hAnsi="Helvetica"/>
          <w:lang w:val="es-ES"/>
        </w:rPr>
        <w:t>.</w:t>
      </w:r>
    </w:p>
    <w:p w14:paraId="45D0E65A" w14:textId="2DC72C20" w:rsidR="002F089B" w:rsidRPr="00623806" w:rsidRDefault="002F089B" w:rsidP="002F089B">
      <w:pPr>
        <w:pStyle w:val="Scene"/>
        <w:spacing w:line="276" w:lineRule="auto"/>
        <w:jc w:val="both"/>
        <w:rPr>
          <w:rFonts w:ascii="Helvetica" w:hAnsi="Helvetica"/>
          <w:lang w:val="es-ES"/>
        </w:rPr>
      </w:pPr>
      <w:r w:rsidRPr="00623806">
        <w:rPr>
          <w:rFonts w:ascii="Helvetica" w:hAnsi="Helvetica"/>
          <w:lang w:val="es-ES"/>
        </w:rPr>
        <w:t xml:space="preserve">“Liliam,” I </w:t>
      </w:r>
      <w:proofErr w:type="spellStart"/>
      <w:r w:rsidRPr="00623806">
        <w:rPr>
          <w:rFonts w:ascii="Helvetica" w:hAnsi="Helvetica"/>
          <w:lang w:val="es-ES"/>
        </w:rPr>
        <w:t>murmured</w:t>
      </w:r>
      <w:proofErr w:type="spellEnd"/>
      <w:r w:rsidRPr="00623806">
        <w:rPr>
          <w:rFonts w:ascii="Helvetica" w:hAnsi="Helvetica"/>
          <w:lang w:val="es-ES"/>
        </w:rPr>
        <w:t xml:space="preserve">, </w:t>
      </w:r>
      <w:proofErr w:type="spellStart"/>
      <w:r w:rsidRPr="00623806">
        <w:rPr>
          <w:rFonts w:ascii="Helvetica" w:hAnsi="Helvetica"/>
          <w:lang w:val="es-ES"/>
        </w:rPr>
        <w:t>brushing</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knuckles</w:t>
      </w:r>
      <w:proofErr w:type="spellEnd"/>
      <w:r w:rsidRPr="00623806">
        <w:rPr>
          <w:rFonts w:ascii="Helvetica" w:hAnsi="Helvetica"/>
          <w:lang w:val="es-ES"/>
        </w:rPr>
        <w:t xml:space="preserve"> </w:t>
      </w:r>
      <w:proofErr w:type="spellStart"/>
      <w:r w:rsidRPr="00623806">
        <w:rPr>
          <w:rFonts w:ascii="Helvetica" w:hAnsi="Helvetica"/>
          <w:lang w:val="es-ES"/>
        </w:rPr>
        <w:t>gently</w:t>
      </w:r>
      <w:proofErr w:type="spellEnd"/>
      <w:r w:rsidRPr="00623806">
        <w:rPr>
          <w:rFonts w:ascii="Helvetica" w:hAnsi="Helvetica"/>
          <w:lang w:val="es-ES"/>
        </w:rPr>
        <w:t xml:space="preserve"> </w:t>
      </w:r>
      <w:proofErr w:type="spellStart"/>
      <w:r w:rsidRPr="00623806">
        <w:rPr>
          <w:rFonts w:ascii="Helvetica" w:hAnsi="Helvetica"/>
          <w:lang w:val="es-ES"/>
        </w:rPr>
        <w:t>along</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jaw</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cracked</w:t>
      </w:r>
      <w:proofErr w:type="spellEnd"/>
      <w:r w:rsidRPr="00623806">
        <w:rPr>
          <w:rFonts w:ascii="Helvetica" w:hAnsi="Helvetica"/>
          <w:lang w:val="es-ES"/>
        </w:rPr>
        <w:t>.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okay</w:t>
      </w:r>
      <w:proofErr w:type="spellEnd"/>
      <w:r w:rsidRPr="00623806">
        <w:rPr>
          <w:rFonts w:ascii="Helvetica" w:hAnsi="Helvetica"/>
          <w:lang w:val="es-ES"/>
        </w:rPr>
        <w:t>?”</w:t>
      </w:r>
    </w:p>
    <w:p w14:paraId="03E6EF50" w14:textId="11ED8D62" w:rsidR="002F089B" w:rsidRPr="00623806" w:rsidRDefault="002F089B" w:rsidP="002F089B">
      <w:pPr>
        <w:pStyle w:val="Scene"/>
        <w:spacing w:line="276" w:lineRule="auto"/>
        <w:jc w:val="both"/>
        <w:rPr>
          <w:rFonts w:ascii="Helvetica" w:hAnsi="Helvetica"/>
          <w:lang w:val="es-ES"/>
        </w:rPr>
      </w:pP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flinched</w:t>
      </w:r>
      <w:proofErr w:type="spellEnd"/>
      <w:r w:rsidRPr="00623806">
        <w:rPr>
          <w:rFonts w:ascii="Helvetica" w:hAnsi="Helvetica"/>
          <w:lang w:val="es-ES"/>
        </w:rPr>
        <w:t>.</w:t>
      </w:r>
    </w:p>
    <w:p w14:paraId="7CC49963" w14:textId="7B80A958" w:rsidR="002F089B" w:rsidRPr="00623806" w:rsidRDefault="002F089B" w:rsidP="002F089B">
      <w:pPr>
        <w:pStyle w:val="Scene"/>
        <w:spacing w:line="276" w:lineRule="auto"/>
        <w:jc w:val="both"/>
        <w:rPr>
          <w:rFonts w:ascii="Helvetica" w:hAnsi="Helvetica"/>
          <w:lang w:val="es-ES"/>
        </w:rPr>
      </w:pP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touch</w:t>
      </w:r>
      <w:proofErr w:type="spellEnd"/>
      <w:r w:rsidRPr="00623806">
        <w:rPr>
          <w:rFonts w:ascii="Helvetica" w:hAnsi="Helvetica"/>
          <w:lang w:val="es-ES"/>
        </w:rPr>
        <w:t xml:space="preserve"> </w:t>
      </w:r>
      <w:proofErr w:type="spellStart"/>
      <w:r w:rsidRPr="00623806">
        <w:rPr>
          <w:rFonts w:ascii="Helvetica" w:hAnsi="Helvetica"/>
          <w:lang w:val="es-ES"/>
        </w:rPr>
        <w:t>burned</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now</w:t>
      </w:r>
      <w:proofErr w:type="spellEnd"/>
      <w:r w:rsidRPr="00623806">
        <w:rPr>
          <w:rFonts w:ascii="Helvetica" w:hAnsi="Helvetica"/>
          <w:lang w:val="es-ES"/>
        </w:rPr>
        <w:t>.</w:t>
      </w:r>
    </w:p>
    <w:p w14:paraId="590E5950" w14:textId="6155A5D1" w:rsidR="002F089B" w:rsidRPr="00623806" w:rsidRDefault="002F089B" w:rsidP="002F089B">
      <w:pPr>
        <w:pStyle w:val="Scene"/>
        <w:spacing w:line="276" w:lineRule="auto"/>
        <w:jc w:val="both"/>
        <w:rPr>
          <w:rFonts w:ascii="Helvetica" w:hAnsi="Helvetica"/>
          <w:lang w:val="es-ES"/>
        </w:rPr>
      </w:pP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jerked</w:t>
      </w:r>
      <w:proofErr w:type="spellEnd"/>
      <w:r w:rsidRPr="00623806">
        <w:rPr>
          <w:rFonts w:ascii="Helvetica" w:hAnsi="Helvetica"/>
          <w:lang w:val="es-ES"/>
        </w:rPr>
        <w:t xml:space="preserve"> </w:t>
      </w:r>
      <w:proofErr w:type="spellStart"/>
      <w:r w:rsidRPr="00623806">
        <w:rPr>
          <w:rFonts w:ascii="Helvetica" w:hAnsi="Helvetica"/>
          <w:lang w:val="es-ES"/>
        </w:rPr>
        <w:t>upright</w:t>
      </w:r>
      <w:proofErr w:type="spellEnd"/>
      <w:r w:rsidRPr="00623806">
        <w:rPr>
          <w:rFonts w:ascii="Helvetica" w:hAnsi="Helvetica"/>
          <w:lang w:val="es-ES"/>
        </w:rPr>
        <w:t>—</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she’d</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woken</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a </w:t>
      </w:r>
      <w:proofErr w:type="spellStart"/>
      <w:r w:rsidRPr="00623806">
        <w:rPr>
          <w:rFonts w:ascii="Helvetica" w:hAnsi="Helvetica"/>
          <w:lang w:val="es-ES"/>
        </w:rPr>
        <w:t>dream</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turned</w:t>
      </w:r>
      <w:proofErr w:type="spellEnd"/>
      <w:r w:rsidRPr="00623806">
        <w:rPr>
          <w:rFonts w:ascii="Helvetica" w:hAnsi="Helvetica"/>
          <w:lang w:val="es-ES"/>
        </w:rPr>
        <w:t xml:space="preserve">, </w:t>
      </w:r>
      <w:proofErr w:type="spellStart"/>
      <w:r w:rsidRPr="00623806">
        <w:rPr>
          <w:rFonts w:ascii="Helvetica" w:hAnsi="Helvetica"/>
          <w:lang w:val="es-ES"/>
        </w:rPr>
        <w:t>suddenly</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a </w:t>
      </w:r>
      <w:proofErr w:type="spellStart"/>
      <w:r w:rsidRPr="00623806">
        <w:rPr>
          <w:rFonts w:ascii="Helvetica" w:hAnsi="Helvetica"/>
          <w:lang w:val="es-ES"/>
        </w:rPr>
        <w:t>nightmare</w:t>
      </w:r>
      <w:proofErr w:type="spellEnd"/>
      <w:r w:rsidRPr="00623806">
        <w:rPr>
          <w:rFonts w:ascii="Helvetica" w:hAnsi="Helvetica"/>
          <w:lang w:val="es-ES"/>
        </w:rPr>
        <w:t>.</w:t>
      </w:r>
    </w:p>
    <w:p w14:paraId="11AF4387" w14:textId="151F10AB" w:rsidR="002F089B" w:rsidRPr="00623806" w:rsidRDefault="002F089B" w:rsidP="002F089B">
      <w:pPr>
        <w:pStyle w:val="Scene"/>
        <w:spacing w:line="276" w:lineRule="auto"/>
        <w:jc w:val="both"/>
        <w:rPr>
          <w:rFonts w:ascii="Helvetica" w:hAnsi="Helvetica"/>
          <w:lang w:val="es-ES"/>
        </w:rPr>
      </w:pPr>
      <w:r w:rsidRPr="00623806">
        <w:rPr>
          <w:rFonts w:ascii="Helvetica" w:hAnsi="Helvetica"/>
          <w:lang w:val="es-ES"/>
        </w:rPr>
        <w:t xml:space="preserve">“I—I </w:t>
      </w:r>
      <w:proofErr w:type="spellStart"/>
      <w:r w:rsidRPr="00623806">
        <w:rPr>
          <w:rFonts w:ascii="Helvetica" w:hAnsi="Helvetica"/>
          <w:lang w:val="es-ES"/>
        </w:rPr>
        <w:t>need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go</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sounded</w:t>
      </w:r>
      <w:proofErr w:type="spellEnd"/>
      <w:r w:rsidRPr="00623806">
        <w:rPr>
          <w:rFonts w:ascii="Helvetica" w:hAnsi="Helvetica"/>
          <w:lang w:val="es-ES"/>
        </w:rPr>
        <w:t xml:space="preserve"> </w:t>
      </w:r>
      <w:proofErr w:type="spellStart"/>
      <w:r w:rsidRPr="00623806">
        <w:rPr>
          <w:rFonts w:ascii="Helvetica" w:hAnsi="Helvetica"/>
          <w:lang w:val="es-ES"/>
        </w:rPr>
        <w:t>clipped</w:t>
      </w:r>
      <w:proofErr w:type="spellEnd"/>
      <w:r w:rsidRPr="00623806">
        <w:rPr>
          <w:rFonts w:ascii="Helvetica" w:hAnsi="Helvetica"/>
          <w:lang w:val="es-ES"/>
        </w:rPr>
        <w:t xml:space="preserve">. </w:t>
      </w:r>
      <w:proofErr w:type="spellStart"/>
      <w:r w:rsidRPr="00623806">
        <w:rPr>
          <w:rFonts w:ascii="Helvetica" w:hAnsi="Helvetica"/>
          <w:lang w:val="es-ES"/>
        </w:rPr>
        <w:t>Hollow</w:t>
      </w:r>
      <w:proofErr w:type="spellEnd"/>
      <w:r w:rsidRPr="00623806">
        <w:rPr>
          <w:rFonts w:ascii="Helvetica" w:hAnsi="Helvetica"/>
          <w:lang w:val="es-ES"/>
        </w:rPr>
        <w:t xml:space="preserve">. </w:t>
      </w:r>
      <w:proofErr w:type="spellStart"/>
      <w:r w:rsidRPr="00623806">
        <w:rPr>
          <w:rFonts w:ascii="Helvetica" w:hAnsi="Helvetica"/>
          <w:lang w:val="es-ES"/>
        </w:rPr>
        <w:t>Already</w:t>
      </w:r>
      <w:proofErr w:type="spellEnd"/>
      <w:r w:rsidRPr="00623806">
        <w:rPr>
          <w:rFonts w:ascii="Helvetica" w:hAnsi="Helvetica"/>
          <w:lang w:val="es-ES"/>
        </w:rPr>
        <w:t xml:space="preserve"> </w:t>
      </w:r>
      <w:proofErr w:type="spellStart"/>
      <w:r w:rsidRPr="00623806">
        <w:rPr>
          <w:rFonts w:ascii="Helvetica" w:hAnsi="Helvetica"/>
          <w:lang w:val="es-ES"/>
        </w:rPr>
        <w:t>retreating</w:t>
      </w:r>
      <w:proofErr w:type="spellEnd"/>
      <w:r w:rsidRPr="00623806">
        <w:rPr>
          <w:rFonts w:ascii="Helvetica" w:hAnsi="Helvetica"/>
          <w:lang w:val="es-ES"/>
        </w:rPr>
        <w:t xml:space="preserve"> </w:t>
      </w:r>
      <w:proofErr w:type="spellStart"/>
      <w:r w:rsidRPr="00623806">
        <w:rPr>
          <w:rFonts w:ascii="Helvetica" w:hAnsi="Helvetica"/>
          <w:lang w:val="es-ES"/>
        </w:rPr>
        <w:t>behind</w:t>
      </w:r>
      <w:proofErr w:type="spellEnd"/>
      <w:r w:rsidRPr="00623806">
        <w:rPr>
          <w:rFonts w:ascii="Helvetica" w:hAnsi="Helvetica"/>
          <w:lang w:val="es-ES"/>
        </w:rPr>
        <w:t xml:space="preserve"> </w:t>
      </w:r>
      <w:proofErr w:type="spellStart"/>
      <w:r w:rsidR="00775DFD" w:rsidRPr="00623806">
        <w:rPr>
          <w:rFonts w:ascii="Helvetica" w:hAnsi="Helvetica"/>
          <w:lang w:val="es-ES"/>
        </w:rPr>
        <w:t>walls</w:t>
      </w:r>
      <w:proofErr w:type="spellEnd"/>
      <w:r w:rsidR="00775DFD" w:rsidRPr="00623806">
        <w:rPr>
          <w:rFonts w:ascii="Helvetica" w:hAnsi="Helvetica"/>
          <w:lang w:val="es-ES"/>
        </w:rPr>
        <w:t>,</w:t>
      </w:r>
      <w:r w:rsidRPr="00623806">
        <w:rPr>
          <w:rFonts w:ascii="Helvetica" w:hAnsi="Helvetica"/>
          <w:lang w:val="es-ES"/>
        </w:rPr>
        <w:t xml:space="preserve"> I </w:t>
      </w:r>
      <w:proofErr w:type="spellStart"/>
      <w:r w:rsidRPr="00623806">
        <w:rPr>
          <w:rFonts w:ascii="Helvetica" w:hAnsi="Helvetica"/>
          <w:lang w:val="es-ES"/>
        </w:rPr>
        <w:t>couldn’t</w:t>
      </w:r>
      <w:proofErr w:type="spellEnd"/>
      <w:r w:rsidRPr="00623806">
        <w:rPr>
          <w:rFonts w:ascii="Helvetica" w:hAnsi="Helvetica"/>
          <w:lang w:val="es-ES"/>
        </w:rPr>
        <w:t xml:space="preserve"> </w:t>
      </w:r>
      <w:proofErr w:type="spellStart"/>
      <w:r w:rsidRPr="00623806">
        <w:rPr>
          <w:rFonts w:ascii="Helvetica" w:hAnsi="Helvetica"/>
          <w:lang w:val="es-ES"/>
        </w:rPr>
        <w:t>scale</w:t>
      </w:r>
      <w:proofErr w:type="spellEnd"/>
      <w:r w:rsidRPr="00623806">
        <w:rPr>
          <w:rFonts w:ascii="Helvetica" w:hAnsi="Helvetica"/>
          <w:lang w:val="es-ES"/>
        </w:rPr>
        <w:t>.</w:t>
      </w:r>
    </w:p>
    <w:p w14:paraId="1EBCE2A3" w14:textId="1E7FAE35" w:rsidR="002F089B" w:rsidRPr="00623806" w:rsidRDefault="003D70C6" w:rsidP="002F089B">
      <w:pPr>
        <w:pStyle w:val="Scene"/>
        <w:spacing w:line="276" w:lineRule="auto"/>
        <w:jc w:val="both"/>
        <w:rPr>
          <w:rFonts w:ascii="Helvetica" w:hAnsi="Helvetica"/>
          <w:lang w:val="es-ES"/>
        </w:rPr>
      </w:pPr>
      <w:ins w:id="222" w:author="Author">
        <w:r w:rsidRPr="00623806">
          <w:rPr>
            <w:rFonts w:ascii="Helvetica" w:hAnsi="Helvetica"/>
            <w:lang w:val="es-ES"/>
          </w:rPr>
          <w:t>"No—</w:t>
        </w:r>
        <w:proofErr w:type="spellStart"/>
        <w:r w:rsidRPr="00623806">
          <w:rPr>
            <w:rFonts w:ascii="Helvetica" w:hAnsi="Helvetica"/>
            <w:lang w:val="es-ES"/>
          </w:rPr>
          <w:t>wait</w:t>
        </w:r>
        <w:proofErr w:type="spellEnd"/>
        <w:r w:rsidRPr="00623806">
          <w:rPr>
            <w:rFonts w:ascii="Helvetica" w:hAnsi="Helvetica"/>
            <w:lang w:val="es-ES"/>
          </w:rPr>
          <w:t xml:space="preserve">." I </w:t>
        </w:r>
        <w:proofErr w:type="spellStart"/>
        <w:r w:rsidRPr="00623806">
          <w:rPr>
            <w:rFonts w:ascii="Helvetica" w:hAnsi="Helvetica"/>
            <w:lang w:val="es-ES"/>
          </w:rPr>
          <w:t>quickly</w:t>
        </w:r>
        <w:proofErr w:type="spellEnd"/>
        <w:r w:rsidRPr="00623806">
          <w:rPr>
            <w:rFonts w:ascii="Helvetica" w:hAnsi="Helvetica"/>
            <w:lang w:val="es-ES"/>
          </w:rPr>
          <w:t xml:space="preserve"> </w:t>
        </w:r>
        <w:proofErr w:type="spellStart"/>
        <w:r w:rsidRPr="00623806">
          <w:rPr>
            <w:rFonts w:ascii="Helvetica" w:hAnsi="Helvetica"/>
            <w:lang w:val="es-ES"/>
          </w:rPr>
          <w:t>buttoned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pants and </w:t>
        </w:r>
        <w:proofErr w:type="spellStart"/>
        <w:r w:rsidRPr="00623806">
          <w:rPr>
            <w:rFonts w:ascii="Helvetica" w:hAnsi="Helvetica"/>
            <w:lang w:val="es-ES"/>
          </w:rPr>
          <w:t>took</w:t>
        </w:r>
        <w:proofErr w:type="spellEnd"/>
        <w:r w:rsidRPr="00623806">
          <w:rPr>
            <w:rFonts w:ascii="Helvetica" w:hAnsi="Helvetica"/>
            <w:lang w:val="es-ES"/>
          </w:rPr>
          <w:t xml:space="preserve"> a step back. "</w:t>
        </w:r>
        <w:proofErr w:type="spellStart"/>
        <w:r w:rsidRPr="00623806">
          <w:rPr>
            <w:rFonts w:ascii="Helvetica" w:hAnsi="Helvetica"/>
            <w:lang w:val="es-ES"/>
          </w:rPr>
          <w:t>Please</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let</w:t>
        </w:r>
        <w:proofErr w:type="spellEnd"/>
        <w:r w:rsidRPr="00623806">
          <w:rPr>
            <w:rFonts w:ascii="Helvetica" w:hAnsi="Helvetica"/>
            <w:lang w:val="es-ES"/>
          </w:rPr>
          <w:t xml:space="preserve"> me </w:t>
        </w:r>
        <w:proofErr w:type="spellStart"/>
        <w:r w:rsidRPr="00623806">
          <w:rPr>
            <w:rFonts w:ascii="Helvetica" w:hAnsi="Helvetica"/>
            <w:lang w:val="es-ES"/>
          </w:rPr>
          <w:t>explain</w:t>
        </w:r>
        <w:proofErr w:type="spellEnd"/>
        <w:r w:rsidRPr="00623806">
          <w:rPr>
            <w:rFonts w:ascii="Helvetica" w:hAnsi="Helvetica"/>
            <w:lang w:val="es-ES"/>
          </w:rPr>
          <w:t>—</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isn’t</w:t>
        </w:r>
        <w:proofErr w:type="spellEnd"/>
        <w:r w:rsidRPr="00623806">
          <w:rPr>
            <w:rFonts w:ascii="Helvetica" w:hAnsi="Helvetica"/>
            <w:lang w:val="es-ES"/>
          </w:rPr>
          <w:t>—"</w:t>
        </w:r>
      </w:ins>
      <w:del w:id="223" w:author="Author">
        <w:r w:rsidR="002F089B" w:rsidRPr="00623806" w:rsidDel="003D70C6">
          <w:rPr>
            <w:rFonts w:ascii="Helvetica" w:hAnsi="Helvetica"/>
            <w:lang w:val="es-ES"/>
          </w:rPr>
          <w:delText>“No—wait.” I stepped back with my hands raised, feeling my heart unraveling. “Please, just let me explain—this wasn’t—”</w:delText>
        </w:r>
      </w:del>
    </w:p>
    <w:p w14:paraId="2DEA45B5" w14:textId="744CF74D" w:rsidR="002F089B" w:rsidRPr="00623806" w:rsidRDefault="002F089B" w:rsidP="002F089B">
      <w:pPr>
        <w:pStyle w:val="Scene"/>
        <w:spacing w:line="276" w:lineRule="auto"/>
        <w:jc w:val="both"/>
        <w:rPr>
          <w:rFonts w:ascii="Helvetica" w:hAnsi="Helvetica"/>
          <w:lang w:val="es-ES"/>
        </w:rPr>
      </w:pP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already</w:t>
      </w:r>
      <w:proofErr w:type="spellEnd"/>
      <w:r w:rsidRPr="00623806">
        <w:rPr>
          <w:rFonts w:ascii="Helvetica" w:hAnsi="Helvetica"/>
          <w:lang w:val="es-ES"/>
        </w:rPr>
        <w:t xml:space="preserve"> off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vanity</w:t>
      </w:r>
      <w:proofErr w:type="spellEnd"/>
      <w:r w:rsidRPr="00623806">
        <w:rPr>
          <w:rFonts w:ascii="Helvetica" w:hAnsi="Helvetica"/>
          <w:lang w:val="es-ES"/>
        </w:rPr>
        <w:t xml:space="preserve">, </w:t>
      </w:r>
      <w:proofErr w:type="spellStart"/>
      <w:r w:rsidRPr="00623806">
        <w:rPr>
          <w:rFonts w:ascii="Helvetica" w:hAnsi="Helvetica"/>
          <w:lang w:val="es-ES"/>
        </w:rPr>
        <w:t>already</w:t>
      </w:r>
      <w:proofErr w:type="spellEnd"/>
      <w:r w:rsidRPr="00623806">
        <w:rPr>
          <w:rFonts w:ascii="Helvetica" w:hAnsi="Helvetica"/>
          <w:lang w:val="es-ES"/>
        </w:rPr>
        <w:t xml:space="preserve"> </w:t>
      </w:r>
      <w:proofErr w:type="spellStart"/>
      <w:r w:rsidRPr="00623806">
        <w:rPr>
          <w:rFonts w:ascii="Helvetica" w:hAnsi="Helvetica"/>
          <w:lang w:val="es-ES"/>
        </w:rPr>
        <w:t>covering</w:t>
      </w:r>
      <w:proofErr w:type="spellEnd"/>
      <w:r w:rsidRPr="00623806">
        <w:rPr>
          <w:rFonts w:ascii="Helvetica" w:hAnsi="Helvetica"/>
          <w:lang w:val="es-ES"/>
        </w:rPr>
        <w:t xml:space="preserve"> </w:t>
      </w:r>
      <w:proofErr w:type="spellStart"/>
      <w:r w:rsidRPr="00623806">
        <w:rPr>
          <w:rFonts w:ascii="Helvetica" w:hAnsi="Helvetica"/>
          <w:lang w:val="es-ES"/>
        </w:rPr>
        <w:t>herself</w:t>
      </w:r>
      <w:proofErr w:type="spellEnd"/>
      <w:r w:rsidRPr="00623806">
        <w:rPr>
          <w:rFonts w:ascii="Helvetica" w:hAnsi="Helvetica"/>
          <w:lang w:val="es-ES"/>
        </w:rPr>
        <w:t xml:space="preserve">, </w:t>
      </w:r>
      <w:proofErr w:type="spellStart"/>
      <w:r w:rsidRPr="00623806">
        <w:rPr>
          <w:rFonts w:ascii="Helvetica" w:hAnsi="Helvetica"/>
          <w:lang w:val="es-ES"/>
        </w:rPr>
        <w:t>clothes</w:t>
      </w:r>
      <w:proofErr w:type="spellEnd"/>
      <w:r w:rsidRPr="00623806">
        <w:rPr>
          <w:rFonts w:ascii="Helvetica" w:hAnsi="Helvetica"/>
          <w:lang w:val="es-ES"/>
        </w:rPr>
        <w:t xml:space="preserve"> </w:t>
      </w:r>
      <w:proofErr w:type="spellStart"/>
      <w:r w:rsidRPr="00623806">
        <w:rPr>
          <w:rFonts w:ascii="Helvetica" w:hAnsi="Helvetica"/>
          <w:lang w:val="es-ES"/>
        </w:rPr>
        <w:t>half-on</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looking</w:t>
      </w:r>
      <w:proofErr w:type="spellEnd"/>
      <w:r w:rsidRPr="00623806">
        <w:rPr>
          <w:rFonts w:ascii="Helvetica" w:hAnsi="Helvetica"/>
          <w:lang w:val="es-ES"/>
        </w:rPr>
        <w:t xml:space="preserve"> at me. </w:t>
      </w:r>
      <w:proofErr w:type="spellStart"/>
      <w:r w:rsidRPr="00623806">
        <w:rPr>
          <w:rFonts w:ascii="Helvetica" w:hAnsi="Helvetica"/>
          <w:lang w:val="es-ES"/>
        </w:rPr>
        <w:t>Not</w:t>
      </w:r>
      <w:proofErr w:type="spellEnd"/>
      <w:r w:rsidRPr="00623806">
        <w:rPr>
          <w:rFonts w:ascii="Helvetica" w:hAnsi="Helvetica"/>
          <w:lang w:val="es-ES"/>
        </w:rPr>
        <w:t xml:space="preserve"> once.</w:t>
      </w:r>
    </w:p>
    <w:p w14:paraId="614CFFBF" w14:textId="6E6358A7" w:rsidR="002F089B" w:rsidRPr="00623806" w:rsidRDefault="002F089B" w:rsidP="002F089B">
      <w:pPr>
        <w:pStyle w:val="Scene"/>
        <w:spacing w:line="276" w:lineRule="auto"/>
        <w:jc w:val="both"/>
        <w:rPr>
          <w:rFonts w:ascii="Helvetica" w:hAnsi="Helvetica"/>
          <w:lang w:val="es-ES"/>
        </w:rPr>
      </w:pP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avoided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gaze</w:t>
      </w:r>
      <w:proofErr w:type="spellEnd"/>
      <w:r w:rsidRPr="00623806">
        <w:rPr>
          <w:rFonts w:ascii="Helvetica" w:hAnsi="Helvetica"/>
          <w:lang w:val="es-ES"/>
        </w:rPr>
        <w:t xml:space="preserve"> as </w:t>
      </w:r>
      <w:proofErr w:type="spellStart"/>
      <w:r w:rsidRPr="00623806">
        <w:rPr>
          <w:rFonts w:ascii="Helvetica" w:hAnsi="Helvetica"/>
          <w:lang w:val="es-ES"/>
        </w:rPr>
        <w:t>if</w:t>
      </w:r>
      <w:proofErr w:type="spellEnd"/>
      <w:r w:rsidRPr="00623806">
        <w:rPr>
          <w:rFonts w:ascii="Helvetica" w:hAnsi="Helvetica"/>
          <w:lang w:val="es-ES"/>
        </w:rPr>
        <w:t xml:space="preserve"> I </w:t>
      </w:r>
      <w:proofErr w:type="spellStart"/>
      <w:r w:rsidRPr="00623806">
        <w:rPr>
          <w:rFonts w:ascii="Helvetica" w:hAnsi="Helvetica"/>
          <w:lang w:val="es-ES"/>
        </w:rPr>
        <w:t>were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flame</w:t>
      </w:r>
      <w:proofErr w:type="spellEnd"/>
      <w:r w:rsidRPr="00623806">
        <w:rPr>
          <w:rFonts w:ascii="Helvetica" w:hAnsi="Helvetica"/>
          <w:lang w:val="es-ES"/>
        </w:rPr>
        <w:t xml:space="preserve">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desperately</w:t>
      </w:r>
      <w:proofErr w:type="spellEnd"/>
      <w:r w:rsidRPr="00623806">
        <w:rPr>
          <w:rFonts w:ascii="Helvetica" w:hAnsi="Helvetica"/>
          <w:lang w:val="es-ES"/>
        </w:rPr>
        <w:t xml:space="preserve"> </w:t>
      </w:r>
      <w:proofErr w:type="spellStart"/>
      <w:r w:rsidRPr="00623806">
        <w:rPr>
          <w:rFonts w:ascii="Helvetica" w:hAnsi="Helvetica"/>
          <w:lang w:val="es-ES"/>
        </w:rPr>
        <w:t>sought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flee</w:t>
      </w:r>
      <w:proofErr w:type="spellEnd"/>
      <w:r w:rsidRPr="00623806">
        <w:rPr>
          <w:rFonts w:ascii="Helvetica" w:hAnsi="Helvetica"/>
          <w:lang w:val="es-ES"/>
        </w:rPr>
        <w:t>.</w:t>
      </w:r>
    </w:p>
    <w:p w14:paraId="234BE6C8" w14:textId="3F42527D" w:rsidR="002F089B" w:rsidRPr="00623806" w:rsidRDefault="002F089B" w:rsidP="002F089B">
      <w:pPr>
        <w:pStyle w:val="Scene"/>
        <w:spacing w:line="276" w:lineRule="auto"/>
        <w:jc w:val="both"/>
        <w:rPr>
          <w:rFonts w:ascii="Helvetica" w:hAnsi="Helvetica"/>
          <w:lang w:val="es-ES"/>
        </w:rPr>
      </w:pPr>
      <w:r w:rsidRPr="00623806">
        <w:rPr>
          <w:rFonts w:ascii="Helvetica" w:hAnsi="Helvetica"/>
          <w:lang w:val="es-ES"/>
        </w:rPr>
        <w:lastRenderedPageBreak/>
        <w:t xml:space="preserve">“Liliam,” I </w:t>
      </w:r>
      <w:proofErr w:type="spellStart"/>
      <w:r w:rsidRPr="00623806">
        <w:rPr>
          <w:rFonts w:ascii="Helvetica" w:hAnsi="Helvetica"/>
          <w:lang w:val="es-ES"/>
        </w:rPr>
        <w:t>breathed</w:t>
      </w:r>
      <w:proofErr w:type="spellEnd"/>
      <w:r w:rsidRPr="00623806">
        <w:rPr>
          <w:rFonts w:ascii="Helvetica" w:hAnsi="Helvetica"/>
          <w:lang w:val="es-ES"/>
        </w:rPr>
        <w:t xml:space="preserve">, </w:t>
      </w:r>
      <w:proofErr w:type="spellStart"/>
      <w:r w:rsidRPr="00623806">
        <w:rPr>
          <w:rFonts w:ascii="Helvetica" w:hAnsi="Helvetica"/>
          <w:lang w:val="es-ES"/>
        </w:rPr>
        <w:t>desperate</w:t>
      </w:r>
      <w:proofErr w:type="spellEnd"/>
      <w:r w:rsidRPr="00623806">
        <w:rPr>
          <w:rFonts w:ascii="Helvetica" w:hAnsi="Helvetica"/>
          <w:lang w:val="es-ES"/>
        </w:rPr>
        <w:t xml:space="preserve">, </w:t>
      </w:r>
      <w:proofErr w:type="spellStart"/>
      <w:r w:rsidRPr="00623806">
        <w:rPr>
          <w:rFonts w:ascii="Helvetica" w:hAnsi="Helvetica"/>
          <w:lang w:val="es-ES"/>
        </w:rPr>
        <w:t>following</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humming</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echo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hers</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blood</w:t>
      </w:r>
      <w:proofErr w:type="spellEnd"/>
      <w:r w:rsidRPr="00623806">
        <w:rPr>
          <w:rFonts w:ascii="Helvetica" w:hAnsi="Helvetica"/>
          <w:lang w:val="es-ES"/>
        </w:rPr>
        <w:t xml:space="preserve"> </w:t>
      </w:r>
      <w:proofErr w:type="spellStart"/>
      <w:r w:rsidRPr="00623806">
        <w:rPr>
          <w:rFonts w:ascii="Helvetica" w:hAnsi="Helvetica"/>
          <w:lang w:val="es-ES"/>
        </w:rPr>
        <w:t>singing</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name</w:t>
      </w:r>
      <w:proofErr w:type="spellEnd"/>
      <w:r w:rsidRPr="00623806">
        <w:rPr>
          <w:rFonts w:ascii="Helvetica" w:hAnsi="Helvetica"/>
          <w:lang w:val="es-ES"/>
        </w:rPr>
        <w:t>.</w:t>
      </w:r>
    </w:p>
    <w:p w14:paraId="2D11E764" w14:textId="6B809789" w:rsidR="002F089B" w:rsidRPr="00623806" w:rsidRDefault="002F089B" w:rsidP="002F089B">
      <w:pPr>
        <w:pStyle w:val="Scene"/>
        <w:spacing w:line="276" w:lineRule="auto"/>
        <w:jc w:val="both"/>
        <w:rPr>
          <w:rFonts w:ascii="Helvetica" w:hAnsi="Helvetica"/>
          <w:lang w:val="es-ES"/>
        </w:rPr>
      </w:pP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bolted</w:t>
      </w:r>
      <w:proofErr w:type="spellEnd"/>
      <w:r w:rsidRPr="00623806">
        <w:rPr>
          <w:rFonts w:ascii="Helvetica" w:hAnsi="Helvetica"/>
          <w:lang w:val="es-ES"/>
        </w:rPr>
        <w:t>.</w:t>
      </w:r>
    </w:p>
    <w:p w14:paraId="055770CB" w14:textId="6DAB9BB0" w:rsidR="002F089B" w:rsidRPr="00623806" w:rsidRDefault="002F089B" w:rsidP="002F089B">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door</w:t>
      </w:r>
      <w:proofErr w:type="spellEnd"/>
      <w:r w:rsidRPr="00623806">
        <w:rPr>
          <w:rFonts w:ascii="Helvetica" w:hAnsi="Helvetica"/>
          <w:lang w:val="es-ES"/>
        </w:rPr>
        <w:t xml:space="preserve"> </w:t>
      </w:r>
      <w:proofErr w:type="spellStart"/>
      <w:r w:rsidRPr="00623806">
        <w:rPr>
          <w:rFonts w:ascii="Helvetica" w:hAnsi="Helvetica"/>
          <w:lang w:val="es-ES"/>
        </w:rPr>
        <w:t>slammed</w:t>
      </w:r>
      <w:proofErr w:type="spellEnd"/>
      <w:r w:rsidRPr="00623806">
        <w:rPr>
          <w:rFonts w:ascii="Helvetica" w:hAnsi="Helvetica"/>
          <w:lang w:val="es-ES"/>
        </w:rPr>
        <w:t xml:space="preserve"> </w:t>
      </w:r>
      <w:proofErr w:type="spellStart"/>
      <w:r w:rsidRPr="00623806">
        <w:rPr>
          <w:rFonts w:ascii="Helvetica" w:hAnsi="Helvetica"/>
          <w:lang w:val="es-ES"/>
        </w:rPr>
        <w:t>shut</w:t>
      </w:r>
      <w:proofErr w:type="spellEnd"/>
      <w:r w:rsidRPr="00623806">
        <w:rPr>
          <w:rFonts w:ascii="Helvetica" w:hAnsi="Helvetica"/>
          <w:lang w:val="es-ES"/>
        </w:rPr>
        <w:t xml:space="preserve"> </w:t>
      </w:r>
      <w:proofErr w:type="spellStart"/>
      <w:r w:rsidRPr="00623806">
        <w:rPr>
          <w:rFonts w:ascii="Helvetica" w:hAnsi="Helvetica"/>
          <w:lang w:val="es-ES"/>
        </w:rPr>
        <w:t>behind</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w:t>
      </w:r>
    </w:p>
    <w:p w14:paraId="31401D67" w14:textId="2368A3DA" w:rsidR="002F089B" w:rsidRPr="00623806" w:rsidRDefault="002F089B" w:rsidP="002F089B">
      <w:pPr>
        <w:pStyle w:val="Scene"/>
        <w:spacing w:line="276" w:lineRule="auto"/>
        <w:jc w:val="both"/>
        <w:rPr>
          <w:rFonts w:ascii="Helvetica" w:hAnsi="Helvetica"/>
          <w:lang w:val="es-ES"/>
        </w:rPr>
      </w:pPr>
      <w:r w:rsidRPr="00623806">
        <w:rPr>
          <w:rFonts w:ascii="Helvetica" w:hAnsi="Helvetica"/>
          <w:lang w:val="es-ES"/>
        </w:rPr>
        <w:t xml:space="preserve">And I </w:t>
      </w:r>
      <w:proofErr w:type="spellStart"/>
      <w:r w:rsidRPr="00623806">
        <w:rPr>
          <w:rFonts w:ascii="Helvetica" w:hAnsi="Helvetica"/>
          <w:lang w:val="es-ES"/>
        </w:rPr>
        <w:t>stood</w:t>
      </w:r>
      <w:proofErr w:type="spellEnd"/>
      <w:r w:rsidRPr="00623806">
        <w:rPr>
          <w:rFonts w:ascii="Helvetica" w:hAnsi="Helvetica"/>
          <w:lang w:val="es-ES"/>
        </w:rPr>
        <w:t xml:space="preserve"> </w:t>
      </w:r>
      <w:proofErr w:type="spellStart"/>
      <w:r w:rsidRPr="00623806">
        <w:rPr>
          <w:rFonts w:ascii="Helvetica" w:hAnsi="Helvetica"/>
          <w:lang w:val="es-ES"/>
        </w:rPr>
        <w:t>there</w:t>
      </w:r>
      <w:proofErr w:type="spellEnd"/>
      <w:del w:id="224" w:author="Author">
        <w:r w:rsidRPr="00623806" w:rsidDel="003D70C6">
          <w:rPr>
            <w:rFonts w:ascii="Helvetica" w:hAnsi="Helvetica"/>
            <w:lang w:val="es-ES"/>
          </w:rPr>
          <w:delText>—bare,</w:delText>
        </w:r>
      </w:del>
      <w:r w:rsidRPr="00623806">
        <w:rPr>
          <w:rFonts w:ascii="Helvetica" w:hAnsi="Helvetica"/>
          <w:lang w:val="es-ES"/>
        </w:rPr>
        <w:t xml:space="preserve"> </w:t>
      </w:r>
      <w:del w:id="225" w:author="Author">
        <w:r w:rsidR="00A00F3C" w:rsidRPr="00623806" w:rsidDel="007C6503">
          <w:rPr>
            <w:rFonts w:ascii="Helvetica" w:hAnsi="Helvetica"/>
            <w:lang w:val="es-ES"/>
          </w:rPr>
          <w:delText>trembling, and</w:delText>
        </w:r>
      </w:del>
      <w:proofErr w:type="spellStart"/>
      <w:ins w:id="226" w:author="Author">
        <w:r w:rsidR="007C6503" w:rsidRPr="00623806">
          <w:rPr>
            <w:rFonts w:ascii="Helvetica" w:hAnsi="Helvetica"/>
            <w:lang w:val="es-ES"/>
          </w:rPr>
          <w:t>trembling</w:t>
        </w:r>
        <w:proofErr w:type="spellEnd"/>
        <w:r w:rsidR="007C6503" w:rsidRPr="00623806">
          <w:rPr>
            <w:rFonts w:ascii="Helvetica" w:hAnsi="Helvetica"/>
            <w:lang w:val="es-ES"/>
          </w:rPr>
          <w:t xml:space="preserve"> and</w:t>
        </w:r>
      </w:ins>
      <w:r w:rsidRPr="00623806">
        <w:rPr>
          <w:rFonts w:ascii="Helvetica" w:hAnsi="Helvetica"/>
          <w:lang w:val="es-ES"/>
        </w:rPr>
        <w:t xml:space="preserve"> </w:t>
      </w:r>
      <w:proofErr w:type="spellStart"/>
      <w:r w:rsidRPr="00623806">
        <w:rPr>
          <w:rFonts w:ascii="Helvetica" w:hAnsi="Helvetica"/>
          <w:lang w:val="es-ES"/>
        </w:rPr>
        <w:t>drenched</w:t>
      </w:r>
      <w:proofErr w:type="spellEnd"/>
      <w:r w:rsidRPr="00623806">
        <w:rPr>
          <w:rFonts w:ascii="Helvetica" w:hAnsi="Helvetica"/>
          <w:lang w:val="es-ES"/>
        </w:rPr>
        <w:t xml:space="preserve"> in </w:t>
      </w:r>
      <w:proofErr w:type="spellStart"/>
      <w:r w:rsidRPr="00623806">
        <w:rPr>
          <w:rFonts w:ascii="Helvetica" w:hAnsi="Helvetica"/>
          <w:lang w:val="es-ES"/>
        </w:rPr>
        <w:t>sweat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air </w:t>
      </w:r>
      <w:proofErr w:type="spellStart"/>
      <w:r w:rsidRPr="00623806">
        <w:rPr>
          <w:rFonts w:ascii="Helvetica" w:hAnsi="Helvetica"/>
          <w:lang w:val="es-ES"/>
        </w:rPr>
        <w:t>is</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thick</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scent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us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Parr</w:t>
      </w:r>
      <w:proofErr w:type="spellEnd"/>
      <w:r w:rsidRPr="00623806">
        <w:rPr>
          <w:rFonts w:ascii="Helvetica" w:hAnsi="Helvetica"/>
          <w:lang w:val="es-ES"/>
        </w:rPr>
        <w:t xml:space="preserve"> </w:t>
      </w:r>
      <w:proofErr w:type="spellStart"/>
      <w:r w:rsidRPr="00623806">
        <w:rPr>
          <w:rFonts w:ascii="Helvetica" w:hAnsi="Helvetica"/>
          <w:lang w:val="es-ES"/>
        </w:rPr>
        <w:t>is</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surging</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veins</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lightning</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nowhere</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strike.</w:t>
      </w:r>
    </w:p>
    <w:p w14:paraId="4B465BE6" w14:textId="03169950" w:rsidR="002F089B" w:rsidRPr="00623806" w:rsidRDefault="002F089B" w:rsidP="002F089B">
      <w:pPr>
        <w:pStyle w:val="Scene"/>
        <w:spacing w:line="276" w:lineRule="auto"/>
        <w:jc w:val="both"/>
        <w:rPr>
          <w:rFonts w:ascii="Helvetica" w:hAnsi="Helvetica"/>
          <w:lang w:val="es-ES"/>
        </w:rPr>
      </w:pP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room</w:t>
      </w:r>
      <w:proofErr w:type="spellEnd"/>
      <w:r w:rsidRPr="00623806">
        <w:rPr>
          <w:rFonts w:ascii="Helvetica" w:hAnsi="Helvetica"/>
          <w:lang w:val="es-ES"/>
        </w:rPr>
        <w:t>?</w:t>
      </w:r>
    </w:p>
    <w:p w14:paraId="7103FCC4" w14:textId="3438D380" w:rsidR="002F089B" w:rsidRPr="00623806" w:rsidRDefault="002F089B" w:rsidP="002F089B">
      <w:pPr>
        <w:pStyle w:val="Scene"/>
        <w:spacing w:line="276" w:lineRule="auto"/>
        <w:jc w:val="both"/>
        <w:rPr>
          <w:rFonts w:ascii="Helvetica" w:hAnsi="Helvetica"/>
          <w:lang w:val="es-ES"/>
        </w:rPr>
      </w:pPr>
      <w:proofErr w:type="spellStart"/>
      <w:r w:rsidRPr="00623806">
        <w:rPr>
          <w:rFonts w:ascii="Helvetica" w:hAnsi="Helvetica"/>
          <w:lang w:val="es-ES"/>
        </w:rPr>
        <w:t>Silent</w:t>
      </w:r>
      <w:proofErr w:type="spellEnd"/>
      <w:r w:rsidRPr="00623806">
        <w:rPr>
          <w:rFonts w:ascii="Helvetica" w:hAnsi="Helvetica"/>
          <w:lang w:val="es-ES"/>
        </w:rPr>
        <w:t>.</w:t>
      </w:r>
    </w:p>
    <w:p w14:paraId="749CA864" w14:textId="5CD6B70A" w:rsidR="002F089B" w:rsidRPr="00623806" w:rsidRDefault="002F089B" w:rsidP="002F089B">
      <w:pPr>
        <w:pStyle w:val="Scene"/>
        <w:spacing w:line="276" w:lineRule="auto"/>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colder</w:t>
      </w:r>
      <w:proofErr w:type="spellEnd"/>
      <w:r w:rsidRPr="00623806">
        <w:rPr>
          <w:rFonts w:ascii="Helvetica" w:hAnsi="Helvetica"/>
          <w:lang w:val="es-ES"/>
        </w:rPr>
        <w:t xml:space="preserve"> </w:t>
      </w:r>
      <w:proofErr w:type="spellStart"/>
      <w:r w:rsidRPr="00623806">
        <w:rPr>
          <w:rFonts w:ascii="Helvetica" w:hAnsi="Helvetica"/>
          <w:lang w:val="es-ES"/>
        </w:rPr>
        <w:t>than</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any</w:t>
      </w:r>
      <w:proofErr w:type="spellEnd"/>
      <w:r w:rsidRPr="00623806">
        <w:rPr>
          <w:rFonts w:ascii="Helvetica" w:hAnsi="Helvetica"/>
          <w:lang w:val="es-ES"/>
        </w:rPr>
        <w:t xml:space="preserve"> </w:t>
      </w:r>
      <w:proofErr w:type="spellStart"/>
      <w:r w:rsidRPr="00623806">
        <w:rPr>
          <w:rFonts w:ascii="Helvetica" w:hAnsi="Helvetica"/>
          <w:lang w:val="es-ES"/>
        </w:rPr>
        <w:t>right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be.</w:t>
      </w:r>
    </w:p>
    <w:p w14:paraId="286E6197" w14:textId="6222D754" w:rsidR="002F089B" w:rsidRPr="00623806" w:rsidRDefault="002F089B" w:rsidP="002F089B">
      <w:pPr>
        <w:pStyle w:val="Scene"/>
        <w:spacing w:line="276" w:lineRule="auto"/>
        <w:jc w:val="both"/>
        <w:rPr>
          <w:rFonts w:ascii="Helvetica" w:hAnsi="Helvetica"/>
          <w:lang w:val="es-ES"/>
        </w:rPr>
      </w:pPr>
      <w:proofErr w:type="spellStart"/>
      <w:r w:rsidRPr="00623806">
        <w:rPr>
          <w:rFonts w:ascii="Helvetica" w:hAnsi="Helvetica"/>
          <w:lang w:val="es-ES"/>
        </w:rPr>
        <w:t>Gaius</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wolf</w:t>
      </w:r>
      <w:proofErr w:type="spellEnd"/>
      <w:r w:rsidRPr="00623806">
        <w:rPr>
          <w:rFonts w:ascii="Helvetica" w:hAnsi="Helvetica"/>
          <w:lang w:val="es-ES"/>
        </w:rPr>
        <w:t xml:space="preserve">, paced </w:t>
      </w:r>
      <w:proofErr w:type="spellStart"/>
      <w:r w:rsidRPr="00623806">
        <w:rPr>
          <w:rFonts w:ascii="Helvetica" w:hAnsi="Helvetica"/>
          <w:lang w:val="es-ES"/>
        </w:rPr>
        <w:t>beneath</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skin—</w:t>
      </w:r>
      <w:proofErr w:type="spellStart"/>
      <w:r w:rsidRPr="00623806">
        <w:rPr>
          <w:rFonts w:ascii="Helvetica" w:hAnsi="Helvetica"/>
          <w:lang w:val="es-ES"/>
        </w:rPr>
        <w:t>restless</w:t>
      </w:r>
      <w:proofErr w:type="spellEnd"/>
      <w:r w:rsidRPr="00623806">
        <w:rPr>
          <w:rFonts w:ascii="Helvetica" w:hAnsi="Helvetica"/>
          <w:lang w:val="es-ES"/>
        </w:rPr>
        <w:t xml:space="preserve">. </w:t>
      </w:r>
      <w:proofErr w:type="spellStart"/>
      <w:r w:rsidRPr="00623806">
        <w:rPr>
          <w:rFonts w:ascii="Helvetica" w:hAnsi="Helvetica"/>
          <w:lang w:val="es-ES"/>
        </w:rPr>
        <w:t>Snarling</w:t>
      </w:r>
      <w:proofErr w:type="spellEnd"/>
      <w:r w:rsidRPr="00623806">
        <w:rPr>
          <w:rFonts w:ascii="Helvetica" w:hAnsi="Helvetica"/>
          <w:lang w:val="es-ES"/>
        </w:rPr>
        <w:t xml:space="preserve">. </w:t>
      </w:r>
      <w:proofErr w:type="spellStart"/>
      <w:r w:rsidRPr="00623806">
        <w:rPr>
          <w:rFonts w:ascii="Helvetica" w:hAnsi="Helvetica"/>
          <w:lang w:val="es-ES"/>
        </w:rPr>
        <w:t>Agitated</w:t>
      </w:r>
      <w:proofErr w:type="spellEnd"/>
      <w:r w:rsidRPr="00623806">
        <w:rPr>
          <w:rFonts w:ascii="Helvetica" w:hAnsi="Helvetica"/>
          <w:lang w:val="es-ES"/>
        </w:rPr>
        <w:t>.</w:t>
      </w:r>
    </w:p>
    <w:p w14:paraId="2DA2B812" w14:textId="77777777" w:rsidR="002F089B" w:rsidRPr="00623806" w:rsidRDefault="002F089B" w:rsidP="002F089B">
      <w:pPr>
        <w:pStyle w:val="Scene"/>
        <w:spacing w:line="276" w:lineRule="auto"/>
        <w:jc w:val="both"/>
        <w:rPr>
          <w:rFonts w:ascii="Helvetica" w:hAnsi="Helvetica"/>
          <w:b/>
          <w:bCs/>
          <w:lang w:val="es-ES"/>
        </w:rPr>
      </w:pPr>
      <w:proofErr w:type="spellStart"/>
      <w:r w:rsidRPr="00623806">
        <w:rPr>
          <w:rFonts w:ascii="Helvetica" w:hAnsi="Helvetica"/>
          <w:b/>
          <w:bCs/>
          <w:lang w:val="es-ES"/>
        </w:rPr>
        <w:t>We</w:t>
      </w:r>
      <w:proofErr w:type="spellEnd"/>
      <w:r w:rsidRPr="00623806">
        <w:rPr>
          <w:rFonts w:ascii="Helvetica" w:hAnsi="Helvetica"/>
          <w:b/>
          <w:bCs/>
          <w:lang w:val="es-ES"/>
        </w:rPr>
        <w:t xml:space="preserve"> </w:t>
      </w:r>
      <w:proofErr w:type="spellStart"/>
      <w:r w:rsidRPr="00623806">
        <w:rPr>
          <w:rFonts w:ascii="Helvetica" w:hAnsi="Helvetica"/>
          <w:b/>
          <w:bCs/>
          <w:lang w:val="es-ES"/>
        </w:rPr>
        <w:t>had</w:t>
      </w:r>
      <w:proofErr w:type="spellEnd"/>
      <w:r w:rsidRPr="00623806">
        <w:rPr>
          <w:rFonts w:ascii="Helvetica" w:hAnsi="Helvetica"/>
          <w:b/>
          <w:bCs/>
          <w:lang w:val="es-ES"/>
        </w:rPr>
        <w:t xml:space="preserve"> </w:t>
      </w:r>
      <w:proofErr w:type="spellStart"/>
      <w:r w:rsidRPr="00623806">
        <w:rPr>
          <w:rFonts w:ascii="Helvetica" w:hAnsi="Helvetica"/>
          <w:b/>
          <w:bCs/>
          <w:lang w:val="es-ES"/>
        </w:rPr>
        <w:t>her</w:t>
      </w:r>
      <w:proofErr w:type="spellEnd"/>
      <w:r w:rsidRPr="00623806">
        <w:rPr>
          <w:rFonts w:ascii="Helvetica" w:hAnsi="Helvetica"/>
          <w:b/>
          <w:bCs/>
          <w:lang w:val="es-ES"/>
        </w:rPr>
        <w:t>.</w:t>
      </w:r>
    </w:p>
    <w:p w14:paraId="2A117318" w14:textId="67A65DC2" w:rsidR="002F089B" w:rsidRPr="00623806" w:rsidRDefault="002F089B" w:rsidP="002F089B">
      <w:pPr>
        <w:pStyle w:val="Scene"/>
        <w:spacing w:line="276" w:lineRule="auto"/>
        <w:jc w:val="both"/>
        <w:rPr>
          <w:rFonts w:ascii="Helvetica" w:hAnsi="Helvetica"/>
          <w:b/>
          <w:bCs/>
          <w:lang w:val="es-ES"/>
        </w:rPr>
      </w:pPr>
      <w:r w:rsidRPr="00623806">
        <w:rPr>
          <w:rFonts w:ascii="Helvetica" w:hAnsi="Helvetica"/>
          <w:b/>
          <w:bCs/>
          <w:lang w:val="es-ES"/>
        </w:rPr>
        <w:t xml:space="preserve">And </w:t>
      </w:r>
      <w:proofErr w:type="spellStart"/>
      <w:r w:rsidRPr="00623806">
        <w:rPr>
          <w:rFonts w:ascii="Helvetica" w:hAnsi="Helvetica"/>
          <w:b/>
          <w:bCs/>
          <w:lang w:val="es-ES"/>
        </w:rPr>
        <w:t>you</w:t>
      </w:r>
      <w:proofErr w:type="spellEnd"/>
      <w:r w:rsidRPr="00623806">
        <w:rPr>
          <w:rFonts w:ascii="Helvetica" w:hAnsi="Helvetica"/>
          <w:b/>
          <w:bCs/>
          <w:lang w:val="es-ES"/>
        </w:rPr>
        <w:t xml:space="preserve"> </w:t>
      </w:r>
      <w:proofErr w:type="spellStart"/>
      <w:r w:rsidRPr="00623806">
        <w:rPr>
          <w:rFonts w:ascii="Helvetica" w:hAnsi="Helvetica"/>
          <w:b/>
          <w:bCs/>
          <w:lang w:val="es-ES"/>
        </w:rPr>
        <w:t>didn’t</w:t>
      </w:r>
      <w:proofErr w:type="spellEnd"/>
      <w:r w:rsidRPr="00623806">
        <w:rPr>
          <w:rFonts w:ascii="Helvetica" w:hAnsi="Helvetica"/>
          <w:b/>
          <w:bCs/>
          <w:lang w:val="es-ES"/>
        </w:rPr>
        <w:t xml:space="preserve"> </w:t>
      </w:r>
      <w:proofErr w:type="spellStart"/>
      <w:r w:rsidRPr="00623806">
        <w:rPr>
          <w:rFonts w:ascii="Helvetica" w:hAnsi="Helvetica"/>
          <w:b/>
          <w:bCs/>
          <w:lang w:val="es-ES"/>
        </w:rPr>
        <w:t>mark</w:t>
      </w:r>
      <w:proofErr w:type="spellEnd"/>
      <w:r w:rsidRPr="00623806">
        <w:rPr>
          <w:rFonts w:ascii="Helvetica" w:hAnsi="Helvetica"/>
          <w:b/>
          <w:bCs/>
          <w:lang w:val="es-ES"/>
        </w:rPr>
        <w:t xml:space="preserve"> </w:t>
      </w:r>
      <w:proofErr w:type="spellStart"/>
      <w:r w:rsidRPr="00623806">
        <w:rPr>
          <w:rFonts w:ascii="Helvetica" w:hAnsi="Helvetica"/>
          <w:b/>
          <w:bCs/>
          <w:lang w:val="es-ES"/>
        </w:rPr>
        <w:t>her</w:t>
      </w:r>
      <w:proofErr w:type="spellEnd"/>
      <w:r w:rsidRPr="00623806">
        <w:rPr>
          <w:rFonts w:ascii="Helvetica" w:hAnsi="Helvetica"/>
          <w:b/>
          <w:bCs/>
          <w:lang w:val="es-ES"/>
        </w:rPr>
        <w:t>.</w:t>
      </w:r>
    </w:p>
    <w:p w14:paraId="12E4EB33" w14:textId="7467CE90" w:rsidR="002F089B" w:rsidRPr="00623806" w:rsidRDefault="002F089B" w:rsidP="002F089B">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stumbled</w:t>
      </w:r>
      <w:proofErr w:type="spellEnd"/>
      <w:r w:rsidRPr="00623806">
        <w:rPr>
          <w:rFonts w:ascii="Helvetica" w:hAnsi="Helvetica"/>
          <w:lang w:val="es-ES"/>
        </w:rPr>
        <w:t xml:space="preserve"> back, </w:t>
      </w:r>
      <w:proofErr w:type="spellStart"/>
      <w:r w:rsidRPr="00623806">
        <w:rPr>
          <w:rFonts w:ascii="Helvetica" w:hAnsi="Helvetica"/>
          <w:lang w:val="es-ES"/>
        </w:rPr>
        <w:t>bracing</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hand</w:t>
      </w:r>
      <w:proofErr w:type="spellEnd"/>
      <w:r w:rsidRPr="00623806">
        <w:rPr>
          <w:rFonts w:ascii="Helvetica" w:hAnsi="Helvetica"/>
          <w:lang w:val="es-ES"/>
        </w:rPr>
        <w:t xml:space="preserve"> </w:t>
      </w:r>
      <w:proofErr w:type="spellStart"/>
      <w:r w:rsidRPr="00623806">
        <w:rPr>
          <w:rFonts w:ascii="Helvetica" w:hAnsi="Helvetica"/>
          <w:lang w:val="es-ES"/>
        </w:rPr>
        <w:t>against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wall</w:t>
      </w:r>
      <w:proofErr w:type="spellEnd"/>
      <w:r w:rsidRPr="00623806">
        <w:rPr>
          <w:rFonts w:ascii="Helvetica" w:hAnsi="Helvetica"/>
          <w:lang w:val="es-ES"/>
        </w:rPr>
        <w:t xml:space="preserve"> as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ache</w:t>
      </w:r>
      <w:proofErr w:type="spellEnd"/>
      <w:r w:rsidRPr="00623806">
        <w:rPr>
          <w:rFonts w:ascii="Helvetica" w:hAnsi="Helvetica"/>
          <w:lang w:val="es-ES"/>
        </w:rPr>
        <w:t xml:space="preserve"> hit—</w:t>
      </w:r>
      <w:proofErr w:type="spellStart"/>
      <w:r w:rsidRPr="00623806">
        <w:rPr>
          <w:rFonts w:ascii="Helvetica" w:hAnsi="Helvetica"/>
          <w:lang w:val="es-ES"/>
        </w:rPr>
        <w:t>hard</w:t>
      </w:r>
      <w:proofErr w:type="spellEnd"/>
      <w:r w:rsidRPr="00623806">
        <w:rPr>
          <w:rFonts w:ascii="Helvetica" w:hAnsi="Helvetica"/>
          <w:lang w:val="es-ES"/>
        </w:rPr>
        <w:t xml:space="preserve">. </w:t>
      </w:r>
      <w:proofErr w:type="spellStart"/>
      <w:r w:rsidRPr="00623806">
        <w:rPr>
          <w:rFonts w:ascii="Helvetica" w:hAnsi="Helvetica"/>
          <w:lang w:val="es-ES"/>
        </w:rPr>
        <w:t>Physical</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as </w:t>
      </w:r>
      <w:proofErr w:type="spellStart"/>
      <w:r w:rsidRPr="00623806">
        <w:rPr>
          <w:rFonts w:ascii="Helvetica" w:hAnsi="Helvetica"/>
          <w:lang w:val="es-ES"/>
        </w:rPr>
        <w:t>if</w:t>
      </w:r>
      <w:proofErr w:type="spellEnd"/>
      <w:r w:rsidRPr="00623806">
        <w:rPr>
          <w:rFonts w:ascii="Helvetica" w:hAnsi="Helvetica"/>
          <w:lang w:val="es-ES"/>
        </w:rPr>
        <w:t xml:space="preserve"> a </w:t>
      </w:r>
      <w:proofErr w:type="spellStart"/>
      <w:r w:rsidRPr="00623806">
        <w:rPr>
          <w:rFonts w:ascii="Helvetica" w:hAnsi="Helvetica"/>
          <w:lang w:val="es-ES"/>
        </w:rPr>
        <w:t>part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me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been</w:t>
      </w:r>
      <w:proofErr w:type="spellEnd"/>
      <w:r w:rsidRPr="00623806">
        <w:rPr>
          <w:rFonts w:ascii="Helvetica" w:hAnsi="Helvetica"/>
          <w:lang w:val="es-ES"/>
        </w:rPr>
        <w:t xml:space="preserve"> </w:t>
      </w:r>
      <w:proofErr w:type="spellStart"/>
      <w:r w:rsidRPr="00623806">
        <w:rPr>
          <w:rFonts w:ascii="Helvetica" w:hAnsi="Helvetica"/>
          <w:lang w:val="es-ES"/>
        </w:rPr>
        <w:t>ripped</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 xml:space="preserve"> </w:t>
      </w:r>
      <w:proofErr w:type="spellStart"/>
      <w:r w:rsidRPr="00623806">
        <w:rPr>
          <w:rFonts w:ascii="Helvetica" w:hAnsi="Helvetica"/>
          <w:lang w:val="es-ES"/>
        </w:rPr>
        <w:t>along</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w:t>
      </w:r>
    </w:p>
    <w:p w14:paraId="2493DDD4" w14:textId="4D6C6A84" w:rsidR="002F089B" w:rsidRPr="00623806" w:rsidRDefault="002F089B" w:rsidP="002F089B">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smell</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w:t>
      </w:r>
    </w:p>
    <w:p w14:paraId="5B7AF7DF" w14:textId="533F1BB3" w:rsidR="002F089B" w:rsidRPr="00623806" w:rsidRDefault="002F089B" w:rsidP="002F089B">
      <w:pPr>
        <w:pStyle w:val="Scene"/>
        <w:spacing w:line="276" w:lineRule="auto"/>
        <w:jc w:val="both"/>
        <w:rPr>
          <w:rFonts w:ascii="Helvetica" w:hAnsi="Helvetica"/>
          <w:lang w:val="es-ES"/>
        </w:rPr>
      </w:pPr>
      <w:proofErr w:type="spellStart"/>
      <w:r w:rsidRPr="00623806">
        <w:rPr>
          <w:rFonts w:ascii="Helvetica" w:hAnsi="Helvetica"/>
          <w:lang w:val="es-ES"/>
        </w:rPr>
        <w:t>Still</w:t>
      </w:r>
      <w:proofErr w:type="spellEnd"/>
      <w:r w:rsidRPr="00623806">
        <w:rPr>
          <w:rFonts w:ascii="Helvetica" w:hAnsi="Helvetica"/>
          <w:lang w:val="es-ES"/>
        </w:rPr>
        <w:t xml:space="preserve"> taste </w:t>
      </w:r>
      <w:proofErr w:type="spellStart"/>
      <w:r w:rsidRPr="00623806">
        <w:rPr>
          <w:rFonts w:ascii="Helvetica" w:hAnsi="Helvetica"/>
          <w:lang w:val="es-ES"/>
        </w:rPr>
        <w:t>her</w:t>
      </w:r>
      <w:proofErr w:type="spellEnd"/>
      <w:r w:rsidRPr="00623806">
        <w:rPr>
          <w:rFonts w:ascii="Helvetica" w:hAnsi="Helvetica"/>
          <w:lang w:val="es-ES"/>
        </w:rPr>
        <w:t>.</w:t>
      </w:r>
    </w:p>
    <w:p w14:paraId="414DF996" w14:textId="37168263" w:rsidR="002F089B" w:rsidRPr="00623806" w:rsidRDefault="002F089B" w:rsidP="002F089B">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feel</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imprint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thighs</w:t>
      </w:r>
      <w:proofErr w:type="spellEnd"/>
      <w:r w:rsidRPr="00623806">
        <w:rPr>
          <w:rFonts w:ascii="Helvetica" w:hAnsi="Helvetica"/>
          <w:lang w:val="es-ES"/>
        </w:rPr>
        <w:t xml:space="preserve"> </w:t>
      </w:r>
      <w:proofErr w:type="spellStart"/>
      <w:r w:rsidRPr="00623806">
        <w:rPr>
          <w:rFonts w:ascii="Helvetica" w:hAnsi="Helvetica"/>
          <w:lang w:val="es-ES"/>
        </w:rPr>
        <w:t>clamped</w:t>
      </w:r>
      <w:proofErr w:type="spellEnd"/>
      <w:r w:rsidRPr="00623806">
        <w:rPr>
          <w:rFonts w:ascii="Helvetica" w:hAnsi="Helvetica"/>
          <w:lang w:val="es-ES"/>
        </w:rPr>
        <w:t xml:space="preserve"> </w:t>
      </w:r>
      <w:proofErr w:type="spellStart"/>
      <w:r w:rsidRPr="00623806">
        <w:rPr>
          <w:rFonts w:ascii="Helvetica" w:hAnsi="Helvetica"/>
          <w:lang w:val="es-ES"/>
        </w:rPr>
        <w:t>around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waist</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lips</w:t>
      </w:r>
      <w:proofErr w:type="spellEnd"/>
      <w:r w:rsidRPr="00623806">
        <w:rPr>
          <w:rFonts w:ascii="Helvetica" w:hAnsi="Helvetica"/>
          <w:lang w:val="es-ES"/>
        </w:rPr>
        <w:t xml:space="preserve"> </w:t>
      </w:r>
      <w:proofErr w:type="spellStart"/>
      <w:r w:rsidRPr="00623806">
        <w:rPr>
          <w:rFonts w:ascii="Helvetica" w:hAnsi="Helvetica"/>
          <w:lang w:val="es-ES"/>
        </w:rPr>
        <w:t>trembling</w:t>
      </w:r>
      <w:proofErr w:type="spellEnd"/>
      <w:r w:rsidRPr="00623806">
        <w:rPr>
          <w:rFonts w:ascii="Helvetica" w:hAnsi="Helvetica"/>
          <w:lang w:val="es-ES"/>
        </w:rPr>
        <w:t xml:space="preserve"> </w:t>
      </w:r>
      <w:proofErr w:type="spellStart"/>
      <w:r w:rsidRPr="00623806">
        <w:rPr>
          <w:rFonts w:ascii="Helvetica" w:hAnsi="Helvetica"/>
          <w:lang w:val="es-ES"/>
        </w:rPr>
        <w:t>against</w:t>
      </w:r>
      <w:proofErr w:type="spellEnd"/>
      <w:r w:rsidRPr="00623806">
        <w:rPr>
          <w:rFonts w:ascii="Helvetica" w:hAnsi="Helvetica"/>
          <w:lang w:val="es-ES"/>
        </w:rPr>
        <w:t xml:space="preserve"> mine.</w:t>
      </w:r>
    </w:p>
    <w:p w14:paraId="548E46E0" w14:textId="7594DA11" w:rsidR="002F089B" w:rsidRPr="00623806" w:rsidRDefault="002F089B" w:rsidP="002F089B">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sank</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floor</w:t>
      </w:r>
      <w:proofErr w:type="spellEnd"/>
      <w:r w:rsidRPr="00623806">
        <w:rPr>
          <w:rFonts w:ascii="Helvetica" w:hAnsi="Helvetica"/>
          <w:lang w:val="es-ES"/>
        </w:rPr>
        <w:t>.</w:t>
      </w:r>
    </w:p>
    <w:p w14:paraId="08DD4623" w14:textId="6A7EB0AA" w:rsidR="002F089B" w:rsidRPr="00623806" w:rsidRDefault="002F089B" w:rsidP="002F089B">
      <w:pPr>
        <w:pStyle w:val="Scene"/>
        <w:spacing w:line="276" w:lineRule="auto"/>
        <w:jc w:val="both"/>
        <w:rPr>
          <w:rFonts w:ascii="Helvetica" w:hAnsi="Helvetica"/>
          <w:lang w:val="es-ES"/>
        </w:rPr>
      </w:pPr>
      <w:r w:rsidRPr="00623806">
        <w:rPr>
          <w:rFonts w:ascii="Helvetica" w:hAnsi="Helvetica"/>
          <w:lang w:val="es-ES"/>
        </w:rPr>
        <w:t xml:space="preserve">A </w:t>
      </w:r>
      <w:proofErr w:type="spellStart"/>
      <w:r w:rsidRPr="00623806">
        <w:rPr>
          <w:rFonts w:ascii="Helvetica" w:hAnsi="Helvetica"/>
          <w:lang w:val="es-ES"/>
        </w:rPr>
        <w:t>ragged</w:t>
      </w:r>
      <w:proofErr w:type="spellEnd"/>
      <w:r w:rsidRPr="00623806">
        <w:rPr>
          <w:rFonts w:ascii="Helvetica" w:hAnsi="Helvetica"/>
          <w:lang w:val="es-ES"/>
        </w:rPr>
        <w:t xml:space="preserve"> </w:t>
      </w:r>
      <w:proofErr w:type="spellStart"/>
      <w:r w:rsidRPr="00623806">
        <w:rPr>
          <w:rFonts w:ascii="Helvetica" w:hAnsi="Helvetica"/>
          <w:lang w:val="es-ES"/>
        </w:rPr>
        <w:t>breath</w:t>
      </w:r>
      <w:proofErr w:type="spellEnd"/>
      <w:r w:rsidRPr="00623806">
        <w:rPr>
          <w:rFonts w:ascii="Helvetica" w:hAnsi="Helvetica"/>
          <w:lang w:val="es-ES"/>
        </w:rPr>
        <w:t xml:space="preserve"> </w:t>
      </w:r>
      <w:proofErr w:type="spellStart"/>
      <w:r w:rsidRPr="00623806">
        <w:rPr>
          <w:rFonts w:ascii="Helvetica" w:hAnsi="Helvetica"/>
          <w:lang w:val="es-ES"/>
        </w:rPr>
        <w:t>left</w:t>
      </w:r>
      <w:proofErr w:type="spellEnd"/>
      <w:r w:rsidRPr="00623806">
        <w:rPr>
          <w:rFonts w:ascii="Helvetica" w:hAnsi="Helvetica"/>
          <w:lang w:val="es-ES"/>
        </w:rPr>
        <w:t xml:space="preserve"> me.</w:t>
      </w:r>
    </w:p>
    <w:p w14:paraId="24D86187" w14:textId="7ADE6E74" w:rsidR="002F089B" w:rsidRPr="00623806" w:rsidRDefault="002F089B" w:rsidP="002F089B">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buried</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hand</w:t>
      </w:r>
      <w:proofErr w:type="spellEnd"/>
      <w:r w:rsidRPr="00623806">
        <w:rPr>
          <w:rFonts w:ascii="Helvetica" w:hAnsi="Helvetica"/>
          <w:lang w:val="es-ES"/>
        </w:rPr>
        <w:t xml:space="preserve"> in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hair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other</w:t>
      </w:r>
      <w:proofErr w:type="spellEnd"/>
      <w:r w:rsidRPr="00623806">
        <w:rPr>
          <w:rFonts w:ascii="Helvetica" w:hAnsi="Helvetica"/>
          <w:lang w:val="es-ES"/>
        </w:rPr>
        <w:t xml:space="preserve"> </w:t>
      </w:r>
      <w:proofErr w:type="spellStart"/>
      <w:r w:rsidRPr="00623806">
        <w:rPr>
          <w:rFonts w:ascii="Helvetica" w:hAnsi="Helvetica"/>
          <w:lang w:val="es-ES"/>
        </w:rPr>
        <w:t>hand</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fisted</w:t>
      </w:r>
      <w:proofErr w:type="spellEnd"/>
      <w:r w:rsidRPr="00623806">
        <w:rPr>
          <w:rFonts w:ascii="Helvetica" w:hAnsi="Helvetica"/>
          <w:lang w:val="es-ES"/>
        </w:rPr>
        <w:t xml:space="preserve"> </w:t>
      </w:r>
      <w:proofErr w:type="spellStart"/>
      <w:r w:rsidRPr="00623806">
        <w:rPr>
          <w:rFonts w:ascii="Helvetica" w:hAnsi="Helvetica"/>
          <w:lang w:val="es-ES"/>
        </w:rPr>
        <w:t>against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cold</w:t>
      </w:r>
      <w:proofErr w:type="spellEnd"/>
      <w:r w:rsidRPr="00623806">
        <w:rPr>
          <w:rFonts w:ascii="Helvetica" w:hAnsi="Helvetica"/>
          <w:lang w:val="es-ES"/>
        </w:rPr>
        <w:t xml:space="preserve"> </w:t>
      </w:r>
      <w:r w:rsidR="00A00F3C" w:rsidRPr="00623806">
        <w:rPr>
          <w:rFonts w:ascii="Helvetica" w:hAnsi="Helvetica"/>
          <w:lang w:val="es-ES"/>
        </w:rPr>
        <w:t xml:space="preserve">tile </w:t>
      </w:r>
      <w:r w:rsidRPr="00623806">
        <w:rPr>
          <w:rFonts w:ascii="Helvetica" w:hAnsi="Helvetica"/>
          <w:lang w:val="es-ES"/>
        </w:rPr>
        <w:t xml:space="preserve">as I </w:t>
      </w:r>
      <w:proofErr w:type="spellStart"/>
      <w:r w:rsidRPr="00623806">
        <w:rPr>
          <w:rFonts w:ascii="Helvetica" w:hAnsi="Helvetica"/>
          <w:lang w:val="es-ES"/>
        </w:rPr>
        <w:t>tried</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punch </w:t>
      </w:r>
      <w:proofErr w:type="spellStart"/>
      <w:r w:rsidRPr="00623806">
        <w:rPr>
          <w:rFonts w:ascii="Helvetica" w:hAnsi="Helvetica"/>
          <w:lang w:val="es-ES"/>
        </w:rPr>
        <w:t>straight</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w:t>
      </w:r>
    </w:p>
    <w:p w14:paraId="6B7E1ED7" w14:textId="680CCE5C" w:rsidR="002F089B" w:rsidRPr="00623806" w:rsidRDefault="002F089B" w:rsidP="002F089B">
      <w:pPr>
        <w:pStyle w:val="Scene"/>
        <w:spacing w:line="276" w:lineRule="auto"/>
        <w:jc w:val="both"/>
        <w:rPr>
          <w:rFonts w:ascii="Helvetica" w:hAnsi="Helvetica"/>
          <w:lang w:val="es-ES"/>
        </w:rPr>
      </w:pP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ran</w:t>
      </w:r>
      <w:proofErr w:type="spellEnd"/>
      <w:r w:rsidRPr="00623806">
        <w:rPr>
          <w:rFonts w:ascii="Helvetica" w:hAnsi="Helvetica"/>
          <w:lang w:val="es-ES"/>
        </w:rPr>
        <w:t>.</w:t>
      </w:r>
    </w:p>
    <w:p w14:paraId="135261D9" w14:textId="4E559CED" w:rsidR="002F089B" w:rsidRPr="00623806" w:rsidRDefault="002F089B" w:rsidP="002F089B">
      <w:pPr>
        <w:pStyle w:val="Scene"/>
        <w:spacing w:line="276" w:lineRule="auto"/>
        <w:jc w:val="both"/>
        <w:rPr>
          <w:rFonts w:ascii="Helvetica" w:hAnsi="Helvetica"/>
          <w:lang w:val="es-ES"/>
        </w:rPr>
      </w:pP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ran</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because</w:t>
      </w:r>
      <w:proofErr w:type="spellEnd"/>
      <w:r w:rsidRPr="00623806">
        <w:rPr>
          <w:rFonts w:ascii="Helvetica" w:hAnsi="Helvetica"/>
          <w:lang w:val="es-ES"/>
        </w:rPr>
        <w:t xml:space="preserve">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desire</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w:t>
      </w:r>
    </w:p>
    <w:p w14:paraId="0EC1F69F" w14:textId="45721374" w:rsidR="002F089B" w:rsidRPr="00623806" w:rsidRDefault="002F089B" w:rsidP="002F089B">
      <w:pPr>
        <w:pStyle w:val="Scene"/>
        <w:spacing w:line="276" w:lineRule="auto"/>
        <w:jc w:val="both"/>
        <w:rPr>
          <w:rFonts w:ascii="Helvetica" w:hAnsi="Helvetica"/>
          <w:lang w:val="es-ES"/>
        </w:rPr>
      </w:pP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because</w:t>
      </w:r>
      <w:proofErr w:type="spellEnd"/>
      <w:r w:rsidRPr="00623806">
        <w:rPr>
          <w:rFonts w:ascii="Helvetica" w:hAnsi="Helvetica"/>
          <w:lang w:val="es-ES"/>
        </w:rPr>
        <w:t xml:space="preserve">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wanted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much</w:t>
      </w:r>
      <w:proofErr w:type="spellEnd"/>
      <w:r w:rsidRPr="00623806">
        <w:rPr>
          <w:rFonts w:ascii="Helvetica" w:hAnsi="Helvetica"/>
          <w:lang w:val="es-ES"/>
        </w:rPr>
        <w:t>.</w:t>
      </w:r>
    </w:p>
    <w:p w14:paraId="4A390341" w14:textId="421EF50C" w:rsidR="009C2001" w:rsidRPr="00623806" w:rsidRDefault="002F089B" w:rsidP="002F089B">
      <w:pPr>
        <w:pStyle w:val="Scene"/>
        <w:spacing w:line="276" w:lineRule="auto"/>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that</w:t>
      </w:r>
      <w:proofErr w:type="spellEnd"/>
      <w:r w:rsidRPr="00623806">
        <w:rPr>
          <w:rFonts w:ascii="Helvetica" w:hAnsi="Helvetica"/>
          <w:lang w:val="es-ES"/>
        </w:rPr>
        <w:t>—</w:t>
      </w:r>
      <w:proofErr w:type="spellStart"/>
      <w:r w:rsidRPr="00623806">
        <w:rPr>
          <w:rFonts w:ascii="Helvetica" w:hAnsi="Helvetica"/>
          <w:lang w:val="es-ES"/>
        </w:rPr>
        <w:t>terrified</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w:t>
      </w:r>
    </w:p>
    <w:p w14:paraId="5CB3126D" w14:textId="77777777" w:rsidR="002F089B" w:rsidRPr="00623806" w:rsidRDefault="002F089B" w:rsidP="002F089B">
      <w:pPr>
        <w:pStyle w:val="Scene"/>
        <w:spacing w:line="276" w:lineRule="auto"/>
        <w:jc w:val="both"/>
        <w:rPr>
          <w:rFonts w:ascii="Helvetica" w:hAnsi="Helvetica"/>
          <w:lang w:val="es-ES"/>
        </w:rPr>
      </w:pPr>
    </w:p>
    <w:p w14:paraId="05D2BA5B" w14:textId="77777777" w:rsidR="00721441" w:rsidRPr="00623806" w:rsidRDefault="00721441" w:rsidP="00721441">
      <w:pPr>
        <w:pStyle w:val="SceneBreak"/>
        <w:spacing w:line="276" w:lineRule="auto"/>
        <w:rPr>
          <w:rFonts w:ascii="Helvetica" w:hAnsi="Helvetica"/>
          <w:lang w:val="es-ES"/>
        </w:rPr>
      </w:pPr>
      <w:r w:rsidRPr="00623806">
        <w:rPr>
          <w:rFonts w:ascii="Helvetica" w:hAnsi="Helvetica"/>
          <w:lang w:val="es-ES"/>
        </w:rPr>
        <w:t>****</w:t>
      </w:r>
    </w:p>
    <w:p w14:paraId="0043F61A" w14:textId="77777777" w:rsidR="00721441" w:rsidRPr="00623806" w:rsidRDefault="00721441" w:rsidP="00721441">
      <w:pPr>
        <w:pStyle w:val="NovelQuoteAlternate"/>
        <w:spacing w:line="276" w:lineRule="auto"/>
        <w:jc w:val="both"/>
        <w:rPr>
          <w:rFonts w:ascii="Helvetica" w:hAnsi="Helvetica"/>
          <w:lang w:val="es-ES"/>
        </w:rPr>
      </w:pPr>
    </w:p>
    <w:p w14:paraId="4A44EA08" w14:textId="77777777" w:rsidR="00721441" w:rsidRPr="00623806" w:rsidRDefault="00721441" w:rsidP="00721441">
      <w:pPr>
        <w:pStyle w:val="NovelQuoteAlternate"/>
        <w:spacing w:line="276" w:lineRule="auto"/>
        <w:rPr>
          <w:rFonts w:ascii="Helvetica" w:hAnsi="Helvetica"/>
          <w:b/>
          <w:bCs/>
          <w:lang w:val="es-ES"/>
        </w:rPr>
      </w:pPr>
      <w:r w:rsidRPr="00623806">
        <w:rPr>
          <w:rFonts w:ascii="Helvetica" w:hAnsi="Helvetica"/>
          <w:b/>
          <w:bCs/>
          <w:lang w:val="es-ES"/>
        </w:rPr>
        <w:lastRenderedPageBreak/>
        <w:t>Colorado, US</w:t>
      </w:r>
    </w:p>
    <w:p w14:paraId="50D323A7" w14:textId="77777777" w:rsidR="00721441" w:rsidRPr="00623806" w:rsidRDefault="00721441" w:rsidP="00721441">
      <w:pPr>
        <w:pStyle w:val="SceneFirstParagraph"/>
        <w:spacing w:line="276" w:lineRule="auto"/>
        <w:jc w:val="both"/>
        <w:rPr>
          <w:rFonts w:ascii="Helvetica" w:hAnsi="Helvetica"/>
          <w:lang w:val="es-ES"/>
        </w:rPr>
      </w:pPr>
    </w:p>
    <w:p w14:paraId="490099DA" w14:textId="24E86736" w:rsidR="002B6DDA" w:rsidRPr="00623806" w:rsidRDefault="002B6DDA" w:rsidP="0035271A">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taste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stale</w:t>
      </w:r>
      <w:proofErr w:type="spellEnd"/>
      <w:r w:rsidRPr="00623806">
        <w:rPr>
          <w:rFonts w:ascii="Helvetica" w:hAnsi="Helvetica"/>
          <w:color w:val="000000"/>
          <w:szCs w:val="24"/>
          <w:lang w:val="es-ES" w:eastAsia="ko-KR"/>
        </w:rPr>
        <w:t xml:space="preserve"> whiskey </w:t>
      </w:r>
      <w:proofErr w:type="spellStart"/>
      <w:r w:rsidRPr="00623806">
        <w:rPr>
          <w:rFonts w:ascii="Helvetica" w:hAnsi="Helvetica"/>
          <w:color w:val="000000"/>
          <w:szCs w:val="24"/>
          <w:lang w:val="es-ES" w:eastAsia="ko-KR"/>
        </w:rPr>
        <w:t>clung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tongue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rot</w:t>
      </w:r>
      <w:proofErr w:type="spellEnd"/>
      <w:r w:rsidRPr="00623806">
        <w:rPr>
          <w:rFonts w:ascii="Helvetica" w:hAnsi="Helvetica"/>
          <w:color w:val="000000"/>
          <w:szCs w:val="24"/>
          <w:lang w:val="es-ES" w:eastAsia="ko-KR"/>
        </w:rPr>
        <w:t xml:space="preserve"> as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silver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eyes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cracked</w:t>
      </w:r>
      <w:proofErr w:type="spellEnd"/>
      <w:r w:rsidRPr="00623806">
        <w:rPr>
          <w:rFonts w:ascii="Helvetica" w:hAnsi="Helvetica"/>
          <w:color w:val="000000"/>
          <w:szCs w:val="24"/>
          <w:lang w:val="es-ES" w:eastAsia="ko-KR"/>
        </w:rPr>
        <w:t xml:space="preserve"> open </w:t>
      </w:r>
      <w:proofErr w:type="spellStart"/>
      <w:r w:rsidRPr="00623806">
        <w:rPr>
          <w:rFonts w:ascii="Helvetica" w:hAnsi="Helvetica"/>
          <w:color w:val="000000"/>
          <w:szCs w:val="24"/>
          <w:lang w:val="es-ES" w:eastAsia="ko-KR"/>
        </w:rPr>
        <w:t>against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merciless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glare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morning</w:t>
      </w:r>
      <w:proofErr w:type="spellEnd"/>
      <w:r w:rsidRPr="00623806">
        <w:rPr>
          <w:rFonts w:ascii="Helvetica" w:hAnsi="Helvetica"/>
          <w:color w:val="000000"/>
          <w:szCs w:val="24"/>
          <w:lang w:val="es-ES" w:eastAsia="ko-KR"/>
        </w:rPr>
        <w:t xml:space="preserve">. Light </w:t>
      </w:r>
      <w:proofErr w:type="spellStart"/>
      <w:r w:rsidRPr="00623806">
        <w:rPr>
          <w:rFonts w:ascii="Helvetica" w:hAnsi="Helvetica"/>
          <w:color w:val="000000"/>
          <w:szCs w:val="24"/>
          <w:lang w:val="es-ES" w:eastAsia="ko-KR"/>
        </w:rPr>
        <w:t>speared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through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slats</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heavy </w:t>
      </w:r>
      <w:proofErr w:type="spellStart"/>
      <w:r w:rsidRPr="00623806">
        <w:rPr>
          <w:rFonts w:ascii="Helvetica" w:hAnsi="Helvetica"/>
          <w:color w:val="000000"/>
          <w:szCs w:val="24"/>
          <w:lang w:val="es-ES" w:eastAsia="ko-KR"/>
        </w:rPr>
        <w:t>curtains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stabbing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straight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into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skull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Pain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bloomed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behind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temples, </w:t>
      </w:r>
      <w:proofErr w:type="spellStart"/>
      <w:r w:rsidRPr="00623806">
        <w:rPr>
          <w:rFonts w:ascii="Helvetica" w:hAnsi="Helvetica"/>
          <w:color w:val="000000"/>
          <w:szCs w:val="24"/>
          <w:lang w:val="es-ES" w:eastAsia="ko-KR"/>
        </w:rPr>
        <w:t>rhythmic</w:t>
      </w:r>
      <w:proofErr w:type="spellEnd"/>
      <w:r w:rsidRPr="00623806">
        <w:rPr>
          <w:rFonts w:ascii="Helvetica" w:hAnsi="Helvetica"/>
          <w:color w:val="000000"/>
          <w:szCs w:val="24"/>
          <w:lang w:val="es-ES" w:eastAsia="ko-KR"/>
        </w:rPr>
        <w:t xml:space="preserve"> and brutal—</w:t>
      </w:r>
      <w:proofErr w:type="spellStart"/>
      <w:r w:rsidRPr="00623806">
        <w:rPr>
          <w:rFonts w:ascii="Helvetica" w:hAnsi="Helvetica"/>
          <w:color w:val="000000"/>
          <w:szCs w:val="24"/>
          <w:lang w:val="es-ES" w:eastAsia="ko-KR"/>
        </w:rPr>
        <w:t>each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throb</w:t>
      </w:r>
      <w:proofErr w:type="spellEnd"/>
      <w:r w:rsidRPr="00623806">
        <w:rPr>
          <w:rFonts w:ascii="Helvetica" w:hAnsi="Helvetica"/>
          <w:color w:val="000000"/>
          <w:szCs w:val="24"/>
          <w:lang w:val="es-ES" w:eastAsia="ko-KR"/>
        </w:rPr>
        <w:t xml:space="preserve"> a cruel </w:t>
      </w:r>
      <w:proofErr w:type="spellStart"/>
      <w:r w:rsidRPr="00623806">
        <w:rPr>
          <w:rFonts w:ascii="Helvetica" w:hAnsi="Helvetica"/>
          <w:color w:val="000000"/>
          <w:szCs w:val="24"/>
          <w:lang w:val="es-ES" w:eastAsia="ko-KR"/>
        </w:rPr>
        <w:t>reminder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night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before</w:t>
      </w:r>
      <w:proofErr w:type="spellEnd"/>
      <w:r w:rsidRPr="00623806">
        <w:rPr>
          <w:rFonts w:ascii="Helvetica" w:hAnsi="Helvetica"/>
          <w:color w:val="000000"/>
          <w:szCs w:val="24"/>
          <w:lang w:val="es-ES" w:eastAsia="ko-KR"/>
        </w:rPr>
        <w:t>.</w:t>
      </w:r>
    </w:p>
    <w:p w14:paraId="24109079" w14:textId="1E7312F6" w:rsidR="002B6DDA" w:rsidRPr="00623806" w:rsidRDefault="002B6DDA" w:rsidP="002B6DD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groaned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dragging</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hand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over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face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half-praying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for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darkness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take</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again</w:t>
      </w:r>
      <w:proofErr w:type="spellEnd"/>
      <w:r w:rsidRPr="00623806">
        <w:rPr>
          <w:rFonts w:ascii="Helvetica" w:hAnsi="Helvetica"/>
          <w:color w:val="000000"/>
          <w:szCs w:val="24"/>
          <w:lang w:val="es-ES" w:eastAsia="ko-KR"/>
        </w:rPr>
        <w:t>.</w:t>
      </w:r>
    </w:p>
    <w:p w14:paraId="05737729" w14:textId="1CC72214" w:rsidR="002B6DDA" w:rsidRPr="00623806" w:rsidRDefault="002B6DDA" w:rsidP="002B6DDA">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didn’t</w:t>
      </w:r>
      <w:proofErr w:type="spellEnd"/>
      <w:r w:rsidRPr="00623806">
        <w:rPr>
          <w:rFonts w:ascii="Helvetica" w:hAnsi="Helvetica"/>
          <w:color w:val="000000"/>
          <w:szCs w:val="24"/>
          <w:lang w:val="es-ES" w:eastAsia="ko-KR"/>
        </w:rPr>
        <w:t>.</w:t>
      </w:r>
    </w:p>
    <w:p w14:paraId="0F5E3478" w14:textId="47D3A0A8" w:rsidR="002B6DDA" w:rsidRPr="00623806" w:rsidRDefault="002B6DDA" w:rsidP="002B6DDA">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Instead</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felt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warmth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Breath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subtle</w:t>
      </w:r>
      <w:proofErr w:type="spellEnd"/>
      <w:r w:rsidRPr="00623806">
        <w:rPr>
          <w:rFonts w:ascii="Helvetica" w:hAnsi="Helvetica"/>
          <w:color w:val="000000"/>
          <w:szCs w:val="24"/>
          <w:lang w:val="es-ES" w:eastAsia="ko-KR"/>
        </w:rPr>
        <w:t xml:space="preserve"> shift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sheets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beside</w:t>
      </w:r>
      <w:proofErr w:type="spellEnd"/>
      <w:r w:rsidRPr="00623806">
        <w:rPr>
          <w:rFonts w:ascii="Helvetica" w:hAnsi="Helvetica"/>
          <w:color w:val="000000"/>
          <w:szCs w:val="24"/>
          <w:lang w:val="es-ES" w:eastAsia="ko-KR"/>
        </w:rPr>
        <w:t xml:space="preserve"> me.</w:t>
      </w:r>
    </w:p>
    <w:p w14:paraId="6B7317C1" w14:textId="22EF0D08" w:rsidR="002B6DDA" w:rsidRPr="00623806" w:rsidRDefault="002B6DDA" w:rsidP="002B6DD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turned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head—and </w:t>
      </w:r>
      <w:proofErr w:type="spellStart"/>
      <w:r w:rsidRPr="00623806">
        <w:rPr>
          <w:rFonts w:ascii="Helvetica" w:hAnsi="Helvetica"/>
          <w:color w:val="000000"/>
          <w:szCs w:val="24"/>
          <w:lang w:val="es-ES" w:eastAsia="ko-KR"/>
        </w:rPr>
        <w:t>there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w:t>
      </w:r>
    </w:p>
    <w:p w14:paraId="2D4CC749" w14:textId="2D800290" w:rsidR="002B6DDA" w:rsidRPr="00623806" w:rsidRDefault="002B6DDA" w:rsidP="002B6DDA">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little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maid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Barely</w:t>
      </w:r>
      <w:proofErr w:type="spellEnd"/>
      <w:r w:rsidRPr="00623806">
        <w:rPr>
          <w:rFonts w:ascii="Helvetica" w:hAnsi="Helvetica"/>
          <w:color w:val="000000"/>
          <w:szCs w:val="24"/>
          <w:lang w:val="es-ES" w:eastAsia="ko-KR"/>
        </w:rPr>
        <w:t xml:space="preserve"> more </w:t>
      </w:r>
      <w:proofErr w:type="spellStart"/>
      <w:r w:rsidRPr="00623806">
        <w:rPr>
          <w:rFonts w:ascii="Helvetica" w:hAnsi="Helvetica"/>
          <w:color w:val="000000"/>
          <w:szCs w:val="24"/>
          <w:lang w:val="es-ES" w:eastAsia="ko-KR"/>
        </w:rPr>
        <w:t>than</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girl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with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long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brown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hair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braided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neatly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down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back, </w:t>
      </w:r>
      <w:proofErr w:type="spellStart"/>
      <w:r w:rsidRPr="00623806">
        <w:rPr>
          <w:rFonts w:ascii="Helvetica" w:hAnsi="Helvetica"/>
          <w:color w:val="000000"/>
          <w:szCs w:val="24"/>
          <w:lang w:val="es-ES" w:eastAsia="ko-KR"/>
        </w:rPr>
        <w:t>now</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fanned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across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pillow</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spilled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molasses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skin, pale and </w:t>
      </w:r>
      <w:proofErr w:type="spellStart"/>
      <w:r w:rsidRPr="00623806">
        <w:rPr>
          <w:rFonts w:ascii="Helvetica" w:hAnsi="Helvetica"/>
          <w:color w:val="000000"/>
          <w:szCs w:val="24"/>
          <w:lang w:val="es-ES" w:eastAsia="ko-KR"/>
        </w:rPr>
        <w:t>porcelain</w:t>
      </w:r>
      <w:proofErr w:type="spellEnd"/>
      <w:r w:rsidRPr="00623806">
        <w:rPr>
          <w:rFonts w:ascii="Helvetica" w:hAnsi="Helvetica"/>
          <w:color w:val="000000"/>
          <w:szCs w:val="24"/>
          <w:lang w:val="es-ES" w:eastAsia="ko-KR"/>
        </w:rPr>
        <w:t xml:space="preserve">-fine,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marred</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faint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bruises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blooming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along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collarbone</w:t>
      </w:r>
      <w:proofErr w:type="spellEnd"/>
      <w:r w:rsidRPr="00623806">
        <w:rPr>
          <w:rFonts w:ascii="Helvetica" w:hAnsi="Helvetica"/>
          <w:color w:val="000000"/>
          <w:szCs w:val="24"/>
          <w:lang w:val="es-ES" w:eastAsia="ko-KR"/>
        </w:rPr>
        <w:t xml:space="preserve">, bite </w:t>
      </w:r>
      <w:proofErr w:type="spellStart"/>
      <w:r w:rsidRPr="00623806">
        <w:rPr>
          <w:rFonts w:ascii="Helvetica" w:hAnsi="Helvetica"/>
          <w:color w:val="000000"/>
          <w:szCs w:val="24"/>
          <w:lang w:val="es-ES" w:eastAsia="ko-KR"/>
        </w:rPr>
        <w:t>marks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trailing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down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throat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shoulder</w:t>
      </w:r>
      <w:proofErr w:type="spellEnd"/>
      <w:r w:rsidRPr="00623806">
        <w:rPr>
          <w:rFonts w:ascii="Helvetica" w:hAnsi="Helvetica"/>
          <w:color w:val="000000"/>
          <w:szCs w:val="24"/>
          <w:lang w:val="es-ES" w:eastAsia="ko-KR"/>
        </w:rPr>
        <w:t>. Red and raw.</w:t>
      </w:r>
    </w:p>
    <w:p w14:paraId="3144FABF" w14:textId="178391E0" w:rsidR="002B6DDA" w:rsidRPr="00623806" w:rsidRDefault="002B6DDA" w:rsidP="002B6DDA">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Memories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unraveled</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disjointed</w:t>
      </w:r>
      <w:proofErr w:type="spellEnd"/>
      <w:r w:rsidRPr="00623806">
        <w:rPr>
          <w:rFonts w:ascii="Helvetica" w:hAnsi="Helvetica"/>
          <w:color w:val="000000"/>
          <w:szCs w:val="24"/>
          <w:lang w:val="es-ES" w:eastAsia="ko-KR"/>
        </w:rPr>
        <w:t xml:space="preserve"> </w:t>
      </w:r>
      <w:proofErr w:type="gramStart"/>
      <w:r w:rsidRPr="00623806">
        <w:rPr>
          <w:rFonts w:ascii="Helvetica" w:hAnsi="Helvetica"/>
          <w:color w:val="000000"/>
          <w:szCs w:val="24"/>
          <w:lang w:val="es-ES" w:eastAsia="ko-KR"/>
        </w:rPr>
        <w:t>flashes</w:t>
      </w:r>
      <w:proofErr w:type="gram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eyes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lowered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every</w:t>
      </w:r>
      <w:proofErr w:type="spellEnd"/>
      <w:r w:rsidRPr="00623806">
        <w:rPr>
          <w:rFonts w:ascii="Helvetica" w:hAnsi="Helvetica"/>
          <w:color w:val="000000"/>
          <w:szCs w:val="24"/>
          <w:lang w:val="es-ES" w:eastAsia="ko-KR"/>
        </w:rPr>
        <w:t xml:space="preserve"> time I </w:t>
      </w:r>
      <w:proofErr w:type="spellStart"/>
      <w:r w:rsidRPr="00623806">
        <w:rPr>
          <w:rFonts w:ascii="Helvetica" w:hAnsi="Helvetica"/>
          <w:color w:val="000000"/>
          <w:szCs w:val="24"/>
          <w:lang w:val="es-ES" w:eastAsia="ko-KR"/>
        </w:rPr>
        <w:t>passed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corridor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hands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trembled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when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handed</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coffee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flushed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crimson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when</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brushed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fingers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against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wrist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lips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parted</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breathless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submission</w:t>
      </w:r>
      <w:proofErr w:type="spellEnd"/>
      <w:r w:rsidRPr="00623806">
        <w:rPr>
          <w:rFonts w:ascii="Helvetica" w:hAnsi="Helvetica"/>
          <w:color w:val="000000"/>
          <w:szCs w:val="24"/>
          <w:lang w:val="es-ES" w:eastAsia="ko-KR"/>
        </w:rPr>
        <w:t xml:space="preserve"> as I </w:t>
      </w:r>
      <w:proofErr w:type="spellStart"/>
      <w:r w:rsidRPr="00623806">
        <w:rPr>
          <w:rFonts w:ascii="Helvetica" w:hAnsi="Helvetica"/>
          <w:color w:val="000000"/>
          <w:szCs w:val="24"/>
          <w:lang w:val="es-ES" w:eastAsia="ko-KR"/>
        </w:rPr>
        <w:t>took</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what</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wanted</w:t>
      </w:r>
      <w:proofErr w:type="spellEnd"/>
    </w:p>
    <w:p w14:paraId="3FAC2636" w14:textId="3FAB3BF6" w:rsidR="002B6DDA" w:rsidRPr="00623806" w:rsidRDefault="002B6DDA" w:rsidP="002B6DD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And </w:t>
      </w:r>
      <w:proofErr w:type="spellStart"/>
      <w:r w:rsidRPr="00623806">
        <w:rPr>
          <w:rFonts w:ascii="Helvetica" w:hAnsi="Helvetica"/>
          <w:color w:val="000000"/>
          <w:szCs w:val="24"/>
          <w:lang w:val="es-ES" w:eastAsia="ko-KR"/>
        </w:rPr>
        <w:t>she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given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All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No </w:t>
      </w:r>
      <w:proofErr w:type="spellStart"/>
      <w:r w:rsidRPr="00623806">
        <w:rPr>
          <w:rFonts w:ascii="Helvetica" w:hAnsi="Helvetica"/>
          <w:color w:val="000000"/>
          <w:szCs w:val="24"/>
          <w:lang w:val="es-ES" w:eastAsia="ko-KR"/>
        </w:rPr>
        <w:t>protest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Only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soft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sounds</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clumsy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knees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were</w:t>
      </w:r>
      <w:proofErr w:type="spellEnd"/>
      <w:r w:rsidRPr="00623806">
        <w:rPr>
          <w:rFonts w:ascii="Helvetica" w:hAnsi="Helvetica"/>
          <w:color w:val="000000"/>
          <w:szCs w:val="24"/>
          <w:lang w:val="es-ES" w:eastAsia="ko-KR"/>
        </w:rPr>
        <w:t xml:space="preserve"> audible.</w:t>
      </w:r>
    </w:p>
    <w:p w14:paraId="7F55AA8D" w14:textId="272828FB" w:rsidR="002B6DDA" w:rsidRPr="00623806" w:rsidRDefault="002B6DDA" w:rsidP="002B6DDA">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She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stirred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lashes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fluttering</w:t>
      </w:r>
      <w:proofErr w:type="spellEnd"/>
      <w:r w:rsidRPr="00623806">
        <w:rPr>
          <w:rFonts w:ascii="Helvetica" w:hAnsi="Helvetica"/>
          <w:color w:val="000000"/>
          <w:szCs w:val="24"/>
          <w:lang w:val="es-ES" w:eastAsia="ko-KR"/>
        </w:rPr>
        <w:t xml:space="preserve">. Blue </w:t>
      </w:r>
      <w:proofErr w:type="spellStart"/>
      <w:r w:rsidRPr="00623806">
        <w:rPr>
          <w:rFonts w:ascii="Helvetica" w:hAnsi="Helvetica"/>
          <w:color w:val="000000"/>
          <w:szCs w:val="24"/>
          <w:lang w:val="es-ES" w:eastAsia="ko-KR"/>
        </w:rPr>
        <w:t>eyes</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wide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frightened</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met</w:t>
      </w:r>
      <w:proofErr w:type="spellEnd"/>
      <w:r w:rsidRPr="00623806">
        <w:rPr>
          <w:rFonts w:ascii="Helvetica" w:hAnsi="Helvetica"/>
          <w:color w:val="000000"/>
          <w:szCs w:val="24"/>
          <w:lang w:val="es-ES" w:eastAsia="ko-KR"/>
        </w:rPr>
        <w:t xml:space="preserve"> mine.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whole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body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went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still</w:t>
      </w:r>
      <w:proofErr w:type="spellEnd"/>
      <w:r w:rsidRPr="00623806">
        <w:rPr>
          <w:rFonts w:ascii="Helvetica" w:hAnsi="Helvetica"/>
          <w:color w:val="000000"/>
          <w:szCs w:val="24"/>
          <w:lang w:val="es-ES" w:eastAsia="ko-KR"/>
        </w:rPr>
        <w:t xml:space="preserve"> as </w:t>
      </w:r>
      <w:proofErr w:type="spellStart"/>
      <w:proofErr w:type="gramStart"/>
      <w:r w:rsidRPr="00623806">
        <w:rPr>
          <w:rFonts w:ascii="Helvetica" w:hAnsi="Helvetica"/>
          <w:color w:val="000000"/>
          <w:szCs w:val="24"/>
          <w:lang w:val="es-ES" w:eastAsia="ko-KR"/>
        </w:rPr>
        <w:t>reality</w:t>
      </w:r>
      <w:proofErr w:type="spellEnd"/>
      <w:proofErr w:type="gram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crashed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into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w:t>
      </w:r>
    </w:p>
    <w:p w14:paraId="136A7E29" w14:textId="4AB8EC24" w:rsidR="002B6DDA" w:rsidRPr="00623806" w:rsidRDefault="002B6DDA" w:rsidP="002B6DD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I’m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sorry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Your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Majesty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whispered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voice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thin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broken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around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shame</w:t>
      </w:r>
      <w:proofErr w:type="spellEnd"/>
      <w:r w:rsidRPr="00623806">
        <w:rPr>
          <w:rFonts w:ascii="Helvetica" w:hAnsi="Helvetica"/>
          <w:color w:val="000000"/>
          <w:szCs w:val="24"/>
          <w:lang w:val="es-ES" w:eastAsia="ko-KR"/>
        </w:rPr>
        <w:t>.</w:t>
      </w:r>
    </w:p>
    <w:p w14:paraId="20132CBE" w14:textId="4D03B4BB" w:rsidR="002B6DDA" w:rsidRPr="00623806" w:rsidRDefault="002B6DDA" w:rsidP="002B6DD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lastRenderedPageBreak/>
        <w:t xml:space="preserve">I </w:t>
      </w:r>
      <w:proofErr w:type="spellStart"/>
      <w:r w:rsidRPr="00623806">
        <w:rPr>
          <w:rFonts w:ascii="Helvetica" w:hAnsi="Helvetica"/>
          <w:color w:val="000000"/>
          <w:szCs w:val="24"/>
          <w:lang w:val="es-ES" w:eastAsia="ko-KR"/>
        </w:rPr>
        <w:t>didn’t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answer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with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words</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waved</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hand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lazily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voice</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low</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rasp</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disinterest</w:t>
      </w:r>
      <w:proofErr w:type="spellEnd"/>
      <w:r w:rsidRPr="00623806">
        <w:rPr>
          <w:rFonts w:ascii="Helvetica" w:hAnsi="Helvetica"/>
          <w:color w:val="000000"/>
          <w:szCs w:val="24"/>
          <w:lang w:val="es-ES" w:eastAsia="ko-KR"/>
        </w:rPr>
        <w:t>. “</w:t>
      </w:r>
      <w:proofErr w:type="spellStart"/>
      <w:r w:rsidRPr="00623806">
        <w:rPr>
          <w:rFonts w:ascii="Helvetica" w:hAnsi="Helvetica"/>
          <w:color w:val="000000"/>
          <w:szCs w:val="24"/>
          <w:lang w:val="es-ES" w:eastAsia="ko-KR"/>
        </w:rPr>
        <w:t>Get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treated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leave</w:t>
      </w:r>
      <w:proofErr w:type="spellEnd"/>
      <w:r w:rsidRPr="00623806">
        <w:rPr>
          <w:rFonts w:ascii="Helvetica" w:hAnsi="Helvetica"/>
          <w:color w:val="000000"/>
          <w:szCs w:val="24"/>
          <w:lang w:val="es-ES" w:eastAsia="ko-KR"/>
        </w:rPr>
        <w:t>.”</w:t>
      </w:r>
    </w:p>
    <w:p w14:paraId="4173F92C" w14:textId="269F6C1F" w:rsidR="002B6DDA" w:rsidRPr="00623806" w:rsidRDefault="002B6DDA" w:rsidP="002B6DDA">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She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scrambled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cornered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deer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clutching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blanket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chest</w:t>
      </w:r>
      <w:proofErr w:type="spellEnd"/>
      <w:r w:rsidRPr="00623806">
        <w:rPr>
          <w:rFonts w:ascii="Helvetica" w:hAnsi="Helvetica"/>
          <w:color w:val="000000"/>
          <w:szCs w:val="24"/>
          <w:lang w:val="es-ES" w:eastAsia="ko-KR"/>
        </w:rPr>
        <w:t xml:space="preserve"> as </w:t>
      </w:r>
      <w:proofErr w:type="spellStart"/>
      <w:r w:rsidRPr="00623806">
        <w:rPr>
          <w:rFonts w:ascii="Helvetica" w:hAnsi="Helvetica"/>
          <w:color w:val="000000"/>
          <w:szCs w:val="24"/>
          <w:lang w:val="es-ES" w:eastAsia="ko-KR"/>
        </w:rPr>
        <w:t>she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fled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scent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fear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lingered</w:t>
      </w:r>
      <w:proofErr w:type="spellEnd"/>
      <w:r w:rsidRPr="00623806">
        <w:rPr>
          <w:rFonts w:ascii="Helvetica" w:hAnsi="Helvetica"/>
          <w:color w:val="000000"/>
          <w:szCs w:val="24"/>
          <w:lang w:val="es-ES" w:eastAsia="ko-KR"/>
        </w:rPr>
        <w:t xml:space="preserve"> after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mingled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with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blood</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sweat</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guilt</w:t>
      </w:r>
      <w:proofErr w:type="spellEnd"/>
      <w:r w:rsidRPr="00623806">
        <w:rPr>
          <w:rFonts w:ascii="Helvetica" w:hAnsi="Helvetica"/>
          <w:color w:val="000000"/>
          <w:szCs w:val="24"/>
          <w:lang w:val="es-ES" w:eastAsia="ko-KR"/>
        </w:rPr>
        <w:t>.</w:t>
      </w:r>
    </w:p>
    <w:p w14:paraId="1B2E5DA0" w14:textId="50C4BD4F" w:rsidR="002B6DDA" w:rsidRPr="00623806" w:rsidRDefault="002B6DDA" w:rsidP="002B6DD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sat</w:t>
      </w:r>
      <w:proofErr w:type="spellEnd"/>
      <w:r w:rsidRPr="00623806">
        <w:rPr>
          <w:rFonts w:ascii="Helvetica" w:hAnsi="Helvetica"/>
          <w:color w:val="000000"/>
          <w:szCs w:val="24"/>
          <w:lang w:val="es-ES" w:eastAsia="ko-KR"/>
        </w:rPr>
        <w:t xml:space="preserve"> up </w:t>
      </w:r>
      <w:proofErr w:type="spellStart"/>
      <w:r w:rsidRPr="00623806">
        <w:rPr>
          <w:rFonts w:ascii="Helvetica" w:hAnsi="Helvetica"/>
          <w:color w:val="000000"/>
          <w:szCs w:val="24"/>
          <w:lang w:val="es-ES" w:eastAsia="ko-KR"/>
        </w:rPr>
        <w:t>slowly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every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movement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sending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shards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pain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through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skull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room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wreck</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sheets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twisted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air </w:t>
      </w:r>
      <w:proofErr w:type="spellStart"/>
      <w:r w:rsidRPr="00623806">
        <w:rPr>
          <w:rFonts w:ascii="Helvetica" w:hAnsi="Helvetica"/>
          <w:color w:val="000000"/>
          <w:szCs w:val="24"/>
          <w:lang w:val="es-ES" w:eastAsia="ko-KR"/>
        </w:rPr>
        <w:t>thick</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with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remnants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heat</w:t>
      </w:r>
      <w:proofErr w:type="spellEnd"/>
      <w:r w:rsidRPr="00623806">
        <w:rPr>
          <w:rFonts w:ascii="Helvetica" w:hAnsi="Helvetica"/>
          <w:color w:val="000000"/>
          <w:szCs w:val="24"/>
          <w:lang w:val="es-ES" w:eastAsia="ko-KR"/>
        </w:rPr>
        <w:t xml:space="preserve"> and alcohol. I </w:t>
      </w:r>
      <w:proofErr w:type="spellStart"/>
      <w:r w:rsidRPr="00623806">
        <w:rPr>
          <w:rFonts w:ascii="Helvetica" w:hAnsi="Helvetica"/>
          <w:color w:val="000000"/>
          <w:szCs w:val="24"/>
          <w:lang w:val="es-ES" w:eastAsia="ko-KR"/>
        </w:rPr>
        <w:t>reached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for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half-empty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glass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water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nightstand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before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touched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lips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door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creaked</w:t>
      </w:r>
      <w:proofErr w:type="spellEnd"/>
      <w:r w:rsidRPr="00623806">
        <w:rPr>
          <w:rFonts w:ascii="Helvetica" w:hAnsi="Helvetica"/>
          <w:color w:val="000000"/>
          <w:szCs w:val="24"/>
          <w:lang w:val="es-ES" w:eastAsia="ko-KR"/>
        </w:rPr>
        <w:t xml:space="preserve"> open.</w:t>
      </w:r>
    </w:p>
    <w:p w14:paraId="5E1DC4A6" w14:textId="0650471C" w:rsidR="002B6DDA" w:rsidRPr="00623806" w:rsidRDefault="002B6DDA" w:rsidP="002B6DDA">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Elias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Beta. He </w:t>
      </w:r>
      <w:proofErr w:type="spellStart"/>
      <w:r w:rsidRPr="00623806">
        <w:rPr>
          <w:rFonts w:ascii="Helvetica" w:hAnsi="Helvetica"/>
          <w:color w:val="000000"/>
          <w:szCs w:val="24"/>
          <w:lang w:val="es-ES" w:eastAsia="ko-KR"/>
        </w:rPr>
        <w:t>wasn’t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just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beta—he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son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father’s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old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friend</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remnant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pack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raised</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When</w:t>
      </w:r>
      <w:proofErr w:type="spellEnd"/>
      <w:r w:rsidRPr="00623806">
        <w:rPr>
          <w:rFonts w:ascii="Helvetica" w:hAnsi="Helvetica"/>
          <w:color w:val="000000"/>
          <w:szCs w:val="24"/>
          <w:lang w:val="es-ES" w:eastAsia="ko-KR"/>
        </w:rPr>
        <w:t xml:space="preserve"> I rose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claim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throne</w:t>
      </w:r>
      <w:proofErr w:type="spellEnd"/>
      <w:r w:rsidRPr="00623806">
        <w:rPr>
          <w:rFonts w:ascii="Helvetica" w:hAnsi="Helvetica"/>
          <w:color w:val="000000"/>
          <w:szCs w:val="24"/>
          <w:lang w:val="es-ES" w:eastAsia="ko-KR"/>
        </w:rPr>
        <w:t xml:space="preserve">, he and a </w:t>
      </w:r>
      <w:proofErr w:type="spellStart"/>
      <w:r w:rsidRPr="00623806">
        <w:rPr>
          <w:rFonts w:ascii="Helvetica" w:hAnsi="Helvetica"/>
          <w:color w:val="000000"/>
          <w:szCs w:val="24"/>
          <w:lang w:val="es-ES" w:eastAsia="ko-KR"/>
        </w:rPr>
        <w:t>handful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loyal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wolves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abandoned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Montana’s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broken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foster</w:t>
      </w:r>
      <w:proofErr w:type="spellEnd"/>
      <w:r w:rsidRPr="00623806">
        <w:rPr>
          <w:rFonts w:ascii="Helvetica" w:hAnsi="Helvetica"/>
          <w:color w:val="000000"/>
          <w:szCs w:val="24"/>
          <w:lang w:val="es-ES" w:eastAsia="ko-KR"/>
        </w:rPr>
        <w:t xml:space="preserve">-home packs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follow</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Colorado.</w:t>
      </w:r>
    </w:p>
    <w:p w14:paraId="31555AFD" w14:textId="212AE999" w:rsidR="002B6DDA" w:rsidRPr="00623806" w:rsidRDefault="002B6DDA" w:rsidP="002B6DD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He </w:t>
      </w:r>
      <w:proofErr w:type="spellStart"/>
      <w:r w:rsidRPr="00623806">
        <w:rPr>
          <w:rFonts w:ascii="Helvetica" w:hAnsi="Helvetica"/>
          <w:color w:val="000000"/>
          <w:szCs w:val="24"/>
          <w:lang w:val="es-ES" w:eastAsia="ko-KR"/>
        </w:rPr>
        <w:t>stepped</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with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quiet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precision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soldier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brown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eyes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scanning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carnage</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disheveled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bed</w:t>
      </w:r>
      <w:proofErr w:type="spellEnd"/>
      <w:r w:rsidRPr="00623806">
        <w:rPr>
          <w:rFonts w:ascii="Helvetica" w:hAnsi="Helvetica"/>
          <w:color w:val="000000"/>
          <w:szCs w:val="24"/>
          <w:lang w:val="es-ES" w:eastAsia="ko-KR"/>
        </w:rPr>
        <w:t xml:space="preserve">, fading </w:t>
      </w:r>
      <w:proofErr w:type="spellStart"/>
      <w:r w:rsidRPr="00623806">
        <w:rPr>
          <w:rFonts w:ascii="Helvetica" w:hAnsi="Helvetica"/>
          <w:color w:val="000000"/>
          <w:szCs w:val="24"/>
          <w:lang w:val="es-ES" w:eastAsia="ko-KR"/>
        </w:rPr>
        <w:t>footsteps</w:t>
      </w:r>
      <w:proofErr w:type="spellEnd"/>
      <w:r w:rsidRPr="00623806">
        <w:rPr>
          <w:rFonts w:ascii="Helvetica" w:hAnsi="Helvetica"/>
          <w:color w:val="000000"/>
          <w:szCs w:val="24"/>
          <w:lang w:val="es-ES" w:eastAsia="ko-KR"/>
        </w:rPr>
        <w:t xml:space="preserve">, and me, </w:t>
      </w:r>
      <w:proofErr w:type="spellStart"/>
      <w:r w:rsidRPr="00623806">
        <w:rPr>
          <w:rFonts w:ascii="Helvetica" w:hAnsi="Helvetica"/>
          <w:color w:val="000000"/>
          <w:szCs w:val="24"/>
          <w:lang w:val="es-ES" w:eastAsia="ko-KR"/>
        </w:rPr>
        <w:t>half-naked</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barely</w:t>
      </w:r>
      <w:proofErr w:type="spellEnd"/>
      <w:r w:rsidRPr="00623806">
        <w:rPr>
          <w:rFonts w:ascii="Helvetica" w:hAnsi="Helvetica"/>
          <w:color w:val="000000"/>
          <w:szCs w:val="24"/>
          <w:lang w:val="es-ES" w:eastAsia="ko-KR"/>
        </w:rPr>
        <w:t xml:space="preserve"> holding onto </w:t>
      </w:r>
      <w:proofErr w:type="spellStart"/>
      <w:r w:rsidRPr="00623806">
        <w:rPr>
          <w:rFonts w:ascii="Helvetica" w:hAnsi="Helvetica"/>
          <w:color w:val="000000"/>
          <w:szCs w:val="24"/>
          <w:lang w:val="es-ES" w:eastAsia="ko-KR"/>
        </w:rPr>
        <w:t>patience</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sighed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tucking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wavy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strands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brown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hair</w:t>
      </w:r>
      <w:proofErr w:type="spellEnd"/>
      <w:r w:rsidRPr="00623806">
        <w:rPr>
          <w:rFonts w:ascii="Helvetica" w:hAnsi="Helvetica"/>
          <w:color w:val="000000"/>
          <w:szCs w:val="24"/>
          <w:lang w:val="es-ES" w:eastAsia="ko-KR"/>
        </w:rPr>
        <w:t xml:space="preserve"> at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back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ear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sound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heavy </w:t>
      </w:r>
      <w:proofErr w:type="spellStart"/>
      <w:r w:rsidRPr="00623806">
        <w:rPr>
          <w:rFonts w:ascii="Helvetica" w:hAnsi="Helvetica"/>
          <w:color w:val="000000"/>
          <w:szCs w:val="24"/>
          <w:lang w:val="es-ES" w:eastAsia="ko-KR"/>
        </w:rPr>
        <w:t>with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judgment</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didn’t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voice</w:t>
      </w:r>
      <w:proofErr w:type="spellEnd"/>
      <w:r w:rsidRPr="00623806">
        <w:rPr>
          <w:rFonts w:ascii="Helvetica" w:hAnsi="Helvetica"/>
          <w:color w:val="000000"/>
          <w:szCs w:val="24"/>
          <w:lang w:val="es-ES" w:eastAsia="ko-KR"/>
        </w:rPr>
        <w:t>. “</w:t>
      </w:r>
      <w:proofErr w:type="spellStart"/>
      <w:r w:rsidRPr="00623806">
        <w:rPr>
          <w:rFonts w:ascii="Helvetica" w:hAnsi="Helvetica"/>
          <w:color w:val="000000"/>
          <w:szCs w:val="24"/>
          <w:lang w:val="es-ES" w:eastAsia="ko-KR"/>
        </w:rPr>
        <w:t>Your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Majesty</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said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carefully</w:t>
      </w:r>
      <w:proofErr w:type="spellEnd"/>
      <w:r w:rsidRPr="00623806">
        <w:rPr>
          <w:rFonts w:ascii="Helvetica" w:hAnsi="Helvetica"/>
          <w:color w:val="000000"/>
          <w:szCs w:val="24"/>
          <w:lang w:val="es-ES" w:eastAsia="ko-KR"/>
        </w:rPr>
        <w:t>.</w:t>
      </w:r>
    </w:p>
    <w:p w14:paraId="675EC252" w14:textId="7BFC8298" w:rsidR="002B6DDA" w:rsidRPr="00623806" w:rsidRDefault="002B6DDA" w:rsidP="002B6DD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rubbed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face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again</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didn’t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bother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masking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irritation</w:t>
      </w:r>
      <w:proofErr w:type="spellEnd"/>
      <w:r w:rsidRPr="00623806">
        <w:rPr>
          <w:rFonts w:ascii="Helvetica" w:hAnsi="Helvetica"/>
          <w:color w:val="000000"/>
          <w:szCs w:val="24"/>
          <w:lang w:val="es-ES" w:eastAsia="ko-KR"/>
        </w:rPr>
        <w:t>. “</w:t>
      </w:r>
      <w:proofErr w:type="spellStart"/>
      <w:r w:rsidRPr="00623806">
        <w:rPr>
          <w:rFonts w:ascii="Helvetica" w:hAnsi="Helvetica"/>
          <w:color w:val="000000"/>
          <w:szCs w:val="24"/>
          <w:lang w:val="es-ES" w:eastAsia="ko-KR"/>
        </w:rPr>
        <w:t>Spare</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sermon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Elias</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said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already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tired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conversation</w:t>
      </w:r>
      <w:proofErr w:type="spellEnd"/>
      <w:r w:rsidRPr="00623806">
        <w:rPr>
          <w:rFonts w:ascii="Helvetica" w:hAnsi="Helvetica"/>
          <w:color w:val="000000"/>
          <w:szCs w:val="24"/>
          <w:lang w:val="es-ES" w:eastAsia="ko-KR"/>
        </w:rPr>
        <w:t>.</w:t>
      </w:r>
    </w:p>
    <w:p w14:paraId="0FA806A8" w14:textId="2239511D" w:rsidR="002B6DDA" w:rsidRPr="00623806" w:rsidRDefault="002B6DDA" w:rsidP="002B6DD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You</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shouldn’t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have</w:t>
      </w:r>
      <w:proofErr w:type="spellEnd"/>
      <w:r w:rsidRPr="00623806">
        <w:rPr>
          <w:rFonts w:ascii="Helvetica" w:hAnsi="Helvetica"/>
          <w:color w:val="000000"/>
          <w:szCs w:val="24"/>
          <w:lang w:val="es-ES" w:eastAsia="ko-KR"/>
        </w:rPr>
        <w:t xml:space="preserve"> done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Elias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said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voice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even</w:t>
      </w:r>
      <w:proofErr w:type="spellEnd"/>
      <w:r w:rsidRPr="00623806">
        <w:rPr>
          <w:rFonts w:ascii="Helvetica" w:hAnsi="Helvetica"/>
          <w:color w:val="000000"/>
          <w:szCs w:val="24"/>
          <w:lang w:val="es-ES" w:eastAsia="ko-KR"/>
        </w:rPr>
        <w:t>.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Council </w:t>
      </w:r>
      <w:proofErr w:type="spellStart"/>
      <w:r w:rsidRPr="00623806">
        <w:rPr>
          <w:rFonts w:ascii="Helvetica" w:hAnsi="Helvetica"/>
          <w:color w:val="000000"/>
          <w:szCs w:val="24"/>
          <w:lang w:val="es-ES" w:eastAsia="ko-KR"/>
        </w:rPr>
        <w:t>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already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watching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you</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closely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won’t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you</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bedding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staff.”</w:t>
      </w:r>
    </w:p>
    <w:p w14:paraId="6AA54A11" w14:textId="2D504890" w:rsidR="002B6DDA" w:rsidRPr="00623806" w:rsidRDefault="002B6DDA" w:rsidP="002B6DD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Not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your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fucking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concern</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snapped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voice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low</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cutting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sliced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through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air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frost</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room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stilled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around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w:t>
      </w:r>
    </w:p>
    <w:p w14:paraId="34493B12" w14:textId="1BD09E29" w:rsidR="002B6DDA" w:rsidRPr="00623806" w:rsidRDefault="002B6DDA" w:rsidP="002B6DDA">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lastRenderedPageBreak/>
        <w:t>But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Elias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loyal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bastard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didn’t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even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blink</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never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did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Not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when</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shattered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ribs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Not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when</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razed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rebel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dens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ash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Not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when</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made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enemies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for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death</w:t>
      </w:r>
      <w:proofErr w:type="spellEnd"/>
      <w:r w:rsidRPr="00623806">
        <w:rPr>
          <w:rFonts w:ascii="Helvetica" w:hAnsi="Helvetica"/>
          <w:color w:val="000000"/>
          <w:szCs w:val="24"/>
          <w:lang w:val="es-ES" w:eastAsia="ko-KR"/>
        </w:rPr>
        <w:t>.</w:t>
      </w:r>
    </w:p>
    <w:p w14:paraId="61A30964" w14:textId="3129633B" w:rsidR="002B6DDA" w:rsidRPr="00623806" w:rsidRDefault="002B6DDA" w:rsidP="002B6DD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pushed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feet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stalking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full-</w:t>
      </w:r>
      <w:proofErr w:type="spellStart"/>
      <w:r w:rsidRPr="00623806">
        <w:rPr>
          <w:rFonts w:ascii="Helvetica" w:hAnsi="Helvetica"/>
          <w:color w:val="000000"/>
          <w:szCs w:val="24"/>
          <w:lang w:val="es-ES" w:eastAsia="ko-KR"/>
        </w:rPr>
        <w:t>length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mirror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near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bathroom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sandy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hair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mess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tangled</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matted</w:t>
      </w:r>
      <w:proofErr w:type="spellEnd"/>
      <w:r w:rsidRPr="00623806">
        <w:rPr>
          <w:rFonts w:ascii="Helvetica" w:hAnsi="Helvetica"/>
          <w:color w:val="000000"/>
          <w:szCs w:val="24"/>
          <w:lang w:val="es-ES" w:eastAsia="ko-KR"/>
        </w:rPr>
        <w:t xml:space="preserve">. Red </w:t>
      </w:r>
      <w:proofErr w:type="spellStart"/>
      <w:r w:rsidRPr="00623806">
        <w:rPr>
          <w:rFonts w:ascii="Helvetica" w:hAnsi="Helvetica"/>
          <w:color w:val="000000"/>
          <w:szCs w:val="24"/>
          <w:lang w:val="es-ES" w:eastAsia="ko-KR"/>
        </w:rPr>
        <w:t>marks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lined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abdomen—</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nails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probably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She’d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liked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always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did</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god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Beautiful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Untouchable</w:t>
      </w:r>
      <w:proofErr w:type="spellEnd"/>
      <w:r w:rsidRPr="00623806">
        <w:rPr>
          <w:rFonts w:ascii="Helvetica" w:hAnsi="Helvetica"/>
          <w:color w:val="000000"/>
          <w:szCs w:val="24"/>
          <w:lang w:val="es-ES" w:eastAsia="ko-KR"/>
        </w:rPr>
        <w:t>. Brutal.</w:t>
      </w:r>
    </w:p>
    <w:p w14:paraId="56D12D4E" w14:textId="668C586E" w:rsidR="002B6DDA" w:rsidRPr="00623806" w:rsidRDefault="002B6DDA" w:rsidP="002B6DD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What</w:t>
      </w:r>
      <w:proofErr w:type="spellEnd"/>
      <w:r w:rsidRPr="00623806">
        <w:rPr>
          <w:rFonts w:ascii="Helvetica" w:hAnsi="Helvetica"/>
          <w:color w:val="000000"/>
          <w:szCs w:val="24"/>
          <w:lang w:val="es-ES" w:eastAsia="ko-KR"/>
        </w:rPr>
        <w:t xml:space="preserve">,” </w:t>
      </w:r>
      <w:proofErr w:type="gramStart"/>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growled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locking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eyes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with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reflection</w:t>
      </w:r>
      <w:proofErr w:type="spellEnd"/>
      <w:r w:rsidRPr="00623806">
        <w:rPr>
          <w:rFonts w:ascii="Helvetica" w:hAnsi="Helvetica"/>
          <w:color w:val="000000"/>
          <w:szCs w:val="24"/>
          <w:lang w:val="es-ES" w:eastAsia="ko-KR"/>
        </w:rPr>
        <w:t>, “</w:t>
      </w:r>
      <w:proofErr w:type="spellStart"/>
      <w:r w:rsidRPr="00623806">
        <w:rPr>
          <w:rFonts w:ascii="Helvetica" w:hAnsi="Helvetica"/>
          <w:color w:val="000000"/>
          <w:szCs w:val="24"/>
          <w:lang w:val="es-ES" w:eastAsia="ko-KR"/>
        </w:rPr>
        <w:t>brought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you</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ruin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hangover</w:t>
      </w:r>
      <w:proofErr w:type="spellEnd"/>
      <w:r w:rsidRPr="00623806">
        <w:rPr>
          <w:rFonts w:ascii="Helvetica" w:hAnsi="Helvetica"/>
          <w:color w:val="000000"/>
          <w:szCs w:val="24"/>
          <w:lang w:val="es-ES" w:eastAsia="ko-KR"/>
        </w:rPr>
        <w:t>?</w:t>
      </w:r>
      <w:proofErr w:type="gramEnd"/>
      <w:r w:rsidRPr="00623806">
        <w:rPr>
          <w:rFonts w:ascii="Helvetica" w:hAnsi="Helvetica"/>
          <w:color w:val="000000"/>
          <w:szCs w:val="24"/>
          <w:lang w:val="es-ES" w:eastAsia="ko-KR"/>
        </w:rPr>
        <w:t>”</w:t>
      </w:r>
    </w:p>
    <w:p w14:paraId="4475F56E" w14:textId="4ABA423F" w:rsidR="002B6DDA" w:rsidRPr="00623806" w:rsidRDefault="002B6DDA" w:rsidP="002B6DDA">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Elias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shifted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hesitation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flickering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across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usually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unreadable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face</w:t>
      </w:r>
      <w:proofErr w:type="spellEnd"/>
      <w:r w:rsidRPr="00623806">
        <w:rPr>
          <w:rFonts w:ascii="Helvetica" w:hAnsi="Helvetica"/>
          <w:color w:val="000000"/>
          <w:szCs w:val="24"/>
          <w:lang w:val="es-ES" w:eastAsia="ko-KR"/>
        </w:rPr>
        <w:t xml:space="preserve">. “Word </w:t>
      </w:r>
      <w:proofErr w:type="spellStart"/>
      <w:r w:rsidRPr="00623806">
        <w:rPr>
          <w:rFonts w:ascii="Helvetica" w:hAnsi="Helvetica"/>
          <w:color w:val="000000"/>
          <w:szCs w:val="24"/>
          <w:lang w:val="es-ES" w:eastAsia="ko-KR"/>
        </w:rPr>
        <w:t>from</w:t>
      </w:r>
      <w:proofErr w:type="spellEnd"/>
      <w:r w:rsidRPr="00623806">
        <w:rPr>
          <w:rFonts w:ascii="Helvetica" w:hAnsi="Helvetica"/>
          <w:color w:val="000000"/>
          <w:szCs w:val="24"/>
          <w:lang w:val="es-ES" w:eastAsia="ko-KR"/>
        </w:rPr>
        <w:t xml:space="preserve"> Montana. </w:t>
      </w:r>
      <w:proofErr w:type="spellStart"/>
      <w:r w:rsidRPr="00623806">
        <w:rPr>
          <w:rFonts w:ascii="Helvetica" w:hAnsi="Helvetica"/>
          <w:color w:val="000000"/>
          <w:szCs w:val="24"/>
          <w:lang w:val="es-ES" w:eastAsia="ko-KR"/>
        </w:rPr>
        <w:t>Gunnolf</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found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mate.”</w:t>
      </w:r>
    </w:p>
    <w:p w14:paraId="731D6F0D" w14:textId="6870CECB" w:rsidR="002B6DDA" w:rsidRPr="00623806" w:rsidRDefault="002B6DDA" w:rsidP="002B6DDA">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rage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immediate</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firestorm</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chest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devouring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fog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alcohol in a </w:t>
      </w:r>
      <w:proofErr w:type="spellStart"/>
      <w:r w:rsidRPr="00623806">
        <w:rPr>
          <w:rFonts w:ascii="Helvetica" w:hAnsi="Helvetica"/>
          <w:color w:val="000000"/>
          <w:szCs w:val="24"/>
          <w:lang w:val="es-ES" w:eastAsia="ko-KR"/>
        </w:rPr>
        <w:t>heartbeat</w:t>
      </w:r>
      <w:proofErr w:type="spellEnd"/>
      <w:r w:rsidRPr="00623806">
        <w:rPr>
          <w:rFonts w:ascii="Helvetica" w:hAnsi="Helvetica"/>
          <w:color w:val="000000"/>
          <w:szCs w:val="24"/>
          <w:lang w:val="es-ES" w:eastAsia="ko-KR"/>
        </w:rPr>
        <w:t>.</w:t>
      </w:r>
    </w:p>
    <w:p w14:paraId="1673DD05" w14:textId="77CF5806" w:rsidR="002B6DDA" w:rsidRPr="00623806" w:rsidRDefault="002B6DDA" w:rsidP="002B6DD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“And?” I </w:t>
      </w:r>
      <w:proofErr w:type="spellStart"/>
      <w:r w:rsidRPr="00623806">
        <w:rPr>
          <w:rFonts w:ascii="Helvetica" w:hAnsi="Helvetica"/>
          <w:color w:val="000000"/>
          <w:szCs w:val="24"/>
          <w:lang w:val="es-ES" w:eastAsia="ko-KR"/>
        </w:rPr>
        <w:t>hissed</w:t>
      </w:r>
      <w:proofErr w:type="spellEnd"/>
      <w:r w:rsidRPr="00623806">
        <w:rPr>
          <w:rFonts w:ascii="Helvetica" w:hAnsi="Helvetica"/>
          <w:color w:val="000000"/>
          <w:szCs w:val="24"/>
          <w:lang w:val="es-ES" w:eastAsia="ko-KR"/>
        </w:rPr>
        <w:t>.</w:t>
      </w:r>
    </w:p>
    <w:p w14:paraId="7C36FA87" w14:textId="0C0A0786" w:rsidR="002B6DDA" w:rsidRPr="00623806" w:rsidRDefault="002B6DDA" w:rsidP="002B6DD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Council’s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talking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About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stability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brings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territory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About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power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bond. </w:t>
      </w:r>
      <w:proofErr w:type="spellStart"/>
      <w:r w:rsidRPr="00623806">
        <w:rPr>
          <w:rFonts w:ascii="Helvetica" w:hAnsi="Helvetica"/>
          <w:color w:val="000000"/>
          <w:szCs w:val="24"/>
          <w:lang w:val="es-ES" w:eastAsia="ko-KR"/>
        </w:rPr>
        <w:t>They’re</w:t>
      </w:r>
      <w:proofErr w:type="spellEnd"/>
      <w:r w:rsidRPr="00623806">
        <w:rPr>
          <w:rFonts w:ascii="Helvetica" w:hAnsi="Helvetica"/>
          <w:color w:val="000000"/>
          <w:szCs w:val="24"/>
          <w:lang w:val="es-ES" w:eastAsia="ko-KR"/>
        </w:rPr>
        <w:t>—”</w:t>
      </w:r>
    </w:p>
    <w:p w14:paraId="06BE519F" w14:textId="292BAFF5" w:rsidR="002B6DDA" w:rsidRPr="00623806" w:rsidRDefault="002B6DDA" w:rsidP="002B6DD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He </w:t>
      </w:r>
      <w:proofErr w:type="spellStart"/>
      <w:r w:rsidRPr="00623806">
        <w:rPr>
          <w:rFonts w:ascii="Helvetica" w:hAnsi="Helvetica"/>
          <w:color w:val="000000"/>
          <w:szCs w:val="24"/>
          <w:lang w:val="es-ES" w:eastAsia="ko-KR"/>
        </w:rPr>
        <w:t>didn’t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finish</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didn’t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need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w:t>
      </w:r>
    </w:p>
    <w:p w14:paraId="221ADD41" w14:textId="7AA19BF1" w:rsidR="002B6DDA" w:rsidRPr="00623806" w:rsidRDefault="002B6DDA" w:rsidP="0035271A">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They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were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already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comparing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us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Again</w:t>
      </w:r>
      <w:proofErr w:type="spellEnd"/>
      <w:r w:rsidRPr="00623806">
        <w:rPr>
          <w:rFonts w:ascii="Helvetica" w:hAnsi="Helvetica"/>
          <w:color w:val="000000"/>
          <w:szCs w:val="24"/>
          <w:lang w:val="es-ES" w:eastAsia="ko-KR"/>
        </w:rPr>
        <w:t>.</w:t>
      </w:r>
    </w:p>
    <w:p w14:paraId="47AAE59A" w14:textId="3AFD4AA3" w:rsidR="002B6DDA" w:rsidRPr="00623806" w:rsidRDefault="002B6DDA" w:rsidP="002B6DDA">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How</w:t>
      </w:r>
      <w:proofErr w:type="spellEnd"/>
      <w:r w:rsidRPr="00623806">
        <w:rPr>
          <w:rFonts w:ascii="Helvetica" w:hAnsi="Helvetica"/>
          <w:color w:val="000000"/>
          <w:szCs w:val="24"/>
          <w:lang w:val="es-ES" w:eastAsia="ko-KR"/>
        </w:rPr>
        <w:t xml:space="preserve"> I, King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Kings, </w:t>
      </w:r>
      <w:proofErr w:type="spellStart"/>
      <w:r w:rsidRPr="00623806">
        <w:rPr>
          <w:rFonts w:ascii="Helvetica" w:hAnsi="Helvetica"/>
          <w:color w:val="000000"/>
          <w:szCs w:val="24"/>
          <w:lang w:val="es-ES" w:eastAsia="ko-KR"/>
        </w:rPr>
        <w:t>still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walked</w:t>
      </w:r>
      <w:proofErr w:type="spellEnd"/>
      <w:r w:rsidRPr="00623806">
        <w:rPr>
          <w:rFonts w:ascii="Helvetica" w:hAnsi="Helvetica"/>
          <w:color w:val="000000"/>
          <w:szCs w:val="24"/>
          <w:lang w:val="es-ES" w:eastAsia="ko-KR"/>
        </w:rPr>
        <w:t xml:space="preserve"> alone.</w:t>
      </w:r>
    </w:p>
    <w:p w14:paraId="19A47FAD" w14:textId="69B0B42E" w:rsidR="002B6DDA" w:rsidRPr="00623806" w:rsidRDefault="002B6DDA" w:rsidP="002B6DDA">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How</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still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found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Luna.</w:t>
      </w:r>
    </w:p>
    <w:p w14:paraId="0808B8A0" w14:textId="47462971" w:rsidR="002B6DDA" w:rsidRPr="00623806" w:rsidRDefault="002B6DDA" w:rsidP="002B6DDA">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How</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now</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unstable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one</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their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fucking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ledger</w:t>
      </w:r>
      <w:proofErr w:type="spellEnd"/>
      <w:r w:rsidRPr="00623806">
        <w:rPr>
          <w:rFonts w:ascii="Helvetica" w:hAnsi="Helvetica"/>
          <w:color w:val="000000"/>
          <w:szCs w:val="24"/>
          <w:lang w:val="es-ES" w:eastAsia="ko-KR"/>
        </w:rPr>
        <w:t>.</w:t>
      </w:r>
    </w:p>
    <w:p w14:paraId="702892DD" w14:textId="3389C48D" w:rsidR="002B6DDA" w:rsidRPr="00623806" w:rsidRDefault="002B6DDA" w:rsidP="002B6DDA">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lamp</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nightstand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exploded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under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glass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flying</w:t>
      </w:r>
      <w:proofErr w:type="spellEnd"/>
      <w:r w:rsidRPr="00623806">
        <w:rPr>
          <w:rFonts w:ascii="Helvetica" w:hAnsi="Helvetica"/>
          <w:color w:val="000000"/>
          <w:szCs w:val="24"/>
          <w:lang w:val="es-ES" w:eastAsia="ko-KR"/>
        </w:rPr>
        <w:t xml:space="preserve"> as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shattered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against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stone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wall</w:t>
      </w:r>
      <w:proofErr w:type="spellEnd"/>
      <w:r w:rsidRPr="00623806">
        <w:rPr>
          <w:rFonts w:ascii="Helvetica" w:hAnsi="Helvetica"/>
          <w:color w:val="000000"/>
          <w:szCs w:val="24"/>
          <w:lang w:val="es-ES" w:eastAsia="ko-KR"/>
        </w:rPr>
        <w:t>.</w:t>
      </w:r>
    </w:p>
    <w:p w14:paraId="443E3D7D" w14:textId="3DB3BDEB" w:rsidR="002B6DDA" w:rsidRPr="00623806" w:rsidRDefault="002B6DDA" w:rsidP="002B6DDA">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Elias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remained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motionless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course</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did</w:t>
      </w:r>
      <w:proofErr w:type="spellEnd"/>
      <w:r w:rsidRPr="00623806">
        <w:rPr>
          <w:rFonts w:ascii="Helvetica" w:hAnsi="Helvetica"/>
          <w:color w:val="000000"/>
          <w:szCs w:val="24"/>
          <w:lang w:val="es-ES" w:eastAsia="ko-KR"/>
        </w:rPr>
        <w:t>.</w:t>
      </w:r>
    </w:p>
    <w:p w14:paraId="306950DD" w14:textId="1BA901B8" w:rsidR="002B6DDA" w:rsidRPr="00623806" w:rsidRDefault="002B6DDA" w:rsidP="002B6DD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won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challenge</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said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through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clenched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teeth</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earned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crown</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broke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every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wolf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sent</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now</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they’re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pissing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themselves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over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Gunnolf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because</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happened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find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someone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share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fucking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Silence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stretched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between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us</w:t>
      </w:r>
      <w:proofErr w:type="spellEnd"/>
      <w:r w:rsidRPr="00623806">
        <w:rPr>
          <w:rFonts w:ascii="Helvetica" w:hAnsi="Helvetica"/>
          <w:color w:val="000000"/>
          <w:szCs w:val="24"/>
          <w:lang w:val="es-ES" w:eastAsia="ko-KR"/>
        </w:rPr>
        <w:t>.</w:t>
      </w:r>
    </w:p>
    <w:p w14:paraId="3E073FCF" w14:textId="222527B5" w:rsidR="002B6DDA" w:rsidRPr="00623806" w:rsidRDefault="002B6DDA" w:rsidP="002B6DDA">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Elias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waited</w:t>
      </w:r>
      <w:proofErr w:type="spellEnd"/>
      <w:r w:rsidRPr="00623806">
        <w:rPr>
          <w:rFonts w:ascii="Helvetica" w:hAnsi="Helvetica"/>
          <w:color w:val="000000"/>
          <w:szCs w:val="24"/>
          <w:lang w:val="es-ES" w:eastAsia="ko-KR"/>
        </w:rPr>
        <w:t>.</w:t>
      </w:r>
    </w:p>
    <w:p w14:paraId="0B5A2AA9" w14:textId="06711217" w:rsidR="002B6DDA" w:rsidRPr="00623806" w:rsidRDefault="002B6DDA" w:rsidP="002B6DDA">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lastRenderedPageBreak/>
        <w:t>Slowly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fury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simmered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down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into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something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worse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cold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calculation</w:t>
      </w:r>
      <w:proofErr w:type="spellEnd"/>
      <w:r w:rsidRPr="00623806">
        <w:rPr>
          <w:rFonts w:ascii="Helvetica" w:hAnsi="Helvetica"/>
          <w:color w:val="000000"/>
          <w:szCs w:val="24"/>
          <w:lang w:val="es-ES" w:eastAsia="ko-KR"/>
        </w:rPr>
        <w:t>.</w:t>
      </w:r>
    </w:p>
    <w:p w14:paraId="704766CF" w14:textId="3ACFACD6" w:rsidR="002B6DDA" w:rsidRPr="00623806" w:rsidRDefault="002B6DDA" w:rsidP="002B6DDA">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lip</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curled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into</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slow</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dangerous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smile</w:t>
      </w:r>
      <w:proofErr w:type="spellEnd"/>
      <w:r w:rsidRPr="00623806">
        <w:rPr>
          <w:rFonts w:ascii="Helvetica" w:hAnsi="Helvetica"/>
          <w:color w:val="000000"/>
          <w:szCs w:val="24"/>
          <w:lang w:val="es-ES" w:eastAsia="ko-KR"/>
        </w:rPr>
        <w:t>.</w:t>
      </w:r>
    </w:p>
    <w:p w14:paraId="76753ECB" w14:textId="4C265539" w:rsidR="002B6DDA" w:rsidRPr="00623806" w:rsidRDefault="002B6DDA" w:rsidP="002B6DD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“Prepare </w:t>
      </w:r>
      <w:proofErr w:type="spellStart"/>
      <w:r w:rsidRPr="00623806">
        <w:rPr>
          <w:rFonts w:ascii="Helvetica" w:hAnsi="Helvetica"/>
          <w:color w:val="000000"/>
          <w:szCs w:val="24"/>
          <w:lang w:val="es-ES" w:eastAsia="ko-KR"/>
        </w:rPr>
        <w:t>an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escort</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said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voice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calm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now</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Deadly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calm</w:t>
      </w:r>
      <w:proofErr w:type="spellEnd"/>
      <w:r w:rsidRPr="00623806">
        <w:rPr>
          <w:rFonts w:ascii="Helvetica" w:hAnsi="Helvetica"/>
          <w:color w:val="000000"/>
          <w:szCs w:val="24"/>
          <w:lang w:val="es-ES" w:eastAsia="ko-KR"/>
        </w:rPr>
        <w:t>. “</w:t>
      </w:r>
      <w:proofErr w:type="spellStart"/>
      <w:r w:rsidRPr="00623806">
        <w:rPr>
          <w:rFonts w:ascii="Helvetica" w:hAnsi="Helvetica"/>
          <w:color w:val="000000"/>
          <w:szCs w:val="24"/>
          <w:lang w:val="es-ES" w:eastAsia="ko-KR"/>
        </w:rPr>
        <w:t>We’re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going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Montana.”</w:t>
      </w:r>
    </w:p>
    <w:p w14:paraId="3B656ECA" w14:textId="75A0507C" w:rsidR="002B6DDA" w:rsidRPr="00623806" w:rsidRDefault="002B6DDA" w:rsidP="002B6DDA">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Elias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hesitated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just</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fraction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long</w:t>
      </w:r>
      <w:proofErr w:type="spellEnd"/>
      <w:r w:rsidRPr="00623806">
        <w:rPr>
          <w:rFonts w:ascii="Helvetica" w:hAnsi="Helvetica"/>
          <w:color w:val="000000"/>
          <w:szCs w:val="24"/>
          <w:lang w:val="es-ES" w:eastAsia="ko-KR"/>
        </w:rPr>
        <w:t>.</w:t>
      </w:r>
    </w:p>
    <w:p w14:paraId="7489BC07" w14:textId="223C8AA7" w:rsidR="002B6DDA" w:rsidRPr="00623806" w:rsidRDefault="002B6DDA" w:rsidP="002B6DD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turned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gaze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letting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feel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full </w:t>
      </w:r>
      <w:proofErr w:type="spellStart"/>
      <w:r w:rsidRPr="00623806">
        <w:rPr>
          <w:rFonts w:ascii="Helvetica" w:hAnsi="Helvetica"/>
          <w:color w:val="000000"/>
          <w:szCs w:val="24"/>
          <w:lang w:val="es-ES" w:eastAsia="ko-KR"/>
        </w:rPr>
        <w:t>weight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w:t>
      </w:r>
    </w:p>
    <w:p w14:paraId="75CEEDA8" w14:textId="079FE7D6" w:rsidR="002B6DDA" w:rsidRPr="00623806" w:rsidRDefault="002B6DDA" w:rsidP="002B6DD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Now</w:t>
      </w:r>
      <w:proofErr w:type="spellEnd"/>
      <w:r w:rsidRPr="00623806">
        <w:rPr>
          <w:rFonts w:ascii="Helvetica" w:hAnsi="Helvetica"/>
          <w:color w:val="000000"/>
          <w:szCs w:val="24"/>
          <w:lang w:val="es-ES" w:eastAsia="ko-KR"/>
        </w:rPr>
        <w:t>.”</w:t>
      </w:r>
    </w:p>
    <w:p w14:paraId="368F85F3" w14:textId="1C8DB4F1" w:rsidR="002B6DDA" w:rsidRPr="00623806" w:rsidRDefault="002B6DDA" w:rsidP="002B6DD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He </w:t>
      </w:r>
      <w:proofErr w:type="spellStart"/>
      <w:r w:rsidRPr="00623806">
        <w:rPr>
          <w:rFonts w:ascii="Helvetica" w:hAnsi="Helvetica"/>
          <w:color w:val="000000"/>
          <w:szCs w:val="24"/>
          <w:lang w:val="es-ES" w:eastAsia="ko-KR"/>
        </w:rPr>
        <w:t>bowed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low</w:t>
      </w:r>
      <w:proofErr w:type="spellEnd"/>
      <w:r w:rsidRPr="00623806">
        <w:rPr>
          <w:rFonts w:ascii="Helvetica" w:hAnsi="Helvetica"/>
          <w:color w:val="000000"/>
          <w:szCs w:val="24"/>
          <w:lang w:val="es-ES" w:eastAsia="ko-KR"/>
        </w:rPr>
        <w:t xml:space="preserve">. “As </w:t>
      </w:r>
      <w:proofErr w:type="spellStart"/>
      <w:r w:rsidRPr="00623806">
        <w:rPr>
          <w:rFonts w:ascii="Helvetica" w:hAnsi="Helvetica"/>
          <w:color w:val="000000"/>
          <w:szCs w:val="24"/>
          <w:lang w:val="es-ES" w:eastAsia="ko-KR"/>
        </w:rPr>
        <w:t>you</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command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Your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Majesty</w:t>
      </w:r>
      <w:proofErr w:type="spellEnd"/>
      <w:r w:rsidRPr="00623806">
        <w:rPr>
          <w:rFonts w:ascii="Helvetica" w:hAnsi="Helvetica"/>
          <w:color w:val="000000"/>
          <w:szCs w:val="24"/>
          <w:lang w:val="es-ES" w:eastAsia="ko-KR"/>
        </w:rPr>
        <w:t>.”</w:t>
      </w:r>
    </w:p>
    <w:p w14:paraId="50B36B4E" w14:textId="03633DDF" w:rsidR="002B6DDA" w:rsidRPr="00623806" w:rsidRDefault="002B6DDA" w:rsidP="002B6DDA">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door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shut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behind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him</w:t>
      </w:r>
      <w:proofErr w:type="spellEnd"/>
      <w:r w:rsidRPr="00623806">
        <w:rPr>
          <w:rFonts w:ascii="Helvetica" w:hAnsi="Helvetica"/>
          <w:color w:val="000000"/>
          <w:szCs w:val="24"/>
          <w:lang w:val="es-ES" w:eastAsia="ko-KR"/>
        </w:rPr>
        <w:t>.</w:t>
      </w:r>
    </w:p>
    <w:p w14:paraId="41713CD6" w14:textId="11494FF5" w:rsidR="002B6DDA" w:rsidRPr="00623806" w:rsidRDefault="002B6DDA" w:rsidP="002B6DDA">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stood</w:t>
      </w:r>
      <w:proofErr w:type="spellEnd"/>
      <w:r w:rsidRPr="00623806">
        <w:rPr>
          <w:rFonts w:ascii="Helvetica" w:hAnsi="Helvetica"/>
          <w:color w:val="000000"/>
          <w:szCs w:val="24"/>
          <w:lang w:val="es-ES" w:eastAsia="ko-KR"/>
        </w:rPr>
        <w:t xml:space="preserve"> alone in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wreckage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blood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humming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beneath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skin.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fists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flexed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nails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biting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into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palm</w:t>
      </w:r>
      <w:proofErr w:type="spellEnd"/>
      <w:r w:rsidRPr="00623806">
        <w:rPr>
          <w:rFonts w:ascii="Helvetica" w:hAnsi="Helvetica"/>
          <w:color w:val="000000"/>
          <w:szCs w:val="24"/>
          <w:lang w:val="es-ES" w:eastAsia="ko-KR"/>
        </w:rPr>
        <w:t>.</w:t>
      </w:r>
    </w:p>
    <w:p w14:paraId="63F80765" w14:textId="39649B53" w:rsidR="002B6DDA" w:rsidRPr="00623806" w:rsidRDefault="002B6DDA" w:rsidP="002B6DDA">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If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Gunnolf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thought</w:t>
      </w:r>
      <w:proofErr w:type="spellEnd"/>
      <w:r w:rsidRPr="00623806">
        <w:rPr>
          <w:rFonts w:ascii="Helvetica" w:hAnsi="Helvetica"/>
          <w:color w:val="000000"/>
          <w:szCs w:val="24"/>
          <w:lang w:val="es-ES" w:eastAsia="ko-KR"/>
        </w:rPr>
        <w:t xml:space="preserve"> fate </w:t>
      </w:r>
      <w:proofErr w:type="spellStart"/>
      <w:r w:rsidRPr="00623806">
        <w:rPr>
          <w:rFonts w:ascii="Helvetica" w:hAnsi="Helvetica"/>
          <w:color w:val="000000"/>
          <w:szCs w:val="24"/>
          <w:lang w:val="es-ES" w:eastAsia="ko-KR"/>
        </w:rPr>
        <w:t>had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smiled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on</w:t>
      </w:r>
      <w:proofErr w:type="spellEnd"/>
      <w:r w:rsidRPr="00623806">
        <w:rPr>
          <w:rFonts w:ascii="Helvetica" w:hAnsi="Helvetica"/>
          <w:color w:val="000000"/>
          <w:szCs w:val="24"/>
          <w:lang w:val="es-ES" w:eastAsia="ko-KR"/>
        </w:rPr>
        <w:t xml:space="preserve"> </w:t>
      </w:r>
      <w:proofErr w:type="spellStart"/>
      <w:r w:rsidR="00A00F3C" w:rsidRPr="00623806">
        <w:rPr>
          <w:rFonts w:ascii="Helvetica" w:hAnsi="Helvetica"/>
          <w:color w:val="000000"/>
          <w:szCs w:val="24"/>
          <w:lang w:val="es-ES" w:eastAsia="ko-KR"/>
        </w:rPr>
        <w:t>him</w:t>
      </w:r>
      <w:proofErr w:type="spellEnd"/>
      <w:r w:rsidR="00A00F3C" w:rsidRPr="00623806">
        <w:rPr>
          <w:rFonts w:ascii="Helvetica" w:hAnsi="Helvetica"/>
          <w:color w:val="000000"/>
          <w:szCs w:val="24"/>
          <w:lang w:val="es-ES" w:eastAsia="ko-KR"/>
        </w:rPr>
        <w:t>, he</w:t>
      </w:r>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yet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seen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what</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king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does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when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backed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into</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corner</w:t>
      </w:r>
      <w:proofErr w:type="spellEnd"/>
      <w:r w:rsidRPr="00623806">
        <w:rPr>
          <w:rFonts w:ascii="Helvetica" w:hAnsi="Helvetica"/>
          <w:color w:val="000000"/>
          <w:szCs w:val="24"/>
          <w:lang w:val="es-ES" w:eastAsia="ko-KR"/>
        </w:rPr>
        <w:t>.</w:t>
      </w:r>
    </w:p>
    <w:p w14:paraId="724B3F2B" w14:textId="767CB4A9" w:rsidR="002B6DDA" w:rsidRPr="00623806" w:rsidRDefault="002B6DDA" w:rsidP="002B6DDA">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Let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have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little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miracle</w:t>
      </w:r>
      <w:proofErr w:type="spellEnd"/>
      <w:r w:rsidRPr="00623806">
        <w:rPr>
          <w:rFonts w:ascii="Helvetica" w:hAnsi="Helvetica"/>
          <w:color w:val="000000"/>
          <w:szCs w:val="24"/>
          <w:lang w:val="es-ES" w:eastAsia="ko-KR"/>
        </w:rPr>
        <w:t>.</w:t>
      </w:r>
    </w:p>
    <w:p w14:paraId="3F42D8A3" w14:textId="4BC33A86" w:rsidR="00721441" w:rsidRPr="00623806" w:rsidRDefault="002B6DDA" w:rsidP="002B6DDA">
      <w:pPr>
        <w:spacing w:line="276" w:lineRule="auto"/>
        <w:ind w:firstLine="720"/>
        <w:jc w:val="both"/>
        <w:rPr>
          <w:rFonts w:ascii="Helvetica" w:hAnsi="Helvetica"/>
          <w:lang w:val="es-ES"/>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coming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for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w:t>
      </w:r>
      <w:r w:rsidR="00721441" w:rsidRPr="00623806">
        <w:rPr>
          <w:rFonts w:ascii="Helvetica" w:hAnsi="Helvetica"/>
          <w:lang w:val="es-ES"/>
        </w:rPr>
        <w:br w:type="page"/>
      </w:r>
    </w:p>
    <w:p w14:paraId="027DBEAF" w14:textId="77777777" w:rsidR="00721441" w:rsidRPr="00623806" w:rsidRDefault="00721441" w:rsidP="00721441">
      <w:pPr>
        <w:jc w:val="center"/>
        <w:rPr>
          <w:rFonts w:ascii="Libre Baskerville" w:hAnsi="Libre Baskerville"/>
          <w:sz w:val="44"/>
          <w:szCs w:val="44"/>
          <w:lang w:val="es-ES"/>
        </w:rPr>
      </w:pPr>
    </w:p>
    <w:p w14:paraId="2D08EE68" w14:textId="77777777" w:rsidR="00721441" w:rsidRPr="00623806" w:rsidRDefault="00721441" w:rsidP="00721441">
      <w:pPr>
        <w:jc w:val="center"/>
        <w:rPr>
          <w:rFonts w:ascii="Libre Baskerville" w:hAnsi="Libre Baskerville"/>
          <w:sz w:val="44"/>
          <w:szCs w:val="44"/>
          <w:lang w:val="es-ES"/>
        </w:rPr>
      </w:pPr>
    </w:p>
    <w:p w14:paraId="4AAED36A" w14:textId="77777777" w:rsidR="00721441" w:rsidRPr="00623806" w:rsidRDefault="00721441" w:rsidP="00721441">
      <w:pPr>
        <w:jc w:val="center"/>
        <w:rPr>
          <w:rFonts w:ascii="Libre Baskerville" w:hAnsi="Libre Baskerville"/>
          <w:sz w:val="44"/>
          <w:szCs w:val="44"/>
          <w:lang w:val="es-ES"/>
        </w:rPr>
      </w:pPr>
    </w:p>
    <w:p w14:paraId="2FF16CDD" w14:textId="77777777" w:rsidR="00721441" w:rsidRPr="00623806" w:rsidRDefault="00721441" w:rsidP="00721441">
      <w:pPr>
        <w:jc w:val="center"/>
        <w:rPr>
          <w:rFonts w:ascii="Libre Baskerville" w:hAnsi="Libre Baskerville"/>
          <w:sz w:val="44"/>
          <w:szCs w:val="44"/>
          <w:lang w:val="es-ES"/>
        </w:rPr>
      </w:pPr>
    </w:p>
    <w:p w14:paraId="5BEA2E94" w14:textId="77777777" w:rsidR="00721441" w:rsidRPr="00623806" w:rsidRDefault="00721441" w:rsidP="00721441">
      <w:pPr>
        <w:jc w:val="center"/>
        <w:rPr>
          <w:rFonts w:ascii="Libre Baskerville" w:hAnsi="Libre Baskerville"/>
          <w:sz w:val="44"/>
          <w:szCs w:val="44"/>
          <w:lang w:val="es-ES"/>
        </w:rPr>
      </w:pPr>
    </w:p>
    <w:p w14:paraId="4209CADE" w14:textId="77777777" w:rsidR="00721441" w:rsidRPr="00623806" w:rsidRDefault="00721441" w:rsidP="00721441">
      <w:pPr>
        <w:jc w:val="center"/>
        <w:rPr>
          <w:rFonts w:ascii="Libre Baskerville" w:hAnsi="Libre Baskerville"/>
          <w:sz w:val="44"/>
          <w:szCs w:val="44"/>
          <w:lang w:val="es-ES"/>
        </w:rPr>
      </w:pPr>
      <w:r w:rsidRPr="00623806">
        <w:rPr>
          <w:rFonts w:ascii="Libre Baskerville" w:hAnsi="Libre Baskerville"/>
          <w:sz w:val="44"/>
          <w:szCs w:val="44"/>
          <w:lang w:val="es-ES"/>
        </w:rPr>
        <w:t>12</w:t>
      </w:r>
    </w:p>
    <w:p w14:paraId="0CB87E18" w14:textId="77777777" w:rsidR="00721441" w:rsidRPr="00623806" w:rsidRDefault="00721441" w:rsidP="00721441">
      <w:pPr>
        <w:jc w:val="center"/>
        <w:rPr>
          <w:rFonts w:ascii="Libre Baskerville" w:hAnsi="Libre Baskerville"/>
          <w:sz w:val="44"/>
          <w:szCs w:val="44"/>
          <w:lang w:val="es-ES"/>
        </w:rPr>
      </w:pPr>
      <w:r w:rsidRPr="00623806">
        <w:rPr>
          <w:rFonts w:ascii="Libre Baskerville" w:hAnsi="Libre Baskerville"/>
          <w:sz w:val="44"/>
          <w:szCs w:val="44"/>
          <w:lang w:val="es-ES"/>
        </w:rPr>
        <w:t>SINISTER</w:t>
      </w:r>
    </w:p>
    <w:p w14:paraId="1CCA1139" w14:textId="77777777" w:rsidR="00721441" w:rsidRPr="00623806" w:rsidRDefault="00721441" w:rsidP="00721441">
      <w:pPr>
        <w:pStyle w:val="NovelQuoteAlternate"/>
        <w:spacing w:line="276" w:lineRule="auto"/>
        <w:rPr>
          <w:rFonts w:ascii="Helvetica" w:hAnsi="Helvetica"/>
          <w:b/>
          <w:bCs/>
          <w:lang w:val="es-ES"/>
        </w:rPr>
      </w:pPr>
    </w:p>
    <w:p w14:paraId="0F037B85" w14:textId="77777777" w:rsidR="00721441" w:rsidRPr="00623806" w:rsidRDefault="00721441" w:rsidP="00721441">
      <w:pPr>
        <w:pStyle w:val="NovelQuoteAlternate"/>
        <w:spacing w:line="276" w:lineRule="auto"/>
        <w:rPr>
          <w:rFonts w:ascii="Helvetica" w:hAnsi="Helvetica"/>
          <w:lang w:val="es-ES"/>
        </w:rPr>
      </w:pPr>
      <w:r w:rsidRPr="00623806">
        <w:rPr>
          <w:rFonts w:ascii="Helvetica" w:hAnsi="Helvetica"/>
          <w:b/>
          <w:bCs/>
          <w:lang w:val="es-ES"/>
        </w:rPr>
        <w:t>Liliam</w:t>
      </w:r>
    </w:p>
    <w:p w14:paraId="13A65F8E" w14:textId="77777777" w:rsidR="00721441" w:rsidRPr="00623806" w:rsidRDefault="00721441" w:rsidP="00721441">
      <w:pPr>
        <w:pStyle w:val="SceneFirstParagraph"/>
        <w:spacing w:line="276" w:lineRule="auto"/>
        <w:jc w:val="both"/>
        <w:rPr>
          <w:rFonts w:ascii="Helvetica" w:hAnsi="Helvetica"/>
          <w:lang w:val="es-ES"/>
        </w:rPr>
      </w:pPr>
    </w:p>
    <w:p w14:paraId="51D81794" w14:textId="4CEC826D" w:rsidR="002B6DDA" w:rsidRPr="00623806" w:rsidRDefault="002B6DDA" w:rsidP="005B7DDA">
      <w:pPr>
        <w:pStyle w:val="SceneBreak"/>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sleep</w:t>
      </w:r>
      <w:proofErr w:type="spellEnd"/>
      <w:r w:rsidRPr="00623806">
        <w:rPr>
          <w:rFonts w:ascii="Helvetica" w:hAnsi="Helvetica"/>
          <w:lang w:val="es-ES"/>
        </w:rPr>
        <w:t>.</w:t>
      </w:r>
    </w:p>
    <w:p w14:paraId="1D089771" w14:textId="44D57B6B" w:rsidR="002B6DDA" w:rsidRPr="00623806" w:rsidRDefault="002B6DDA" w:rsidP="005B7DDA">
      <w:pPr>
        <w:pStyle w:val="SceneBreak"/>
        <w:spacing w:line="276" w:lineRule="auto"/>
        <w:ind w:firstLine="720"/>
        <w:jc w:val="both"/>
        <w:rPr>
          <w:rFonts w:ascii="Helvetica" w:hAnsi="Helvetica"/>
          <w:lang w:val="es-ES"/>
        </w:rPr>
      </w:pP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really</w:t>
      </w:r>
      <w:proofErr w:type="spellEnd"/>
      <w:r w:rsidRPr="00623806">
        <w:rPr>
          <w:rFonts w:ascii="Helvetica" w:hAnsi="Helvetica"/>
          <w:lang w:val="es-ES"/>
        </w:rPr>
        <w:t>.</w:t>
      </w:r>
    </w:p>
    <w:p w14:paraId="29FBF541" w14:textId="64867559" w:rsidR="002B6DDA" w:rsidRPr="00623806" w:rsidRDefault="002B6DDA" w:rsidP="002B6DDA">
      <w:pPr>
        <w:pStyle w:val="SceneBreak"/>
        <w:spacing w:line="276" w:lineRule="auto"/>
        <w:ind w:firstLine="720"/>
        <w:jc w:val="both"/>
        <w:rPr>
          <w:rFonts w:ascii="Helvetica" w:hAnsi="Helvetica"/>
          <w:lang w:val="es-ES"/>
        </w:rPr>
      </w:pPr>
      <w:r w:rsidRPr="00623806">
        <w:rPr>
          <w:rFonts w:ascii="Helvetica" w:hAnsi="Helvetica"/>
          <w:lang w:val="es-ES"/>
        </w:rPr>
        <w:t xml:space="preserve">I lay in </w:t>
      </w:r>
      <w:proofErr w:type="spellStart"/>
      <w:r w:rsidRPr="00623806">
        <w:rPr>
          <w:rFonts w:ascii="Helvetica" w:hAnsi="Helvetica"/>
          <w:lang w:val="es-ES"/>
        </w:rPr>
        <w:t>bed</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sheets</w:t>
      </w:r>
      <w:proofErr w:type="spellEnd"/>
      <w:r w:rsidRPr="00623806">
        <w:rPr>
          <w:rFonts w:ascii="Helvetica" w:hAnsi="Helvetica"/>
          <w:lang w:val="es-ES"/>
        </w:rPr>
        <w:t xml:space="preserve"> </w:t>
      </w:r>
      <w:proofErr w:type="spellStart"/>
      <w:r w:rsidRPr="00623806">
        <w:rPr>
          <w:rFonts w:ascii="Helvetica" w:hAnsi="Helvetica"/>
          <w:lang w:val="es-ES"/>
        </w:rPr>
        <w:t>twisted</w:t>
      </w:r>
      <w:proofErr w:type="spellEnd"/>
      <w:r w:rsidRPr="00623806">
        <w:rPr>
          <w:rFonts w:ascii="Helvetica" w:hAnsi="Helvetica"/>
          <w:lang w:val="es-ES"/>
        </w:rPr>
        <w:t xml:space="preserve"> </w:t>
      </w:r>
      <w:proofErr w:type="spellStart"/>
      <w:r w:rsidRPr="00623806">
        <w:rPr>
          <w:rFonts w:ascii="Helvetica" w:hAnsi="Helvetica"/>
          <w:lang w:val="es-ES"/>
        </w:rPr>
        <w:t>around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legs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scent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Shadow’s</w:t>
      </w:r>
      <w:proofErr w:type="spellEnd"/>
      <w:r w:rsidRPr="00623806">
        <w:rPr>
          <w:rFonts w:ascii="Helvetica" w:hAnsi="Helvetica"/>
          <w:lang w:val="es-ES"/>
        </w:rPr>
        <w:t xml:space="preserve"> </w:t>
      </w:r>
      <w:proofErr w:type="spellStart"/>
      <w:r w:rsidRPr="00623806">
        <w:rPr>
          <w:rFonts w:ascii="Helvetica" w:hAnsi="Helvetica"/>
          <w:lang w:val="es-ES"/>
        </w:rPr>
        <w:t>fur</w:t>
      </w:r>
      <w:proofErr w:type="spellEnd"/>
      <w:r w:rsidRPr="00623806">
        <w:rPr>
          <w:rFonts w:ascii="Helvetica" w:hAnsi="Helvetica"/>
          <w:lang w:val="es-ES"/>
        </w:rPr>
        <w:t xml:space="preserve"> a </w:t>
      </w:r>
      <w:proofErr w:type="spellStart"/>
      <w:r w:rsidRPr="00623806">
        <w:rPr>
          <w:rFonts w:ascii="Helvetica" w:hAnsi="Helvetica"/>
          <w:lang w:val="es-ES"/>
        </w:rPr>
        <w:t>small</w:t>
      </w:r>
      <w:proofErr w:type="spellEnd"/>
      <w:r w:rsidRPr="00623806">
        <w:rPr>
          <w:rFonts w:ascii="Helvetica" w:hAnsi="Helvetica"/>
          <w:lang w:val="es-ES"/>
        </w:rPr>
        <w:t xml:space="preserve"> </w:t>
      </w:r>
      <w:proofErr w:type="spellStart"/>
      <w:r w:rsidRPr="00623806">
        <w:rPr>
          <w:rFonts w:ascii="Helvetica" w:hAnsi="Helvetica"/>
          <w:lang w:val="es-ES"/>
        </w:rPr>
        <w:t>comfort</w:t>
      </w:r>
      <w:proofErr w:type="spellEnd"/>
      <w:r w:rsidRPr="00623806">
        <w:rPr>
          <w:rFonts w:ascii="Helvetica" w:hAnsi="Helvetica"/>
          <w:lang w:val="es-ES"/>
        </w:rPr>
        <w:t xml:space="preserve"> at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feet</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even</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warmth</w:t>
      </w:r>
      <w:proofErr w:type="spellEnd"/>
      <w:r w:rsidRPr="00623806">
        <w:rPr>
          <w:rFonts w:ascii="Helvetica" w:hAnsi="Helvetica"/>
          <w:lang w:val="es-ES"/>
        </w:rPr>
        <w:t xml:space="preserve"> </w:t>
      </w:r>
      <w:proofErr w:type="spellStart"/>
      <w:r w:rsidRPr="00623806">
        <w:rPr>
          <w:rFonts w:ascii="Helvetica" w:hAnsi="Helvetica"/>
          <w:lang w:val="es-ES"/>
        </w:rPr>
        <w:t>couldn’t</w:t>
      </w:r>
      <w:proofErr w:type="spellEnd"/>
      <w:r w:rsidRPr="00623806">
        <w:rPr>
          <w:rFonts w:ascii="Helvetica" w:hAnsi="Helvetica"/>
          <w:lang w:val="es-ES"/>
        </w:rPr>
        <w:t xml:space="preserve"> </w:t>
      </w:r>
      <w:proofErr w:type="spellStart"/>
      <w:r w:rsidRPr="00623806">
        <w:rPr>
          <w:rFonts w:ascii="Helvetica" w:hAnsi="Helvetica"/>
          <w:lang w:val="es-ES"/>
        </w:rPr>
        <w:t>quiet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storm</w:t>
      </w:r>
      <w:proofErr w:type="spellEnd"/>
      <w:r w:rsidRPr="00623806">
        <w:rPr>
          <w:rFonts w:ascii="Helvetica" w:hAnsi="Helvetica"/>
          <w:lang w:val="es-ES"/>
        </w:rPr>
        <w:t xml:space="preserve"> </w:t>
      </w:r>
      <w:proofErr w:type="spellStart"/>
      <w:r w:rsidRPr="00623806">
        <w:rPr>
          <w:rFonts w:ascii="Helvetica" w:hAnsi="Helvetica"/>
          <w:lang w:val="es-ES"/>
        </w:rPr>
        <w:t>inside</w:t>
      </w:r>
      <w:proofErr w:type="spellEnd"/>
      <w:r w:rsidRPr="00623806">
        <w:rPr>
          <w:rFonts w:ascii="Helvetica" w:hAnsi="Helvetica"/>
          <w:lang w:val="es-ES"/>
        </w:rPr>
        <w:t xml:space="preserve"> me.</w:t>
      </w:r>
    </w:p>
    <w:p w14:paraId="1299AA01" w14:textId="644FCD5E" w:rsidR="002B6DDA" w:rsidRPr="00623806" w:rsidRDefault="002B6DDA" w:rsidP="002B6DDA">
      <w:pPr>
        <w:pStyle w:val="SceneBreak"/>
        <w:spacing w:line="276" w:lineRule="auto"/>
        <w:ind w:firstLine="720"/>
        <w:jc w:val="both"/>
        <w:rPr>
          <w:rFonts w:ascii="Helvetica" w:hAnsi="Helvetica"/>
          <w:lang w:val="es-ES"/>
        </w:rPr>
      </w:pPr>
      <w:proofErr w:type="spellStart"/>
      <w:r w:rsidRPr="00623806">
        <w:rPr>
          <w:rFonts w:ascii="Helvetica" w:hAnsi="Helvetica"/>
          <w:lang w:val="es-ES"/>
        </w:rPr>
        <w:t>Every</w:t>
      </w:r>
      <w:proofErr w:type="spellEnd"/>
      <w:r w:rsidRPr="00623806">
        <w:rPr>
          <w:rFonts w:ascii="Helvetica" w:hAnsi="Helvetica"/>
          <w:lang w:val="es-ES"/>
        </w:rPr>
        <w:t xml:space="preserve"> time I </w:t>
      </w:r>
      <w:proofErr w:type="spellStart"/>
      <w:r w:rsidRPr="00623806">
        <w:rPr>
          <w:rFonts w:ascii="Helvetica" w:hAnsi="Helvetica"/>
          <w:lang w:val="es-ES"/>
        </w:rPr>
        <w:t>closed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I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Zeff’s</w:t>
      </w:r>
      <w:proofErr w:type="spellEnd"/>
      <w:r w:rsidRPr="00623806">
        <w:rPr>
          <w:rFonts w:ascii="Helvetica" w:hAnsi="Helvetica"/>
          <w:lang w:val="es-ES"/>
        </w:rPr>
        <w:t xml:space="preserve"> </w:t>
      </w:r>
      <w:proofErr w:type="spellStart"/>
      <w:r w:rsidRPr="00623806">
        <w:rPr>
          <w:rFonts w:ascii="Helvetica" w:hAnsi="Helvetica"/>
          <w:lang w:val="es-ES"/>
        </w:rPr>
        <w:t>hands</w:t>
      </w:r>
      <w:proofErr w:type="spellEnd"/>
      <w:r w:rsidRPr="00623806">
        <w:rPr>
          <w:rFonts w:ascii="Helvetica" w:hAnsi="Helvetica"/>
          <w:lang w:val="es-ES"/>
        </w:rPr>
        <w:t xml:space="preserve"> </w:t>
      </w:r>
      <w:proofErr w:type="spellStart"/>
      <w:r w:rsidRPr="00623806">
        <w:rPr>
          <w:rFonts w:ascii="Helvetica" w:hAnsi="Helvetica"/>
          <w:lang w:val="es-ES"/>
        </w:rPr>
        <w:t>again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heat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palms</w:t>
      </w:r>
      <w:proofErr w:type="spellEnd"/>
      <w:r w:rsidRPr="00623806">
        <w:rPr>
          <w:rFonts w:ascii="Helvetica" w:hAnsi="Helvetica"/>
          <w:lang w:val="es-ES"/>
        </w:rPr>
        <w:t xml:space="preserve"> </w:t>
      </w:r>
      <w:proofErr w:type="spellStart"/>
      <w:r w:rsidRPr="00623806">
        <w:rPr>
          <w:rFonts w:ascii="Helvetica" w:hAnsi="Helvetica"/>
          <w:lang w:val="es-ES"/>
        </w:rPr>
        <w:t>splayed</w:t>
      </w:r>
      <w:proofErr w:type="spellEnd"/>
      <w:r w:rsidRPr="00623806">
        <w:rPr>
          <w:rFonts w:ascii="Helvetica" w:hAnsi="Helvetica"/>
          <w:lang w:val="es-ES"/>
        </w:rPr>
        <w:t xml:space="preserve"> </w:t>
      </w:r>
      <w:proofErr w:type="spellStart"/>
      <w:r w:rsidRPr="00623806">
        <w:rPr>
          <w:rFonts w:ascii="Helvetica" w:hAnsi="Helvetica"/>
          <w:lang w:val="es-ES"/>
        </w:rPr>
        <w:t>across</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skin.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way</w:t>
      </w:r>
      <w:proofErr w:type="spellEnd"/>
      <w:r w:rsidRPr="00623806">
        <w:rPr>
          <w:rFonts w:ascii="Helvetica" w:hAnsi="Helvetica"/>
          <w:lang w:val="es-ES"/>
        </w:rPr>
        <w:t xml:space="preserve"> he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growled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name</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belonged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w:t>
      </w:r>
    </w:p>
    <w:p w14:paraId="3CFF38B4" w14:textId="5AD97AFB" w:rsidR="002B6DDA" w:rsidRPr="00623806" w:rsidRDefault="002B6DDA" w:rsidP="002B6DDA">
      <w:pPr>
        <w:pStyle w:val="SceneBreak"/>
        <w:spacing w:line="276" w:lineRule="auto"/>
        <w:ind w:firstLine="720"/>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gods</w:t>
      </w:r>
      <w:proofErr w:type="spellEnd"/>
      <w:r w:rsidRPr="00623806">
        <w:rPr>
          <w:rFonts w:ascii="Helvetica" w:hAnsi="Helvetica"/>
          <w:lang w:val="es-ES"/>
        </w:rPr>
        <w:t xml:space="preserve"> </w:t>
      </w:r>
      <w:proofErr w:type="spellStart"/>
      <w:r w:rsidRPr="00623806">
        <w:rPr>
          <w:rFonts w:ascii="Helvetica" w:hAnsi="Helvetica"/>
          <w:lang w:val="es-ES"/>
        </w:rPr>
        <w:t>help</w:t>
      </w:r>
      <w:proofErr w:type="spellEnd"/>
      <w:r w:rsidRPr="00623806">
        <w:rPr>
          <w:rFonts w:ascii="Helvetica" w:hAnsi="Helvetica"/>
          <w:lang w:val="es-ES"/>
        </w:rPr>
        <w:t xml:space="preserve"> me—I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answered</w:t>
      </w:r>
      <w:proofErr w:type="spellEnd"/>
      <w:r w:rsidRPr="00623806">
        <w:rPr>
          <w:rFonts w:ascii="Helvetica" w:hAnsi="Helvetica"/>
          <w:lang w:val="es-ES"/>
        </w:rPr>
        <w:t>.</w:t>
      </w:r>
    </w:p>
    <w:p w14:paraId="7C99F115" w14:textId="72F27759" w:rsidR="002B6DDA" w:rsidRPr="00623806" w:rsidRDefault="002B6DDA" w:rsidP="002B6DDA">
      <w:pPr>
        <w:pStyle w:val="SceneBreak"/>
        <w:spacing w:line="276" w:lineRule="auto"/>
        <w:ind w:firstLine="720"/>
        <w:jc w:val="both"/>
        <w:rPr>
          <w:rFonts w:ascii="Helvetica" w:hAnsi="Helvetica"/>
          <w:lang w:val="es-ES"/>
        </w:rPr>
      </w:pPr>
      <w:proofErr w:type="spellStart"/>
      <w:r w:rsidRPr="00623806">
        <w:rPr>
          <w:rFonts w:ascii="Helvetica" w:hAnsi="Helvetica"/>
          <w:lang w:val="es-ES"/>
        </w:rPr>
        <w:t>I’d</w:t>
      </w:r>
      <w:proofErr w:type="spellEnd"/>
      <w:r w:rsidRPr="00623806">
        <w:rPr>
          <w:rFonts w:ascii="Helvetica" w:hAnsi="Helvetica"/>
          <w:lang w:val="es-ES"/>
        </w:rPr>
        <w:t xml:space="preserve"> </w:t>
      </w:r>
      <w:proofErr w:type="spellStart"/>
      <w:r w:rsidRPr="00623806">
        <w:rPr>
          <w:rFonts w:ascii="Helvetica" w:hAnsi="Helvetica"/>
          <w:lang w:val="es-ES"/>
        </w:rPr>
        <w:t>wrapped</w:t>
      </w:r>
      <w:proofErr w:type="spellEnd"/>
      <w:r w:rsidRPr="00623806">
        <w:rPr>
          <w:rFonts w:ascii="Helvetica" w:hAnsi="Helvetica"/>
          <w:lang w:val="es-ES"/>
        </w:rPr>
        <w:t xml:space="preserve"> </w:t>
      </w:r>
      <w:proofErr w:type="spellStart"/>
      <w:r w:rsidRPr="00623806">
        <w:rPr>
          <w:rFonts w:ascii="Helvetica" w:hAnsi="Helvetica"/>
          <w:lang w:val="es-ES"/>
        </w:rPr>
        <w:t>myself</w:t>
      </w:r>
      <w:proofErr w:type="spellEnd"/>
      <w:r w:rsidRPr="00623806">
        <w:rPr>
          <w:rFonts w:ascii="Helvetica" w:hAnsi="Helvetica"/>
          <w:lang w:val="es-ES"/>
        </w:rPr>
        <w:t xml:space="preserve"> </w:t>
      </w:r>
      <w:proofErr w:type="spellStart"/>
      <w:r w:rsidRPr="00623806">
        <w:rPr>
          <w:rFonts w:ascii="Helvetica" w:hAnsi="Helvetica"/>
          <w:lang w:val="es-ES"/>
        </w:rPr>
        <w:t>around</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kissed</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I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starved</w:t>
      </w:r>
      <w:proofErr w:type="spellEnd"/>
      <w:r w:rsidRPr="00623806">
        <w:rPr>
          <w:rFonts w:ascii="Helvetica" w:hAnsi="Helvetica"/>
          <w:lang w:val="es-ES"/>
        </w:rPr>
        <w:t xml:space="preserve">, and </w:t>
      </w:r>
      <w:proofErr w:type="spellStart"/>
      <w:r w:rsidRPr="00623806">
        <w:rPr>
          <w:rFonts w:ascii="Helvetica" w:hAnsi="Helvetica"/>
          <w:lang w:val="es-ES"/>
        </w:rPr>
        <w:t>begged</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more </w:t>
      </w:r>
      <w:proofErr w:type="spellStart"/>
      <w:r w:rsidRPr="00623806">
        <w:rPr>
          <w:rFonts w:ascii="Helvetica" w:hAnsi="Helvetica"/>
          <w:lang w:val="es-ES"/>
        </w:rPr>
        <w:t>until</w:t>
      </w:r>
      <w:proofErr w:type="spellEnd"/>
      <w:r w:rsidRPr="00623806">
        <w:rPr>
          <w:rFonts w:ascii="Helvetica" w:hAnsi="Helvetica"/>
          <w:lang w:val="es-ES"/>
        </w:rPr>
        <w:t xml:space="preserve"> </w:t>
      </w:r>
      <w:proofErr w:type="spellStart"/>
      <w:r w:rsidRPr="00623806">
        <w:rPr>
          <w:rFonts w:ascii="Helvetica" w:hAnsi="Helvetica"/>
          <w:lang w:val="es-ES"/>
        </w:rPr>
        <w:t>there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nothing</w:t>
      </w:r>
      <w:proofErr w:type="spellEnd"/>
      <w:r w:rsidRPr="00623806">
        <w:rPr>
          <w:rFonts w:ascii="Helvetica" w:hAnsi="Helvetica"/>
          <w:lang w:val="es-ES"/>
        </w:rPr>
        <w:t xml:space="preserve"> </w:t>
      </w:r>
      <w:proofErr w:type="spellStart"/>
      <w:r w:rsidRPr="00623806">
        <w:rPr>
          <w:rFonts w:ascii="Helvetica" w:hAnsi="Helvetica"/>
          <w:lang w:val="es-ES"/>
        </w:rPr>
        <w:t>between</w:t>
      </w:r>
      <w:proofErr w:type="spellEnd"/>
      <w:r w:rsidRPr="00623806">
        <w:rPr>
          <w:rFonts w:ascii="Helvetica" w:hAnsi="Helvetica"/>
          <w:lang w:val="es-ES"/>
        </w:rPr>
        <w:t xml:space="preserve"> </w:t>
      </w:r>
      <w:proofErr w:type="spellStart"/>
      <w:r w:rsidRPr="00623806">
        <w:rPr>
          <w:rFonts w:ascii="Helvetica" w:hAnsi="Helvetica"/>
          <w:lang w:val="es-ES"/>
        </w:rPr>
        <w:t>us</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breath</w:t>
      </w:r>
      <w:proofErr w:type="spellEnd"/>
      <w:r w:rsidRPr="00623806">
        <w:rPr>
          <w:rFonts w:ascii="Helvetica" w:hAnsi="Helvetica"/>
          <w:lang w:val="es-ES"/>
        </w:rPr>
        <w:t xml:space="preserve"> and </w:t>
      </w:r>
      <w:proofErr w:type="spellStart"/>
      <w:r w:rsidRPr="00623806">
        <w:rPr>
          <w:rFonts w:ascii="Helvetica" w:hAnsi="Helvetica"/>
          <w:lang w:val="es-ES"/>
        </w:rPr>
        <w:t>fire</w:t>
      </w:r>
      <w:proofErr w:type="spellEnd"/>
      <w:r w:rsidRPr="00623806">
        <w:rPr>
          <w:rFonts w:ascii="Helvetica" w:hAnsi="Helvetica"/>
          <w:lang w:val="es-ES"/>
        </w:rPr>
        <w:t xml:space="preserve">. And </w:t>
      </w:r>
      <w:proofErr w:type="spellStart"/>
      <w:r w:rsidRPr="00623806">
        <w:rPr>
          <w:rFonts w:ascii="Helvetica" w:hAnsi="Helvetica"/>
          <w:lang w:val="es-ES"/>
        </w:rPr>
        <w:t>when</w:t>
      </w:r>
      <w:proofErr w:type="spellEnd"/>
      <w:r w:rsidRPr="00623806">
        <w:rPr>
          <w:rFonts w:ascii="Helvetica" w:hAnsi="Helvetica"/>
          <w:lang w:val="es-ES"/>
        </w:rPr>
        <w:t xml:space="preserve"> he moved </w:t>
      </w:r>
      <w:proofErr w:type="spellStart"/>
      <w:r w:rsidRPr="00623806">
        <w:rPr>
          <w:rFonts w:ascii="Helvetica" w:hAnsi="Helvetica"/>
          <w:lang w:val="es-ES"/>
        </w:rPr>
        <w:t>inside</w:t>
      </w:r>
      <w:proofErr w:type="spellEnd"/>
      <w:r w:rsidRPr="00623806">
        <w:rPr>
          <w:rFonts w:ascii="Helvetica" w:hAnsi="Helvetica"/>
          <w:lang w:val="es-ES"/>
        </w:rPr>
        <w:t xml:space="preserve"> me, </w:t>
      </w:r>
      <w:proofErr w:type="spellStart"/>
      <w:r w:rsidRPr="00623806">
        <w:rPr>
          <w:rFonts w:ascii="Helvetica" w:hAnsi="Helvetica"/>
          <w:lang w:val="es-ES"/>
        </w:rPr>
        <w:t>when</w:t>
      </w:r>
      <w:proofErr w:type="spellEnd"/>
      <w:r w:rsidRPr="00623806">
        <w:rPr>
          <w:rFonts w:ascii="Helvetica" w:hAnsi="Helvetica"/>
          <w:lang w:val="es-ES"/>
        </w:rPr>
        <w:t xml:space="preserve"> </w:t>
      </w:r>
      <w:proofErr w:type="spellStart"/>
      <w:r w:rsidRPr="00623806">
        <w:rPr>
          <w:rFonts w:ascii="Helvetica" w:hAnsi="Helvetica"/>
          <w:lang w:val="es-ES"/>
        </w:rPr>
        <w:t>our</w:t>
      </w:r>
      <w:proofErr w:type="spellEnd"/>
      <w:r w:rsidRPr="00623806">
        <w:rPr>
          <w:rFonts w:ascii="Helvetica" w:hAnsi="Helvetica"/>
          <w:lang w:val="es-ES"/>
        </w:rPr>
        <w:t xml:space="preserve"> </w:t>
      </w:r>
      <w:proofErr w:type="spellStart"/>
      <w:r w:rsidRPr="00623806">
        <w:rPr>
          <w:rFonts w:ascii="Helvetica" w:hAnsi="Helvetica"/>
          <w:lang w:val="es-ES"/>
        </w:rPr>
        <w:t>bodies</w:t>
      </w:r>
      <w:proofErr w:type="spellEnd"/>
      <w:r w:rsidRPr="00623806">
        <w:rPr>
          <w:rFonts w:ascii="Helvetica" w:hAnsi="Helvetica"/>
          <w:lang w:val="es-ES"/>
        </w:rPr>
        <w:t xml:space="preserve"> </w:t>
      </w:r>
      <w:proofErr w:type="spellStart"/>
      <w:r w:rsidRPr="00623806">
        <w:rPr>
          <w:rFonts w:ascii="Helvetica" w:hAnsi="Helvetica"/>
          <w:lang w:val="es-ES"/>
        </w:rPr>
        <w:t>collided</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storm</w:t>
      </w:r>
      <w:proofErr w:type="spellEnd"/>
      <w:r w:rsidRPr="00623806">
        <w:rPr>
          <w:rFonts w:ascii="Helvetica" w:hAnsi="Helvetica"/>
          <w:lang w:val="es-ES"/>
        </w:rPr>
        <w:t xml:space="preserve"> cracking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sky</w:t>
      </w:r>
      <w:proofErr w:type="spellEnd"/>
      <w:r w:rsidRPr="00623806">
        <w:rPr>
          <w:rFonts w:ascii="Helvetica" w:hAnsi="Helvetica"/>
          <w:lang w:val="es-ES"/>
        </w:rPr>
        <w:t xml:space="preserve">—I </w:t>
      </w:r>
      <w:proofErr w:type="spellStart"/>
      <w:r w:rsidRPr="00623806">
        <w:rPr>
          <w:rFonts w:ascii="Helvetica" w:hAnsi="Helvetica"/>
          <w:lang w:val="es-ES"/>
        </w:rPr>
        <w:t>hadn’t</w:t>
      </w:r>
      <w:proofErr w:type="spellEnd"/>
      <w:r w:rsidRPr="00623806">
        <w:rPr>
          <w:rFonts w:ascii="Helvetica" w:hAnsi="Helvetica"/>
          <w:lang w:val="es-ES"/>
        </w:rPr>
        <w:t xml:space="preserve"> </w:t>
      </w:r>
      <w:proofErr w:type="spellStart"/>
      <w:r w:rsidRPr="00623806">
        <w:rPr>
          <w:rFonts w:ascii="Helvetica" w:hAnsi="Helvetica"/>
          <w:lang w:val="es-ES"/>
        </w:rPr>
        <w:t>stopped</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w:t>
      </w:r>
    </w:p>
    <w:p w14:paraId="1F8FEFEC" w14:textId="61682223" w:rsidR="002B6DDA" w:rsidRPr="00623806" w:rsidRDefault="002B6DDA" w:rsidP="002B6DDA">
      <w:pPr>
        <w:pStyle w:val="SceneBreak"/>
        <w:spacing w:line="276" w:lineRule="auto"/>
        <w:ind w:firstLine="720"/>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hadn’t</w:t>
      </w:r>
      <w:proofErr w:type="spellEnd"/>
      <w:r w:rsidRPr="00623806">
        <w:rPr>
          <w:rFonts w:ascii="Helvetica" w:hAnsi="Helvetica"/>
          <w:lang w:val="es-ES"/>
        </w:rPr>
        <w:t xml:space="preserve"> </w:t>
      </w:r>
      <w:proofErr w:type="spellStart"/>
      <w:r w:rsidRPr="00623806">
        <w:rPr>
          <w:rFonts w:ascii="Helvetica" w:hAnsi="Helvetica"/>
          <w:lang w:val="es-ES"/>
        </w:rPr>
        <w:t>wanted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stop </w:t>
      </w:r>
      <w:proofErr w:type="spellStart"/>
      <w:r w:rsidRPr="00623806">
        <w:rPr>
          <w:rFonts w:ascii="Helvetica" w:hAnsi="Helvetica"/>
          <w:lang w:val="es-ES"/>
        </w:rPr>
        <w:t>him</w:t>
      </w:r>
      <w:proofErr w:type="spellEnd"/>
      <w:r w:rsidRPr="00623806">
        <w:rPr>
          <w:rFonts w:ascii="Helvetica" w:hAnsi="Helvetica"/>
          <w:lang w:val="es-ES"/>
        </w:rPr>
        <w:t>.</w:t>
      </w:r>
    </w:p>
    <w:p w14:paraId="7D413DDC" w14:textId="71BFAD4C" w:rsidR="002B6DDA" w:rsidRPr="00623806" w:rsidRDefault="002B6DDA" w:rsidP="002B6DDA">
      <w:pPr>
        <w:pStyle w:val="SceneBreak"/>
        <w:spacing w:line="276" w:lineRule="auto"/>
        <w:ind w:firstLine="720"/>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worst</w:t>
      </w:r>
      <w:proofErr w:type="spellEnd"/>
      <w:r w:rsidRPr="00623806">
        <w:rPr>
          <w:rFonts w:ascii="Helvetica" w:hAnsi="Helvetica"/>
          <w:lang w:val="es-ES"/>
        </w:rPr>
        <w:t xml:space="preserve"> </w:t>
      </w:r>
      <w:proofErr w:type="spellStart"/>
      <w:r w:rsidRPr="00623806">
        <w:rPr>
          <w:rFonts w:ascii="Helvetica" w:hAnsi="Helvetica"/>
          <w:lang w:val="es-ES"/>
        </w:rPr>
        <w:t>part</w:t>
      </w:r>
      <w:proofErr w:type="spellEnd"/>
      <w:r w:rsidRPr="00623806">
        <w:rPr>
          <w:rFonts w:ascii="Helvetica" w:hAnsi="Helvetica"/>
          <w:lang w:val="es-ES"/>
        </w:rPr>
        <w:t>?</w:t>
      </w:r>
    </w:p>
    <w:p w14:paraId="522FE1DF" w14:textId="08EFC75B" w:rsidR="002B6DDA" w:rsidRPr="00623806" w:rsidRDefault="002B6DDA" w:rsidP="002B6DDA">
      <w:pPr>
        <w:pStyle w:val="SceneBreak"/>
        <w:spacing w:line="276" w:lineRule="auto"/>
        <w:ind w:firstLine="720"/>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wanted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again</w:t>
      </w:r>
      <w:proofErr w:type="spellEnd"/>
      <w:r w:rsidRPr="00623806">
        <w:rPr>
          <w:rFonts w:ascii="Helvetica" w:hAnsi="Helvetica"/>
          <w:lang w:val="es-ES"/>
        </w:rPr>
        <w:t xml:space="preserve">. I </w:t>
      </w:r>
      <w:proofErr w:type="spellStart"/>
      <w:r w:rsidRPr="00623806">
        <w:rPr>
          <w:rFonts w:ascii="Helvetica" w:hAnsi="Helvetica"/>
          <w:lang w:val="es-ES"/>
        </w:rPr>
        <w:t>wanted</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w:t>
      </w:r>
    </w:p>
    <w:p w14:paraId="1B161F5C" w14:textId="53EEBDAF" w:rsidR="002B6DDA" w:rsidRPr="00623806" w:rsidRDefault="002B6DDA" w:rsidP="002B6DDA">
      <w:pPr>
        <w:pStyle w:val="SceneBreak"/>
        <w:spacing w:line="276" w:lineRule="auto"/>
        <w:ind w:firstLine="720"/>
        <w:jc w:val="both"/>
        <w:rPr>
          <w:rFonts w:ascii="Helvetica" w:hAnsi="Helvetica"/>
          <w:lang w:val="es-ES"/>
        </w:rPr>
      </w:pPr>
      <w:proofErr w:type="spellStart"/>
      <w:r w:rsidRPr="00623806">
        <w:rPr>
          <w:rFonts w:ascii="Helvetica" w:hAnsi="Helvetica"/>
          <w:lang w:val="es-ES"/>
        </w:rPr>
        <w:lastRenderedPageBreak/>
        <w:t>The</w:t>
      </w:r>
      <w:proofErr w:type="spellEnd"/>
      <w:r w:rsidRPr="00623806">
        <w:rPr>
          <w:rFonts w:ascii="Helvetica" w:hAnsi="Helvetica"/>
          <w:lang w:val="es-ES"/>
        </w:rPr>
        <w:t xml:space="preserve"> </w:t>
      </w:r>
      <w:proofErr w:type="spellStart"/>
      <w:r w:rsidRPr="00623806">
        <w:rPr>
          <w:rFonts w:ascii="Helvetica" w:hAnsi="Helvetica"/>
          <w:lang w:val="es-ES"/>
        </w:rPr>
        <w:t>memory</w:t>
      </w:r>
      <w:proofErr w:type="spellEnd"/>
      <w:r w:rsidRPr="00623806">
        <w:rPr>
          <w:rFonts w:ascii="Helvetica" w:hAnsi="Helvetica"/>
          <w:lang w:val="es-ES"/>
        </w:rPr>
        <w:t xml:space="preserve"> alone </w:t>
      </w:r>
      <w:proofErr w:type="spellStart"/>
      <w:r w:rsidRPr="00623806">
        <w:rPr>
          <w:rFonts w:ascii="Helvetica" w:hAnsi="Helvetica"/>
          <w:lang w:val="es-ES"/>
        </w:rPr>
        <w:t>made</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ache</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thighs</w:t>
      </w:r>
      <w:proofErr w:type="spellEnd"/>
      <w:r w:rsidRPr="00623806">
        <w:rPr>
          <w:rFonts w:ascii="Helvetica" w:hAnsi="Helvetica"/>
          <w:lang w:val="es-ES"/>
        </w:rPr>
        <w:t xml:space="preserve"> </w:t>
      </w:r>
      <w:proofErr w:type="spellStart"/>
      <w:r w:rsidRPr="00623806">
        <w:rPr>
          <w:rFonts w:ascii="Helvetica" w:hAnsi="Helvetica"/>
          <w:lang w:val="es-ES"/>
        </w:rPr>
        <w:t>trembled</w:t>
      </w:r>
      <w:proofErr w:type="spellEnd"/>
      <w:r w:rsidRPr="00623806">
        <w:rPr>
          <w:rFonts w:ascii="Helvetica" w:hAnsi="Helvetica"/>
          <w:lang w:val="es-ES"/>
        </w:rPr>
        <w:t xml:space="preserve"> </w:t>
      </w:r>
      <w:proofErr w:type="spellStart"/>
      <w:r w:rsidRPr="00623806">
        <w:rPr>
          <w:rFonts w:ascii="Helvetica" w:hAnsi="Helvetica"/>
          <w:lang w:val="es-ES"/>
        </w:rPr>
        <w:t>when</w:t>
      </w:r>
      <w:proofErr w:type="spellEnd"/>
      <w:r w:rsidRPr="00623806">
        <w:rPr>
          <w:rFonts w:ascii="Helvetica" w:hAnsi="Helvetica"/>
          <w:lang w:val="es-ES"/>
        </w:rPr>
        <w:t xml:space="preserve"> I moved. I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feel</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ghost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touch</w:t>
      </w:r>
      <w:proofErr w:type="spellEnd"/>
      <w:r w:rsidRPr="00623806">
        <w:rPr>
          <w:rFonts w:ascii="Helvetica" w:hAnsi="Helvetica"/>
          <w:lang w:val="es-ES"/>
        </w:rPr>
        <w:t xml:space="preserve"> </w:t>
      </w:r>
      <w:proofErr w:type="spellStart"/>
      <w:r w:rsidRPr="00623806">
        <w:rPr>
          <w:rFonts w:ascii="Helvetica" w:hAnsi="Helvetica"/>
          <w:lang w:val="es-ES"/>
        </w:rPr>
        <w:t>between</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legs</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lips</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w:t>
      </w:r>
      <w:proofErr w:type="spellStart"/>
      <w:r w:rsidRPr="00623806">
        <w:rPr>
          <w:rFonts w:ascii="Helvetica" w:hAnsi="Helvetica"/>
          <w:lang w:val="es-ES"/>
        </w:rPr>
        <w:t>swollen</w:t>
      </w:r>
      <w:proofErr w:type="spellEnd"/>
      <w:r w:rsidRPr="00623806">
        <w:rPr>
          <w:rFonts w:ascii="Helvetica" w:hAnsi="Helvetica"/>
          <w:lang w:val="es-ES"/>
        </w:rPr>
        <w:t xml:space="preserve">, </w:t>
      </w:r>
      <w:proofErr w:type="spellStart"/>
      <w:r w:rsidRPr="00623806">
        <w:rPr>
          <w:rFonts w:ascii="Helvetica" w:hAnsi="Helvetica"/>
          <w:lang w:val="es-ES"/>
        </w:rPr>
        <w:t>bitten</w:t>
      </w:r>
      <w:proofErr w:type="spellEnd"/>
      <w:r w:rsidRPr="00623806">
        <w:rPr>
          <w:rFonts w:ascii="Helvetica" w:hAnsi="Helvetica"/>
          <w:lang w:val="es-ES"/>
        </w:rPr>
        <w:t>.</w:t>
      </w:r>
    </w:p>
    <w:p w14:paraId="1C46CE6D" w14:textId="417F83C4" w:rsidR="002B6DDA" w:rsidRPr="00623806" w:rsidRDefault="002B6DDA" w:rsidP="002B6DDA">
      <w:pPr>
        <w:pStyle w:val="SceneBreak"/>
        <w:spacing w:line="276" w:lineRule="auto"/>
        <w:ind w:firstLine="720"/>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yet</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heart</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hurt</w:t>
      </w:r>
      <w:proofErr w:type="spellEnd"/>
      <w:r w:rsidRPr="00623806">
        <w:rPr>
          <w:rFonts w:ascii="Helvetica" w:hAnsi="Helvetica"/>
          <w:lang w:val="es-ES"/>
        </w:rPr>
        <w:t xml:space="preserve"> </w:t>
      </w:r>
      <w:proofErr w:type="spellStart"/>
      <w:r w:rsidRPr="00623806">
        <w:rPr>
          <w:rFonts w:ascii="Helvetica" w:hAnsi="Helvetica"/>
          <w:lang w:val="es-ES"/>
        </w:rPr>
        <w:t>most</w:t>
      </w:r>
      <w:proofErr w:type="spellEnd"/>
      <w:r w:rsidRPr="00623806">
        <w:rPr>
          <w:rFonts w:ascii="Helvetica" w:hAnsi="Helvetica"/>
          <w:lang w:val="es-ES"/>
        </w:rPr>
        <w:t>.</w:t>
      </w:r>
    </w:p>
    <w:p w14:paraId="744E57A4" w14:textId="4A7339DC" w:rsidR="002B6DDA" w:rsidRPr="00623806" w:rsidRDefault="002B6DDA" w:rsidP="002B6DDA">
      <w:pPr>
        <w:pStyle w:val="SceneBreak"/>
        <w:spacing w:line="276" w:lineRule="auto"/>
        <w:ind w:firstLine="720"/>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chest</w:t>
      </w:r>
      <w:proofErr w:type="spellEnd"/>
      <w:r w:rsidRPr="00623806">
        <w:rPr>
          <w:rFonts w:ascii="Helvetica" w:hAnsi="Helvetica"/>
          <w:lang w:val="es-ES"/>
        </w:rPr>
        <w:t xml:space="preserve"> </w:t>
      </w:r>
      <w:proofErr w:type="spellStart"/>
      <w:r w:rsidRPr="00623806">
        <w:rPr>
          <w:rFonts w:ascii="Helvetica" w:hAnsi="Helvetica"/>
          <w:lang w:val="es-ES"/>
        </w:rPr>
        <w:t>continued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tighten</w:t>
      </w:r>
      <w:proofErr w:type="spellEnd"/>
      <w:r w:rsidRPr="00623806">
        <w:rPr>
          <w:rFonts w:ascii="Helvetica" w:hAnsi="Helvetica"/>
          <w:lang w:val="es-ES"/>
        </w:rPr>
        <w:t xml:space="preserve"> as I </w:t>
      </w:r>
      <w:proofErr w:type="spellStart"/>
      <w:r w:rsidRPr="00623806">
        <w:rPr>
          <w:rFonts w:ascii="Helvetica" w:hAnsi="Helvetica"/>
          <w:lang w:val="es-ES"/>
        </w:rPr>
        <w:t>sat</w:t>
      </w:r>
      <w:proofErr w:type="spellEnd"/>
      <w:r w:rsidRPr="00623806">
        <w:rPr>
          <w:rFonts w:ascii="Helvetica" w:hAnsi="Helvetica"/>
          <w:lang w:val="es-ES"/>
        </w:rPr>
        <w:t xml:space="preserve"> alone in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room</w:t>
      </w:r>
      <w:proofErr w:type="spellEnd"/>
      <w:r w:rsidRPr="00623806">
        <w:rPr>
          <w:rFonts w:ascii="Helvetica" w:hAnsi="Helvetica"/>
          <w:lang w:val="es-ES"/>
        </w:rPr>
        <w:t xml:space="preserve">, </w:t>
      </w:r>
      <w:proofErr w:type="spellStart"/>
      <w:r w:rsidRPr="00623806">
        <w:rPr>
          <w:rFonts w:ascii="Helvetica" w:hAnsi="Helvetica"/>
          <w:lang w:val="es-ES"/>
        </w:rPr>
        <w:t>wrapped</w:t>
      </w:r>
      <w:proofErr w:type="spellEnd"/>
      <w:r w:rsidRPr="00623806">
        <w:rPr>
          <w:rFonts w:ascii="Helvetica" w:hAnsi="Helvetica"/>
          <w:lang w:val="es-ES"/>
        </w:rPr>
        <w:t xml:space="preserve"> in a </w:t>
      </w:r>
      <w:proofErr w:type="spellStart"/>
      <w:r w:rsidRPr="00623806">
        <w:rPr>
          <w:rFonts w:ascii="Helvetica" w:hAnsi="Helvetica"/>
          <w:lang w:val="es-ES"/>
        </w:rPr>
        <w:t>blanket</w:t>
      </w:r>
      <w:proofErr w:type="spellEnd"/>
      <w:r w:rsidRPr="00623806">
        <w:rPr>
          <w:rFonts w:ascii="Helvetica" w:hAnsi="Helvetica"/>
          <w:lang w:val="es-ES"/>
        </w:rPr>
        <w:t>.</w:t>
      </w:r>
    </w:p>
    <w:p w14:paraId="1D7D1387" w14:textId="3B912633" w:rsidR="002B6DDA" w:rsidRPr="00623806" w:rsidRDefault="002B6DDA" w:rsidP="002B6DDA">
      <w:pPr>
        <w:pStyle w:val="SceneBreak"/>
        <w:spacing w:line="276" w:lineRule="auto"/>
        <w:ind w:firstLine="720"/>
        <w:jc w:val="both"/>
        <w:rPr>
          <w:rFonts w:ascii="Helvetica" w:hAnsi="Helvetica"/>
          <w:lang w:val="es-ES"/>
        </w:rPr>
      </w:pPr>
      <w:proofErr w:type="spellStart"/>
      <w:r w:rsidRPr="00623806">
        <w:rPr>
          <w:rFonts w:ascii="Helvetica" w:hAnsi="Helvetica"/>
          <w:lang w:val="es-ES"/>
        </w:rPr>
        <w:t>What</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I done?</w:t>
      </w:r>
    </w:p>
    <w:p w14:paraId="06B14974" w14:textId="50C89F39" w:rsidR="002B6DDA" w:rsidRPr="00623806" w:rsidRDefault="002B6DDA" w:rsidP="002B6DDA">
      <w:pPr>
        <w:pStyle w:val="SceneBreak"/>
        <w:spacing w:line="276" w:lineRule="auto"/>
        <w:ind w:firstLine="720"/>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curled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knees</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chest</w:t>
      </w:r>
      <w:proofErr w:type="spellEnd"/>
      <w:r w:rsidRPr="00623806">
        <w:rPr>
          <w:rFonts w:ascii="Helvetica" w:hAnsi="Helvetica"/>
          <w:lang w:val="es-ES"/>
        </w:rPr>
        <w:t xml:space="preserve">, </w:t>
      </w:r>
      <w:proofErr w:type="spellStart"/>
      <w:r w:rsidRPr="00623806">
        <w:rPr>
          <w:rFonts w:ascii="Helvetica" w:hAnsi="Helvetica"/>
          <w:lang w:val="es-ES"/>
        </w:rPr>
        <w:t>burying</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face</w:t>
      </w:r>
      <w:proofErr w:type="spellEnd"/>
      <w:r w:rsidRPr="00623806">
        <w:rPr>
          <w:rFonts w:ascii="Helvetica" w:hAnsi="Helvetica"/>
          <w:lang w:val="es-ES"/>
        </w:rPr>
        <w:t xml:space="preserve"> in </w:t>
      </w:r>
      <w:proofErr w:type="spellStart"/>
      <w:r w:rsidRPr="00623806">
        <w:rPr>
          <w:rFonts w:ascii="Helvetica" w:hAnsi="Helvetica"/>
          <w:lang w:val="es-ES"/>
        </w:rPr>
        <w:t>them</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help</w:t>
      </w:r>
      <w:proofErr w:type="spellEnd"/>
      <w:r w:rsidRPr="00623806">
        <w:rPr>
          <w:rFonts w:ascii="Helvetica" w:hAnsi="Helvetica"/>
          <w:lang w:val="es-ES"/>
        </w:rPr>
        <w:t xml:space="preserve">. I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feel</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He </w:t>
      </w:r>
      <w:proofErr w:type="spellStart"/>
      <w:r w:rsidRPr="00623806">
        <w:rPr>
          <w:rFonts w:ascii="Helvetica" w:hAnsi="Helvetica"/>
          <w:lang w:val="es-ES"/>
        </w:rPr>
        <w:t>whispered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name</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breath</w:t>
      </w:r>
      <w:proofErr w:type="spellEnd"/>
      <w:r w:rsidRPr="00623806">
        <w:rPr>
          <w:rFonts w:ascii="Helvetica" w:hAnsi="Helvetica"/>
          <w:lang w:val="es-ES"/>
        </w:rPr>
        <w:t xml:space="preserve"> at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neck</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rough and </w:t>
      </w:r>
      <w:proofErr w:type="spellStart"/>
      <w:r w:rsidRPr="00623806">
        <w:rPr>
          <w:rFonts w:ascii="Helvetica" w:hAnsi="Helvetica"/>
          <w:lang w:val="es-ES"/>
        </w:rPr>
        <w:t>broken</w:t>
      </w:r>
      <w:proofErr w:type="spellEnd"/>
      <w:r w:rsidRPr="00623806">
        <w:rPr>
          <w:rFonts w:ascii="Helvetica" w:hAnsi="Helvetica"/>
          <w:lang w:val="es-ES"/>
        </w:rPr>
        <w:t>.</w:t>
      </w:r>
    </w:p>
    <w:p w14:paraId="09CB541B" w14:textId="472425BD" w:rsidR="002B6DDA" w:rsidRPr="00623806" w:rsidRDefault="002B6DDA" w:rsidP="002B6DDA">
      <w:pPr>
        <w:pStyle w:val="SceneBreak"/>
        <w:spacing w:line="276" w:lineRule="auto"/>
        <w:ind w:firstLine="720"/>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shouldn't</w:t>
      </w:r>
      <w:proofErr w:type="spellEnd"/>
      <w:r w:rsidRPr="00623806">
        <w:rPr>
          <w:rFonts w:ascii="Helvetica" w:hAnsi="Helvetica"/>
          <w:lang w:val="es-ES"/>
        </w:rPr>
        <w:t xml:space="preserve"> </w:t>
      </w:r>
      <w:proofErr w:type="spellStart"/>
      <w:r w:rsidRPr="00623806">
        <w:rPr>
          <w:rFonts w:ascii="Helvetica" w:hAnsi="Helvetica"/>
          <w:lang w:val="es-ES"/>
        </w:rPr>
        <w:t>have</w:t>
      </w:r>
      <w:proofErr w:type="spellEnd"/>
      <w:r w:rsidRPr="00623806">
        <w:rPr>
          <w:rFonts w:ascii="Helvetica" w:hAnsi="Helvetica"/>
          <w:lang w:val="es-ES"/>
        </w:rPr>
        <w:t xml:space="preserve"> </w:t>
      </w:r>
      <w:proofErr w:type="spellStart"/>
      <w:r w:rsidRPr="00623806">
        <w:rPr>
          <w:rFonts w:ascii="Helvetica" w:hAnsi="Helvetica"/>
          <w:lang w:val="es-ES"/>
        </w:rPr>
        <w:t>allowed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occur</w:t>
      </w:r>
      <w:proofErr w:type="spellEnd"/>
      <w:r w:rsidRPr="00623806">
        <w:rPr>
          <w:rFonts w:ascii="Helvetica" w:hAnsi="Helvetica"/>
          <w:lang w:val="es-ES"/>
        </w:rPr>
        <w:t>.</w:t>
      </w:r>
    </w:p>
    <w:p w14:paraId="65C2DE1B" w14:textId="37976C57" w:rsidR="002B6DDA" w:rsidRPr="00623806" w:rsidRDefault="002B6DDA" w:rsidP="002B6DDA">
      <w:pPr>
        <w:pStyle w:val="SceneBreak"/>
        <w:spacing w:line="276" w:lineRule="auto"/>
        <w:ind w:firstLine="720"/>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had</w:t>
      </w:r>
      <w:proofErr w:type="spellEnd"/>
      <w:r w:rsidRPr="00623806">
        <w:rPr>
          <w:rFonts w:ascii="Helvetica" w:hAnsi="Helvetica"/>
          <w:lang w:val="es-ES"/>
        </w:rPr>
        <w:t xml:space="preserve"> a </w:t>
      </w:r>
      <w:proofErr w:type="spellStart"/>
      <w:r w:rsidRPr="00623806">
        <w:rPr>
          <w:rFonts w:ascii="Helvetica" w:hAnsi="Helvetica"/>
          <w:lang w:val="es-ES"/>
        </w:rPr>
        <w:t>boyfriend</w:t>
      </w:r>
      <w:proofErr w:type="spellEnd"/>
      <w:r w:rsidRPr="00623806">
        <w:rPr>
          <w:rFonts w:ascii="Helvetica" w:hAnsi="Helvetica"/>
          <w:lang w:val="es-ES"/>
        </w:rPr>
        <w:t>.</w:t>
      </w:r>
    </w:p>
    <w:p w14:paraId="5894AC52" w14:textId="363558AB" w:rsidR="002B6DDA" w:rsidRPr="00623806" w:rsidRDefault="002B6DDA" w:rsidP="002B6DDA">
      <w:pPr>
        <w:pStyle w:val="SceneBreak"/>
        <w:spacing w:line="276" w:lineRule="auto"/>
        <w:ind w:firstLine="720"/>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life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filled</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plans</w:t>
      </w:r>
      <w:proofErr w:type="spellEnd"/>
      <w:r w:rsidRPr="00623806">
        <w:rPr>
          <w:rFonts w:ascii="Helvetica" w:hAnsi="Helvetica"/>
          <w:lang w:val="es-ES"/>
        </w:rPr>
        <w:t>.</w:t>
      </w:r>
    </w:p>
    <w:p w14:paraId="52E1ED24" w14:textId="65C412CA" w:rsidR="002B6DDA" w:rsidRPr="00623806" w:rsidRDefault="002B6DDA" w:rsidP="002B6DDA">
      <w:pPr>
        <w:pStyle w:val="SceneBreak"/>
        <w:spacing w:line="276" w:lineRule="auto"/>
        <w:ind w:firstLine="720"/>
        <w:jc w:val="both"/>
        <w:rPr>
          <w:rFonts w:ascii="Helvetica" w:hAnsi="Helvetica"/>
          <w:lang w:val="es-ES"/>
        </w:rPr>
      </w:pP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none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made</w:t>
      </w:r>
      <w:proofErr w:type="spellEnd"/>
      <w:r w:rsidRPr="00623806">
        <w:rPr>
          <w:rFonts w:ascii="Helvetica" w:hAnsi="Helvetica"/>
          <w:lang w:val="es-ES"/>
        </w:rPr>
        <w:t xml:space="preserve"> </w:t>
      </w:r>
      <w:proofErr w:type="spellStart"/>
      <w:r w:rsidRPr="00623806">
        <w:rPr>
          <w:rFonts w:ascii="Helvetica" w:hAnsi="Helvetica"/>
          <w:lang w:val="es-ES"/>
        </w:rPr>
        <w:t>sense</w:t>
      </w:r>
      <w:proofErr w:type="spellEnd"/>
      <w:r w:rsidRPr="00623806">
        <w:rPr>
          <w:rFonts w:ascii="Helvetica" w:hAnsi="Helvetica"/>
          <w:lang w:val="es-ES"/>
        </w:rPr>
        <w:t xml:space="preserve"> </w:t>
      </w:r>
      <w:proofErr w:type="spellStart"/>
      <w:r w:rsidRPr="00623806">
        <w:rPr>
          <w:rFonts w:ascii="Helvetica" w:hAnsi="Helvetica"/>
          <w:lang w:val="es-ES"/>
        </w:rPr>
        <w:t>anymore</w:t>
      </w:r>
      <w:proofErr w:type="spellEnd"/>
      <w:r w:rsidRPr="00623806">
        <w:rPr>
          <w:rFonts w:ascii="Helvetica" w:hAnsi="Helvetica"/>
          <w:lang w:val="es-ES"/>
        </w:rPr>
        <w:t xml:space="preserve">. </w:t>
      </w:r>
      <w:proofErr w:type="spellStart"/>
      <w:r w:rsidRPr="00623806">
        <w:rPr>
          <w:rFonts w:ascii="Helvetica" w:hAnsi="Helvetica"/>
          <w:lang w:val="es-ES"/>
        </w:rPr>
        <w:t>Logic</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no </w:t>
      </w:r>
      <w:proofErr w:type="spellStart"/>
      <w:r w:rsidRPr="00623806">
        <w:rPr>
          <w:rFonts w:ascii="Helvetica" w:hAnsi="Helvetica"/>
          <w:lang w:val="es-ES"/>
        </w:rPr>
        <w:t>longer</w:t>
      </w:r>
      <w:proofErr w:type="spellEnd"/>
      <w:r w:rsidRPr="00623806">
        <w:rPr>
          <w:rFonts w:ascii="Helvetica" w:hAnsi="Helvetica"/>
          <w:lang w:val="es-ES"/>
        </w:rPr>
        <w:t xml:space="preserve"> </w:t>
      </w:r>
      <w:proofErr w:type="spellStart"/>
      <w:r w:rsidRPr="00623806">
        <w:rPr>
          <w:rFonts w:ascii="Helvetica" w:hAnsi="Helvetica"/>
          <w:lang w:val="es-ES"/>
        </w:rPr>
        <w:t>relevant</w:t>
      </w:r>
      <w:proofErr w:type="spellEnd"/>
      <w:r w:rsidRPr="00623806">
        <w:rPr>
          <w:rFonts w:ascii="Helvetica" w:hAnsi="Helvetica"/>
          <w:lang w:val="es-ES"/>
        </w:rPr>
        <w:t xml:space="preserve"> in </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situation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situation</w:t>
      </w:r>
      <w:proofErr w:type="spellEnd"/>
      <w:r w:rsidRPr="00623806">
        <w:rPr>
          <w:rFonts w:ascii="Helvetica" w:hAnsi="Helvetica"/>
          <w:lang w:val="es-ES"/>
        </w:rPr>
        <w:t xml:space="preserve">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about</w:t>
      </w:r>
      <w:proofErr w:type="spellEnd"/>
      <w:r w:rsidRPr="00623806">
        <w:rPr>
          <w:rFonts w:ascii="Helvetica" w:hAnsi="Helvetica"/>
          <w:lang w:val="es-ES"/>
        </w:rPr>
        <w:t xml:space="preserve"> timing </w:t>
      </w:r>
      <w:proofErr w:type="spellStart"/>
      <w:r w:rsidRPr="00623806">
        <w:rPr>
          <w:rFonts w:ascii="Helvetica" w:hAnsi="Helvetica"/>
          <w:lang w:val="es-ES"/>
        </w:rPr>
        <w:t>or</w:t>
      </w:r>
      <w:proofErr w:type="spellEnd"/>
      <w:r w:rsidRPr="00623806">
        <w:rPr>
          <w:rFonts w:ascii="Helvetica" w:hAnsi="Helvetica"/>
          <w:lang w:val="es-ES"/>
        </w:rPr>
        <w:t xml:space="preserve"> </w:t>
      </w:r>
      <w:proofErr w:type="spellStart"/>
      <w:r w:rsidRPr="00623806">
        <w:rPr>
          <w:rFonts w:ascii="Helvetica" w:hAnsi="Helvetica"/>
          <w:lang w:val="es-ES"/>
        </w:rPr>
        <w:t>morals</w:t>
      </w:r>
      <w:proofErr w:type="spellEnd"/>
      <w:r w:rsidRPr="00623806">
        <w:rPr>
          <w:rFonts w:ascii="Helvetica" w:hAnsi="Helvetica"/>
          <w:lang w:val="es-ES"/>
        </w:rPr>
        <w:t xml:space="preserve"> </w:t>
      </w:r>
      <w:proofErr w:type="spellStart"/>
      <w:r w:rsidRPr="00623806">
        <w:rPr>
          <w:rFonts w:ascii="Helvetica" w:hAnsi="Helvetica"/>
          <w:lang w:val="es-ES"/>
        </w:rPr>
        <w:t>or</w:t>
      </w:r>
      <w:proofErr w:type="spellEnd"/>
      <w:r w:rsidRPr="00623806">
        <w:rPr>
          <w:rFonts w:ascii="Helvetica" w:hAnsi="Helvetica"/>
          <w:lang w:val="es-ES"/>
        </w:rPr>
        <w:t xml:space="preserve"> </w:t>
      </w:r>
      <w:proofErr w:type="spellStart"/>
      <w:r w:rsidRPr="00623806">
        <w:rPr>
          <w:rFonts w:ascii="Helvetica" w:hAnsi="Helvetica"/>
          <w:lang w:val="es-ES"/>
        </w:rPr>
        <w:t>any</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things</w:t>
      </w:r>
      <w:proofErr w:type="spellEnd"/>
      <w:r w:rsidRPr="00623806">
        <w:rPr>
          <w:rFonts w:ascii="Helvetica" w:hAnsi="Helvetica"/>
          <w:lang w:val="es-ES"/>
        </w:rPr>
        <w:t xml:space="preserve"> </w:t>
      </w:r>
      <w:proofErr w:type="spellStart"/>
      <w:r w:rsidRPr="00623806">
        <w:rPr>
          <w:rFonts w:ascii="Helvetica" w:hAnsi="Helvetica"/>
          <w:lang w:val="es-ES"/>
        </w:rPr>
        <w:t>I’d</w:t>
      </w:r>
      <w:proofErr w:type="spellEnd"/>
      <w:r w:rsidRPr="00623806">
        <w:rPr>
          <w:rFonts w:ascii="Helvetica" w:hAnsi="Helvetica"/>
          <w:lang w:val="es-ES"/>
        </w:rPr>
        <w:t xml:space="preserve"> </w:t>
      </w:r>
      <w:proofErr w:type="spellStart"/>
      <w:r w:rsidRPr="00623806">
        <w:rPr>
          <w:rFonts w:ascii="Helvetica" w:hAnsi="Helvetica"/>
          <w:lang w:val="es-ES"/>
        </w:rPr>
        <w:t>clung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comfort</w:t>
      </w:r>
      <w:proofErr w:type="spellEnd"/>
      <w:r w:rsidRPr="00623806">
        <w:rPr>
          <w:rFonts w:ascii="Helvetica" w:hAnsi="Helvetica"/>
          <w:lang w:val="es-ES"/>
        </w:rPr>
        <w:t>.</w:t>
      </w:r>
    </w:p>
    <w:p w14:paraId="5A438E51" w14:textId="6218A022" w:rsidR="002B6DDA" w:rsidRPr="00623806" w:rsidRDefault="002B6DDA" w:rsidP="002B6DDA">
      <w:pPr>
        <w:pStyle w:val="SceneBreak"/>
        <w:spacing w:line="276" w:lineRule="auto"/>
        <w:ind w:firstLine="720"/>
        <w:jc w:val="both"/>
        <w:rPr>
          <w:rFonts w:ascii="Helvetica" w:hAnsi="Helvetica"/>
          <w:lang w:val="es-ES"/>
        </w:rPr>
      </w:pP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affair</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else</w:t>
      </w:r>
      <w:proofErr w:type="spellEnd"/>
      <w:r w:rsidRPr="00623806">
        <w:rPr>
          <w:rFonts w:ascii="Helvetica" w:hAnsi="Helvetica"/>
          <w:lang w:val="es-ES"/>
        </w:rPr>
        <w:t>.</w:t>
      </w:r>
    </w:p>
    <w:p w14:paraId="59432D41" w14:textId="5389A1FF" w:rsidR="002B6DDA" w:rsidRPr="00623806" w:rsidRDefault="002B6DDA" w:rsidP="002B6DDA">
      <w:pPr>
        <w:pStyle w:val="SceneBreak"/>
        <w:spacing w:line="276" w:lineRule="auto"/>
        <w:ind w:firstLine="720"/>
        <w:jc w:val="both"/>
        <w:rPr>
          <w:rFonts w:ascii="Helvetica" w:hAnsi="Helvetica"/>
          <w:lang w:val="es-ES"/>
        </w:rPr>
      </w:pPr>
      <w:proofErr w:type="spellStart"/>
      <w:r w:rsidRPr="00623806">
        <w:rPr>
          <w:rFonts w:ascii="Helvetica" w:hAnsi="Helvetica"/>
          <w:lang w:val="es-ES"/>
        </w:rPr>
        <w:t>I’d</w:t>
      </w:r>
      <w:proofErr w:type="spellEnd"/>
      <w:r w:rsidRPr="00623806">
        <w:rPr>
          <w:rFonts w:ascii="Helvetica" w:hAnsi="Helvetica"/>
          <w:lang w:val="es-ES"/>
        </w:rPr>
        <w:t xml:space="preserve"> </w:t>
      </w:r>
      <w:proofErr w:type="spellStart"/>
      <w:r w:rsidRPr="00623806">
        <w:rPr>
          <w:rFonts w:ascii="Helvetica" w:hAnsi="Helvetica"/>
          <w:lang w:val="es-ES"/>
        </w:rPr>
        <w:t>kissed</w:t>
      </w:r>
      <w:proofErr w:type="spellEnd"/>
      <w:r w:rsidRPr="00623806">
        <w:rPr>
          <w:rFonts w:ascii="Helvetica" w:hAnsi="Helvetica"/>
          <w:lang w:val="es-ES"/>
        </w:rPr>
        <w:t xml:space="preserve"> </w:t>
      </w:r>
      <w:proofErr w:type="spellStart"/>
      <w:r w:rsidRPr="00623806">
        <w:rPr>
          <w:rFonts w:ascii="Helvetica" w:hAnsi="Helvetica"/>
          <w:lang w:val="es-ES"/>
        </w:rPr>
        <w:t>Zeff</w:t>
      </w:r>
      <w:proofErr w:type="spellEnd"/>
      <w:r w:rsidRPr="00623806">
        <w:rPr>
          <w:rFonts w:ascii="Helvetica" w:hAnsi="Helvetica"/>
          <w:lang w:val="es-ES"/>
        </w:rPr>
        <w:t xml:space="preserve"> back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everything</w:t>
      </w:r>
      <w:proofErr w:type="spellEnd"/>
      <w:r w:rsidRPr="00623806">
        <w:rPr>
          <w:rFonts w:ascii="Helvetica" w:hAnsi="Helvetica"/>
          <w:lang w:val="es-ES"/>
        </w:rPr>
        <w:t xml:space="preserve"> I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I’d</w:t>
      </w:r>
      <w:proofErr w:type="spellEnd"/>
      <w:r w:rsidRPr="00623806">
        <w:rPr>
          <w:rFonts w:ascii="Helvetica" w:hAnsi="Helvetica"/>
          <w:lang w:val="es-ES"/>
        </w:rPr>
        <w:t xml:space="preserve"> </w:t>
      </w:r>
      <w:proofErr w:type="spellStart"/>
      <w:r w:rsidRPr="00623806">
        <w:rPr>
          <w:rFonts w:ascii="Helvetica" w:hAnsi="Helvetica"/>
          <w:lang w:val="es-ES"/>
        </w:rPr>
        <w:t>pulled</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me </w:t>
      </w:r>
      <w:proofErr w:type="spellStart"/>
      <w:r w:rsidRPr="00623806">
        <w:rPr>
          <w:rFonts w:ascii="Helvetica" w:hAnsi="Helvetica"/>
          <w:lang w:val="es-ES"/>
        </w:rPr>
        <w:t>like</w:t>
      </w:r>
      <w:proofErr w:type="spellEnd"/>
      <w:r w:rsidRPr="00623806">
        <w:rPr>
          <w:rFonts w:ascii="Helvetica" w:hAnsi="Helvetica"/>
          <w:lang w:val="es-ES"/>
        </w:rPr>
        <w:t xml:space="preserve"> I </w:t>
      </w:r>
      <w:proofErr w:type="spellStart"/>
      <w:r w:rsidRPr="00623806">
        <w:rPr>
          <w:rFonts w:ascii="Helvetica" w:hAnsi="Helvetica"/>
          <w:lang w:val="es-ES"/>
        </w:rPr>
        <w:t>couldn’t</w:t>
      </w:r>
      <w:proofErr w:type="spellEnd"/>
      <w:r w:rsidRPr="00623806">
        <w:rPr>
          <w:rFonts w:ascii="Helvetica" w:hAnsi="Helvetica"/>
          <w:lang w:val="es-ES"/>
        </w:rPr>
        <w:t xml:space="preserve"> </w:t>
      </w:r>
      <w:proofErr w:type="spellStart"/>
      <w:r w:rsidRPr="00623806">
        <w:rPr>
          <w:rFonts w:ascii="Helvetica" w:hAnsi="Helvetica"/>
          <w:lang w:val="es-ES"/>
        </w:rPr>
        <w:t>breathe</w:t>
      </w:r>
      <w:proofErr w:type="spellEnd"/>
      <w:r w:rsidRPr="00623806">
        <w:rPr>
          <w:rFonts w:ascii="Helvetica" w:hAnsi="Helvetica"/>
          <w:lang w:val="es-ES"/>
        </w:rPr>
        <w:t xml:space="preserve"> </w:t>
      </w:r>
      <w:proofErr w:type="spellStart"/>
      <w:r w:rsidRPr="00623806">
        <w:rPr>
          <w:rFonts w:ascii="Helvetica" w:hAnsi="Helvetica"/>
          <w:lang w:val="es-ES"/>
        </w:rPr>
        <w:t>without</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There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no </w:t>
      </w:r>
      <w:proofErr w:type="spellStart"/>
      <w:r w:rsidRPr="00623806">
        <w:rPr>
          <w:rFonts w:ascii="Helvetica" w:hAnsi="Helvetica"/>
          <w:lang w:val="es-ES"/>
        </w:rPr>
        <w:t>denying</w:t>
      </w:r>
      <w:proofErr w:type="spellEnd"/>
      <w:r w:rsidRPr="00623806">
        <w:rPr>
          <w:rFonts w:ascii="Helvetica" w:hAnsi="Helvetica"/>
          <w:lang w:val="es-ES"/>
        </w:rPr>
        <w:t xml:space="preserve"> </w:t>
      </w:r>
      <w:proofErr w:type="spellStart"/>
      <w:r w:rsidRPr="00623806">
        <w:rPr>
          <w:rFonts w:ascii="Helvetica" w:hAnsi="Helvetica"/>
          <w:lang w:val="es-ES"/>
        </w:rPr>
        <w:t>what</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anymore</w:t>
      </w:r>
      <w:proofErr w:type="spellEnd"/>
      <w:r w:rsidRPr="00623806">
        <w:rPr>
          <w:rFonts w:ascii="Helvetica" w:hAnsi="Helvetica"/>
          <w:lang w:val="es-ES"/>
        </w:rPr>
        <w:t>—</w:t>
      </w:r>
      <w:proofErr w:type="spellStart"/>
      <w:r w:rsidRPr="00623806">
        <w:rPr>
          <w:rFonts w:ascii="Helvetica" w:hAnsi="Helvetica"/>
          <w:lang w:val="es-ES"/>
        </w:rPr>
        <w:t>not</w:t>
      </w:r>
      <w:proofErr w:type="spellEnd"/>
      <w:r w:rsidRPr="00623806">
        <w:rPr>
          <w:rFonts w:ascii="Helvetica" w:hAnsi="Helvetica"/>
          <w:lang w:val="es-ES"/>
        </w:rPr>
        <w:t xml:space="preserve"> a </w:t>
      </w:r>
      <w:proofErr w:type="spellStart"/>
      <w:r w:rsidRPr="00623806">
        <w:rPr>
          <w:rFonts w:ascii="Helvetica" w:hAnsi="Helvetica"/>
          <w:lang w:val="es-ES"/>
        </w:rPr>
        <w:t>crush</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curiosity</w:t>
      </w:r>
      <w:proofErr w:type="spellEnd"/>
      <w:r w:rsidRPr="00623806">
        <w:rPr>
          <w:rFonts w:ascii="Helvetica" w:hAnsi="Helvetica"/>
          <w:lang w:val="es-ES"/>
        </w:rPr>
        <w:t>.</w:t>
      </w:r>
    </w:p>
    <w:p w14:paraId="0EEAD5D9" w14:textId="5805047A" w:rsidR="002B6DDA" w:rsidRPr="00623806" w:rsidRDefault="002B6DDA" w:rsidP="002B6DDA">
      <w:pPr>
        <w:pStyle w:val="SceneBreak"/>
        <w:spacing w:line="276" w:lineRule="auto"/>
        <w:ind w:firstLine="720"/>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need</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overwhelming</w:t>
      </w:r>
      <w:proofErr w:type="spellEnd"/>
      <w:r w:rsidRPr="00623806">
        <w:rPr>
          <w:rFonts w:ascii="Helvetica" w:hAnsi="Helvetica"/>
          <w:lang w:val="es-ES"/>
        </w:rPr>
        <w:t>.</w:t>
      </w:r>
    </w:p>
    <w:p w14:paraId="33B16F44" w14:textId="1550CE3F" w:rsidR="002B6DDA" w:rsidRPr="00623806" w:rsidRDefault="002B6DDA" w:rsidP="002B6DDA">
      <w:pPr>
        <w:pStyle w:val="SceneBreak"/>
        <w:spacing w:line="276" w:lineRule="auto"/>
        <w:ind w:firstLine="720"/>
        <w:jc w:val="both"/>
        <w:rPr>
          <w:rFonts w:ascii="Helvetica" w:hAnsi="Helvetica"/>
          <w:lang w:val="es-ES"/>
        </w:rPr>
      </w:pPr>
      <w:r w:rsidRPr="00623806">
        <w:rPr>
          <w:rFonts w:ascii="Helvetica" w:hAnsi="Helvetica"/>
          <w:lang w:val="es-ES"/>
        </w:rPr>
        <w:t xml:space="preserve">Raw. Electric. </w:t>
      </w:r>
      <w:proofErr w:type="spellStart"/>
      <w:r w:rsidRPr="00623806">
        <w:rPr>
          <w:rFonts w:ascii="Helvetica" w:hAnsi="Helvetica"/>
          <w:lang w:val="es-ES"/>
        </w:rPr>
        <w:t>Terrifying</w:t>
      </w:r>
      <w:proofErr w:type="spellEnd"/>
      <w:r w:rsidRPr="00623806">
        <w:rPr>
          <w:rFonts w:ascii="Helvetica" w:hAnsi="Helvetica"/>
          <w:lang w:val="es-ES"/>
        </w:rPr>
        <w:t>.</w:t>
      </w:r>
    </w:p>
    <w:p w14:paraId="2F5EFF2C" w14:textId="77777777" w:rsidR="002B6DDA" w:rsidRPr="00623806" w:rsidRDefault="002B6DDA" w:rsidP="002B6DDA">
      <w:pPr>
        <w:pStyle w:val="SceneBreak"/>
        <w:spacing w:line="276" w:lineRule="auto"/>
        <w:ind w:firstLine="720"/>
        <w:jc w:val="both"/>
        <w:rPr>
          <w:rFonts w:ascii="Helvetica" w:hAnsi="Helvetica"/>
          <w:lang w:val="es-ES"/>
        </w:rPr>
      </w:pP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he </w:t>
      </w:r>
      <w:proofErr w:type="spellStart"/>
      <w:r w:rsidRPr="00623806">
        <w:rPr>
          <w:rFonts w:ascii="Helvetica" w:hAnsi="Helvetica"/>
          <w:lang w:val="es-ES"/>
        </w:rPr>
        <w:t>saw</w:t>
      </w:r>
      <w:proofErr w:type="spellEnd"/>
      <w:r w:rsidRPr="00623806">
        <w:rPr>
          <w:rFonts w:ascii="Helvetica" w:hAnsi="Helvetica"/>
          <w:lang w:val="es-ES"/>
        </w:rPr>
        <w:t xml:space="preserve"> me—</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when</w:t>
      </w:r>
      <w:proofErr w:type="spellEnd"/>
      <w:r w:rsidRPr="00623806">
        <w:rPr>
          <w:rFonts w:ascii="Helvetica" w:hAnsi="Helvetica"/>
          <w:lang w:val="es-ES"/>
        </w:rPr>
        <w:t xml:space="preserve"> he </w:t>
      </w:r>
      <w:proofErr w:type="spellStart"/>
      <w:r w:rsidRPr="00623806">
        <w:rPr>
          <w:rFonts w:ascii="Helvetica" w:hAnsi="Helvetica"/>
          <w:lang w:val="es-ES"/>
        </w:rPr>
        <w:t>touched</w:t>
      </w:r>
      <w:proofErr w:type="spellEnd"/>
      <w:r w:rsidRPr="00623806">
        <w:rPr>
          <w:rFonts w:ascii="Helvetica" w:hAnsi="Helvetica"/>
          <w:lang w:val="es-ES"/>
        </w:rPr>
        <w:t xml:space="preserve"> me,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inside</w:t>
      </w:r>
      <w:proofErr w:type="spellEnd"/>
      <w:r w:rsidRPr="00623806">
        <w:rPr>
          <w:rFonts w:ascii="Helvetica" w:hAnsi="Helvetica"/>
          <w:lang w:val="es-ES"/>
        </w:rPr>
        <w:t xml:space="preserve"> me </w:t>
      </w:r>
      <w:proofErr w:type="spellStart"/>
      <w:r w:rsidRPr="00623806">
        <w:rPr>
          <w:rFonts w:ascii="Helvetica" w:hAnsi="Helvetica"/>
          <w:lang w:val="es-ES"/>
        </w:rPr>
        <w:t>woke</w:t>
      </w:r>
      <w:proofErr w:type="spellEnd"/>
      <w:r w:rsidRPr="00623806">
        <w:rPr>
          <w:rFonts w:ascii="Helvetica" w:hAnsi="Helvetica"/>
          <w:lang w:val="es-ES"/>
        </w:rPr>
        <w:t xml:space="preserve"> up. He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only</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who</w:t>
      </w:r>
      <w:proofErr w:type="spellEnd"/>
      <w:r w:rsidRPr="00623806">
        <w:rPr>
          <w:rFonts w:ascii="Helvetica" w:hAnsi="Helvetica"/>
          <w:lang w:val="es-ES"/>
        </w:rPr>
        <w:t xml:space="preserve"> </w:t>
      </w:r>
      <w:proofErr w:type="spellStart"/>
      <w:r w:rsidRPr="00623806">
        <w:rPr>
          <w:rFonts w:ascii="Helvetica" w:hAnsi="Helvetica"/>
          <w:lang w:val="es-ES"/>
        </w:rPr>
        <w:t>ever</w:t>
      </w:r>
      <w:proofErr w:type="spellEnd"/>
      <w:r w:rsidRPr="00623806">
        <w:rPr>
          <w:rFonts w:ascii="Helvetica" w:hAnsi="Helvetica"/>
          <w:lang w:val="es-ES"/>
        </w:rPr>
        <w:t xml:space="preserve"> </w:t>
      </w:r>
      <w:proofErr w:type="spellStart"/>
      <w:r w:rsidRPr="00623806">
        <w:rPr>
          <w:rFonts w:ascii="Helvetica" w:hAnsi="Helvetica"/>
          <w:lang w:val="es-ES"/>
        </w:rPr>
        <w:t>bothered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wake</w:t>
      </w:r>
      <w:proofErr w:type="spellEnd"/>
      <w:r w:rsidRPr="00623806">
        <w:rPr>
          <w:rFonts w:ascii="Helvetica" w:hAnsi="Helvetica"/>
          <w:lang w:val="es-ES"/>
        </w:rPr>
        <w:t xml:space="preserve"> me up, </w:t>
      </w:r>
      <w:proofErr w:type="spellStart"/>
      <w:r w:rsidRPr="00623806">
        <w:rPr>
          <w:rFonts w:ascii="Helvetica" w:hAnsi="Helvetica"/>
          <w:lang w:val="es-ES"/>
        </w:rPr>
        <w:t>even</w:t>
      </w:r>
      <w:proofErr w:type="spellEnd"/>
      <w:r w:rsidRPr="00623806">
        <w:rPr>
          <w:rFonts w:ascii="Helvetica" w:hAnsi="Helvetica"/>
          <w:lang w:val="es-ES"/>
        </w:rPr>
        <w:t xml:space="preserve"> </w:t>
      </w:r>
      <w:proofErr w:type="spellStart"/>
      <w:r w:rsidRPr="00623806">
        <w:rPr>
          <w:rFonts w:ascii="Helvetica" w:hAnsi="Helvetica"/>
          <w:lang w:val="es-ES"/>
        </w:rPr>
        <w:t>though</w:t>
      </w:r>
      <w:proofErr w:type="spellEnd"/>
      <w:r w:rsidRPr="00623806">
        <w:rPr>
          <w:rFonts w:ascii="Helvetica" w:hAnsi="Helvetica"/>
          <w:lang w:val="es-ES"/>
        </w:rPr>
        <w:t xml:space="preserve"> </w:t>
      </w:r>
      <w:proofErr w:type="spellStart"/>
      <w:r w:rsidRPr="00623806">
        <w:rPr>
          <w:rFonts w:ascii="Helvetica" w:hAnsi="Helvetica"/>
          <w:lang w:val="es-ES"/>
        </w:rPr>
        <w:t>I'd</w:t>
      </w:r>
      <w:proofErr w:type="spellEnd"/>
      <w:r w:rsidRPr="00623806">
        <w:rPr>
          <w:rFonts w:ascii="Helvetica" w:hAnsi="Helvetica"/>
          <w:lang w:val="es-ES"/>
        </w:rPr>
        <w:t xml:space="preserve"> </w:t>
      </w:r>
      <w:proofErr w:type="spellStart"/>
      <w:r w:rsidRPr="00623806">
        <w:rPr>
          <w:rFonts w:ascii="Helvetica" w:hAnsi="Helvetica"/>
          <w:lang w:val="es-ES"/>
        </w:rPr>
        <w:t>spent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entire</w:t>
      </w:r>
      <w:proofErr w:type="spellEnd"/>
      <w:r w:rsidRPr="00623806">
        <w:rPr>
          <w:rFonts w:ascii="Helvetica" w:hAnsi="Helvetica"/>
          <w:lang w:val="es-ES"/>
        </w:rPr>
        <w:t xml:space="preserve"> </w:t>
      </w:r>
      <w:proofErr w:type="spellStart"/>
      <w:r w:rsidRPr="00623806">
        <w:rPr>
          <w:rFonts w:ascii="Helvetica" w:hAnsi="Helvetica"/>
          <w:lang w:val="es-ES"/>
        </w:rPr>
        <w:t>life</w:t>
      </w:r>
      <w:proofErr w:type="spellEnd"/>
      <w:r w:rsidRPr="00623806">
        <w:rPr>
          <w:rFonts w:ascii="Helvetica" w:hAnsi="Helvetica"/>
          <w:lang w:val="es-ES"/>
        </w:rPr>
        <w:t xml:space="preserve"> </w:t>
      </w:r>
      <w:proofErr w:type="spellStart"/>
      <w:r w:rsidRPr="00623806">
        <w:rPr>
          <w:rFonts w:ascii="Helvetica" w:hAnsi="Helvetica"/>
          <w:lang w:val="es-ES"/>
        </w:rPr>
        <w:t>half-asleep</w:t>
      </w:r>
      <w:proofErr w:type="spellEnd"/>
      <w:r w:rsidRPr="00623806">
        <w:rPr>
          <w:rFonts w:ascii="Helvetica" w:hAnsi="Helvetica"/>
          <w:lang w:val="es-ES"/>
        </w:rPr>
        <w:t>.</w:t>
      </w:r>
    </w:p>
    <w:p w14:paraId="3572F1DC" w14:textId="6A7000AA" w:rsidR="002B6DDA" w:rsidRPr="00623806" w:rsidRDefault="002B6DDA" w:rsidP="002B6DDA">
      <w:pPr>
        <w:pStyle w:val="SceneBreak"/>
        <w:spacing w:line="276" w:lineRule="auto"/>
        <w:ind w:firstLine="720"/>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now</w:t>
      </w:r>
      <w:proofErr w:type="spellEnd"/>
      <w:r w:rsidRPr="00623806">
        <w:rPr>
          <w:rFonts w:ascii="Helvetica" w:hAnsi="Helvetica"/>
          <w:lang w:val="es-ES"/>
        </w:rPr>
        <w:t>?</w:t>
      </w:r>
    </w:p>
    <w:p w14:paraId="693239D2" w14:textId="115B352E" w:rsidR="002B6DDA" w:rsidRPr="00623806" w:rsidRDefault="002B6DDA" w:rsidP="002B6DDA">
      <w:pPr>
        <w:pStyle w:val="SceneBreak"/>
        <w:spacing w:line="276" w:lineRule="auto"/>
        <w:ind w:firstLine="720"/>
        <w:jc w:val="both"/>
        <w:rPr>
          <w:rFonts w:ascii="Helvetica" w:hAnsi="Helvetica"/>
          <w:lang w:val="es-ES"/>
        </w:rPr>
      </w:pPr>
      <w:proofErr w:type="spellStart"/>
      <w:r w:rsidRPr="00623806">
        <w:rPr>
          <w:rFonts w:ascii="Helvetica" w:hAnsi="Helvetica"/>
          <w:lang w:val="es-ES"/>
        </w:rPr>
        <w:t>Now</w:t>
      </w:r>
      <w:proofErr w:type="spellEnd"/>
      <w:r w:rsidRPr="00623806">
        <w:rPr>
          <w:rFonts w:ascii="Helvetica" w:hAnsi="Helvetica"/>
          <w:lang w:val="es-ES"/>
        </w:rPr>
        <w:t xml:space="preserve"> I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know</w:t>
      </w:r>
      <w:proofErr w:type="spellEnd"/>
      <w:r w:rsidRPr="00623806">
        <w:rPr>
          <w:rFonts w:ascii="Helvetica" w:hAnsi="Helvetica"/>
          <w:lang w:val="es-ES"/>
        </w:rPr>
        <w:t xml:space="preserve"> </w:t>
      </w:r>
      <w:proofErr w:type="spellStart"/>
      <w:r w:rsidRPr="00623806">
        <w:rPr>
          <w:rFonts w:ascii="Helvetica" w:hAnsi="Helvetica"/>
          <w:lang w:val="es-ES"/>
        </w:rPr>
        <w:t>how</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go</w:t>
      </w:r>
      <w:proofErr w:type="spellEnd"/>
      <w:r w:rsidRPr="00623806">
        <w:rPr>
          <w:rFonts w:ascii="Helvetica" w:hAnsi="Helvetica"/>
          <w:lang w:val="es-ES"/>
        </w:rPr>
        <w:t xml:space="preserve"> back.</w:t>
      </w:r>
    </w:p>
    <w:p w14:paraId="46E122DA" w14:textId="6FA468F3" w:rsidR="002B6DDA" w:rsidRPr="00623806" w:rsidRDefault="002B6DDA" w:rsidP="002B6DDA">
      <w:pPr>
        <w:pStyle w:val="SceneBreak"/>
        <w:spacing w:line="276" w:lineRule="auto"/>
        <w:ind w:firstLine="720"/>
        <w:jc w:val="both"/>
        <w:rPr>
          <w:rFonts w:ascii="Helvetica" w:hAnsi="Helvetica"/>
          <w:lang w:val="es-ES"/>
        </w:rPr>
      </w:pPr>
      <w:proofErr w:type="spellStart"/>
      <w:r w:rsidRPr="00623806">
        <w:rPr>
          <w:rFonts w:ascii="Helvetica" w:hAnsi="Helvetica"/>
          <w:lang w:val="es-ES"/>
        </w:rPr>
        <w:t>Too</w:t>
      </w:r>
      <w:proofErr w:type="spellEnd"/>
      <w:r w:rsidRPr="00623806">
        <w:rPr>
          <w:rFonts w:ascii="Helvetica" w:hAnsi="Helvetica"/>
          <w:lang w:val="es-ES"/>
        </w:rPr>
        <w:t xml:space="preserve"> normal. </w:t>
      </w:r>
      <w:proofErr w:type="spellStart"/>
      <w:r w:rsidRPr="00623806">
        <w:rPr>
          <w:rFonts w:ascii="Helvetica" w:hAnsi="Helvetica"/>
          <w:lang w:val="es-ES"/>
        </w:rPr>
        <w:t>To</w:t>
      </w:r>
      <w:proofErr w:type="spellEnd"/>
      <w:r w:rsidRPr="00623806">
        <w:rPr>
          <w:rFonts w:ascii="Helvetica" w:hAnsi="Helvetica"/>
          <w:lang w:val="es-ES"/>
        </w:rPr>
        <w:t xml:space="preserve"> Owen.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version</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me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hadn’t</w:t>
      </w:r>
      <w:proofErr w:type="spellEnd"/>
      <w:r w:rsidRPr="00623806">
        <w:rPr>
          <w:rFonts w:ascii="Helvetica" w:hAnsi="Helvetica"/>
          <w:lang w:val="es-ES"/>
        </w:rPr>
        <w:t xml:space="preserve"> </w:t>
      </w:r>
      <w:proofErr w:type="spellStart"/>
      <w:r w:rsidRPr="00623806">
        <w:rPr>
          <w:rFonts w:ascii="Helvetica" w:hAnsi="Helvetica"/>
          <w:lang w:val="es-ES"/>
        </w:rPr>
        <w:t>been</w:t>
      </w:r>
      <w:proofErr w:type="spellEnd"/>
      <w:r w:rsidRPr="00623806">
        <w:rPr>
          <w:rFonts w:ascii="Helvetica" w:hAnsi="Helvetica"/>
          <w:lang w:val="es-ES"/>
        </w:rPr>
        <w:t xml:space="preserve"> </w:t>
      </w:r>
      <w:proofErr w:type="spellStart"/>
      <w:r w:rsidRPr="00623806">
        <w:rPr>
          <w:rFonts w:ascii="Helvetica" w:hAnsi="Helvetica"/>
          <w:lang w:val="es-ES"/>
        </w:rPr>
        <w:t>unraveled</w:t>
      </w:r>
      <w:proofErr w:type="spellEnd"/>
      <w:r w:rsidRPr="00623806">
        <w:rPr>
          <w:rFonts w:ascii="Helvetica" w:hAnsi="Helvetica"/>
          <w:lang w:val="es-ES"/>
        </w:rPr>
        <w:t xml:space="preserve"> and </w:t>
      </w:r>
      <w:proofErr w:type="spellStart"/>
      <w:r w:rsidRPr="00623806">
        <w:rPr>
          <w:rFonts w:ascii="Helvetica" w:hAnsi="Helvetica"/>
          <w:lang w:val="es-ES"/>
        </w:rPr>
        <w:t>rewired</w:t>
      </w:r>
      <w:proofErr w:type="spellEnd"/>
      <w:r w:rsidRPr="00623806">
        <w:rPr>
          <w:rFonts w:ascii="Helvetica" w:hAnsi="Helvetica"/>
          <w:lang w:val="es-ES"/>
        </w:rPr>
        <w:t xml:space="preserve"> </w:t>
      </w:r>
      <w:proofErr w:type="spellStart"/>
      <w:r w:rsidRPr="00623806">
        <w:rPr>
          <w:rFonts w:ascii="Helvetica" w:hAnsi="Helvetica"/>
          <w:lang w:val="es-ES"/>
        </w:rPr>
        <w:t>by</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hands</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a </w:t>
      </w:r>
      <w:proofErr w:type="spellStart"/>
      <w:r w:rsidRPr="00623806">
        <w:rPr>
          <w:rFonts w:ascii="Helvetica" w:hAnsi="Helvetica"/>
          <w:lang w:val="es-ES"/>
        </w:rPr>
        <w:t>man</w:t>
      </w:r>
      <w:proofErr w:type="spellEnd"/>
      <w:r w:rsidRPr="00623806">
        <w:rPr>
          <w:rFonts w:ascii="Helvetica" w:hAnsi="Helvetica"/>
          <w:lang w:val="es-ES"/>
        </w:rPr>
        <w:t xml:space="preserve"> </w:t>
      </w:r>
      <w:proofErr w:type="spellStart"/>
      <w:r w:rsidRPr="00623806">
        <w:rPr>
          <w:rFonts w:ascii="Helvetica" w:hAnsi="Helvetica"/>
          <w:lang w:val="es-ES"/>
        </w:rPr>
        <w:t>who</w:t>
      </w:r>
      <w:proofErr w:type="spellEnd"/>
      <w:r w:rsidRPr="00623806">
        <w:rPr>
          <w:rFonts w:ascii="Helvetica" w:hAnsi="Helvetica"/>
          <w:lang w:val="es-ES"/>
        </w:rPr>
        <w:t xml:space="preserve"> </w:t>
      </w:r>
      <w:proofErr w:type="spellStart"/>
      <w:r w:rsidRPr="00623806">
        <w:rPr>
          <w:rFonts w:ascii="Helvetica" w:hAnsi="Helvetica"/>
          <w:lang w:val="es-ES"/>
        </w:rPr>
        <w:t>might</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even</w:t>
      </w:r>
      <w:proofErr w:type="spellEnd"/>
      <w:r w:rsidRPr="00623806">
        <w:rPr>
          <w:rFonts w:ascii="Helvetica" w:hAnsi="Helvetica"/>
          <w:lang w:val="es-ES"/>
        </w:rPr>
        <w:t xml:space="preserve"> be human.</w:t>
      </w:r>
    </w:p>
    <w:p w14:paraId="4602DECF" w14:textId="77777777" w:rsidR="002B6DDA" w:rsidRPr="00623806" w:rsidRDefault="002B6DDA" w:rsidP="002B6DDA">
      <w:pPr>
        <w:pStyle w:val="SceneBreak"/>
        <w:spacing w:line="276" w:lineRule="auto"/>
        <w:jc w:val="both"/>
        <w:rPr>
          <w:rFonts w:ascii="Helvetica" w:hAnsi="Helvetica"/>
          <w:lang w:val="es-ES"/>
        </w:rPr>
      </w:pPr>
    </w:p>
    <w:p w14:paraId="36A31245" w14:textId="5FF28E7A" w:rsidR="002B6DDA" w:rsidRPr="00623806" w:rsidRDefault="002B6DDA" w:rsidP="002B6DDA">
      <w:pPr>
        <w:pStyle w:val="SceneBreak"/>
        <w:spacing w:line="276" w:lineRule="auto"/>
        <w:ind w:firstLine="720"/>
        <w:jc w:val="both"/>
        <w:rPr>
          <w:rFonts w:ascii="Helvetica" w:hAnsi="Helvetica"/>
          <w:lang w:val="es-ES"/>
        </w:rPr>
      </w:pPr>
      <w:proofErr w:type="spellStart"/>
      <w:r w:rsidRPr="00623806">
        <w:rPr>
          <w:rFonts w:ascii="Helvetica" w:hAnsi="Helvetica"/>
          <w:lang w:val="es-ES"/>
        </w:rPr>
        <w:t>Zeff's</w:t>
      </w:r>
      <w:proofErr w:type="spellEnd"/>
      <w:r w:rsidRPr="00623806">
        <w:rPr>
          <w:rFonts w:ascii="Helvetica" w:hAnsi="Helvetica"/>
          <w:lang w:val="es-ES"/>
        </w:rPr>
        <w:t xml:space="preserve"> </w:t>
      </w:r>
      <w:proofErr w:type="spellStart"/>
      <w:r w:rsidRPr="00623806">
        <w:rPr>
          <w:rFonts w:ascii="Helvetica" w:hAnsi="Helvetica"/>
          <w:lang w:val="es-ES"/>
        </w:rPr>
        <w:t>gaze</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me </w:t>
      </w:r>
      <w:proofErr w:type="spellStart"/>
      <w:r w:rsidRPr="00623806">
        <w:rPr>
          <w:rFonts w:ascii="Helvetica" w:hAnsi="Helvetica"/>
          <w:lang w:val="es-ES"/>
        </w:rPr>
        <w:t>afterward</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merely</w:t>
      </w:r>
      <w:proofErr w:type="spellEnd"/>
      <w:r w:rsidRPr="00623806">
        <w:rPr>
          <w:rFonts w:ascii="Helvetica" w:hAnsi="Helvetica"/>
          <w:lang w:val="es-ES"/>
        </w:rPr>
        <w:t xml:space="preserve"> </w:t>
      </w:r>
      <w:proofErr w:type="spellStart"/>
      <w:r w:rsidRPr="00623806">
        <w:rPr>
          <w:rFonts w:ascii="Helvetica" w:hAnsi="Helvetica"/>
          <w:lang w:val="es-ES"/>
        </w:rPr>
        <w:t>possessive</w:t>
      </w:r>
      <w:proofErr w:type="spellEnd"/>
      <w:r w:rsidRPr="00623806">
        <w:rPr>
          <w:rFonts w:ascii="Helvetica" w:hAnsi="Helvetica"/>
          <w:lang w:val="es-ES"/>
        </w:rPr>
        <w:t>.</w:t>
      </w:r>
    </w:p>
    <w:p w14:paraId="1A267DF1" w14:textId="6525386D" w:rsidR="002B6DDA" w:rsidRPr="00623806" w:rsidRDefault="002B6DDA" w:rsidP="002B6DDA">
      <w:pPr>
        <w:pStyle w:val="SceneBreak"/>
        <w:spacing w:line="276" w:lineRule="auto"/>
        <w:ind w:firstLine="720"/>
        <w:jc w:val="both"/>
        <w:rPr>
          <w:rFonts w:ascii="Helvetica" w:hAnsi="Helvetica"/>
          <w:lang w:val="es-ES"/>
        </w:rPr>
      </w:pP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primal.</w:t>
      </w:r>
    </w:p>
    <w:p w14:paraId="71C0DFA9" w14:textId="1912110F" w:rsidR="002B6DDA" w:rsidRPr="00623806" w:rsidRDefault="002B6DDA" w:rsidP="002B6DDA">
      <w:pPr>
        <w:pStyle w:val="SceneBreak"/>
        <w:spacing w:line="276" w:lineRule="auto"/>
        <w:ind w:firstLine="720"/>
        <w:jc w:val="both"/>
        <w:rPr>
          <w:rFonts w:ascii="Helvetica" w:hAnsi="Helvetica"/>
          <w:lang w:val="es-ES"/>
        </w:rPr>
      </w:pPr>
      <w:r w:rsidRPr="00623806">
        <w:rPr>
          <w:rFonts w:ascii="Helvetica" w:hAnsi="Helvetica"/>
          <w:lang w:val="es-ES"/>
        </w:rPr>
        <w:t xml:space="preserve">Raw </w:t>
      </w:r>
      <w:proofErr w:type="spellStart"/>
      <w:r w:rsidRPr="00623806">
        <w:rPr>
          <w:rFonts w:ascii="Helvetica" w:hAnsi="Helvetica"/>
          <w:lang w:val="es-ES"/>
        </w:rPr>
        <w:t>instinct</w:t>
      </w:r>
      <w:proofErr w:type="spellEnd"/>
      <w:r w:rsidRPr="00623806">
        <w:rPr>
          <w:rFonts w:ascii="Helvetica" w:hAnsi="Helvetica"/>
          <w:lang w:val="es-ES"/>
        </w:rPr>
        <w:t xml:space="preserve">. Animal </w:t>
      </w:r>
      <w:proofErr w:type="spellStart"/>
      <w:r w:rsidRPr="00623806">
        <w:rPr>
          <w:rFonts w:ascii="Helvetica" w:hAnsi="Helvetica"/>
          <w:lang w:val="es-ES"/>
        </w:rPr>
        <w:t>instinct</w:t>
      </w:r>
      <w:proofErr w:type="spellEnd"/>
      <w:r w:rsidRPr="00623806">
        <w:rPr>
          <w:rFonts w:ascii="Helvetica" w:hAnsi="Helvetica"/>
          <w:lang w:val="es-ES"/>
        </w:rPr>
        <w:t>.</w:t>
      </w:r>
    </w:p>
    <w:p w14:paraId="3A12EFC4" w14:textId="5B6DA9A5" w:rsidR="002B6DDA" w:rsidRPr="00623806" w:rsidRDefault="002B6DDA" w:rsidP="002B6DDA">
      <w:pPr>
        <w:pStyle w:val="SceneBreak"/>
        <w:spacing w:line="276" w:lineRule="auto"/>
        <w:ind w:firstLine="720"/>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now</w:t>
      </w:r>
      <w:proofErr w:type="spellEnd"/>
      <w:r w:rsidRPr="00623806">
        <w:rPr>
          <w:rFonts w:ascii="Helvetica" w:hAnsi="Helvetica"/>
          <w:lang w:val="es-ES"/>
        </w:rPr>
        <w:t xml:space="preserve"> I </w:t>
      </w:r>
      <w:proofErr w:type="spellStart"/>
      <w:r w:rsidRPr="00623806">
        <w:rPr>
          <w:rFonts w:ascii="Helvetica" w:hAnsi="Helvetica"/>
          <w:lang w:val="es-ES"/>
        </w:rPr>
        <w:t>couldn’t</w:t>
      </w:r>
      <w:proofErr w:type="spellEnd"/>
      <w:r w:rsidRPr="00623806">
        <w:rPr>
          <w:rFonts w:ascii="Helvetica" w:hAnsi="Helvetica"/>
          <w:lang w:val="es-ES"/>
        </w:rPr>
        <w:t xml:space="preserve"> stop </w:t>
      </w:r>
      <w:proofErr w:type="spellStart"/>
      <w:r w:rsidRPr="00623806">
        <w:rPr>
          <w:rFonts w:ascii="Helvetica" w:hAnsi="Helvetica"/>
          <w:lang w:val="es-ES"/>
        </w:rPr>
        <w:t>replaying</w:t>
      </w:r>
      <w:proofErr w:type="spellEnd"/>
      <w:r w:rsidRPr="00623806">
        <w:rPr>
          <w:rFonts w:ascii="Helvetica" w:hAnsi="Helvetica"/>
          <w:lang w:val="es-ES"/>
        </w:rPr>
        <w:t xml:space="preserve"> </w:t>
      </w:r>
      <w:proofErr w:type="spellStart"/>
      <w:r w:rsidRPr="00623806">
        <w:rPr>
          <w:rFonts w:ascii="Helvetica" w:hAnsi="Helvetica"/>
          <w:lang w:val="es-ES"/>
        </w:rPr>
        <w:t>what</w:t>
      </w:r>
      <w:proofErr w:type="spellEnd"/>
      <w:r w:rsidRPr="00623806">
        <w:rPr>
          <w:rFonts w:ascii="Helvetica" w:hAnsi="Helvetica"/>
          <w:lang w:val="es-ES"/>
        </w:rPr>
        <w:t xml:space="preserve"> I </w:t>
      </w:r>
      <w:proofErr w:type="spellStart"/>
      <w:r w:rsidRPr="00623806">
        <w:rPr>
          <w:rFonts w:ascii="Helvetica" w:hAnsi="Helvetica"/>
          <w:lang w:val="es-ES"/>
        </w:rPr>
        <w:t>saw</w:t>
      </w:r>
      <w:proofErr w:type="spellEnd"/>
      <w:r w:rsidRPr="00623806">
        <w:rPr>
          <w:rFonts w:ascii="Helvetica" w:hAnsi="Helvetica"/>
          <w:lang w:val="es-ES"/>
        </w:rPr>
        <w:t>—</w:t>
      </w:r>
      <w:proofErr w:type="spellStart"/>
      <w:r w:rsidRPr="00623806">
        <w:rPr>
          <w:rFonts w:ascii="Helvetica" w:hAnsi="Helvetica"/>
          <w:lang w:val="es-ES"/>
        </w:rPr>
        <w:t>what</w:t>
      </w:r>
      <w:proofErr w:type="spellEnd"/>
      <w:r w:rsidRPr="00623806">
        <w:rPr>
          <w:rFonts w:ascii="Helvetica" w:hAnsi="Helvetica"/>
          <w:lang w:val="es-ES"/>
        </w:rPr>
        <w:t xml:space="preserve"> I </w:t>
      </w:r>
      <w:proofErr w:type="spellStart"/>
      <w:r w:rsidRPr="00623806">
        <w:rPr>
          <w:rFonts w:ascii="Helvetica" w:hAnsi="Helvetica"/>
          <w:lang w:val="es-ES"/>
        </w:rPr>
        <w:t>felt</w:t>
      </w:r>
      <w:proofErr w:type="spellEnd"/>
      <w:r w:rsidRPr="00623806">
        <w:rPr>
          <w:rFonts w:ascii="Helvetica" w:hAnsi="Helvetica"/>
          <w:lang w:val="es-ES"/>
        </w:rPr>
        <w:t>.</w:t>
      </w:r>
    </w:p>
    <w:p w14:paraId="228AAF67" w14:textId="74E0496C" w:rsidR="002B6DDA" w:rsidRPr="00623806" w:rsidRDefault="002B6DDA" w:rsidP="002B6DDA">
      <w:pPr>
        <w:pStyle w:val="SceneBreak"/>
        <w:spacing w:line="276" w:lineRule="auto"/>
        <w:ind w:firstLine="720"/>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darkening</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forearms</w:t>
      </w:r>
      <w:proofErr w:type="spellEnd"/>
      <w:r w:rsidRPr="00623806">
        <w:rPr>
          <w:rFonts w:ascii="Helvetica" w:hAnsi="Helvetica"/>
          <w:lang w:val="es-ES"/>
        </w:rPr>
        <w:t xml:space="preserve"> and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way</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skin </w:t>
      </w:r>
      <w:proofErr w:type="spellStart"/>
      <w:r w:rsidRPr="00623806">
        <w:rPr>
          <w:rFonts w:ascii="Helvetica" w:hAnsi="Helvetica"/>
          <w:lang w:val="es-ES"/>
        </w:rPr>
        <w:t>rippled</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shadowed</w:t>
      </w:r>
      <w:proofErr w:type="spellEnd"/>
      <w:r w:rsidRPr="00623806">
        <w:rPr>
          <w:rFonts w:ascii="Helvetica" w:hAnsi="Helvetica"/>
          <w:lang w:val="es-ES"/>
        </w:rPr>
        <w:t xml:space="preserve"> </w:t>
      </w:r>
      <w:proofErr w:type="spellStart"/>
      <w:r w:rsidRPr="00623806">
        <w:rPr>
          <w:rFonts w:ascii="Helvetica" w:hAnsi="Helvetica"/>
          <w:lang w:val="es-ES"/>
        </w:rPr>
        <w:t>fur</w:t>
      </w:r>
      <w:proofErr w:type="spellEnd"/>
      <w:r w:rsidRPr="00623806">
        <w:rPr>
          <w:rFonts w:ascii="Helvetica" w:hAnsi="Helvetica"/>
          <w:lang w:val="es-ES"/>
        </w:rPr>
        <w:t xml:space="preserve"> </w:t>
      </w:r>
      <w:proofErr w:type="spellStart"/>
      <w:r w:rsidRPr="00623806">
        <w:rPr>
          <w:rFonts w:ascii="Helvetica" w:hAnsi="Helvetica"/>
          <w:lang w:val="es-ES"/>
        </w:rPr>
        <w:t>captivated</w:t>
      </w:r>
      <w:proofErr w:type="spellEnd"/>
      <w:r w:rsidRPr="00623806">
        <w:rPr>
          <w:rFonts w:ascii="Helvetica" w:hAnsi="Helvetica"/>
          <w:lang w:val="es-ES"/>
        </w:rPr>
        <w:t xml:space="preserve"> me. </w:t>
      </w:r>
      <w:proofErr w:type="spellStart"/>
      <w:r w:rsidRPr="00623806">
        <w:rPr>
          <w:rFonts w:ascii="Helvetica" w:hAnsi="Helvetica"/>
          <w:lang w:val="es-ES"/>
        </w:rPr>
        <w:t>Claws</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nails</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gripped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thighs</w:t>
      </w:r>
      <w:proofErr w:type="spellEnd"/>
      <w:r w:rsidRPr="00623806">
        <w:rPr>
          <w:rFonts w:ascii="Helvetica" w:hAnsi="Helvetica"/>
          <w:lang w:val="es-ES"/>
        </w:rPr>
        <w:t xml:space="preserve">. He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fangs</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gleamed</w:t>
      </w:r>
      <w:proofErr w:type="spellEnd"/>
      <w:r w:rsidRPr="00623806">
        <w:rPr>
          <w:rFonts w:ascii="Helvetica" w:hAnsi="Helvetica"/>
          <w:lang w:val="es-ES"/>
        </w:rPr>
        <w:t xml:space="preserve"> </w:t>
      </w:r>
      <w:proofErr w:type="spellStart"/>
      <w:r w:rsidRPr="00623806">
        <w:rPr>
          <w:rFonts w:ascii="Helvetica" w:hAnsi="Helvetica"/>
          <w:lang w:val="es-ES"/>
        </w:rPr>
        <w:t>faintly</w:t>
      </w:r>
      <w:proofErr w:type="spellEnd"/>
      <w:r w:rsidRPr="00623806">
        <w:rPr>
          <w:rFonts w:ascii="Helvetica" w:hAnsi="Helvetica"/>
          <w:lang w:val="es-ES"/>
        </w:rPr>
        <w:t xml:space="preserve">, </w:t>
      </w:r>
      <w:proofErr w:type="spellStart"/>
      <w:r w:rsidRPr="00623806">
        <w:rPr>
          <w:rFonts w:ascii="Helvetica" w:hAnsi="Helvetica"/>
          <w:lang w:val="es-ES"/>
        </w:rPr>
        <w:t>longer</w:t>
      </w:r>
      <w:proofErr w:type="spellEnd"/>
      <w:r w:rsidRPr="00623806">
        <w:rPr>
          <w:rFonts w:ascii="Helvetica" w:hAnsi="Helvetica"/>
          <w:lang w:val="es-ES"/>
        </w:rPr>
        <w:t xml:space="preserve"> </w:t>
      </w:r>
      <w:proofErr w:type="spellStart"/>
      <w:r w:rsidRPr="00623806">
        <w:rPr>
          <w:rFonts w:ascii="Helvetica" w:hAnsi="Helvetica"/>
          <w:lang w:val="es-ES"/>
        </w:rPr>
        <w:t>than</w:t>
      </w:r>
      <w:proofErr w:type="spellEnd"/>
      <w:r w:rsidRPr="00623806">
        <w:rPr>
          <w:rFonts w:ascii="Helvetica" w:hAnsi="Helvetica"/>
          <w:lang w:val="es-ES"/>
        </w:rPr>
        <w:t xml:space="preserve"> </w:t>
      </w:r>
      <w:proofErr w:type="spellStart"/>
      <w:r w:rsidRPr="00623806">
        <w:rPr>
          <w:rFonts w:ascii="Helvetica" w:hAnsi="Helvetica"/>
          <w:lang w:val="es-ES"/>
        </w:rPr>
        <w:t>any</w:t>
      </w:r>
      <w:proofErr w:type="spellEnd"/>
      <w:r w:rsidRPr="00623806">
        <w:rPr>
          <w:rFonts w:ascii="Helvetica" w:hAnsi="Helvetica"/>
          <w:lang w:val="es-ES"/>
        </w:rPr>
        <w:t xml:space="preserve"> human </w:t>
      </w:r>
      <w:proofErr w:type="spellStart"/>
      <w:r w:rsidRPr="00623806">
        <w:rPr>
          <w:rFonts w:ascii="Helvetica" w:hAnsi="Helvetica"/>
          <w:lang w:val="es-ES"/>
        </w:rPr>
        <w:t>should</w:t>
      </w:r>
      <w:proofErr w:type="spellEnd"/>
      <w:r w:rsidRPr="00623806">
        <w:rPr>
          <w:rFonts w:ascii="Helvetica" w:hAnsi="Helvetica"/>
          <w:lang w:val="es-ES"/>
        </w:rPr>
        <w:t xml:space="preserve"> </w:t>
      </w:r>
      <w:proofErr w:type="spellStart"/>
      <w:r w:rsidRPr="00623806">
        <w:rPr>
          <w:rFonts w:ascii="Helvetica" w:hAnsi="Helvetica"/>
          <w:lang w:val="es-ES"/>
        </w:rPr>
        <w:t>possess</w:t>
      </w:r>
      <w:proofErr w:type="spellEnd"/>
      <w:r w:rsidRPr="00623806">
        <w:rPr>
          <w:rFonts w:ascii="Helvetica" w:hAnsi="Helvetica"/>
          <w:lang w:val="es-ES"/>
        </w:rPr>
        <w:t xml:space="preserve">. </w:t>
      </w:r>
      <w:proofErr w:type="spellStart"/>
      <w:r w:rsidRPr="00623806">
        <w:rPr>
          <w:rFonts w:ascii="Helvetica" w:hAnsi="Helvetica"/>
          <w:lang w:val="es-ES"/>
        </w:rPr>
        <w:t>I’d</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them</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fangs</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w:t>
      </w:r>
      <w:proofErr w:type="spellStart"/>
      <w:r w:rsidRPr="00623806">
        <w:rPr>
          <w:rFonts w:ascii="Helvetica" w:hAnsi="Helvetica"/>
          <w:lang w:val="es-ES"/>
        </w:rPr>
        <w:t>pressed</w:t>
      </w:r>
      <w:proofErr w:type="spellEnd"/>
      <w:r w:rsidRPr="00623806">
        <w:rPr>
          <w:rFonts w:ascii="Helvetica" w:hAnsi="Helvetica"/>
          <w:lang w:val="es-ES"/>
        </w:rPr>
        <w:t xml:space="preserve"> </w:t>
      </w:r>
      <w:proofErr w:type="spellStart"/>
      <w:r w:rsidRPr="00623806">
        <w:rPr>
          <w:rFonts w:ascii="Helvetica" w:hAnsi="Helvetica"/>
          <w:lang w:val="es-ES"/>
        </w:rPr>
        <w:t>against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tongue. </w:t>
      </w:r>
      <w:proofErr w:type="spellStart"/>
      <w:r w:rsidRPr="00623806">
        <w:rPr>
          <w:rFonts w:ascii="Helvetica" w:hAnsi="Helvetica"/>
          <w:lang w:val="es-ES"/>
        </w:rPr>
        <w:t>Against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skin.</w:t>
      </w:r>
    </w:p>
    <w:p w14:paraId="37166682" w14:textId="64C857E1" w:rsidR="002B6DDA" w:rsidRPr="00623806" w:rsidRDefault="002B6DDA" w:rsidP="002B6DDA">
      <w:pPr>
        <w:pStyle w:val="SceneBreak"/>
        <w:spacing w:line="276" w:lineRule="auto"/>
        <w:ind w:firstLine="720"/>
        <w:jc w:val="both"/>
        <w:rPr>
          <w:rFonts w:ascii="Helvetica" w:hAnsi="Helvetica"/>
          <w:lang w:val="es-ES"/>
        </w:rPr>
      </w:pPr>
      <w:proofErr w:type="spellStart"/>
      <w:r w:rsidRPr="00623806">
        <w:rPr>
          <w:rFonts w:ascii="Helvetica" w:hAnsi="Helvetica"/>
          <w:lang w:val="es-ES"/>
        </w:rPr>
        <w:t>What's</w:t>
      </w:r>
      <w:proofErr w:type="spellEnd"/>
      <w:r w:rsidRPr="00623806">
        <w:rPr>
          <w:rFonts w:ascii="Helvetica" w:hAnsi="Helvetica"/>
          <w:lang w:val="es-ES"/>
        </w:rPr>
        <w:t xml:space="preserve"> </w:t>
      </w:r>
      <w:proofErr w:type="spellStart"/>
      <w:r w:rsidRPr="00623806">
        <w:rPr>
          <w:rFonts w:ascii="Helvetica" w:hAnsi="Helvetica"/>
          <w:lang w:val="es-ES"/>
        </w:rPr>
        <w:t>even</w:t>
      </w:r>
      <w:proofErr w:type="spellEnd"/>
      <w:r w:rsidRPr="00623806">
        <w:rPr>
          <w:rFonts w:ascii="Helvetica" w:hAnsi="Helvetica"/>
          <w:lang w:val="es-ES"/>
        </w:rPr>
        <w:t xml:space="preserve"> more </w:t>
      </w:r>
      <w:proofErr w:type="spellStart"/>
      <w:r w:rsidRPr="00623806">
        <w:rPr>
          <w:rFonts w:ascii="Helvetica" w:hAnsi="Helvetica"/>
          <w:lang w:val="es-ES"/>
        </w:rPr>
        <w:t>terrifying</w:t>
      </w:r>
      <w:proofErr w:type="spellEnd"/>
      <w:r w:rsidRPr="00623806">
        <w:rPr>
          <w:rFonts w:ascii="Helvetica" w:hAnsi="Helvetica"/>
          <w:lang w:val="es-ES"/>
        </w:rPr>
        <w:t>?</w:t>
      </w:r>
    </w:p>
    <w:p w14:paraId="2408CF1A" w14:textId="4BF72EB9" w:rsidR="002B6DDA" w:rsidRPr="00623806" w:rsidRDefault="002B6DDA" w:rsidP="002B6DDA">
      <w:pPr>
        <w:pStyle w:val="SceneBreak"/>
        <w:spacing w:line="276" w:lineRule="auto"/>
        <w:ind w:firstLine="720"/>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hadn’t</w:t>
      </w:r>
      <w:proofErr w:type="spellEnd"/>
      <w:r w:rsidRPr="00623806">
        <w:rPr>
          <w:rFonts w:ascii="Helvetica" w:hAnsi="Helvetica"/>
          <w:lang w:val="es-ES"/>
        </w:rPr>
        <w:t xml:space="preserve"> </w:t>
      </w:r>
      <w:proofErr w:type="spellStart"/>
      <w:r w:rsidRPr="00623806">
        <w:rPr>
          <w:rFonts w:ascii="Helvetica" w:hAnsi="Helvetica"/>
          <w:lang w:val="es-ES"/>
        </w:rPr>
        <w:t>pulled</w:t>
      </w:r>
      <w:proofErr w:type="spellEnd"/>
      <w:r w:rsidRPr="00623806">
        <w:rPr>
          <w:rFonts w:ascii="Helvetica" w:hAnsi="Helvetica"/>
          <w:lang w:val="es-ES"/>
        </w:rPr>
        <w:t xml:space="preserve"> </w:t>
      </w:r>
      <w:proofErr w:type="spellStart"/>
      <w:r w:rsidRPr="00623806">
        <w:rPr>
          <w:rFonts w:ascii="Helvetica" w:hAnsi="Helvetica"/>
          <w:lang w:val="es-ES"/>
        </w:rPr>
        <w:t>away</w:t>
      </w:r>
      <w:proofErr w:type="spellEnd"/>
      <w:r w:rsidRPr="00623806">
        <w:rPr>
          <w:rFonts w:ascii="Helvetica" w:hAnsi="Helvetica"/>
          <w:lang w:val="es-ES"/>
        </w:rPr>
        <w:t xml:space="preserve">. I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craved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w:t>
      </w:r>
    </w:p>
    <w:p w14:paraId="2819B9A5" w14:textId="277844E1" w:rsidR="002B6DDA" w:rsidRPr="00623806" w:rsidRDefault="002B6DDA" w:rsidP="002B6DDA">
      <w:pPr>
        <w:pStyle w:val="SceneBreak"/>
        <w:spacing w:line="276" w:lineRule="auto"/>
        <w:ind w:firstLine="720"/>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now</w:t>
      </w:r>
      <w:proofErr w:type="spellEnd"/>
      <w:r w:rsidRPr="00623806">
        <w:rPr>
          <w:rFonts w:ascii="Helvetica" w:hAnsi="Helvetica"/>
          <w:lang w:val="es-ES"/>
        </w:rPr>
        <w:t xml:space="preserve"> I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starting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wonder</w:t>
      </w:r>
      <w:proofErr w:type="spellEnd"/>
      <w:r w:rsidRPr="00623806">
        <w:rPr>
          <w:rFonts w:ascii="Helvetica" w:hAnsi="Helvetica"/>
          <w:lang w:val="es-ES"/>
        </w:rPr>
        <w:t xml:space="preserve"> </w:t>
      </w:r>
      <w:proofErr w:type="spellStart"/>
      <w:r w:rsidRPr="00623806">
        <w:rPr>
          <w:rFonts w:ascii="Helvetica" w:hAnsi="Helvetica"/>
          <w:lang w:val="es-ES"/>
        </w:rPr>
        <w:t>if</w:t>
      </w:r>
      <w:proofErr w:type="spellEnd"/>
      <w:r w:rsidRPr="00623806">
        <w:rPr>
          <w:rFonts w:ascii="Helvetica" w:hAnsi="Helvetica"/>
          <w:lang w:val="es-ES"/>
        </w:rPr>
        <w:t xml:space="preserve"> I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been</w:t>
      </w:r>
      <w:proofErr w:type="spellEnd"/>
      <w:r w:rsidRPr="00623806">
        <w:rPr>
          <w:rFonts w:ascii="Helvetica" w:hAnsi="Helvetica"/>
          <w:lang w:val="es-ES"/>
        </w:rPr>
        <w:t xml:space="preserve"> </w:t>
      </w:r>
      <w:proofErr w:type="spellStart"/>
      <w:r w:rsidRPr="00623806">
        <w:rPr>
          <w:rFonts w:ascii="Helvetica" w:hAnsi="Helvetica"/>
          <w:lang w:val="es-ES"/>
        </w:rPr>
        <w:t>wrong</w:t>
      </w:r>
      <w:proofErr w:type="spellEnd"/>
      <w:r w:rsidRPr="00623806">
        <w:rPr>
          <w:rFonts w:ascii="Helvetica" w:hAnsi="Helvetica"/>
          <w:lang w:val="es-ES"/>
        </w:rPr>
        <w:t xml:space="preserve"> </w:t>
      </w:r>
      <w:proofErr w:type="spellStart"/>
      <w:r w:rsidRPr="00623806">
        <w:rPr>
          <w:rFonts w:ascii="Helvetica" w:hAnsi="Helvetica"/>
          <w:lang w:val="es-ES"/>
        </w:rPr>
        <w:t>about</w:t>
      </w:r>
      <w:proofErr w:type="spellEnd"/>
      <w:r w:rsidRPr="00623806">
        <w:rPr>
          <w:rFonts w:ascii="Helvetica" w:hAnsi="Helvetica"/>
          <w:lang w:val="es-ES"/>
        </w:rPr>
        <w:t xml:space="preserve"> </w:t>
      </w:r>
      <w:proofErr w:type="spellStart"/>
      <w:r w:rsidRPr="00623806">
        <w:rPr>
          <w:rFonts w:ascii="Helvetica" w:hAnsi="Helvetica"/>
          <w:lang w:val="es-ES"/>
        </w:rPr>
        <w:t>everything</w:t>
      </w:r>
      <w:proofErr w:type="spellEnd"/>
      <w:r w:rsidRPr="00623806">
        <w:rPr>
          <w:rFonts w:ascii="Helvetica" w:hAnsi="Helvetica"/>
          <w:lang w:val="es-ES"/>
        </w:rPr>
        <w:t>—</w:t>
      </w:r>
    </w:p>
    <w:p w14:paraId="07967572" w14:textId="03E29B9B" w:rsidR="002B6DDA" w:rsidRPr="00623806" w:rsidRDefault="002B6DDA" w:rsidP="002B6DDA">
      <w:pPr>
        <w:pStyle w:val="SceneBreak"/>
        <w:spacing w:line="276" w:lineRule="auto"/>
        <w:ind w:firstLine="720"/>
        <w:jc w:val="both"/>
        <w:rPr>
          <w:rFonts w:ascii="Helvetica" w:hAnsi="Helvetica"/>
          <w:lang w:val="es-ES"/>
        </w:rPr>
      </w:pPr>
      <w:proofErr w:type="spellStart"/>
      <w:r w:rsidRPr="00623806">
        <w:rPr>
          <w:rFonts w:ascii="Helvetica" w:hAnsi="Helvetica"/>
          <w:lang w:val="es-ES"/>
        </w:rPr>
        <w:t>About</w:t>
      </w:r>
      <w:proofErr w:type="spellEnd"/>
      <w:r w:rsidRPr="00623806">
        <w:rPr>
          <w:rFonts w:ascii="Helvetica" w:hAnsi="Helvetica"/>
          <w:lang w:val="es-ES"/>
        </w:rPr>
        <w:t xml:space="preserve"> </w:t>
      </w:r>
      <w:proofErr w:type="spellStart"/>
      <w:r w:rsidRPr="00623806">
        <w:rPr>
          <w:rFonts w:ascii="Helvetica" w:hAnsi="Helvetica"/>
          <w:lang w:val="es-ES"/>
        </w:rPr>
        <w:t>Zeff</w:t>
      </w:r>
      <w:proofErr w:type="spellEnd"/>
      <w:r w:rsidRPr="00623806">
        <w:rPr>
          <w:rFonts w:ascii="Helvetica" w:hAnsi="Helvetica"/>
          <w:lang w:val="es-ES"/>
        </w:rPr>
        <w:t>.</w:t>
      </w:r>
    </w:p>
    <w:p w14:paraId="32AF9E78" w14:textId="30C80132" w:rsidR="002B6DDA" w:rsidRPr="00623806" w:rsidRDefault="002B6DDA" w:rsidP="002B6DDA">
      <w:pPr>
        <w:pStyle w:val="SceneBreak"/>
        <w:spacing w:line="276" w:lineRule="auto"/>
        <w:ind w:firstLine="720"/>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events</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transpired</w:t>
      </w:r>
      <w:proofErr w:type="spellEnd"/>
      <w:r w:rsidRPr="00623806">
        <w:rPr>
          <w:rFonts w:ascii="Helvetica" w:hAnsi="Helvetica"/>
          <w:lang w:val="es-ES"/>
        </w:rPr>
        <w:t xml:space="preserve"> in </w:t>
      </w:r>
      <w:proofErr w:type="spellStart"/>
      <w:r w:rsidRPr="00623806">
        <w:rPr>
          <w:rFonts w:ascii="Helvetica" w:hAnsi="Helvetica"/>
          <w:lang w:val="es-ES"/>
        </w:rPr>
        <w:t>that</w:t>
      </w:r>
      <w:proofErr w:type="spellEnd"/>
      <w:r w:rsidRPr="00623806">
        <w:rPr>
          <w:rFonts w:ascii="Helvetica" w:hAnsi="Helvetica"/>
          <w:lang w:val="es-ES"/>
        </w:rPr>
        <w:t xml:space="preserve"> office </w:t>
      </w:r>
      <w:proofErr w:type="spellStart"/>
      <w:r w:rsidRPr="00623806">
        <w:rPr>
          <w:rFonts w:ascii="Helvetica" w:hAnsi="Helvetica"/>
          <w:lang w:val="es-ES"/>
        </w:rPr>
        <w:t>weren't</w:t>
      </w:r>
      <w:proofErr w:type="spellEnd"/>
      <w:r w:rsidRPr="00623806">
        <w:rPr>
          <w:rFonts w:ascii="Helvetica" w:hAnsi="Helvetica"/>
          <w:lang w:val="es-ES"/>
        </w:rPr>
        <w:t xml:space="preserve"> </w:t>
      </w:r>
      <w:proofErr w:type="spellStart"/>
      <w:r w:rsidRPr="00623806">
        <w:rPr>
          <w:rFonts w:ascii="Helvetica" w:hAnsi="Helvetica"/>
          <w:lang w:val="es-ES"/>
        </w:rPr>
        <w:t>solely</w:t>
      </w:r>
      <w:proofErr w:type="spellEnd"/>
      <w:r w:rsidRPr="00623806">
        <w:rPr>
          <w:rFonts w:ascii="Helvetica" w:hAnsi="Helvetica"/>
          <w:lang w:val="es-ES"/>
        </w:rPr>
        <w:t xml:space="preserve"> </w:t>
      </w:r>
      <w:proofErr w:type="spellStart"/>
      <w:r w:rsidRPr="00623806">
        <w:rPr>
          <w:rFonts w:ascii="Helvetica" w:hAnsi="Helvetica"/>
          <w:lang w:val="es-ES"/>
        </w:rPr>
        <w:t>driven</w:t>
      </w:r>
      <w:proofErr w:type="spellEnd"/>
      <w:r w:rsidRPr="00623806">
        <w:rPr>
          <w:rFonts w:ascii="Helvetica" w:hAnsi="Helvetica"/>
          <w:lang w:val="es-ES"/>
        </w:rPr>
        <w:t xml:space="preserve"> </w:t>
      </w:r>
      <w:proofErr w:type="spellStart"/>
      <w:r w:rsidRPr="00623806">
        <w:rPr>
          <w:rFonts w:ascii="Helvetica" w:hAnsi="Helvetica"/>
          <w:lang w:val="es-ES"/>
        </w:rPr>
        <w:t>by</w:t>
      </w:r>
      <w:proofErr w:type="spellEnd"/>
      <w:r w:rsidRPr="00623806">
        <w:rPr>
          <w:rFonts w:ascii="Helvetica" w:hAnsi="Helvetica"/>
          <w:lang w:val="es-ES"/>
        </w:rPr>
        <w:t xml:space="preserve"> </w:t>
      </w:r>
      <w:proofErr w:type="spellStart"/>
      <w:r w:rsidRPr="00623806">
        <w:rPr>
          <w:rFonts w:ascii="Helvetica" w:hAnsi="Helvetica"/>
          <w:lang w:val="es-ES"/>
        </w:rPr>
        <w:t>desire</w:t>
      </w:r>
      <w:proofErr w:type="spellEnd"/>
      <w:r w:rsidRPr="00623806">
        <w:rPr>
          <w:rFonts w:ascii="Helvetica" w:hAnsi="Helvetica"/>
          <w:lang w:val="es-ES"/>
        </w:rPr>
        <w:t>.</w:t>
      </w:r>
    </w:p>
    <w:p w14:paraId="5EC29FA2" w14:textId="5D62C262" w:rsidR="002B6DDA" w:rsidRPr="00623806" w:rsidRDefault="002B6DDA" w:rsidP="002B6DDA">
      <w:pPr>
        <w:pStyle w:val="SceneBreak"/>
        <w:spacing w:line="276" w:lineRule="auto"/>
        <w:ind w:firstLine="720"/>
        <w:jc w:val="both"/>
        <w:rPr>
          <w:rFonts w:ascii="Helvetica" w:hAnsi="Helvetica"/>
          <w:lang w:val="es-ES"/>
        </w:rPr>
      </w:pP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deeper</w:t>
      </w:r>
      <w:proofErr w:type="spellEnd"/>
      <w:r w:rsidRPr="00623806">
        <w:rPr>
          <w:rFonts w:ascii="Helvetica" w:hAnsi="Helvetica"/>
          <w:lang w:val="es-ES"/>
        </w:rPr>
        <w:t xml:space="preserve">. Wilder.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as </w:t>
      </w:r>
      <w:proofErr w:type="spellStart"/>
      <w:r w:rsidRPr="00623806">
        <w:rPr>
          <w:rFonts w:ascii="Helvetica" w:hAnsi="Helvetica"/>
          <w:lang w:val="es-ES"/>
        </w:rPr>
        <w:t>though</w:t>
      </w:r>
      <w:proofErr w:type="spellEnd"/>
      <w:r w:rsidRPr="00623806">
        <w:rPr>
          <w:rFonts w:ascii="Helvetica" w:hAnsi="Helvetica"/>
          <w:lang w:val="es-ES"/>
        </w:rPr>
        <w:t xml:space="preserve"> a </w:t>
      </w:r>
      <w:proofErr w:type="spellStart"/>
      <w:r w:rsidRPr="00623806">
        <w:rPr>
          <w:rFonts w:ascii="Helvetica" w:hAnsi="Helvetica"/>
          <w:lang w:val="es-ES"/>
        </w:rPr>
        <w:t>force</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established</w:t>
      </w:r>
      <w:proofErr w:type="spellEnd"/>
      <w:r w:rsidRPr="00623806">
        <w:rPr>
          <w:rFonts w:ascii="Helvetica" w:hAnsi="Helvetica"/>
          <w:lang w:val="es-ES"/>
        </w:rPr>
        <w:t xml:space="preserve"> </w:t>
      </w:r>
      <w:proofErr w:type="spellStart"/>
      <w:r w:rsidRPr="00623806">
        <w:rPr>
          <w:rFonts w:ascii="Helvetica" w:hAnsi="Helvetica"/>
          <w:lang w:val="es-ES"/>
        </w:rPr>
        <w:t>itself</w:t>
      </w:r>
      <w:proofErr w:type="spellEnd"/>
      <w:r w:rsidRPr="00623806">
        <w:rPr>
          <w:rFonts w:ascii="Helvetica" w:hAnsi="Helvetica"/>
          <w:lang w:val="es-ES"/>
        </w:rPr>
        <w:t xml:space="preserve"> </w:t>
      </w:r>
      <w:proofErr w:type="spellStart"/>
      <w:r w:rsidRPr="00623806">
        <w:rPr>
          <w:rFonts w:ascii="Helvetica" w:hAnsi="Helvetica"/>
          <w:lang w:val="es-ES"/>
        </w:rPr>
        <w:t>beneath</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skin, </w:t>
      </w:r>
      <w:proofErr w:type="spellStart"/>
      <w:r w:rsidRPr="00623806">
        <w:rPr>
          <w:rFonts w:ascii="Helvetica" w:hAnsi="Helvetica"/>
          <w:lang w:val="es-ES"/>
        </w:rPr>
        <w:t>pulling</w:t>
      </w:r>
      <w:proofErr w:type="spellEnd"/>
      <w:r w:rsidRPr="00623806">
        <w:rPr>
          <w:rFonts w:ascii="Helvetica" w:hAnsi="Helvetica"/>
          <w:lang w:val="es-ES"/>
        </w:rPr>
        <w:t xml:space="preserve"> me </w:t>
      </w:r>
      <w:proofErr w:type="spellStart"/>
      <w:r w:rsidRPr="00623806">
        <w:rPr>
          <w:rFonts w:ascii="Helvetica" w:hAnsi="Helvetica"/>
          <w:lang w:val="es-ES"/>
        </w:rPr>
        <w:t>down</w:t>
      </w:r>
      <w:proofErr w:type="spellEnd"/>
      <w:r w:rsidRPr="00623806">
        <w:rPr>
          <w:rFonts w:ascii="Helvetica" w:hAnsi="Helvetica"/>
          <w:lang w:val="es-ES"/>
        </w:rPr>
        <w:t>.</w:t>
      </w:r>
    </w:p>
    <w:p w14:paraId="32B5420B" w14:textId="7313E5C6" w:rsidR="002B6DDA" w:rsidRPr="00623806" w:rsidRDefault="002B6DDA" w:rsidP="002B6DDA">
      <w:pPr>
        <w:pStyle w:val="SceneBreak"/>
        <w:spacing w:line="276" w:lineRule="auto"/>
        <w:ind w:firstLine="720"/>
        <w:jc w:val="both"/>
        <w:rPr>
          <w:rFonts w:ascii="Helvetica" w:hAnsi="Helvetica"/>
          <w:lang w:val="es-ES"/>
        </w:rPr>
      </w:pPr>
      <w:r w:rsidRPr="00623806">
        <w:rPr>
          <w:rFonts w:ascii="Helvetica" w:hAnsi="Helvetica"/>
          <w:lang w:val="es-ES"/>
        </w:rPr>
        <w:t xml:space="preserve">And I </w:t>
      </w:r>
      <w:proofErr w:type="spellStart"/>
      <w:r w:rsidRPr="00623806">
        <w:rPr>
          <w:rFonts w:ascii="Helvetica" w:hAnsi="Helvetica"/>
          <w:lang w:val="es-ES"/>
        </w:rPr>
        <w:t>couldn’t</w:t>
      </w:r>
      <w:proofErr w:type="spellEnd"/>
      <w:r w:rsidRPr="00623806">
        <w:rPr>
          <w:rFonts w:ascii="Helvetica" w:hAnsi="Helvetica"/>
          <w:lang w:val="es-ES"/>
        </w:rPr>
        <w:t xml:space="preserve"> control </w:t>
      </w:r>
      <w:proofErr w:type="spellStart"/>
      <w:r w:rsidRPr="00623806">
        <w:rPr>
          <w:rFonts w:ascii="Helvetica" w:hAnsi="Helvetica"/>
          <w:lang w:val="es-ES"/>
        </w:rPr>
        <w:t>it</w:t>
      </w:r>
      <w:proofErr w:type="spellEnd"/>
      <w:r w:rsidRPr="00623806">
        <w:rPr>
          <w:rFonts w:ascii="Helvetica" w:hAnsi="Helvetica"/>
          <w:lang w:val="es-ES"/>
        </w:rPr>
        <w:t>.</w:t>
      </w:r>
    </w:p>
    <w:p w14:paraId="72004A55" w14:textId="1B8AFD08" w:rsidR="002B6DDA" w:rsidRPr="00623806" w:rsidDel="006D49A8" w:rsidRDefault="002B6DDA" w:rsidP="002B6DDA">
      <w:pPr>
        <w:pStyle w:val="SceneBreak"/>
        <w:spacing w:line="276" w:lineRule="auto"/>
        <w:ind w:firstLine="720"/>
        <w:jc w:val="both"/>
        <w:rPr>
          <w:del w:id="227" w:author="Autho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always</w:t>
      </w:r>
      <w:proofErr w:type="spellEnd"/>
      <w:r w:rsidRPr="00623806">
        <w:rPr>
          <w:rFonts w:ascii="Helvetica" w:hAnsi="Helvetica"/>
          <w:lang w:val="es-ES"/>
        </w:rPr>
        <w:t xml:space="preserve"> </w:t>
      </w:r>
      <w:proofErr w:type="spellStart"/>
      <w:r w:rsidRPr="00623806">
        <w:rPr>
          <w:rFonts w:ascii="Helvetica" w:hAnsi="Helvetica"/>
          <w:lang w:val="es-ES"/>
        </w:rPr>
        <w:t>controlled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w:t>
      </w:r>
      <w:ins w:id="228" w:author="Author">
        <w:r w:rsidR="006D49A8" w:rsidRPr="00623806">
          <w:rPr>
            <w:rFonts w:ascii="Helvetica" w:hAnsi="Helvetica"/>
            <w:lang w:val="es-ES"/>
          </w:rPr>
          <w:t xml:space="preserve"> </w:t>
        </w:r>
      </w:ins>
    </w:p>
    <w:p w14:paraId="312EDE97" w14:textId="4E4F72A9" w:rsidR="002B6DDA" w:rsidRPr="00623806" w:rsidRDefault="002B6DDA" w:rsidP="006D49A8">
      <w:pPr>
        <w:pStyle w:val="SceneBreak"/>
        <w:spacing w:line="276" w:lineRule="auto"/>
        <w:ind w:firstLine="720"/>
        <w:jc w:val="both"/>
        <w:rPr>
          <w:rFonts w:ascii="Helvetica" w:hAnsi="Helvetica"/>
          <w:lang w:val="es-ES"/>
        </w:rPr>
      </w:pPr>
      <w:proofErr w:type="spellStart"/>
      <w:r w:rsidRPr="00623806">
        <w:rPr>
          <w:rFonts w:ascii="Helvetica" w:hAnsi="Helvetica"/>
          <w:lang w:val="es-ES"/>
        </w:rPr>
        <w:t>Desire</w:t>
      </w:r>
      <w:proofErr w:type="spellEnd"/>
      <w:r w:rsidRPr="00623806">
        <w:rPr>
          <w:rFonts w:ascii="Helvetica" w:hAnsi="Helvetica"/>
          <w:lang w:val="es-ES"/>
        </w:rPr>
        <w:t xml:space="preserve"> </w:t>
      </w:r>
      <w:proofErr w:type="spellStart"/>
      <w:r w:rsidRPr="00623806">
        <w:rPr>
          <w:rFonts w:ascii="Helvetica" w:hAnsi="Helvetica"/>
          <w:lang w:val="es-ES"/>
        </w:rPr>
        <w:t>never</w:t>
      </w:r>
      <w:proofErr w:type="spellEnd"/>
      <w:r w:rsidRPr="00623806">
        <w:rPr>
          <w:rFonts w:ascii="Helvetica" w:hAnsi="Helvetica"/>
          <w:lang w:val="es-ES"/>
        </w:rPr>
        <w:t xml:space="preserve"> </w:t>
      </w:r>
      <w:proofErr w:type="spellStart"/>
      <w:r w:rsidRPr="00623806">
        <w:rPr>
          <w:rFonts w:ascii="Helvetica" w:hAnsi="Helvetica"/>
          <w:lang w:val="es-ES"/>
        </w:rPr>
        <w:t>ruled</w:t>
      </w:r>
      <w:proofErr w:type="spellEnd"/>
      <w:r w:rsidRPr="00623806">
        <w:rPr>
          <w:rFonts w:ascii="Helvetica" w:hAnsi="Helvetica"/>
          <w:lang w:val="es-ES"/>
        </w:rPr>
        <w:t xml:space="preserve"> me.</w:t>
      </w:r>
    </w:p>
    <w:p w14:paraId="10867021" w14:textId="1EE4E5C5" w:rsidR="002B6DDA" w:rsidRPr="00623806" w:rsidRDefault="002B6DDA" w:rsidP="002B6DDA">
      <w:pPr>
        <w:pStyle w:val="SceneBreak"/>
        <w:spacing w:line="276" w:lineRule="auto"/>
        <w:ind w:firstLine="720"/>
        <w:jc w:val="both"/>
        <w:rPr>
          <w:rFonts w:ascii="Helvetica" w:hAnsi="Helvetica"/>
          <w:lang w:val="es-ES"/>
        </w:rPr>
      </w:pPr>
      <w:proofErr w:type="spellStart"/>
      <w:r w:rsidRPr="00623806">
        <w:rPr>
          <w:rFonts w:ascii="Helvetica" w:hAnsi="Helvetica"/>
          <w:lang w:val="es-ES"/>
        </w:rPr>
        <w:t>Until</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w:t>
      </w:r>
    </w:p>
    <w:p w14:paraId="5B4330E2" w14:textId="470ED3EC" w:rsidR="002B6DDA" w:rsidRPr="00623806" w:rsidRDefault="002B6DDA" w:rsidP="002B6DDA">
      <w:pPr>
        <w:pStyle w:val="SceneBreak"/>
        <w:spacing w:line="276" w:lineRule="auto"/>
        <w:ind w:firstLine="720"/>
        <w:jc w:val="both"/>
        <w:rPr>
          <w:rFonts w:ascii="Helvetica" w:hAnsi="Helvetica"/>
          <w:lang w:val="es-ES"/>
        </w:rPr>
      </w:pP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touch</w:t>
      </w:r>
      <w:proofErr w:type="spellEnd"/>
      <w:r w:rsidRPr="00623806">
        <w:rPr>
          <w:rFonts w:ascii="Helvetica" w:hAnsi="Helvetica"/>
          <w:lang w:val="es-ES"/>
        </w:rPr>
        <w:t xml:space="preserve"> </w:t>
      </w:r>
      <w:proofErr w:type="spellStart"/>
      <w:r w:rsidRPr="00623806">
        <w:rPr>
          <w:rFonts w:ascii="Helvetica" w:hAnsi="Helvetica"/>
          <w:lang w:val="es-ES"/>
        </w:rPr>
        <w:t>rewrote</w:t>
      </w:r>
      <w:proofErr w:type="spellEnd"/>
      <w:r w:rsidRPr="00623806">
        <w:rPr>
          <w:rFonts w:ascii="Helvetica" w:hAnsi="Helvetica"/>
          <w:lang w:val="es-ES"/>
        </w:rPr>
        <w:t xml:space="preserve"> </w:t>
      </w:r>
      <w:proofErr w:type="spellStart"/>
      <w:r w:rsidRPr="00623806">
        <w:rPr>
          <w:rFonts w:ascii="Helvetica" w:hAnsi="Helvetica"/>
          <w:lang w:val="es-ES"/>
        </w:rPr>
        <w:t>every</w:t>
      </w:r>
      <w:proofErr w:type="spellEnd"/>
      <w:r w:rsidRPr="00623806">
        <w:rPr>
          <w:rFonts w:ascii="Helvetica" w:hAnsi="Helvetica"/>
          <w:lang w:val="es-ES"/>
        </w:rPr>
        <w:t xml:space="preserve"> </w:t>
      </w:r>
      <w:proofErr w:type="spellStart"/>
      <w:r w:rsidRPr="00623806">
        <w:rPr>
          <w:rFonts w:ascii="Helvetica" w:hAnsi="Helvetica"/>
          <w:lang w:val="es-ES"/>
        </w:rPr>
        <w:t>law</w:t>
      </w:r>
      <w:proofErr w:type="spellEnd"/>
      <w:r w:rsidRPr="00623806">
        <w:rPr>
          <w:rFonts w:ascii="Helvetica" w:hAnsi="Helvetica"/>
          <w:lang w:val="es-ES"/>
        </w:rPr>
        <w:t xml:space="preserve"> I </w:t>
      </w:r>
      <w:proofErr w:type="spellStart"/>
      <w:r w:rsidRPr="00623806">
        <w:rPr>
          <w:rFonts w:ascii="Helvetica" w:hAnsi="Helvetica"/>
          <w:lang w:val="es-ES"/>
        </w:rPr>
        <w:t>lived</w:t>
      </w:r>
      <w:proofErr w:type="spellEnd"/>
      <w:r w:rsidRPr="00623806">
        <w:rPr>
          <w:rFonts w:ascii="Helvetica" w:hAnsi="Helvetica"/>
          <w:lang w:val="es-ES"/>
        </w:rPr>
        <w:t xml:space="preserve"> </w:t>
      </w:r>
      <w:proofErr w:type="spellStart"/>
      <w:r w:rsidRPr="00623806">
        <w:rPr>
          <w:rFonts w:ascii="Helvetica" w:hAnsi="Helvetica"/>
          <w:lang w:val="es-ES"/>
        </w:rPr>
        <w:t>by</w:t>
      </w:r>
      <w:proofErr w:type="spellEnd"/>
      <w:r w:rsidRPr="00623806">
        <w:rPr>
          <w:rFonts w:ascii="Helvetica" w:hAnsi="Helvetica"/>
          <w:lang w:val="es-ES"/>
        </w:rPr>
        <w:t>.</w:t>
      </w:r>
    </w:p>
    <w:p w14:paraId="7BC0A303" w14:textId="73A97588" w:rsidR="002B6DDA" w:rsidRPr="00623806" w:rsidRDefault="002B6DDA" w:rsidP="002B6DDA">
      <w:pPr>
        <w:pStyle w:val="SceneBreak"/>
        <w:spacing w:line="276" w:lineRule="auto"/>
        <w:ind w:firstLine="720"/>
        <w:jc w:val="both"/>
        <w:rPr>
          <w:rFonts w:ascii="Helvetica" w:hAnsi="Helvetica"/>
          <w:lang w:val="es-ES"/>
        </w:rPr>
      </w:pP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heat</w:t>
      </w:r>
      <w:proofErr w:type="spellEnd"/>
      <w:r w:rsidRPr="00623806">
        <w:rPr>
          <w:rFonts w:ascii="Helvetica" w:hAnsi="Helvetica"/>
          <w:lang w:val="es-ES"/>
        </w:rPr>
        <w:t>.</w:t>
      </w:r>
    </w:p>
    <w:p w14:paraId="6F52FD97" w14:textId="7750D933" w:rsidR="002B6DDA" w:rsidRPr="00623806" w:rsidRDefault="002B6DDA" w:rsidP="002B6DDA">
      <w:pPr>
        <w:pStyle w:val="SceneBreak"/>
        <w:spacing w:line="276" w:lineRule="auto"/>
        <w:ind w:firstLine="720"/>
        <w:jc w:val="both"/>
        <w:rPr>
          <w:rFonts w:ascii="Helvetica" w:hAnsi="Helvetica"/>
          <w:lang w:val="es-ES"/>
        </w:rPr>
      </w:pP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fantasy</w:t>
      </w:r>
      <w:proofErr w:type="spellEnd"/>
      <w:r w:rsidRPr="00623806">
        <w:rPr>
          <w:rFonts w:ascii="Helvetica" w:hAnsi="Helvetica"/>
          <w:lang w:val="es-ES"/>
        </w:rPr>
        <w:t>.</w:t>
      </w:r>
    </w:p>
    <w:p w14:paraId="312B8F5F" w14:textId="555BDC8B" w:rsidR="002B6DDA" w:rsidRPr="00623806" w:rsidDel="006D49A8" w:rsidRDefault="002B6DDA" w:rsidP="002B6DDA">
      <w:pPr>
        <w:pStyle w:val="SceneBreak"/>
        <w:spacing w:line="276" w:lineRule="auto"/>
        <w:ind w:firstLine="720"/>
        <w:jc w:val="both"/>
        <w:rPr>
          <w:del w:id="229" w:author="Author"/>
          <w:rFonts w:ascii="Helvetica" w:hAnsi="Helvetica"/>
          <w:lang w:val="es-ES"/>
        </w:rPr>
      </w:pPr>
      <w:del w:id="230" w:author="Author">
        <w:r w:rsidRPr="00623806" w:rsidDel="006D49A8">
          <w:rPr>
            <w:rFonts w:ascii="Helvetica" w:hAnsi="Helvetica"/>
            <w:lang w:val="es-ES"/>
          </w:rPr>
          <w:delText>It was magical—</w:delText>
        </w:r>
      </w:del>
    </w:p>
    <w:p w14:paraId="6D40BBC5" w14:textId="3BAF4AC2" w:rsidR="002B6DDA" w:rsidRPr="00623806" w:rsidRDefault="002B6DDA" w:rsidP="002B6DDA">
      <w:pPr>
        <w:pStyle w:val="SceneBreak"/>
        <w:spacing w:line="276" w:lineRule="auto"/>
        <w:ind w:firstLine="720"/>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read</w:t>
      </w:r>
      <w:proofErr w:type="spellEnd"/>
      <w:r w:rsidRPr="00623806">
        <w:rPr>
          <w:rFonts w:ascii="Helvetica" w:hAnsi="Helvetica"/>
          <w:lang w:val="es-ES"/>
        </w:rPr>
        <w:t xml:space="preserve"> </w:t>
      </w:r>
      <w:proofErr w:type="spellStart"/>
      <w:r w:rsidRPr="00623806">
        <w:rPr>
          <w:rFonts w:ascii="Helvetica" w:hAnsi="Helvetica"/>
          <w:lang w:val="es-ES"/>
        </w:rPr>
        <w:t>about</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in </w:t>
      </w:r>
      <w:proofErr w:type="spellStart"/>
      <w:r w:rsidRPr="00623806">
        <w:rPr>
          <w:rFonts w:ascii="Helvetica" w:hAnsi="Helvetica"/>
          <w:lang w:val="es-ES"/>
        </w:rPr>
        <w:t>books</w:t>
      </w:r>
      <w:proofErr w:type="spellEnd"/>
      <w:r w:rsidRPr="00623806">
        <w:rPr>
          <w:rFonts w:ascii="Helvetica" w:hAnsi="Helvetica"/>
          <w:lang w:val="es-ES"/>
        </w:rPr>
        <w:t xml:space="preserve"> and </w:t>
      </w:r>
      <w:proofErr w:type="spellStart"/>
      <w:r w:rsidRPr="00623806">
        <w:rPr>
          <w:rFonts w:ascii="Helvetica" w:hAnsi="Helvetica"/>
          <w:lang w:val="es-ES"/>
        </w:rPr>
        <w:t>never</w:t>
      </w:r>
      <w:proofErr w:type="spellEnd"/>
      <w:r w:rsidRPr="00623806">
        <w:rPr>
          <w:rFonts w:ascii="Helvetica" w:hAnsi="Helvetica"/>
          <w:lang w:val="es-ES"/>
        </w:rPr>
        <w:t xml:space="preserve"> </w:t>
      </w:r>
      <w:proofErr w:type="spellStart"/>
      <w:r w:rsidRPr="00623806">
        <w:rPr>
          <w:rFonts w:ascii="Helvetica" w:hAnsi="Helvetica"/>
          <w:lang w:val="es-ES"/>
        </w:rPr>
        <w:t>thought</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could</w:t>
      </w:r>
      <w:proofErr w:type="spellEnd"/>
      <w:r w:rsidRPr="00623806">
        <w:rPr>
          <w:rFonts w:ascii="Helvetica" w:hAnsi="Helvetica"/>
          <w:lang w:val="es-ES"/>
        </w:rPr>
        <w:t xml:space="preserve"> be real.</w:t>
      </w:r>
    </w:p>
    <w:p w14:paraId="60143D1F" w14:textId="2F8A807F" w:rsidR="002B6DDA" w:rsidRPr="00623806" w:rsidRDefault="002B6DDA" w:rsidP="002B6DDA">
      <w:pPr>
        <w:pStyle w:val="SceneBreak"/>
        <w:spacing w:line="276" w:lineRule="auto"/>
        <w:ind w:firstLine="720"/>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alarm</w:t>
      </w:r>
      <w:proofErr w:type="spellEnd"/>
      <w:r w:rsidRPr="00623806">
        <w:rPr>
          <w:rFonts w:ascii="Helvetica" w:hAnsi="Helvetica"/>
          <w:lang w:val="es-ES"/>
        </w:rPr>
        <w:t xml:space="preserve"> </w:t>
      </w:r>
      <w:proofErr w:type="spellStart"/>
      <w:r w:rsidRPr="00623806">
        <w:rPr>
          <w:rFonts w:ascii="Helvetica" w:hAnsi="Helvetica"/>
          <w:lang w:val="es-ES"/>
        </w:rPr>
        <w:t>buzzed</w:t>
      </w:r>
      <w:proofErr w:type="spellEnd"/>
      <w:r w:rsidRPr="00623806">
        <w:rPr>
          <w:rFonts w:ascii="Helvetica" w:hAnsi="Helvetica"/>
          <w:lang w:val="es-ES"/>
        </w:rPr>
        <w:t xml:space="preserve"> at 5:30, </w:t>
      </w:r>
      <w:proofErr w:type="spellStart"/>
      <w:r w:rsidRPr="00623806">
        <w:rPr>
          <w:rFonts w:ascii="Helvetica" w:hAnsi="Helvetica"/>
          <w:lang w:val="es-ES"/>
        </w:rPr>
        <w:t>sharp</w:t>
      </w:r>
      <w:proofErr w:type="spellEnd"/>
      <w:r w:rsidRPr="00623806">
        <w:rPr>
          <w:rFonts w:ascii="Helvetica" w:hAnsi="Helvetica"/>
          <w:lang w:val="es-ES"/>
        </w:rPr>
        <w:t xml:space="preserve"> and cruel.</w:t>
      </w:r>
    </w:p>
    <w:p w14:paraId="7112727F" w14:textId="42BFF459" w:rsidR="002B6DDA" w:rsidRPr="00623806" w:rsidRDefault="002B6DDA" w:rsidP="002B6DDA">
      <w:pPr>
        <w:pStyle w:val="SceneBreak"/>
        <w:spacing w:line="276" w:lineRule="auto"/>
        <w:ind w:firstLine="720"/>
        <w:jc w:val="both"/>
        <w:rPr>
          <w:rFonts w:ascii="Helvetica" w:hAnsi="Helvetica"/>
          <w:lang w:val="es-ES"/>
        </w:rPr>
      </w:pPr>
      <w:r w:rsidRPr="00623806">
        <w:rPr>
          <w:rFonts w:ascii="Helvetica" w:hAnsi="Helvetica"/>
          <w:lang w:val="es-ES"/>
        </w:rPr>
        <w:t xml:space="preserve">Shadow </w:t>
      </w:r>
      <w:proofErr w:type="spellStart"/>
      <w:r w:rsidRPr="00623806">
        <w:rPr>
          <w:rFonts w:ascii="Helvetica" w:hAnsi="Helvetica"/>
          <w:lang w:val="es-ES"/>
        </w:rPr>
        <w:t>lifted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head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ankle</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a </w:t>
      </w:r>
      <w:proofErr w:type="spellStart"/>
      <w:r w:rsidRPr="00623806">
        <w:rPr>
          <w:rFonts w:ascii="Helvetica" w:hAnsi="Helvetica"/>
          <w:lang w:val="es-ES"/>
        </w:rPr>
        <w:t>little</w:t>
      </w:r>
      <w:proofErr w:type="spellEnd"/>
      <w:r w:rsidRPr="00623806">
        <w:rPr>
          <w:rFonts w:ascii="Helvetica" w:hAnsi="Helvetica"/>
          <w:lang w:val="es-ES"/>
        </w:rPr>
        <w:t xml:space="preserve"> </w:t>
      </w:r>
      <w:proofErr w:type="spellStart"/>
      <w:r w:rsidRPr="00623806">
        <w:rPr>
          <w:rFonts w:ascii="Helvetica" w:hAnsi="Helvetica"/>
          <w:lang w:val="es-ES"/>
        </w:rPr>
        <w:t>huff</w:t>
      </w:r>
      <w:proofErr w:type="spellEnd"/>
      <w:r w:rsidRPr="00623806">
        <w:rPr>
          <w:rFonts w:ascii="Helvetica" w:hAnsi="Helvetica"/>
          <w:lang w:val="es-ES"/>
        </w:rPr>
        <w:t xml:space="preserve">, </w:t>
      </w:r>
      <w:proofErr w:type="spellStart"/>
      <w:r w:rsidRPr="00623806">
        <w:rPr>
          <w:rFonts w:ascii="Helvetica" w:hAnsi="Helvetica"/>
          <w:lang w:val="es-ES"/>
        </w:rPr>
        <w:t>blinking</w:t>
      </w:r>
      <w:proofErr w:type="spellEnd"/>
      <w:r w:rsidRPr="00623806">
        <w:rPr>
          <w:rFonts w:ascii="Helvetica" w:hAnsi="Helvetica"/>
          <w:lang w:val="es-ES"/>
        </w:rPr>
        <w:t xml:space="preserve"> at me as </w:t>
      </w:r>
      <w:proofErr w:type="spellStart"/>
      <w:r w:rsidRPr="00623806">
        <w:rPr>
          <w:rFonts w:ascii="Helvetica" w:hAnsi="Helvetica"/>
          <w:lang w:val="es-ES"/>
        </w:rPr>
        <w:t>if</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say</w:t>
      </w:r>
      <w:proofErr w:type="spellEnd"/>
      <w:r w:rsidRPr="00623806">
        <w:rPr>
          <w:rFonts w:ascii="Helvetica" w:hAnsi="Helvetica"/>
          <w:lang w:val="es-ES"/>
        </w:rPr>
        <w:t>,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good</w:t>
      </w:r>
      <w:proofErr w:type="spellEnd"/>
      <w:r w:rsidRPr="00623806">
        <w:rPr>
          <w:rFonts w:ascii="Helvetica" w:hAnsi="Helvetica"/>
          <w:lang w:val="es-ES"/>
        </w:rPr>
        <w:t>?"</w:t>
      </w:r>
    </w:p>
    <w:p w14:paraId="2A27EA10" w14:textId="590DC87B" w:rsidR="002B6DDA" w:rsidRPr="00623806" w:rsidRDefault="002B6DDA" w:rsidP="002B6DDA">
      <w:pPr>
        <w:pStyle w:val="SceneBreak"/>
        <w:spacing w:line="276" w:lineRule="auto"/>
        <w:ind w:firstLine="720"/>
        <w:jc w:val="both"/>
        <w:rPr>
          <w:rFonts w:ascii="Helvetica" w:hAnsi="Helvetica"/>
          <w:lang w:val="es-ES"/>
        </w:rPr>
      </w:pPr>
      <w:r w:rsidRPr="00623806">
        <w:rPr>
          <w:rFonts w:ascii="Helvetica" w:hAnsi="Helvetica"/>
          <w:lang w:val="es-ES"/>
        </w:rPr>
        <w:lastRenderedPageBreak/>
        <w:t xml:space="preserve">“No,” I </w:t>
      </w:r>
      <w:proofErr w:type="spellStart"/>
      <w:r w:rsidRPr="00623806">
        <w:rPr>
          <w:rFonts w:ascii="Helvetica" w:hAnsi="Helvetica"/>
          <w:lang w:val="es-ES"/>
        </w:rPr>
        <w:t>whispered</w:t>
      </w:r>
      <w:proofErr w:type="spellEnd"/>
      <w:r w:rsidRPr="00623806">
        <w:rPr>
          <w:rFonts w:ascii="Helvetica" w:hAnsi="Helvetica"/>
          <w:lang w:val="es-ES"/>
        </w:rPr>
        <w:t xml:space="preserve">, </w:t>
      </w:r>
      <w:proofErr w:type="spellStart"/>
      <w:r w:rsidRPr="00623806">
        <w:rPr>
          <w:rFonts w:ascii="Helvetica" w:hAnsi="Helvetica"/>
          <w:lang w:val="es-ES"/>
        </w:rPr>
        <w:t>dragging</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hand</w:t>
      </w:r>
      <w:proofErr w:type="spellEnd"/>
      <w:r w:rsidRPr="00623806">
        <w:rPr>
          <w:rFonts w:ascii="Helvetica" w:hAnsi="Helvetica"/>
          <w:lang w:val="es-ES"/>
        </w:rPr>
        <w:t xml:space="preserve"> </w:t>
      </w:r>
      <w:proofErr w:type="spellStart"/>
      <w:r w:rsidRPr="00623806">
        <w:rPr>
          <w:rFonts w:ascii="Helvetica" w:hAnsi="Helvetica"/>
          <w:lang w:val="es-ES"/>
        </w:rPr>
        <w:t>over</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face</w:t>
      </w:r>
      <w:proofErr w:type="spellEnd"/>
      <w:r w:rsidRPr="00623806">
        <w:rPr>
          <w:rFonts w:ascii="Helvetica" w:hAnsi="Helvetica"/>
          <w:lang w:val="es-ES"/>
        </w:rPr>
        <w:t>.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even</w:t>
      </w:r>
      <w:proofErr w:type="spellEnd"/>
      <w:r w:rsidRPr="00623806">
        <w:rPr>
          <w:rFonts w:ascii="Helvetica" w:hAnsi="Helvetica"/>
          <w:lang w:val="es-ES"/>
        </w:rPr>
        <w:t xml:space="preserve"> </w:t>
      </w:r>
      <w:proofErr w:type="spellStart"/>
      <w:r w:rsidRPr="00623806">
        <w:rPr>
          <w:rFonts w:ascii="Helvetica" w:hAnsi="Helvetica"/>
          <w:lang w:val="es-ES"/>
        </w:rPr>
        <w:t>close</w:t>
      </w:r>
      <w:proofErr w:type="spellEnd"/>
      <w:r w:rsidRPr="00623806">
        <w:rPr>
          <w:rFonts w:ascii="Helvetica" w:hAnsi="Helvetica"/>
          <w:lang w:val="es-ES"/>
        </w:rPr>
        <w:t>.”</w:t>
      </w:r>
    </w:p>
    <w:p w14:paraId="59EEB7AB" w14:textId="00D101D6" w:rsidR="002B6DDA" w:rsidRPr="00623806" w:rsidRDefault="002B6DDA" w:rsidP="002B6DDA">
      <w:pPr>
        <w:pStyle w:val="SceneBreak"/>
        <w:spacing w:line="276" w:lineRule="auto"/>
        <w:ind w:firstLine="720"/>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chest</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barbed</w:t>
      </w:r>
      <w:proofErr w:type="spellEnd"/>
      <w:r w:rsidRPr="00623806">
        <w:rPr>
          <w:rFonts w:ascii="Helvetica" w:hAnsi="Helvetica"/>
          <w:lang w:val="es-ES"/>
        </w:rPr>
        <w:t xml:space="preserve"> </w:t>
      </w:r>
      <w:proofErr w:type="spellStart"/>
      <w:r w:rsidRPr="00623806">
        <w:rPr>
          <w:rFonts w:ascii="Helvetica" w:hAnsi="Helvetica"/>
          <w:lang w:val="es-ES"/>
        </w:rPr>
        <w:t>wire</w:t>
      </w:r>
      <w:proofErr w:type="spellEnd"/>
      <w:r w:rsidRPr="00623806">
        <w:rPr>
          <w:rFonts w:ascii="Helvetica" w:hAnsi="Helvetica"/>
          <w:lang w:val="es-ES"/>
        </w:rPr>
        <w:t xml:space="preserve"> </w:t>
      </w:r>
      <w:proofErr w:type="spellStart"/>
      <w:r w:rsidRPr="00623806">
        <w:rPr>
          <w:rFonts w:ascii="Helvetica" w:hAnsi="Helvetica"/>
          <w:lang w:val="es-ES"/>
        </w:rPr>
        <w:t>by</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time I </w:t>
      </w:r>
      <w:proofErr w:type="spellStart"/>
      <w:r w:rsidRPr="00623806">
        <w:rPr>
          <w:rFonts w:ascii="Helvetica" w:hAnsi="Helvetica"/>
          <w:lang w:val="es-ES"/>
        </w:rPr>
        <w:t>dressed</w:t>
      </w:r>
      <w:proofErr w:type="spellEnd"/>
      <w:r w:rsidRPr="00623806">
        <w:rPr>
          <w:rFonts w:ascii="Helvetica" w:hAnsi="Helvetica"/>
          <w:lang w:val="es-ES"/>
        </w:rPr>
        <w:t xml:space="preserve"> and </w:t>
      </w:r>
      <w:proofErr w:type="spellStart"/>
      <w:r w:rsidRPr="00623806">
        <w:rPr>
          <w:rFonts w:ascii="Helvetica" w:hAnsi="Helvetica"/>
          <w:lang w:val="es-ES"/>
        </w:rPr>
        <w:t>headed</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door</w:t>
      </w:r>
      <w:proofErr w:type="spellEnd"/>
      <w:r w:rsidRPr="00623806">
        <w:rPr>
          <w:rFonts w:ascii="Helvetica" w:hAnsi="Helvetica"/>
          <w:lang w:val="es-ES"/>
        </w:rPr>
        <w:t>.</w:t>
      </w:r>
    </w:p>
    <w:p w14:paraId="10375837" w14:textId="6D40187A" w:rsidR="002B6DDA" w:rsidRPr="00623806" w:rsidRDefault="002B6DDA" w:rsidP="002B6DDA">
      <w:pPr>
        <w:pStyle w:val="SceneBreak"/>
        <w:spacing w:line="276" w:lineRule="auto"/>
        <w:ind w:firstLine="720"/>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ride</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work</w:t>
      </w:r>
      <w:proofErr w:type="spellEnd"/>
      <w:r w:rsidRPr="00623806">
        <w:rPr>
          <w:rFonts w:ascii="Helvetica" w:hAnsi="Helvetica"/>
          <w:lang w:val="es-ES"/>
        </w:rPr>
        <w:t xml:space="preserve"> </w:t>
      </w:r>
      <w:proofErr w:type="spellStart"/>
      <w:r w:rsidRPr="00623806">
        <w:rPr>
          <w:rFonts w:ascii="Helvetica" w:hAnsi="Helvetica"/>
          <w:lang w:val="es-ES"/>
        </w:rPr>
        <w:t>passed</w:t>
      </w:r>
      <w:proofErr w:type="spellEnd"/>
      <w:r w:rsidRPr="00623806">
        <w:rPr>
          <w:rFonts w:ascii="Helvetica" w:hAnsi="Helvetica"/>
          <w:lang w:val="es-ES"/>
        </w:rPr>
        <w:t xml:space="preserve"> in a </w:t>
      </w:r>
      <w:proofErr w:type="spellStart"/>
      <w:r w:rsidRPr="00623806">
        <w:rPr>
          <w:rFonts w:ascii="Helvetica" w:hAnsi="Helvetica"/>
          <w:lang w:val="es-ES"/>
        </w:rPr>
        <w:t>blur</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pavement</w:t>
      </w:r>
      <w:proofErr w:type="spellEnd"/>
      <w:r w:rsidRPr="00623806">
        <w:rPr>
          <w:rFonts w:ascii="Helvetica" w:hAnsi="Helvetica"/>
          <w:lang w:val="es-ES"/>
        </w:rPr>
        <w:t xml:space="preserve"> and </w:t>
      </w:r>
      <w:proofErr w:type="spellStart"/>
      <w:r w:rsidRPr="00623806">
        <w:rPr>
          <w:rFonts w:ascii="Helvetica" w:hAnsi="Helvetica"/>
          <w:lang w:val="es-ES"/>
        </w:rPr>
        <w:t>static</w:t>
      </w:r>
      <w:proofErr w:type="spellEnd"/>
      <w:r w:rsidRPr="00623806">
        <w:rPr>
          <w:rFonts w:ascii="Helvetica" w:hAnsi="Helvetica"/>
          <w:lang w:val="es-ES"/>
        </w:rPr>
        <w:t xml:space="preserve"> </w:t>
      </w:r>
      <w:proofErr w:type="spellStart"/>
      <w:r w:rsidRPr="00623806">
        <w:rPr>
          <w:rFonts w:ascii="Helvetica" w:hAnsi="Helvetica"/>
          <w:lang w:val="es-ES"/>
        </w:rPr>
        <w:t>silence</w:t>
      </w:r>
      <w:proofErr w:type="spellEnd"/>
      <w:r w:rsidRPr="00623806">
        <w:rPr>
          <w:rFonts w:ascii="Helvetica" w:hAnsi="Helvetica"/>
          <w:lang w:val="es-ES"/>
        </w:rPr>
        <w:t xml:space="preserve">. Owen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speak</w:t>
      </w:r>
      <w:proofErr w:type="spellEnd"/>
      <w:r w:rsidRPr="00623806">
        <w:rPr>
          <w:rFonts w:ascii="Helvetica" w:hAnsi="Helvetica"/>
          <w:lang w:val="es-ES"/>
        </w:rPr>
        <w:t>—</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I </w:t>
      </w:r>
      <w:proofErr w:type="spellStart"/>
      <w:r w:rsidRPr="00623806">
        <w:rPr>
          <w:rFonts w:ascii="Helvetica" w:hAnsi="Helvetica"/>
          <w:lang w:val="es-ES"/>
        </w:rPr>
        <w:t>expected</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Our</w:t>
      </w:r>
      <w:proofErr w:type="spellEnd"/>
      <w:r w:rsidRPr="00623806">
        <w:rPr>
          <w:rFonts w:ascii="Helvetica" w:hAnsi="Helvetica"/>
          <w:lang w:val="es-ES"/>
        </w:rPr>
        <w:t xml:space="preserve"> </w:t>
      </w:r>
      <w:proofErr w:type="spellStart"/>
      <w:r w:rsidRPr="00623806">
        <w:rPr>
          <w:rFonts w:ascii="Helvetica" w:hAnsi="Helvetica"/>
          <w:lang w:val="es-ES"/>
        </w:rPr>
        <w:t>silences</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teeth</w:t>
      </w:r>
      <w:proofErr w:type="spellEnd"/>
      <w:r w:rsidRPr="00623806">
        <w:rPr>
          <w:rFonts w:ascii="Helvetica" w:hAnsi="Helvetica"/>
          <w:lang w:val="es-ES"/>
        </w:rPr>
        <w:t xml:space="preserve"> </w:t>
      </w:r>
      <w:proofErr w:type="spellStart"/>
      <w:r w:rsidRPr="00623806">
        <w:rPr>
          <w:rFonts w:ascii="Helvetica" w:hAnsi="Helvetica"/>
          <w:lang w:val="es-ES"/>
        </w:rPr>
        <w:t>now</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words</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w:t>
      </w:r>
      <w:proofErr w:type="spellStart"/>
      <w:r w:rsidRPr="00623806">
        <w:rPr>
          <w:rFonts w:ascii="Helvetica" w:hAnsi="Helvetica"/>
          <w:lang w:val="es-ES"/>
        </w:rPr>
        <w:t>sharp</w:t>
      </w:r>
      <w:proofErr w:type="spellEnd"/>
      <w:r w:rsidRPr="00623806">
        <w:rPr>
          <w:rFonts w:ascii="Helvetica" w:hAnsi="Helvetica"/>
          <w:lang w:val="es-ES"/>
        </w:rPr>
        <w:t xml:space="preserve"> and </w:t>
      </w:r>
      <w:proofErr w:type="spellStart"/>
      <w:r w:rsidRPr="00623806">
        <w:rPr>
          <w:rFonts w:ascii="Helvetica" w:hAnsi="Helvetica"/>
          <w:lang w:val="es-ES"/>
        </w:rPr>
        <w:t>deliberate</w:t>
      </w:r>
      <w:proofErr w:type="spellEnd"/>
      <w:r w:rsidRPr="00623806">
        <w:rPr>
          <w:rFonts w:ascii="Helvetica" w:hAnsi="Helvetica"/>
          <w:lang w:val="es-ES"/>
        </w:rPr>
        <w:t xml:space="preserve">, </w:t>
      </w:r>
      <w:proofErr w:type="spellStart"/>
      <w:r w:rsidRPr="00623806">
        <w:rPr>
          <w:rFonts w:ascii="Helvetica" w:hAnsi="Helvetica"/>
          <w:lang w:val="es-ES"/>
        </w:rPr>
        <w:t>containing</w:t>
      </w:r>
      <w:proofErr w:type="spellEnd"/>
      <w:r w:rsidRPr="00623806">
        <w:rPr>
          <w:rFonts w:ascii="Helvetica" w:hAnsi="Helvetica"/>
          <w:lang w:val="es-ES"/>
        </w:rPr>
        <w:t xml:space="preserve"> </w:t>
      </w:r>
      <w:proofErr w:type="spellStart"/>
      <w:r w:rsidRPr="00623806">
        <w:rPr>
          <w:rFonts w:ascii="Helvetica" w:hAnsi="Helvetica"/>
          <w:lang w:val="es-ES"/>
        </w:rPr>
        <w:t>all</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things</w:t>
      </w:r>
      <w:proofErr w:type="spellEnd"/>
      <w:r w:rsidRPr="00623806">
        <w:rPr>
          <w:rFonts w:ascii="Helvetica" w:hAnsi="Helvetica"/>
          <w:lang w:val="es-ES"/>
        </w:rPr>
        <w:t xml:space="preserve"> </w:t>
      </w:r>
      <w:proofErr w:type="spellStart"/>
      <w:r w:rsidRPr="00623806">
        <w:rPr>
          <w:rFonts w:ascii="Helvetica" w:hAnsi="Helvetica"/>
          <w:lang w:val="es-ES"/>
        </w:rPr>
        <w:t>we</w:t>
      </w:r>
      <w:proofErr w:type="spellEnd"/>
      <w:r w:rsidRPr="00623806">
        <w:rPr>
          <w:rFonts w:ascii="Helvetica" w:hAnsi="Helvetica"/>
          <w:lang w:val="es-ES"/>
        </w:rPr>
        <w:t xml:space="preserv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say</w:t>
      </w:r>
      <w:proofErr w:type="spellEnd"/>
      <w:r w:rsidRPr="00623806">
        <w:rPr>
          <w:rFonts w:ascii="Helvetica" w:hAnsi="Helvetica"/>
          <w:lang w:val="es-ES"/>
        </w:rPr>
        <w:t xml:space="preserve"> and </w:t>
      </w:r>
      <w:proofErr w:type="spellStart"/>
      <w:r w:rsidRPr="00623806">
        <w:rPr>
          <w:rFonts w:ascii="Helvetica" w:hAnsi="Helvetica"/>
          <w:lang w:val="es-ES"/>
        </w:rPr>
        <w:t>perhaps</w:t>
      </w:r>
      <w:proofErr w:type="spellEnd"/>
      <w:r w:rsidRPr="00623806">
        <w:rPr>
          <w:rFonts w:ascii="Helvetica" w:hAnsi="Helvetica"/>
          <w:lang w:val="es-ES"/>
        </w:rPr>
        <w:t xml:space="preserve"> </w:t>
      </w:r>
      <w:proofErr w:type="spellStart"/>
      <w:r w:rsidRPr="00623806">
        <w:rPr>
          <w:rFonts w:ascii="Helvetica" w:hAnsi="Helvetica"/>
          <w:lang w:val="es-ES"/>
        </w:rPr>
        <w:t>never</w:t>
      </w:r>
      <w:proofErr w:type="spellEnd"/>
      <w:r w:rsidRPr="00623806">
        <w:rPr>
          <w:rFonts w:ascii="Helvetica" w:hAnsi="Helvetica"/>
          <w:lang w:val="es-ES"/>
        </w:rPr>
        <w:t xml:space="preserve"> </w:t>
      </w:r>
      <w:proofErr w:type="spellStart"/>
      <w:r w:rsidRPr="00623806">
        <w:rPr>
          <w:rFonts w:ascii="Helvetica" w:hAnsi="Helvetica"/>
          <w:lang w:val="es-ES"/>
        </w:rPr>
        <w:t>would</w:t>
      </w:r>
      <w:proofErr w:type="spellEnd"/>
      <w:r w:rsidRPr="00623806">
        <w:rPr>
          <w:rFonts w:ascii="Helvetica" w:hAnsi="Helvetica"/>
          <w:lang w:val="es-ES"/>
        </w:rPr>
        <w:t>.</w:t>
      </w:r>
    </w:p>
    <w:p w14:paraId="4E8FAC4B" w14:textId="16790899" w:rsidR="002B6DDA" w:rsidRPr="00623806" w:rsidRDefault="002B6DDA" w:rsidP="002B6DDA">
      <w:pPr>
        <w:pStyle w:val="SceneBreak"/>
        <w:spacing w:line="276" w:lineRule="auto"/>
        <w:ind w:firstLine="720"/>
        <w:jc w:val="both"/>
        <w:rPr>
          <w:rFonts w:ascii="Helvetica" w:hAnsi="Helvetica"/>
          <w:lang w:val="es-ES"/>
        </w:rPr>
      </w:pP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moment</w:t>
      </w:r>
      <w:proofErr w:type="spellEnd"/>
      <w:r w:rsidRPr="00623806">
        <w:rPr>
          <w:rFonts w:ascii="Helvetica" w:hAnsi="Helvetica"/>
          <w:lang w:val="es-ES"/>
        </w:rPr>
        <w:t xml:space="preserve"> I </w:t>
      </w:r>
      <w:proofErr w:type="spellStart"/>
      <w:r w:rsidRPr="00623806">
        <w:rPr>
          <w:rFonts w:ascii="Helvetica" w:hAnsi="Helvetica"/>
          <w:lang w:val="es-ES"/>
        </w:rPr>
        <w:t>walked</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office, </w:t>
      </w:r>
      <w:proofErr w:type="spellStart"/>
      <w:r w:rsidRPr="00623806">
        <w:rPr>
          <w:rFonts w:ascii="Helvetica" w:hAnsi="Helvetica"/>
          <w:lang w:val="es-ES"/>
        </w:rPr>
        <w:t>the</w:t>
      </w:r>
      <w:proofErr w:type="spellEnd"/>
      <w:r w:rsidRPr="00623806">
        <w:rPr>
          <w:rFonts w:ascii="Helvetica" w:hAnsi="Helvetica"/>
          <w:lang w:val="es-ES"/>
        </w:rPr>
        <w:t xml:space="preserve"> air </w:t>
      </w:r>
      <w:proofErr w:type="spellStart"/>
      <w:r w:rsidRPr="00623806">
        <w:rPr>
          <w:rFonts w:ascii="Helvetica" w:hAnsi="Helvetica"/>
          <w:lang w:val="es-ES"/>
        </w:rPr>
        <w:t>shifted</w:t>
      </w:r>
      <w:proofErr w:type="spellEnd"/>
      <w:r w:rsidRPr="00623806">
        <w:rPr>
          <w:rFonts w:ascii="Helvetica" w:hAnsi="Helvetica"/>
          <w:lang w:val="es-ES"/>
        </w:rPr>
        <w:t xml:space="preserve">—and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stomach</w:t>
      </w:r>
      <w:proofErr w:type="spellEnd"/>
      <w:r w:rsidRPr="00623806">
        <w:rPr>
          <w:rFonts w:ascii="Helvetica" w:hAnsi="Helvetica"/>
          <w:lang w:val="es-ES"/>
        </w:rPr>
        <w:t xml:space="preserve"> </w:t>
      </w:r>
      <w:proofErr w:type="spellStart"/>
      <w:r w:rsidRPr="00623806">
        <w:rPr>
          <w:rFonts w:ascii="Helvetica" w:hAnsi="Helvetica"/>
          <w:lang w:val="es-ES"/>
        </w:rPr>
        <w:t>dropped</w:t>
      </w:r>
      <w:proofErr w:type="spellEnd"/>
      <w:r w:rsidRPr="00623806">
        <w:rPr>
          <w:rFonts w:ascii="Helvetica" w:hAnsi="Helvetica"/>
          <w:lang w:val="es-ES"/>
        </w:rPr>
        <w:t>.</w:t>
      </w:r>
    </w:p>
    <w:p w14:paraId="1CC4F07E" w14:textId="3C4B986B" w:rsidR="002B6DDA" w:rsidRPr="00623806" w:rsidRDefault="002B6DDA" w:rsidP="002B6DDA">
      <w:pPr>
        <w:pStyle w:val="SceneBreak"/>
        <w:spacing w:line="276" w:lineRule="auto"/>
        <w:ind w:firstLine="720"/>
        <w:jc w:val="both"/>
        <w:rPr>
          <w:rFonts w:ascii="Helvetica" w:hAnsi="Helvetica"/>
          <w:lang w:val="es-ES"/>
        </w:rPr>
      </w:pP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already</w:t>
      </w:r>
      <w:proofErr w:type="spellEnd"/>
      <w:r w:rsidRPr="00623806">
        <w:rPr>
          <w:rFonts w:ascii="Helvetica" w:hAnsi="Helvetica"/>
          <w:lang w:val="es-ES"/>
        </w:rPr>
        <w:t xml:space="preserve"> </w:t>
      </w:r>
      <w:proofErr w:type="spellStart"/>
      <w:r w:rsidRPr="00623806">
        <w:rPr>
          <w:rFonts w:ascii="Helvetica" w:hAnsi="Helvetica"/>
          <w:lang w:val="es-ES"/>
        </w:rPr>
        <w:t>there</w:t>
      </w:r>
      <w:proofErr w:type="spellEnd"/>
      <w:r w:rsidRPr="00623806">
        <w:rPr>
          <w:rFonts w:ascii="Helvetica" w:hAnsi="Helvetica"/>
          <w:lang w:val="es-ES"/>
        </w:rPr>
        <w:t>.</w:t>
      </w:r>
    </w:p>
    <w:p w14:paraId="32D12AAA" w14:textId="3B231B9C" w:rsidR="002B6DDA" w:rsidRPr="00623806" w:rsidRDefault="002B6DDA" w:rsidP="002B6DDA">
      <w:pPr>
        <w:pStyle w:val="SceneBreak"/>
        <w:spacing w:line="276" w:lineRule="auto"/>
        <w:ind w:firstLine="720"/>
        <w:jc w:val="both"/>
        <w:rPr>
          <w:rFonts w:ascii="Helvetica" w:hAnsi="Helvetica"/>
          <w:lang w:val="es-ES"/>
        </w:rPr>
      </w:pP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already</w:t>
      </w:r>
      <w:proofErr w:type="spellEnd"/>
      <w:r w:rsidRPr="00623806">
        <w:rPr>
          <w:rFonts w:ascii="Helvetica" w:hAnsi="Helvetica"/>
          <w:lang w:val="es-ES"/>
        </w:rPr>
        <w:t xml:space="preserve"> standing </w:t>
      </w:r>
      <w:proofErr w:type="spellStart"/>
      <w:r w:rsidRPr="00623806">
        <w:rPr>
          <w:rFonts w:ascii="Helvetica" w:hAnsi="Helvetica"/>
          <w:lang w:val="es-ES"/>
        </w:rPr>
        <w:t>by</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copy</w:t>
      </w:r>
      <w:proofErr w:type="spellEnd"/>
      <w:r w:rsidRPr="00623806">
        <w:rPr>
          <w:rFonts w:ascii="Helvetica" w:hAnsi="Helvetica"/>
          <w:lang w:val="es-ES"/>
        </w:rPr>
        <w:t xml:space="preserve"> machine.</w:t>
      </w:r>
    </w:p>
    <w:p w14:paraId="4CAA0DC7" w14:textId="4CE7083D" w:rsidR="002B6DDA" w:rsidRPr="00623806" w:rsidRDefault="002B6DDA" w:rsidP="002B6DDA">
      <w:pPr>
        <w:pStyle w:val="SceneBreak"/>
        <w:spacing w:line="276" w:lineRule="auto"/>
        <w:ind w:firstLine="720"/>
        <w:jc w:val="both"/>
        <w:rPr>
          <w:rFonts w:ascii="Helvetica" w:hAnsi="Helvetica"/>
          <w:lang w:val="es-ES"/>
        </w:rPr>
      </w:pPr>
      <w:proofErr w:type="spellStart"/>
      <w:r w:rsidRPr="00623806">
        <w:rPr>
          <w:rFonts w:ascii="Helvetica" w:hAnsi="Helvetica"/>
          <w:lang w:val="es-ES"/>
        </w:rPr>
        <w:t>Fresh</w:t>
      </w:r>
      <w:proofErr w:type="spellEnd"/>
      <w:r w:rsidRPr="00623806">
        <w:rPr>
          <w:rFonts w:ascii="Helvetica" w:hAnsi="Helvetica"/>
          <w:lang w:val="es-ES"/>
        </w:rPr>
        <w:t xml:space="preserve"> </w:t>
      </w:r>
      <w:proofErr w:type="spellStart"/>
      <w:r w:rsidRPr="00623806">
        <w:rPr>
          <w:rFonts w:ascii="Helvetica" w:hAnsi="Helvetica"/>
          <w:lang w:val="es-ES"/>
        </w:rPr>
        <w:t>shirt</w:t>
      </w:r>
      <w:proofErr w:type="spellEnd"/>
      <w:r w:rsidRPr="00623806">
        <w:rPr>
          <w:rFonts w:ascii="Helvetica" w:hAnsi="Helvetica"/>
          <w:lang w:val="es-ES"/>
        </w:rPr>
        <w:t xml:space="preserve">. </w:t>
      </w:r>
      <w:proofErr w:type="spellStart"/>
      <w:r w:rsidRPr="00623806">
        <w:rPr>
          <w:rFonts w:ascii="Helvetica" w:hAnsi="Helvetica"/>
          <w:lang w:val="es-ES"/>
        </w:rPr>
        <w:t>Sleeves</w:t>
      </w:r>
      <w:proofErr w:type="spellEnd"/>
      <w:r w:rsidRPr="00623806">
        <w:rPr>
          <w:rFonts w:ascii="Helvetica" w:hAnsi="Helvetica"/>
          <w:lang w:val="es-ES"/>
        </w:rPr>
        <w:t xml:space="preserve"> </w:t>
      </w:r>
      <w:proofErr w:type="spellStart"/>
      <w:r w:rsidRPr="00623806">
        <w:rPr>
          <w:rFonts w:ascii="Helvetica" w:hAnsi="Helvetica"/>
          <w:lang w:val="es-ES"/>
        </w:rPr>
        <w:t>rolled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elbow</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hair</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damp</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he’d</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stepped</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shower</w:t>
      </w:r>
      <w:proofErr w:type="spellEnd"/>
      <w:r w:rsidRPr="00623806">
        <w:rPr>
          <w:rFonts w:ascii="Helvetica" w:hAnsi="Helvetica"/>
          <w:lang w:val="es-ES"/>
        </w:rPr>
        <w:t xml:space="preserve">, </w:t>
      </w:r>
      <w:proofErr w:type="spellStart"/>
      <w:r w:rsidRPr="00623806">
        <w:rPr>
          <w:rFonts w:ascii="Helvetica" w:hAnsi="Helvetica"/>
          <w:lang w:val="es-ES"/>
        </w:rPr>
        <w:t>steam</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clinging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skin. And </w:t>
      </w:r>
      <w:proofErr w:type="spellStart"/>
      <w:r w:rsidRPr="00623806">
        <w:rPr>
          <w:rFonts w:ascii="Helvetica" w:hAnsi="Helvetica"/>
          <w:lang w:val="es-ES"/>
        </w:rPr>
        <w:t>somehow</w:t>
      </w:r>
      <w:proofErr w:type="spellEnd"/>
      <w:r w:rsidRPr="00623806">
        <w:rPr>
          <w:rFonts w:ascii="Helvetica" w:hAnsi="Helvetica"/>
          <w:lang w:val="es-ES"/>
        </w:rPr>
        <w:t>—</w:t>
      </w:r>
      <w:proofErr w:type="spellStart"/>
      <w:r w:rsidRPr="00623806">
        <w:rPr>
          <w:rFonts w:ascii="Helvetica" w:hAnsi="Helvetica"/>
          <w:lang w:val="es-ES"/>
        </w:rPr>
        <w:t>infuriatingly</w:t>
      </w:r>
      <w:proofErr w:type="spellEnd"/>
      <w:r w:rsidRPr="00623806">
        <w:rPr>
          <w:rFonts w:ascii="Helvetica" w:hAnsi="Helvetica"/>
          <w:lang w:val="es-ES"/>
        </w:rPr>
        <w:t xml:space="preserve">, </w:t>
      </w:r>
      <w:proofErr w:type="spellStart"/>
      <w:r w:rsidRPr="00623806">
        <w:rPr>
          <w:rFonts w:ascii="Helvetica" w:hAnsi="Helvetica"/>
          <w:lang w:val="es-ES"/>
        </w:rPr>
        <w:t>unfairly</w:t>
      </w:r>
      <w:proofErr w:type="spellEnd"/>
      <w:r w:rsidRPr="00623806">
        <w:rPr>
          <w:rFonts w:ascii="Helvetica" w:hAnsi="Helvetica"/>
          <w:lang w:val="es-ES"/>
        </w:rPr>
        <w:t xml:space="preserve">—he </w:t>
      </w:r>
      <w:proofErr w:type="spellStart"/>
      <w:r w:rsidRPr="00623806">
        <w:rPr>
          <w:rFonts w:ascii="Helvetica" w:hAnsi="Helvetica"/>
          <w:lang w:val="es-ES"/>
        </w:rPr>
        <w:t>looked</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carved</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temptation</w:t>
      </w:r>
      <w:proofErr w:type="spellEnd"/>
      <w:r w:rsidRPr="00623806">
        <w:rPr>
          <w:rFonts w:ascii="Helvetica" w:hAnsi="Helvetica"/>
          <w:lang w:val="es-ES"/>
        </w:rPr>
        <w:t xml:space="preserve"> </w:t>
      </w:r>
      <w:proofErr w:type="spellStart"/>
      <w:r w:rsidRPr="00623806">
        <w:rPr>
          <w:rFonts w:ascii="Helvetica" w:hAnsi="Helvetica"/>
          <w:lang w:val="es-ES"/>
        </w:rPr>
        <w:t>itself</w:t>
      </w:r>
      <w:proofErr w:type="spellEnd"/>
      <w:r w:rsidRPr="00623806">
        <w:rPr>
          <w:rFonts w:ascii="Helvetica" w:hAnsi="Helvetica"/>
          <w:lang w:val="es-ES"/>
        </w:rPr>
        <w:t>.</w:t>
      </w:r>
    </w:p>
    <w:p w14:paraId="3E126837" w14:textId="5633DA76" w:rsidR="002B6DDA" w:rsidRPr="00623806" w:rsidRDefault="002B6DDA" w:rsidP="002B6DDA">
      <w:pPr>
        <w:pStyle w:val="SceneBreak"/>
        <w:spacing w:line="276" w:lineRule="auto"/>
        <w:ind w:firstLine="720"/>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reacted</w:t>
      </w:r>
      <w:proofErr w:type="spellEnd"/>
      <w:r w:rsidRPr="00623806">
        <w:rPr>
          <w:rFonts w:ascii="Helvetica" w:hAnsi="Helvetica"/>
          <w:lang w:val="es-ES"/>
        </w:rPr>
        <w:t xml:space="preserve"> </w:t>
      </w:r>
      <w:proofErr w:type="spellStart"/>
      <w:r w:rsidRPr="00623806">
        <w:rPr>
          <w:rFonts w:ascii="Helvetica" w:hAnsi="Helvetica"/>
          <w:lang w:val="es-ES"/>
        </w:rPr>
        <w:t>before</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brain</w:t>
      </w:r>
      <w:proofErr w:type="spellEnd"/>
      <w:r w:rsidRPr="00623806">
        <w:rPr>
          <w:rFonts w:ascii="Helvetica" w:hAnsi="Helvetica"/>
          <w:lang w:val="es-ES"/>
        </w:rPr>
        <w:t xml:space="preserve"> </w:t>
      </w:r>
      <w:proofErr w:type="spellStart"/>
      <w:r w:rsidRPr="00623806">
        <w:rPr>
          <w:rFonts w:ascii="Helvetica" w:hAnsi="Helvetica"/>
          <w:lang w:val="es-ES"/>
        </w:rPr>
        <w:t>did</w:t>
      </w:r>
      <w:proofErr w:type="spellEnd"/>
      <w:r w:rsidRPr="00623806">
        <w:rPr>
          <w:rFonts w:ascii="Helvetica" w:hAnsi="Helvetica"/>
          <w:lang w:val="es-ES"/>
        </w:rPr>
        <w:t>.</w:t>
      </w:r>
    </w:p>
    <w:p w14:paraId="7E2AD094" w14:textId="1E50B397" w:rsidR="002B6DDA" w:rsidRPr="00623806" w:rsidRDefault="002B6DDA" w:rsidP="002B6DDA">
      <w:pPr>
        <w:pStyle w:val="SceneBreak"/>
        <w:spacing w:line="276" w:lineRule="auto"/>
        <w:ind w:firstLine="720"/>
        <w:jc w:val="both"/>
        <w:rPr>
          <w:rFonts w:ascii="Helvetica" w:hAnsi="Helvetica"/>
          <w:lang w:val="es-ES"/>
        </w:rPr>
      </w:pPr>
      <w:proofErr w:type="spellStart"/>
      <w:r w:rsidRPr="00623806">
        <w:rPr>
          <w:rFonts w:ascii="Helvetica" w:hAnsi="Helvetica"/>
          <w:lang w:val="es-ES"/>
        </w:rPr>
        <w:t>Heat</w:t>
      </w:r>
      <w:proofErr w:type="spellEnd"/>
      <w:r w:rsidRPr="00623806">
        <w:rPr>
          <w:rFonts w:ascii="Helvetica" w:hAnsi="Helvetica"/>
          <w:lang w:val="es-ES"/>
        </w:rPr>
        <w:t xml:space="preserve"> </w:t>
      </w:r>
      <w:proofErr w:type="spellStart"/>
      <w:r w:rsidRPr="00623806">
        <w:rPr>
          <w:rFonts w:ascii="Helvetica" w:hAnsi="Helvetica"/>
          <w:lang w:val="es-ES"/>
        </w:rPr>
        <w:t>surged</w:t>
      </w:r>
      <w:proofErr w:type="spellEnd"/>
      <w:r w:rsidRPr="00623806">
        <w:rPr>
          <w:rFonts w:ascii="Helvetica" w:hAnsi="Helvetica"/>
          <w:lang w:val="es-ES"/>
        </w:rPr>
        <w:t xml:space="preserve"> </w:t>
      </w:r>
      <w:proofErr w:type="spellStart"/>
      <w:r w:rsidRPr="00623806">
        <w:rPr>
          <w:rFonts w:ascii="Helvetica" w:hAnsi="Helvetica"/>
          <w:lang w:val="es-ES"/>
        </w:rPr>
        <w:t>across</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skin in a </w:t>
      </w:r>
      <w:proofErr w:type="gramStart"/>
      <w:r w:rsidRPr="00623806">
        <w:rPr>
          <w:rFonts w:ascii="Helvetica" w:hAnsi="Helvetica"/>
          <w:lang w:val="es-ES"/>
        </w:rPr>
        <w:t>flash</w:t>
      </w:r>
      <w:proofErr w:type="gramEnd"/>
      <w:r w:rsidRPr="00623806">
        <w:rPr>
          <w:rFonts w:ascii="Helvetica" w:hAnsi="Helvetica"/>
          <w:lang w:val="es-ES"/>
        </w:rPr>
        <w:t xml:space="preserve"> </w:t>
      </w:r>
      <w:proofErr w:type="spellStart"/>
      <w:r w:rsidRPr="00623806">
        <w:rPr>
          <w:rFonts w:ascii="Helvetica" w:hAnsi="Helvetica"/>
          <w:lang w:val="es-ES"/>
        </w:rPr>
        <w:t>fire</w:t>
      </w:r>
      <w:proofErr w:type="spellEnd"/>
      <w:r w:rsidRPr="00623806">
        <w:rPr>
          <w:rFonts w:ascii="Helvetica" w:hAnsi="Helvetica"/>
          <w:lang w:val="es-ES"/>
        </w:rPr>
        <w:t xml:space="preserve">. </w:t>
      </w:r>
      <w:proofErr w:type="spellStart"/>
      <w:r w:rsidRPr="00623806">
        <w:rPr>
          <w:rFonts w:ascii="Helvetica" w:hAnsi="Helvetica"/>
          <w:lang w:val="es-ES"/>
        </w:rPr>
        <w:t>Every</w:t>
      </w:r>
      <w:proofErr w:type="spellEnd"/>
      <w:r w:rsidRPr="00623806">
        <w:rPr>
          <w:rFonts w:ascii="Helvetica" w:hAnsi="Helvetica"/>
          <w:lang w:val="es-ES"/>
        </w:rPr>
        <w:t xml:space="preserve"> </w:t>
      </w:r>
      <w:proofErr w:type="spellStart"/>
      <w:r w:rsidRPr="00623806">
        <w:rPr>
          <w:rFonts w:ascii="Helvetica" w:hAnsi="Helvetica"/>
          <w:lang w:val="es-ES"/>
        </w:rPr>
        <w:t>nerve</w:t>
      </w:r>
      <w:proofErr w:type="spellEnd"/>
      <w:r w:rsidRPr="00623806">
        <w:rPr>
          <w:rFonts w:ascii="Helvetica" w:hAnsi="Helvetica"/>
          <w:lang w:val="es-ES"/>
        </w:rPr>
        <w:t xml:space="preserve"> </w:t>
      </w:r>
      <w:proofErr w:type="spellStart"/>
      <w:r w:rsidRPr="00623806">
        <w:rPr>
          <w:rFonts w:ascii="Helvetica" w:hAnsi="Helvetica"/>
          <w:lang w:val="es-ES"/>
        </w:rPr>
        <w:t>lit</w:t>
      </w:r>
      <w:proofErr w:type="spellEnd"/>
      <w:r w:rsidRPr="00623806">
        <w:rPr>
          <w:rFonts w:ascii="Helvetica" w:hAnsi="Helvetica"/>
          <w:lang w:val="es-ES"/>
        </w:rPr>
        <w:t xml:space="preserve"> up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remembered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hands</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mouth</w:t>
      </w:r>
      <w:proofErr w:type="spellEnd"/>
      <w:r w:rsidRPr="00623806">
        <w:rPr>
          <w:rFonts w:ascii="Helvetica" w:hAnsi="Helvetica"/>
          <w:lang w:val="es-ES"/>
        </w:rPr>
        <w:t xml:space="preserve">, and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weight</w:t>
      </w:r>
      <w:proofErr w:type="spellEnd"/>
      <w:r w:rsidRPr="00623806">
        <w:rPr>
          <w:rFonts w:ascii="Helvetica" w:hAnsi="Helvetica"/>
          <w:lang w:val="es-ES"/>
        </w:rPr>
        <w:t xml:space="preserve"> </w:t>
      </w:r>
      <w:proofErr w:type="spellStart"/>
      <w:r w:rsidRPr="00623806">
        <w:rPr>
          <w:rFonts w:ascii="Helvetica" w:hAnsi="Helvetica"/>
          <w:lang w:val="es-ES"/>
        </w:rPr>
        <w:t>against</w:t>
      </w:r>
      <w:proofErr w:type="spellEnd"/>
      <w:r w:rsidRPr="00623806">
        <w:rPr>
          <w:rFonts w:ascii="Helvetica" w:hAnsi="Helvetica"/>
          <w:lang w:val="es-ES"/>
        </w:rPr>
        <w:t xml:space="preserve"> me. I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feel</w:t>
      </w:r>
      <w:proofErr w:type="spellEnd"/>
      <w:r w:rsidRPr="00623806">
        <w:rPr>
          <w:rFonts w:ascii="Helvetica" w:hAnsi="Helvetica"/>
          <w:lang w:val="es-ES"/>
        </w:rPr>
        <w:t xml:space="preserve"> </w:t>
      </w:r>
      <w:proofErr w:type="spellStart"/>
      <w:r w:rsidRPr="00623806">
        <w:rPr>
          <w:rFonts w:ascii="Helvetica" w:hAnsi="Helvetica"/>
          <w:lang w:val="es-ES"/>
        </w:rPr>
        <w:t>where</w:t>
      </w:r>
      <w:proofErr w:type="spellEnd"/>
      <w:r w:rsidRPr="00623806">
        <w:rPr>
          <w:rFonts w:ascii="Helvetica" w:hAnsi="Helvetica"/>
          <w:lang w:val="es-ES"/>
        </w:rPr>
        <w:t xml:space="preserve"> </w:t>
      </w:r>
      <w:proofErr w:type="spellStart"/>
      <w:r w:rsidRPr="00623806">
        <w:rPr>
          <w:rFonts w:ascii="Helvetica" w:hAnsi="Helvetica"/>
          <w:lang w:val="es-ES"/>
        </w:rPr>
        <w:t>he’d</w:t>
      </w:r>
      <w:proofErr w:type="spellEnd"/>
      <w:r w:rsidRPr="00623806">
        <w:rPr>
          <w:rFonts w:ascii="Helvetica" w:hAnsi="Helvetica"/>
          <w:lang w:val="es-ES"/>
        </w:rPr>
        <w:t xml:space="preserve"> </w:t>
      </w:r>
      <w:proofErr w:type="spellStart"/>
      <w:r w:rsidRPr="00623806">
        <w:rPr>
          <w:rFonts w:ascii="Helvetica" w:hAnsi="Helvetica"/>
          <w:lang w:val="es-ES"/>
        </w:rPr>
        <w:t>touched</w:t>
      </w:r>
      <w:proofErr w:type="spellEnd"/>
      <w:r w:rsidRPr="00623806">
        <w:rPr>
          <w:rFonts w:ascii="Helvetica" w:hAnsi="Helvetica"/>
          <w:lang w:val="es-ES"/>
        </w:rPr>
        <w:t xml:space="preserve"> me, </w:t>
      </w:r>
      <w:proofErr w:type="spellStart"/>
      <w:r w:rsidRPr="00623806">
        <w:rPr>
          <w:rFonts w:ascii="Helvetica" w:hAnsi="Helvetica"/>
          <w:lang w:val="es-ES"/>
        </w:rPr>
        <w:t>where</w:t>
      </w:r>
      <w:proofErr w:type="spellEnd"/>
      <w:r w:rsidRPr="00623806">
        <w:rPr>
          <w:rFonts w:ascii="Helvetica" w:hAnsi="Helvetica"/>
          <w:lang w:val="es-ES"/>
        </w:rPr>
        <w:t xml:space="preserve"> </w:t>
      </w:r>
      <w:proofErr w:type="spellStart"/>
      <w:r w:rsidRPr="00623806">
        <w:rPr>
          <w:rFonts w:ascii="Helvetica" w:hAnsi="Helvetica"/>
          <w:lang w:val="es-ES"/>
        </w:rPr>
        <w:t>he’d</w:t>
      </w:r>
      <w:proofErr w:type="spellEnd"/>
      <w:r w:rsidRPr="00623806">
        <w:rPr>
          <w:rFonts w:ascii="Helvetica" w:hAnsi="Helvetica"/>
          <w:lang w:val="es-ES"/>
        </w:rPr>
        <w:t xml:space="preserve"> </w:t>
      </w:r>
      <w:proofErr w:type="spellStart"/>
      <w:r w:rsidRPr="00623806">
        <w:rPr>
          <w:rFonts w:ascii="Helvetica" w:hAnsi="Helvetica"/>
          <w:lang w:val="es-ES"/>
        </w:rPr>
        <w:t>been</w:t>
      </w:r>
      <w:proofErr w:type="spellEnd"/>
      <w:r w:rsidRPr="00623806">
        <w:rPr>
          <w:rFonts w:ascii="Helvetica" w:hAnsi="Helvetica"/>
          <w:lang w:val="es-ES"/>
        </w:rPr>
        <w:t xml:space="preserve"> </w:t>
      </w:r>
      <w:proofErr w:type="spellStart"/>
      <w:r w:rsidRPr="00623806">
        <w:rPr>
          <w:rFonts w:ascii="Helvetica" w:hAnsi="Helvetica"/>
          <w:lang w:val="es-ES"/>
        </w:rPr>
        <w:t>inside</w:t>
      </w:r>
      <w:proofErr w:type="spellEnd"/>
      <w:r w:rsidRPr="00623806">
        <w:rPr>
          <w:rFonts w:ascii="Helvetica" w:hAnsi="Helvetica"/>
          <w:lang w:val="es-ES"/>
        </w:rPr>
        <w:t xml:space="preserve"> me. </w:t>
      </w:r>
      <w:proofErr w:type="spellStart"/>
      <w:r w:rsidRPr="00623806">
        <w:rPr>
          <w:rFonts w:ascii="Helvetica" w:hAnsi="Helvetica"/>
          <w:lang w:val="es-ES"/>
        </w:rPr>
        <w:t>My</w:t>
      </w:r>
      <w:proofErr w:type="spellEnd"/>
      <w:r w:rsidRPr="00623806">
        <w:rPr>
          <w:rFonts w:ascii="Helvetica" w:hAnsi="Helvetica"/>
          <w:lang w:val="es-ES"/>
        </w:rPr>
        <w:t xml:space="preserve"> pulse </w:t>
      </w:r>
      <w:proofErr w:type="spellStart"/>
      <w:r w:rsidRPr="00623806">
        <w:rPr>
          <w:rFonts w:ascii="Helvetica" w:hAnsi="Helvetica"/>
          <w:lang w:val="es-ES"/>
        </w:rPr>
        <w:t>skittered</w:t>
      </w:r>
      <w:proofErr w:type="spellEnd"/>
      <w:r w:rsidRPr="00623806">
        <w:rPr>
          <w:rFonts w:ascii="Helvetica" w:hAnsi="Helvetica"/>
          <w:lang w:val="es-ES"/>
        </w:rPr>
        <w:t>.</w:t>
      </w:r>
    </w:p>
    <w:p w14:paraId="0ACEE51A" w14:textId="19066FB7" w:rsidR="002B6DDA" w:rsidRPr="00623806" w:rsidRDefault="002B6DDA" w:rsidP="002B6DDA">
      <w:pPr>
        <w:pStyle w:val="SceneBreak"/>
        <w:spacing w:line="276" w:lineRule="auto"/>
        <w:ind w:firstLine="720"/>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looked</w:t>
      </w:r>
      <w:proofErr w:type="spellEnd"/>
      <w:r w:rsidRPr="00623806">
        <w:rPr>
          <w:rFonts w:ascii="Helvetica" w:hAnsi="Helvetica"/>
          <w:lang w:val="es-ES"/>
        </w:rPr>
        <w:t xml:space="preserve"> up at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sound</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door</w:t>
      </w:r>
      <w:proofErr w:type="spellEnd"/>
      <w:r w:rsidRPr="00623806">
        <w:rPr>
          <w:rFonts w:ascii="Helvetica" w:hAnsi="Helvetica"/>
          <w:lang w:val="es-ES"/>
        </w:rPr>
        <w:t xml:space="preserve">—and </w:t>
      </w:r>
      <w:proofErr w:type="spellStart"/>
      <w:r w:rsidRPr="00623806">
        <w:rPr>
          <w:rFonts w:ascii="Helvetica" w:hAnsi="Helvetica"/>
          <w:lang w:val="es-ES"/>
        </w:rPr>
        <w:t>God</w:t>
      </w:r>
      <w:proofErr w:type="spellEnd"/>
      <w:r w:rsidRPr="00623806">
        <w:rPr>
          <w:rFonts w:ascii="Helvetica" w:hAnsi="Helvetica"/>
          <w:lang w:val="es-ES"/>
        </w:rPr>
        <w:t xml:space="preserve"> </w:t>
      </w:r>
      <w:proofErr w:type="spellStart"/>
      <w:r w:rsidRPr="00623806">
        <w:rPr>
          <w:rFonts w:ascii="Helvetica" w:hAnsi="Helvetica"/>
          <w:lang w:val="es-ES"/>
        </w:rPr>
        <w:t>help</w:t>
      </w:r>
      <w:proofErr w:type="spellEnd"/>
      <w:r w:rsidRPr="00623806">
        <w:rPr>
          <w:rFonts w:ascii="Helvetica" w:hAnsi="Helvetica"/>
          <w:lang w:val="es-ES"/>
        </w:rPr>
        <w:t xml:space="preserve"> me,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locked</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mine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they’d</w:t>
      </w:r>
      <w:proofErr w:type="spellEnd"/>
      <w:r w:rsidRPr="00623806">
        <w:rPr>
          <w:rFonts w:ascii="Helvetica" w:hAnsi="Helvetica"/>
          <w:lang w:val="es-ES"/>
        </w:rPr>
        <w:t xml:space="preserve"> </w:t>
      </w:r>
      <w:proofErr w:type="spellStart"/>
      <w:r w:rsidRPr="00623806">
        <w:rPr>
          <w:rFonts w:ascii="Helvetica" w:hAnsi="Helvetica"/>
          <w:lang w:val="es-ES"/>
        </w:rPr>
        <w:t>been</w:t>
      </w:r>
      <w:proofErr w:type="spellEnd"/>
      <w:r w:rsidRPr="00623806">
        <w:rPr>
          <w:rFonts w:ascii="Helvetica" w:hAnsi="Helvetica"/>
          <w:lang w:val="es-ES"/>
        </w:rPr>
        <w:t xml:space="preserve"> </w:t>
      </w:r>
      <w:proofErr w:type="spellStart"/>
      <w:r w:rsidRPr="00623806">
        <w:rPr>
          <w:rFonts w:ascii="Helvetica" w:hAnsi="Helvetica"/>
          <w:lang w:val="es-ES"/>
        </w:rPr>
        <w:t>waiting</w:t>
      </w:r>
      <w:proofErr w:type="spellEnd"/>
      <w:r w:rsidRPr="00623806">
        <w:rPr>
          <w:rFonts w:ascii="Helvetica" w:hAnsi="Helvetica"/>
          <w:lang w:val="es-ES"/>
        </w:rPr>
        <w:t>.</w:t>
      </w:r>
    </w:p>
    <w:p w14:paraId="7F807AED" w14:textId="26F87A60" w:rsidR="002B6DDA" w:rsidRPr="00623806" w:rsidRDefault="002B6DDA" w:rsidP="002B6DDA">
      <w:pPr>
        <w:pStyle w:val="SceneBreak"/>
        <w:spacing w:line="276" w:lineRule="auto"/>
        <w:ind w:firstLine="720"/>
        <w:jc w:val="both"/>
        <w:rPr>
          <w:rFonts w:ascii="Helvetica" w:hAnsi="Helvetica"/>
          <w:lang w:val="es-ES"/>
        </w:rPr>
      </w:pPr>
      <w:proofErr w:type="spellStart"/>
      <w:r w:rsidRPr="00623806">
        <w:rPr>
          <w:rFonts w:ascii="Helvetica" w:hAnsi="Helvetica"/>
          <w:lang w:val="es-ES"/>
        </w:rPr>
        <w:t>For</w:t>
      </w:r>
      <w:proofErr w:type="spellEnd"/>
      <w:r w:rsidRPr="00623806">
        <w:rPr>
          <w:rFonts w:ascii="Helvetica" w:hAnsi="Helvetica"/>
          <w:lang w:val="es-ES"/>
        </w:rPr>
        <w:t xml:space="preserve"> a </w:t>
      </w:r>
      <w:proofErr w:type="spellStart"/>
      <w:r w:rsidRPr="00623806">
        <w:rPr>
          <w:rFonts w:ascii="Helvetica" w:hAnsi="Helvetica"/>
          <w:lang w:val="es-ES"/>
        </w:rPr>
        <w:t>second</w:t>
      </w:r>
      <w:proofErr w:type="spellEnd"/>
      <w:r w:rsidRPr="00623806">
        <w:rPr>
          <w:rFonts w:ascii="Helvetica" w:hAnsi="Helvetica"/>
          <w:lang w:val="es-ES"/>
        </w:rPr>
        <w:t>—</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second</w:t>
      </w:r>
      <w:proofErr w:type="spellEnd"/>
      <w:r w:rsidRPr="00623806">
        <w:rPr>
          <w:rFonts w:ascii="Helvetica" w:hAnsi="Helvetica"/>
          <w:lang w:val="es-ES"/>
        </w:rPr>
        <w:t>—</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expression</w:t>
      </w:r>
      <w:proofErr w:type="spellEnd"/>
      <w:r w:rsidRPr="00623806">
        <w:rPr>
          <w:rFonts w:ascii="Helvetica" w:hAnsi="Helvetica"/>
          <w:lang w:val="es-ES"/>
        </w:rPr>
        <w:t xml:space="preserve"> </w:t>
      </w:r>
      <w:proofErr w:type="spellStart"/>
      <w:r w:rsidRPr="00623806">
        <w:rPr>
          <w:rFonts w:ascii="Helvetica" w:hAnsi="Helvetica"/>
          <w:lang w:val="es-ES"/>
        </w:rPr>
        <w:t>shifted</w:t>
      </w:r>
      <w:proofErr w:type="spellEnd"/>
      <w:r w:rsidRPr="00623806">
        <w:rPr>
          <w:rFonts w:ascii="Helvetica" w:hAnsi="Helvetica"/>
          <w:lang w:val="es-ES"/>
        </w:rPr>
        <w:t xml:space="preserve">. </w:t>
      </w:r>
      <w:proofErr w:type="spellStart"/>
      <w:r w:rsidRPr="00623806">
        <w:rPr>
          <w:rFonts w:ascii="Helvetica" w:hAnsi="Helvetica"/>
          <w:lang w:val="es-ES"/>
        </w:rPr>
        <w:t>Hunger</w:t>
      </w:r>
      <w:proofErr w:type="spellEnd"/>
      <w:r w:rsidRPr="00623806">
        <w:rPr>
          <w:rFonts w:ascii="Helvetica" w:hAnsi="Helvetica"/>
          <w:lang w:val="es-ES"/>
        </w:rPr>
        <w:t xml:space="preserve">. </w:t>
      </w:r>
      <w:proofErr w:type="spellStart"/>
      <w:r w:rsidRPr="00623806">
        <w:rPr>
          <w:rFonts w:ascii="Helvetica" w:hAnsi="Helvetica"/>
          <w:lang w:val="es-ES"/>
        </w:rPr>
        <w:t>Tension</w:t>
      </w:r>
      <w:proofErr w:type="spellEnd"/>
      <w:r w:rsidRPr="00623806">
        <w:rPr>
          <w:rFonts w:ascii="Helvetica" w:hAnsi="Helvetica"/>
          <w:lang w:val="es-ES"/>
        </w:rPr>
        <w:t xml:space="preserve">. </w:t>
      </w:r>
      <w:proofErr w:type="spellStart"/>
      <w:r w:rsidRPr="00623806">
        <w:rPr>
          <w:rFonts w:ascii="Helvetica" w:hAnsi="Helvetica"/>
          <w:lang w:val="es-ES"/>
        </w:rPr>
        <w:t>Restraint</w:t>
      </w:r>
      <w:proofErr w:type="spellEnd"/>
      <w:r w:rsidRPr="00623806">
        <w:rPr>
          <w:rFonts w:ascii="Helvetica" w:hAnsi="Helvetica"/>
          <w:lang w:val="es-ES"/>
        </w:rPr>
        <w:t xml:space="preserve">. </w:t>
      </w:r>
      <w:proofErr w:type="spellStart"/>
      <w:r w:rsidRPr="00623806">
        <w:rPr>
          <w:rFonts w:ascii="Helvetica" w:hAnsi="Helvetica"/>
          <w:lang w:val="es-ES"/>
        </w:rPr>
        <w:t>Then</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vanished</w:t>
      </w:r>
      <w:proofErr w:type="spellEnd"/>
      <w:r w:rsidRPr="00623806">
        <w:rPr>
          <w:rFonts w:ascii="Helvetica" w:hAnsi="Helvetica"/>
          <w:lang w:val="es-ES"/>
        </w:rPr>
        <w:t xml:space="preserve">, </w:t>
      </w:r>
      <w:proofErr w:type="spellStart"/>
      <w:r w:rsidRPr="00623806">
        <w:rPr>
          <w:rFonts w:ascii="Helvetica" w:hAnsi="Helvetica"/>
          <w:lang w:val="es-ES"/>
        </w:rPr>
        <w:t>buried</w:t>
      </w:r>
      <w:proofErr w:type="spellEnd"/>
      <w:r w:rsidRPr="00623806">
        <w:rPr>
          <w:rFonts w:ascii="Helvetica" w:hAnsi="Helvetica"/>
          <w:lang w:val="es-ES"/>
        </w:rPr>
        <w:t xml:space="preserve"> </w:t>
      </w:r>
      <w:proofErr w:type="spellStart"/>
      <w:r w:rsidRPr="00623806">
        <w:rPr>
          <w:rFonts w:ascii="Helvetica" w:hAnsi="Helvetica"/>
          <w:lang w:val="es-ES"/>
        </w:rPr>
        <w:t>beneath</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cool</w:t>
      </w:r>
      <w:proofErr w:type="spellEnd"/>
      <w:r w:rsidRPr="00623806">
        <w:rPr>
          <w:rFonts w:ascii="Helvetica" w:hAnsi="Helvetica"/>
          <w:lang w:val="es-ES"/>
        </w:rPr>
        <w:t xml:space="preserve">, </w:t>
      </w:r>
      <w:proofErr w:type="spellStart"/>
      <w:r w:rsidRPr="00623806">
        <w:rPr>
          <w:rFonts w:ascii="Helvetica" w:hAnsi="Helvetica"/>
          <w:lang w:val="es-ES"/>
        </w:rPr>
        <w:t>unreadable</w:t>
      </w:r>
      <w:proofErr w:type="spellEnd"/>
      <w:r w:rsidRPr="00623806">
        <w:rPr>
          <w:rFonts w:ascii="Helvetica" w:hAnsi="Helvetica"/>
          <w:lang w:val="es-ES"/>
        </w:rPr>
        <w:t xml:space="preserve"> </w:t>
      </w:r>
      <w:proofErr w:type="spellStart"/>
      <w:r w:rsidRPr="00623806">
        <w:rPr>
          <w:rFonts w:ascii="Helvetica" w:hAnsi="Helvetica"/>
          <w:lang w:val="es-ES"/>
        </w:rPr>
        <w:t>calm</w:t>
      </w:r>
      <w:proofErr w:type="spellEnd"/>
      <w:r w:rsidRPr="00623806">
        <w:rPr>
          <w:rFonts w:ascii="Helvetica" w:hAnsi="Helvetica"/>
          <w:lang w:val="es-ES"/>
        </w:rPr>
        <w:t xml:space="preserve"> he </w:t>
      </w:r>
      <w:proofErr w:type="spellStart"/>
      <w:r w:rsidRPr="00623806">
        <w:rPr>
          <w:rFonts w:ascii="Helvetica" w:hAnsi="Helvetica"/>
          <w:lang w:val="es-ES"/>
        </w:rPr>
        <w:t>wore</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armor</w:t>
      </w:r>
      <w:proofErr w:type="spellEnd"/>
      <w:r w:rsidRPr="00623806">
        <w:rPr>
          <w:rFonts w:ascii="Helvetica" w:hAnsi="Helvetica"/>
          <w:lang w:val="es-ES"/>
        </w:rPr>
        <w:t>.</w:t>
      </w:r>
    </w:p>
    <w:p w14:paraId="2A424528" w14:textId="257B85E0" w:rsidR="002B6DDA" w:rsidRPr="00623806" w:rsidRDefault="002B6DDA" w:rsidP="002B6DDA">
      <w:pPr>
        <w:pStyle w:val="SceneBreak"/>
        <w:spacing w:line="276" w:lineRule="auto"/>
        <w:ind w:firstLine="720"/>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turned</w:t>
      </w:r>
      <w:proofErr w:type="spellEnd"/>
      <w:r w:rsidRPr="00623806">
        <w:rPr>
          <w:rFonts w:ascii="Helvetica" w:hAnsi="Helvetica"/>
          <w:lang w:val="es-ES"/>
        </w:rPr>
        <w:t xml:space="preserve"> back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copy</w:t>
      </w:r>
      <w:proofErr w:type="spellEnd"/>
      <w:r w:rsidRPr="00623806">
        <w:rPr>
          <w:rFonts w:ascii="Helvetica" w:hAnsi="Helvetica"/>
          <w:lang w:val="es-ES"/>
        </w:rPr>
        <w:t xml:space="preserve"> machine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nothing</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happened</w:t>
      </w:r>
      <w:proofErr w:type="spellEnd"/>
      <w:r w:rsidRPr="00623806">
        <w:rPr>
          <w:rFonts w:ascii="Helvetica" w:hAnsi="Helvetica"/>
          <w:lang w:val="es-ES"/>
        </w:rPr>
        <w:t>.</w:t>
      </w:r>
    </w:p>
    <w:p w14:paraId="506790EE" w14:textId="6F704281" w:rsidR="002B6DDA" w:rsidRPr="00623806" w:rsidRDefault="002B6DDA" w:rsidP="002B6DDA">
      <w:pPr>
        <w:pStyle w:val="SceneBreak"/>
        <w:spacing w:line="276" w:lineRule="auto"/>
        <w:ind w:firstLine="720"/>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acted</w:t>
      </w:r>
      <w:proofErr w:type="spellEnd"/>
      <w:r w:rsidRPr="00623806">
        <w:rPr>
          <w:rFonts w:ascii="Helvetica" w:hAnsi="Helvetica"/>
          <w:lang w:val="es-ES"/>
        </w:rPr>
        <w:t xml:space="preserve"> as </w:t>
      </w:r>
      <w:proofErr w:type="spellStart"/>
      <w:r w:rsidRPr="00623806">
        <w:rPr>
          <w:rFonts w:ascii="Helvetica" w:hAnsi="Helvetica"/>
          <w:lang w:val="es-ES"/>
        </w:rPr>
        <w:t>if</w:t>
      </w:r>
      <w:proofErr w:type="spellEnd"/>
      <w:r w:rsidRPr="00623806">
        <w:rPr>
          <w:rFonts w:ascii="Helvetica" w:hAnsi="Helvetica"/>
          <w:lang w:val="es-ES"/>
        </w:rPr>
        <w:t xml:space="preserve"> I </w:t>
      </w:r>
      <w:proofErr w:type="spellStart"/>
      <w:r w:rsidRPr="00623806">
        <w:rPr>
          <w:rFonts w:ascii="Helvetica" w:hAnsi="Helvetica"/>
          <w:lang w:val="es-ES"/>
        </w:rPr>
        <w:t>hadn't</w:t>
      </w:r>
      <w:proofErr w:type="spellEnd"/>
      <w:r w:rsidRPr="00623806">
        <w:rPr>
          <w:rFonts w:ascii="Helvetica" w:hAnsi="Helvetica"/>
          <w:lang w:val="es-ES"/>
        </w:rPr>
        <w:t xml:space="preserve"> run </w:t>
      </w:r>
      <w:proofErr w:type="spellStart"/>
      <w:r w:rsidRPr="00623806">
        <w:rPr>
          <w:rFonts w:ascii="Helvetica" w:hAnsi="Helvetica"/>
          <w:lang w:val="es-ES"/>
        </w:rPr>
        <w:t>out</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legs</w:t>
      </w:r>
      <w:proofErr w:type="spellEnd"/>
      <w:r w:rsidRPr="00623806">
        <w:rPr>
          <w:rFonts w:ascii="Helvetica" w:hAnsi="Helvetica"/>
          <w:lang w:val="es-ES"/>
        </w:rPr>
        <w:t xml:space="preserve"> </w:t>
      </w:r>
      <w:proofErr w:type="spellStart"/>
      <w:r w:rsidRPr="00623806">
        <w:rPr>
          <w:rFonts w:ascii="Helvetica" w:hAnsi="Helvetica"/>
          <w:lang w:val="es-ES"/>
        </w:rPr>
        <w:t>shaking</w:t>
      </w:r>
      <w:proofErr w:type="spellEnd"/>
      <w:r w:rsidRPr="00623806">
        <w:rPr>
          <w:rFonts w:ascii="Helvetica" w:hAnsi="Helvetica"/>
          <w:lang w:val="es-ES"/>
        </w:rPr>
        <w:t xml:space="preserve"> and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soul</w:t>
      </w:r>
      <w:proofErr w:type="spellEnd"/>
      <w:r w:rsidRPr="00623806">
        <w:rPr>
          <w:rFonts w:ascii="Helvetica" w:hAnsi="Helvetica"/>
          <w:lang w:val="es-ES"/>
        </w:rPr>
        <w:t xml:space="preserve"> aflame.</w:t>
      </w:r>
    </w:p>
    <w:p w14:paraId="342FF3D2" w14:textId="0ECBA36B" w:rsidR="002B6DDA" w:rsidRPr="00623806" w:rsidRDefault="002B6DDA" w:rsidP="002B6DDA">
      <w:pPr>
        <w:pStyle w:val="SceneBreak"/>
        <w:spacing w:line="276" w:lineRule="auto"/>
        <w:ind w:firstLine="720"/>
        <w:jc w:val="both"/>
        <w:rPr>
          <w:rFonts w:ascii="Helvetica" w:hAnsi="Helvetica"/>
          <w:i/>
          <w:iCs/>
          <w:lang w:val="es-ES"/>
        </w:rPr>
      </w:pPr>
      <w:proofErr w:type="spellStart"/>
      <w:r w:rsidRPr="00623806">
        <w:rPr>
          <w:rFonts w:ascii="Helvetica" w:hAnsi="Helvetica"/>
          <w:i/>
          <w:iCs/>
          <w:lang w:val="es-ES"/>
        </w:rPr>
        <w:t>Like</w:t>
      </w:r>
      <w:proofErr w:type="spellEnd"/>
      <w:r w:rsidRPr="00623806">
        <w:rPr>
          <w:rFonts w:ascii="Helvetica" w:hAnsi="Helvetica"/>
          <w:i/>
          <w:iCs/>
          <w:lang w:val="es-ES"/>
        </w:rPr>
        <w:t xml:space="preserve"> </w:t>
      </w:r>
      <w:proofErr w:type="spellStart"/>
      <w:r w:rsidRPr="00623806">
        <w:rPr>
          <w:rFonts w:ascii="Helvetica" w:hAnsi="Helvetica"/>
          <w:i/>
          <w:iCs/>
          <w:lang w:val="es-ES"/>
        </w:rPr>
        <w:t>we</w:t>
      </w:r>
      <w:proofErr w:type="spellEnd"/>
      <w:r w:rsidRPr="00623806">
        <w:rPr>
          <w:rFonts w:ascii="Helvetica" w:hAnsi="Helvetica"/>
          <w:i/>
          <w:iCs/>
          <w:lang w:val="es-ES"/>
        </w:rPr>
        <w:t xml:space="preserve"> </w:t>
      </w:r>
      <w:proofErr w:type="spellStart"/>
      <w:r w:rsidRPr="00623806">
        <w:rPr>
          <w:rFonts w:ascii="Helvetica" w:hAnsi="Helvetica"/>
          <w:i/>
          <w:iCs/>
          <w:lang w:val="es-ES"/>
        </w:rPr>
        <w:t>didn’t</w:t>
      </w:r>
      <w:proofErr w:type="spellEnd"/>
      <w:r w:rsidRPr="00623806">
        <w:rPr>
          <w:rFonts w:ascii="Helvetica" w:hAnsi="Helvetica"/>
          <w:i/>
          <w:iCs/>
          <w:lang w:val="es-ES"/>
        </w:rPr>
        <w:t>—</w:t>
      </w:r>
    </w:p>
    <w:p w14:paraId="39EEA979" w14:textId="3E2A80D2" w:rsidR="002B6DDA" w:rsidRPr="00623806" w:rsidRDefault="002B6DDA" w:rsidP="002B6DDA">
      <w:pPr>
        <w:pStyle w:val="SceneBreak"/>
        <w:spacing w:line="276" w:lineRule="auto"/>
        <w:ind w:firstLine="720"/>
        <w:jc w:val="both"/>
        <w:rPr>
          <w:rFonts w:ascii="Helvetica" w:hAnsi="Helvetica"/>
          <w:i/>
          <w:iCs/>
          <w:lang w:val="es-ES"/>
        </w:rPr>
      </w:pPr>
      <w:proofErr w:type="spellStart"/>
      <w:r w:rsidRPr="00623806">
        <w:rPr>
          <w:rFonts w:ascii="Helvetica" w:hAnsi="Helvetica"/>
          <w:i/>
          <w:iCs/>
          <w:lang w:val="es-ES"/>
        </w:rPr>
        <w:t>Fuck</w:t>
      </w:r>
      <w:proofErr w:type="spellEnd"/>
      <w:r w:rsidRPr="00623806">
        <w:rPr>
          <w:rFonts w:ascii="Helvetica" w:hAnsi="Helvetica"/>
          <w:i/>
          <w:iCs/>
          <w:lang w:val="es-ES"/>
        </w:rPr>
        <w:t xml:space="preserve"> in </w:t>
      </w:r>
      <w:proofErr w:type="spellStart"/>
      <w:r w:rsidRPr="00623806">
        <w:rPr>
          <w:rFonts w:ascii="Helvetica" w:hAnsi="Helvetica"/>
          <w:i/>
          <w:iCs/>
          <w:lang w:val="es-ES"/>
        </w:rPr>
        <w:t>the</w:t>
      </w:r>
      <w:proofErr w:type="spellEnd"/>
      <w:r w:rsidRPr="00623806">
        <w:rPr>
          <w:rFonts w:ascii="Helvetica" w:hAnsi="Helvetica"/>
          <w:i/>
          <w:iCs/>
          <w:lang w:val="es-ES"/>
        </w:rPr>
        <w:t xml:space="preserve"> </w:t>
      </w:r>
      <w:proofErr w:type="spellStart"/>
      <w:r w:rsidRPr="00623806">
        <w:rPr>
          <w:rFonts w:ascii="Helvetica" w:hAnsi="Helvetica"/>
          <w:i/>
          <w:iCs/>
          <w:lang w:val="es-ES"/>
        </w:rPr>
        <w:t>bathroom</w:t>
      </w:r>
      <w:proofErr w:type="spellEnd"/>
      <w:r w:rsidRPr="00623806">
        <w:rPr>
          <w:rFonts w:ascii="Helvetica" w:hAnsi="Helvetica"/>
          <w:i/>
          <w:iCs/>
          <w:lang w:val="es-ES"/>
        </w:rPr>
        <w:t>.</w:t>
      </w:r>
    </w:p>
    <w:p w14:paraId="549146E2" w14:textId="7F9CC144" w:rsidR="002B6DDA" w:rsidRPr="00623806" w:rsidRDefault="002B6DDA" w:rsidP="002B6DDA">
      <w:pPr>
        <w:pStyle w:val="SceneBreak"/>
        <w:spacing w:line="276" w:lineRule="auto"/>
        <w:ind w:firstLine="720"/>
        <w:jc w:val="both"/>
        <w:rPr>
          <w:rFonts w:ascii="Helvetica" w:hAnsi="Helvetica"/>
          <w:lang w:val="es-ES"/>
        </w:rPr>
      </w:pPr>
      <w:r w:rsidRPr="00623806">
        <w:rPr>
          <w:rFonts w:ascii="Helvetica" w:hAnsi="Helvetica"/>
          <w:lang w:val="es-ES"/>
        </w:rPr>
        <w:lastRenderedPageBreak/>
        <w:t xml:space="preserve">I </w:t>
      </w:r>
      <w:proofErr w:type="spellStart"/>
      <w:r w:rsidRPr="00623806">
        <w:rPr>
          <w:rFonts w:ascii="Helvetica" w:hAnsi="Helvetica"/>
          <w:lang w:val="es-ES"/>
        </w:rPr>
        <w:t>swallowed</w:t>
      </w:r>
      <w:proofErr w:type="spellEnd"/>
      <w:r w:rsidRPr="00623806">
        <w:rPr>
          <w:rFonts w:ascii="Helvetica" w:hAnsi="Helvetica"/>
          <w:lang w:val="es-ES"/>
        </w:rPr>
        <w:t xml:space="preserve"> </w:t>
      </w:r>
      <w:proofErr w:type="spellStart"/>
      <w:r w:rsidRPr="00623806">
        <w:rPr>
          <w:rFonts w:ascii="Helvetica" w:hAnsi="Helvetica"/>
          <w:lang w:val="es-ES"/>
        </w:rPr>
        <w:t>hard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taste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ghosting </w:t>
      </w:r>
      <w:proofErr w:type="spellStart"/>
      <w:r w:rsidRPr="00623806">
        <w:rPr>
          <w:rFonts w:ascii="Helvetica" w:hAnsi="Helvetica"/>
          <w:lang w:val="es-ES"/>
        </w:rPr>
        <w:t>my</w:t>
      </w:r>
      <w:proofErr w:type="spellEnd"/>
      <w:r w:rsidRPr="00623806">
        <w:rPr>
          <w:rFonts w:ascii="Helvetica" w:hAnsi="Helvetica"/>
          <w:lang w:val="es-ES"/>
        </w:rPr>
        <w:t xml:space="preserve"> tongue. I </w:t>
      </w:r>
      <w:proofErr w:type="spellStart"/>
      <w:r w:rsidRPr="00623806">
        <w:rPr>
          <w:rFonts w:ascii="Helvetica" w:hAnsi="Helvetica"/>
          <w:lang w:val="es-ES"/>
        </w:rPr>
        <w:t>forced</w:t>
      </w:r>
      <w:proofErr w:type="spellEnd"/>
      <w:r w:rsidRPr="00623806">
        <w:rPr>
          <w:rFonts w:ascii="Helvetica" w:hAnsi="Helvetica"/>
          <w:lang w:val="es-ES"/>
        </w:rPr>
        <w:t xml:space="preserve"> </w:t>
      </w:r>
      <w:proofErr w:type="spellStart"/>
      <w:r w:rsidRPr="00623806">
        <w:rPr>
          <w:rFonts w:ascii="Helvetica" w:hAnsi="Helvetica"/>
          <w:lang w:val="es-ES"/>
        </w:rPr>
        <w:t>myself</w:t>
      </w:r>
      <w:proofErr w:type="spellEnd"/>
      <w:r w:rsidRPr="00623806">
        <w:rPr>
          <w:rFonts w:ascii="Helvetica" w:hAnsi="Helvetica"/>
          <w:lang w:val="es-ES"/>
        </w:rPr>
        <w:t xml:space="preserve"> </w:t>
      </w:r>
      <w:proofErr w:type="spellStart"/>
      <w:r w:rsidRPr="00623806">
        <w:rPr>
          <w:rFonts w:ascii="Helvetica" w:hAnsi="Helvetica"/>
          <w:lang w:val="es-ES"/>
        </w:rPr>
        <w:t>past</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every</w:t>
      </w:r>
      <w:proofErr w:type="spellEnd"/>
      <w:r w:rsidRPr="00623806">
        <w:rPr>
          <w:rFonts w:ascii="Helvetica" w:hAnsi="Helvetica"/>
          <w:lang w:val="es-ES"/>
        </w:rPr>
        <w:t xml:space="preserve"> step a </w:t>
      </w:r>
      <w:proofErr w:type="spellStart"/>
      <w:r w:rsidRPr="00623806">
        <w:rPr>
          <w:rFonts w:ascii="Helvetica" w:hAnsi="Helvetica"/>
          <w:lang w:val="es-ES"/>
        </w:rPr>
        <w:t>war</w:t>
      </w:r>
      <w:proofErr w:type="spellEnd"/>
      <w:r w:rsidRPr="00623806">
        <w:rPr>
          <w:rFonts w:ascii="Helvetica" w:hAnsi="Helvetica"/>
          <w:lang w:val="es-ES"/>
        </w:rPr>
        <w:t xml:space="preserve"> </w:t>
      </w:r>
      <w:proofErr w:type="spellStart"/>
      <w:r w:rsidRPr="00623806">
        <w:rPr>
          <w:rFonts w:ascii="Helvetica" w:hAnsi="Helvetica"/>
          <w:lang w:val="es-ES"/>
        </w:rPr>
        <w:t>against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own</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scent</w:t>
      </w:r>
      <w:proofErr w:type="spellEnd"/>
      <w:r w:rsidRPr="00623806">
        <w:rPr>
          <w:rFonts w:ascii="Helvetica" w:hAnsi="Helvetica"/>
          <w:lang w:val="es-ES"/>
        </w:rPr>
        <w:t xml:space="preserve"> hit me—</w:t>
      </w:r>
      <w:proofErr w:type="spellStart"/>
      <w:r w:rsidRPr="00623806">
        <w:rPr>
          <w:rFonts w:ascii="Helvetica" w:hAnsi="Helvetica"/>
          <w:lang w:val="es-ES"/>
        </w:rPr>
        <w:t>coffee</w:t>
      </w:r>
      <w:proofErr w:type="spellEnd"/>
      <w:r w:rsidRPr="00623806">
        <w:rPr>
          <w:rFonts w:ascii="Helvetica" w:hAnsi="Helvetica"/>
          <w:lang w:val="es-ES"/>
        </w:rPr>
        <w:t xml:space="preserve"> and </w:t>
      </w:r>
      <w:proofErr w:type="spellStart"/>
      <w:r w:rsidRPr="00623806">
        <w:rPr>
          <w:rFonts w:ascii="Helvetica" w:hAnsi="Helvetica"/>
          <w:lang w:val="es-ES"/>
        </w:rPr>
        <w:t>heat</w:t>
      </w:r>
      <w:proofErr w:type="spellEnd"/>
      <w:r w:rsidRPr="00623806">
        <w:rPr>
          <w:rFonts w:ascii="Helvetica" w:hAnsi="Helvetica"/>
          <w:lang w:val="es-ES"/>
        </w:rPr>
        <w:t xml:space="preserve">—and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knees</w:t>
      </w:r>
      <w:proofErr w:type="spellEnd"/>
      <w:r w:rsidRPr="00623806">
        <w:rPr>
          <w:rFonts w:ascii="Helvetica" w:hAnsi="Helvetica"/>
          <w:lang w:val="es-ES"/>
        </w:rPr>
        <w:t xml:space="preserve"> </w:t>
      </w:r>
      <w:proofErr w:type="spellStart"/>
      <w:r w:rsidRPr="00623806">
        <w:rPr>
          <w:rFonts w:ascii="Helvetica" w:hAnsi="Helvetica"/>
          <w:lang w:val="es-ES"/>
        </w:rPr>
        <w:t>nearly</w:t>
      </w:r>
      <w:proofErr w:type="spellEnd"/>
      <w:r w:rsidRPr="00623806">
        <w:rPr>
          <w:rFonts w:ascii="Helvetica" w:hAnsi="Helvetica"/>
          <w:lang w:val="es-ES"/>
        </w:rPr>
        <w:t xml:space="preserve"> </w:t>
      </w:r>
      <w:proofErr w:type="spellStart"/>
      <w:r w:rsidRPr="00623806">
        <w:rPr>
          <w:rFonts w:ascii="Helvetica" w:hAnsi="Helvetica"/>
          <w:lang w:val="es-ES"/>
        </w:rPr>
        <w:t>buckled</w:t>
      </w:r>
      <w:proofErr w:type="spellEnd"/>
      <w:r w:rsidRPr="00623806">
        <w:rPr>
          <w:rFonts w:ascii="Helvetica" w:hAnsi="Helvetica"/>
          <w:lang w:val="es-ES"/>
        </w:rPr>
        <w:t>.</w:t>
      </w:r>
    </w:p>
    <w:p w14:paraId="4E52FAB8" w14:textId="40B43BCF" w:rsidR="002B6DDA" w:rsidRPr="00623806" w:rsidRDefault="002B6DDA" w:rsidP="002B6DDA">
      <w:pPr>
        <w:pStyle w:val="SceneBreak"/>
        <w:spacing w:line="276" w:lineRule="auto"/>
        <w:ind w:firstLine="720"/>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barely</w:t>
      </w:r>
      <w:proofErr w:type="spellEnd"/>
      <w:r w:rsidRPr="00623806">
        <w:rPr>
          <w:rFonts w:ascii="Helvetica" w:hAnsi="Helvetica"/>
          <w:lang w:val="es-ES"/>
        </w:rPr>
        <w:t xml:space="preserve"> </w:t>
      </w:r>
      <w:proofErr w:type="spellStart"/>
      <w:r w:rsidRPr="00623806">
        <w:rPr>
          <w:rFonts w:ascii="Helvetica" w:hAnsi="Helvetica"/>
          <w:lang w:val="es-ES"/>
        </w:rPr>
        <w:t>made</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desk</w:t>
      </w:r>
      <w:proofErr w:type="spellEnd"/>
      <w:r w:rsidRPr="00623806">
        <w:rPr>
          <w:rFonts w:ascii="Helvetica" w:hAnsi="Helvetica"/>
          <w:lang w:val="es-ES"/>
        </w:rPr>
        <w:t xml:space="preserve"> </w:t>
      </w:r>
      <w:proofErr w:type="spellStart"/>
      <w:r w:rsidRPr="00623806">
        <w:rPr>
          <w:rFonts w:ascii="Helvetica" w:hAnsi="Helvetica"/>
          <w:lang w:val="es-ES"/>
        </w:rPr>
        <w:t>before</w:t>
      </w:r>
      <w:proofErr w:type="spellEnd"/>
      <w:r w:rsidRPr="00623806">
        <w:rPr>
          <w:rFonts w:ascii="Helvetica" w:hAnsi="Helvetica"/>
          <w:lang w:val="es-ES"/>
        </w:rPr>
        <w:t xml:space="preserve"> </w:t>
      </w:r>
      <w:proofErr w:type="spellStart"/>
      <w:r w:rsidRPr="00623806">
        <w:rPr>
          <w:rFonts w:ascii="Helvetica" w:hAnsi="Helvetica"/>
          <w:lang w:val="es-ES"/>
        </w:rPr>
        <w:t>collapsing</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chair</w:t>
      </w:r>
      <w:proofErr w:type="spellEnd"/>
      <w:r w:rsidRPr="00623806">
        <w:rPr>
          <w:rFonts w:ascii="Helvetica" w:hAnsi="Helvetica"/>
          <w:lang w:val="es-ES"/>
        </w:rPr>
        <w:t xml:space="preserve">, </w:t>
      </w:r>
      <w:proofErr w:type="spellStart"/>
      <w:r w:rsidRPr="00623806">
        <w:rPr>
          <w:rFonts w:ascii="Helvetica" w:hAnsi="Helvetica"/>
          <w:lang w:val="es-ES"/>
        </w:rPr>
        <w:t>hands</w:t>
      </w:r>
      <w:proofErr w:type="spellEnd"/>
      <w:r w:rsidRPr="00623806">
        <w:rPr>
          <w:rFonts w:ascii="Helvetica" w:hAnsi="Helvetica"/>
          <w:lang w:val="es-ES"/>
        </w:rPr>
        <w:t xml:space="preserve"> </w:t>
      </w:r>
      <w:proofErr w:type="spellStart"/>
      <w:r w:rsidRPr="00623806">
        <w:rPr>
          <w:rFonts w:ascii="Helvetica" w:hAnsi="Helvetica"/>
          <w:lang w:val="es-ES"/>
        </w:rPr>
        <w:t>trembling</w:t>
      </w:r>
      <w:proofErr w:type="spellEnd"/>
      <w:r w:rsidRPr="00623806">
        <w:rPr>
          <w:rFonts w:ascii="Helvetica" w:hAnsi="Helvetica"/>
          <w:lang w:val="es-ES"/>
        </w:rPr>
        <w:t xml:space="preserve">, </w:t>
      </w:r>
      <w:proofErr w:type="spellStart"/>
      <w:r w:rsidRPr="00623806">
        <w:rPr>
          <w:rFonts w:ascii="Helvetica" w:hAnsi="Helvetica"/>
          <w:lang w:val="es-ES"/>
        </w:rPr>
        <w:t>chest</w:t>
      </w:r>
      <w:proofErr w:type="spellEnd"/>
      <w:r w:rsidRPr="00623806">
        <w:rPr>
          <w:rFonts w:ascii="Helvetica" w:hAnsi="Helvetica"/>
          <w:lang w:val="es-ES"/>
        </w:rPr>
        <w:t xml:space="preserve"> </w:t>
      </w:r>
      <w:proofErr w:type="spellStart"/>
      <w:r w:rsidRPr="00623806">
        <w:rPr>
          <w:rFonts w:ascii="Helvetica" w:hAnsi="Helvetica"/>
          <w:lang w:val="es-ES"/>
        </w:rPr>
        <w:t>tight</w:t>
      </w:r>
      <w:proofErr w:type="spellEnd"/>
      <w:r w:rsidRPr="00623806">
        <w:rPr>
          <w:rFonts w:ascii="Helvetica" w:hAnsi="Helvetica"/>
          <w:lang w:val="es-ES"/>
        </w:rPr>
        <w:t>.</w:t>
      </w:r>
    </w:p>
    <w:p w14:paraId="3FA51C1C" w14:textId="5D675215" w:rsidR="002B6DDA" w:rsidRPr="00623806" w:rsidRDefault="002B6DDA" w:rsidP="002B6DDA">
      <w:pPr>
        <w:pStyle w:val="SceneBreak"/>
        <w:spacing w:line="276" w:lineRule="auto"/>
        <w:ind w:firstLine="720"/>
        <w:jc w:val="both"/>
        <w:rPr>
          <w:rFonts w:ascii="Helvetica" w:hAnsi="Helvetica"/>
          <w:i/>
          <w:iCs/>
          <w:lang w:val="es-ES"/>
        </w:rPr>
      </w:pPr>
      <w:proofErr w:type="spellStart"/>
      <w:r w:rsidRPr="00623806">
        <w:rPr>
          <w:rFonts w:ascii="Helvetica" w:hAnsi="Helvetica"/>
          <w:i/>
          <w:iCs/>
          <w:lang w:val="es-ES"/>
        </w:rPr>
        <w:t>Get</w:t>
      </w:r>
      <w:proofErr w:type="spellEnd"/>
      <w:r w:rsidRPr="00623806">
        <w:rPr>
          <w:rFonts w:ascii="Helvetica" w:hAnsi="Helvetica"/>
          <w:i/>
          <w:iCs/>
          <w:lang w:val="es-ES"/>
        </w:rPr>
        <w:t xml:space="preserve"> </w:t>
      </w:r>
      <w:proofErr w:type="spellStart"/>
      <w:r w:rsidRPr="00623806">
        <w:rPr>
          <w:rFonts w:ascii="Helvetica" w:hAnsi="Helvetica"/>
          <w:i/>
          <w:iCs/>
          <w:lang w:val="es-ES"/>
        </w:rPr>
        <w:t>it</w:t>
      </w:r>
      <w:proofErr w:type="spellEnd"/>
      <w:r w:rsidRPr="00623806">
        <w:rPr>
          <w:rFonts w:ascii="Helvetica" w:hAnsi="Helvetica"/>
          <w:i/>
          <w:iCs/>
          <w:lang w:val="es-ES"/>
        </w:rPr>
        <w:t xml:space="preserve"> </w:t>
      </w:r>
      <w:proofErr w:type="spellStart"/>
      <w:r w:rsidRPr="00623806">
        <w:rPr>
          <w:rFonts w:ascii="Helvetica" w:hAnsi="Helvetica"/>
          <w:i/>
          <w:iCs/>
          <w:lang w:val="es-ES"/>
        </w:rPr>
        <w:t>together</w:t>
      </w:r>
      <w:proofErr w:type="spellEnd"/>
      <w:r w:rsidRPr="00623806">
        <w:rPr>
          <w:rFonts w:ascii="Helvetica" w:hAnsi="Helvetica"/>
          <w:i/>
          <w:iCs/>
          <w:lang w:val="es-ES"/>
        </w:rPr>
        <w:t>, Liliam.</w:t>
      </w:r>
    </w:p>
    <w:p w14:paraId="3A66DBFD" w14:textId="5FC4E052" w:rsidR="002B6DDA" w:rsidRPr="00623806" w:rsidRDefault="002B6DDA" w:rsidP="002B6DDA">
      <w:pPr>
        <w:pStyle w:val="SceneBreak"/>
        <w:spacing w:line="276" w:lineRule="auto"/>
        <w:ind w:firstLine="720"/>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opened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laptop, </w:t>
      </w:r>
      <w:proofErr w:type="spellStart"/>
      <w:r w:rsidRPr="00623806">
        <w:rPr>
          <w:rFonts w:ascii="Helvetica" w:hAnsi="Helvetica"/>
          <w:lang w:val="es-ES"/>
        </w:rPr>
        <w:t>pretending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work</w:t>
      </w:r>
      <w:proofErr w:type="spellEnd"/>
      <w:r w:rsidRPr="00623806">
        <w:rPr>
          <w:rFonts w:ascii="Helvetica" w:hAnsi="Helvetica"/>
          <w:lang w:val="es-ES"/>
        </w:rPr>
        <w:t xml:space="preserve">, </w:t>
      </w:r>
      <w:proofErr w:type="spellStart"/>
      <w:r w:rsidRPr="00623806">
        <w:rPr>
          <w:rFonts w:ascii="Helvetica" w:hAnsi="Helvetica"/>
          <w:lang w:val="es-ES"/>
        </w:rPr>
        <w:t>pretending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breathe</w:t>
      </w:r>
      <w:proofErr w:type="spellEnd"/>
      <w:r w:rsidRPr="00623806">
        <w:rPr>
          <w:rFonts w:ascii="Helvetica" w:hAnsi="Helvetica"/>
          <w:lang w:val="es-ES"/>
        </w:rPr>
        <w:t>—</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all</w:t>
      </w:r>
      <w:proofErr w:type="spellEnd"/>
      <w:r w:rsidRPr="00623806">
        <w:rPr>
          <w:rFonts w:ascii="Helvetica" w:hAnsi="Helvetica"/>
          <w:lang w:val="es-ES"/>
        </w:rPr>
        <w:t xml:space="preserve"> I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feel</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w:t>
      </w:r>
    </w:p>
    <w:p w14:paraId="31378CE0" w14:textId="4906EA3C" w:rsidR="002B6DDA" w:rsidRPr="00623806" w:rsidRDefault="002B6DDA" w:rsidP="00CC50ED">
      <w:pPr>
        <w:pStyle w:val="SceneBreak"/>
        <w:spacing w:line="276" w:lineRule="auto"/>
        <w:ind w:firstLine="720"/>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feel</w:t>
      </w:r>
      <w:proofErr w:type="spellEnd"/>
      <w:r w:rsidRPr="00623806">
        <w:rPr>
          <w:rFonts w:ascii="Helvetica" w:hAnsi="Helvetica"/>
          <w:lang w:val="es-ES"/>
        </w:rPr>
        <w:t xml:space="preserve"> </w:t>
      </w:r>
      <w:proofErr w:type="spellStart"/>
      <w:r w:rsidRPr="00623806">
        <w:rPr>
          <w:rFonts w:ascii="Helvetica" w:hAnsi="Helvetica"/>
          <w:lang w:val="es-ES"/>
        </w:rPr>
        <w:t>every</w:t>
      </w:r>
      <w:proofErr w:type="spellEnd"/>
      <w:r w:rsidRPr="00623806">
        <w:rPr>
          <w:rFonts w:ascii="Helvetica" w:hAnsi="Helvetica"/>
          <w:lang w:val="es-ES"/>
        </w:rPr>
        <w:t xml:space="preserve"> shift in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weight</w:t>
      </w:r>
      <w:proofErr w:type="spellEnd"/>
      <w:r w:rsidRPr="00623806">
        <w:rPr>
          <w:rFonts w:ascii="Helvetica" w:hAnsi="Helvetica"/>
          <w:lang w:val="es-ES"/>
        </w:rPr>
        <w:t>.</w:t>
      </w:r>
    </w:p>
    <w:p w14:paraId="7A459538" w14:textId="41E9FFCB" w:rsidR="002B6DDA" w:rsidRPr="00623806" w:rsidRDefault="002B6DDA" w:rsidP="00CC50ED">
      <w:pPr>
        <w:pStyle w:val="SceneBreak"/>
        <w:spacing w:line="276" w:lineRule="auto"/>
        <w:ind w:firstLine="720"/>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whispering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someone</w:t>
      </w:r>
      <w:proofErr w:type="spellEnd"/>
      <w:r w:rsidRPr="00623806">
        <w:rPr>
          <w:rFonts w:ascii="Helvetica" w:hAnsi="Helvetica"/>
          <w:lang w:val="es-ES"/>
        </w:rPr>
        <w:t xml:space="preserve"> </w:t>
      </w:r>
      <w:proofErr w:type="spellStart"/>
      <w:r w:rsidRPr="00623806">
        <w:rPr>
          <w:rFonts w:ascii="Helvetica" w:hAnsi="Helvetica"/>
          <w:lang w:val="es-ES"/>
        </w:rPr>
        <w:t>across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room</w:t>
      </w:r>
      <w:proofErr w:type="spellEnd"/>
      <w:r w:rsidRPr="00623806">
        <w:rPr>
          <w:rFonts w:ascii="Helvetica" w:hAnsi="Helvetica"/>
          <w:lang w:val="es-ES"/>
        </w:rPr>
        <w:t>.</w:t>
      </w:r>
    </w:p>
    <w:p w14:paraId="265FC044" w14:textId="50BB8811" w:rsidR="002B6DDA" w:rsidRPr="00623806" w:rsidRDefault="002B6DDA" w:rsidP="00CC50ED">
      <w:pPr>
        <w:pStyle w:val="SceneBreak"/>
        <w:spacing w:line="276" w:lineRule="auto"/>
        <w:ind w:firstLine="720"/>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assumed</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I </w:t>
      </w:r>
      <w:proofErr w:type="spellStart"/>
      <w:r w:rsidRPr="00623806">
        <w:rPr>
          <w:rFonts w:ascii="Helvetica" w:hAnsi="Helvetica"/>
          <w:lang w:val="es-ES"/>
        </w:rPr>
        <w:t>wouldn't</w:t>
      </w:r>
      <w:proofErr w:type="spellEnd"/>
      <w:r w:rsidRPr="00623806">
        <w:rPr>
          <w:rFonts w:ascii="Helvetica" w:hAnsi="Helvetica"/>
          <w:lang w:val="es-ES"/>
        </w:rPr>
        <w:t xml:space="preserve"> </w:t>
      </w:r>
      <w:proofErr w:type="spellStart"/>
      <w:r w:rsidRPr="00623806">
        <w:rPr>
          <w:rFonts w:ascii="Helvetica" w:hAnsi="Helvetica"/>
          <w:lang w:val="es-ES"/>
        </w:rPr>
        <w:t>notice</w:t>
      </w:r>
      <w:proofErr w:type="spellEnd"/>
      <w:r w:rsidRPr="00623806">
        <w:rPr>
          <w:rFonts w:ascii="Helvetica" w:hAnsi="Helvetica"/>
          <w:lang w:val="es-ES"/>
        </w:rPr>
        <w:t xml:space="preserve"> </w:t>
      </w:r>
      <w:proofErr w:type="spellStart"/>
      <w:r w:rsidRPr="00623806">
        <w:rPr>
          <w:rFonts w:ascii="Helvetica" w:hAnsi="Helvetica"/>
          <w:lang w:val="es-ES"/>
        </w:rPr>
        <w:t>every</w:t>
      </w:r>
      <w:proofErr w:type="spellEnd"/>
      <w:r w:rsidRPr="00623806">
        <w:rPr>
          <w:rFonts w:ascii="Helvetica" w:hAnsi="Helvetica"/>
          <w:lang w:val="es-ES"/>
        </w:rPr>
        <w:t xml:space="preserve"> </w:t>
      </w:r>
      <w:proofErr w:type="spellStart"/>
      <w:r w:rsidRPr="00623806">
        <w:rPr>
          <w:rFonts w:ascii="Helvetica" w:hAnsi="Helvetica"/>
          <w:lang w:val="es-ES"/>
        </w:rPr>
        <w:t>glance</w:t>
      </w:r>
      <w:proofErr w:type="spellEnd"/>
      <w:r w:rsidRPr="00623806">
        <w:rPr>
          <w:rFonts w:ascii="Helvetica" w:hAnsi="Helvetica"/>
          <w:lang w:val="es-ES"/>
        </w:rPr>
        <w:t xml:space="preserve"> he cast.</w:t>
      </w:r>
    </w:p>
    <w:p w14:paraId="6FADAAE2" w14:textId="31E2469B" w:rsidR="002B6DDA" w:rsidRPr="00623806" w:rsidRDefault="002B6DDA" w:rsidP="00CC50ED">
      <w:pPr>
        <w:pStyle w:val="SceneBreak"/>
        <w:spacing w:line="276" w:lineRule="auto"/>
        <w:ind w:firstLine="720"/>
        <w:jc w:val="both"/>
        <w:rPr>
          <w:rFonts w:ascii="Helvetica" w:hAnsi="Helvetica"/>
          <w:lang w:val="es-ES"/>
        </w:rPr>
      </w:pPr>
      <w:proofErr w:type="spellStart"/>
      <w:r w:rsidRPr="00623806">
        <w:rPr>
          <w:rFonts w:ascii="Helvetica" w:hAnsi="Helvetica"/>
          <w:lang w:val="es-ES"/>
        </w:rPr>
        <w:t>But</w:t>
      </w:r>
      <w:proofErr w:type="spellEnd"/>
      <w:r w:rsidRPr="00623806">
        <w:rPr>
          <w:rFonts w:ascii="Helvetica" w:hAnsi="Helvetica"/>
          <w:lang w:val="es-ES"/>
        </w:rPr>
        <w:t xml:space="preserve"> I </w:t>
      </w:r>
      <w:proofErr w:type="spellStart"/>
      <w:r w:rsidRPr="00623806">
        <w:rPr>
          <w:rFonts w:ascii="Helvetica" w:hAnsi="Helvetica"/>
          <w:lang w:val="es-ES"/>
        </w:rPr>
        <w:t>did</w:t>
      </w:r>
      <w:proofErr w:type="spellEnd"/>
      <w:r w:rsidRPr="00623806">
        <w:rPr>
          <w:rFonts w:ascii="Helvetica" w:hAnsi="Helvetica"/>
          <w:lang w:val="es-ES"/>
        </w:rPr>
        <w:t>.</w:t>
      </w:r>
    </w:p>
    <w:p w14:paraId="2797340F" w14:textId="10373B15" w:rsidR="002B6DDA" w:rsidRPr="00623806" w:rsidRDefault="002B6DDA" w:rsidP="00CC50ED">
      <w:pPr>
        <w:pStyle w:val="SceneBreak"/>
        <w:spacing w:line="276" w:lineRule="auto"/>
        <w:ind w:firstLine="720"/>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when</w:t>
      </w:r>
      <w:proofErr w:type="spellEnd"/>
      <w:r w:rsidRPr="00623806">
        <w:rPr>
          <w:rFonts w:ascii="Helvetica" w:hAnsi="Helvetica"/>
          <w:lang w:val="es-ES"/>
        </w:rPr>
        <w:t xml:space="preserve"> I </w:t>
      </w:r>
      <w:proofErr w:type="spellStart"/>
      <w:r w:rsidRPr="00623806">
        <w:rPr>
          <w:rFonts w:ascii="Helvetica" w:hAnsi="Helvetica"/>
          <w:lang w:val="es-ES"/>
        </w:rPr>
        <w:t>finally</w:t>
      </w:r>
      <w:proofErr w:type="spellEnd"/>
      <w:r w:rsidRPr="00623806">
        <w:rPr>
          <w:rFonts w:ascii="Helvetica" w:hAnsi="Helvetica"/>
          <w:lang w:val="es-ES"/>
        </w:rPr>
        <w:t xml:space="preserve"> </w:t>
      </w:r>
      <w:proofErr w:type="spellStart"/>
      <w:r w:rsidRPr="00623806">
        <w:rPr>
          <w:rFonts w:ascii="Helvetica" w:hAnsi="Helvetica"/>
          <w:lang w:val="es-ES"/>
        </w:rPr>
        <w:t>met</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gaze</w:t>
      </w:r>
      <w:proofErr w:type="spellEnd"/>
      <w:r w:rsidRPr="00623806">
        <w:rPr>
          <w:rFonts w:ascii="Helvetica" w:hAnsi="Helvetica"/>
          <w:lang w:val="es-ES"/>
        </w:rPr>
        <w:t>—</w:t>
      </w:r>
      <w:proofErr w:type="spellStart"/>
      <w:r w:rsidRPr="00623806">
        <w:rPr>
          <w:rFonts w:ascii="Helvetica" w:hAnsi="Helvetica"/>
          <w:lang w:val="es-ES"/>
        </w:rPr>
        <w:t>fully</w:t>
      </w:r>
      <w:proofErr w:type="spellEnd"/>
      <w:r w:rsidRPr="00623806">
        <w:rPr>
          <w:rFonts w:ascii="Helvetica" w:hAnsi="Helvetica"/>
          <w:lang w:val="es-ES"/>
        </w:rPr>
        <w:t xml:space="preserve">, </w:t>
      </w:r>
      <w:proofErr w:type="spellStart"/>
      <w:r w:rsidRPr="00623806">
        <w:rPr>
          <w:rFonts w:ascii="Helvetica" w:hAnsi="Helvetica"/>
          <w:lang w:val="es-ES"/>
        </w:rPr>
        <w:t>unflinching</w:t>
      </w:r>
      <w:proofErr w:type="spellEnd"/>
      <w:r w:rsidRPr="00623806">
        <w:rPr>
          <w:rFonts w:ascii="Helvetica" w:hAnsi="Helvetica"/>
          <w:lang w:val="es-ES"/>
        </w:rPr>
        <w:t>—</w:t>
      </w:r>
      <w:proofErr w:type="spellStart"/>
      <w:r w:rsidRPr="00623806">
        <w:rPr>
          <w:rFonts w:ascii="Helvetica" w:hAnsi="Helvetica"/>
          <w:lang w:val="es-ES"/>
        </w:rPr>
        <w:t>something</w:t>
      </w:r>
      <w:proofErr w:type="spellEnd"/>
      <w:r w:rsidRPr="00623806">
        <w:rPr>
          <w:rFonts w:ascii="Helvetica" w:hAnsi="Helvetica"/>
          <w:lang w:val="es-ES"/>
        </w:rPr>
        <w:t xml:space="preserve"> in me </w:t>
      </w:r>
      <w:proofErr w:type="spellStart"/>
      <w:r w:rsidRPr="00623806">
        <w:rPr>
          <w:rFonts w:ascii="Helvetica" w:hAnsi="Helvetica"/>
          <w:lang w:val="es-ES"/>
        </w:rPr>
        <w:t>twisted</w:t>
      </w:r>
      <w:proofErr w:type="spellEnd"/>
      <w:r w:rsidRPr="00623806">
        <w:rPr>
          <w:rFonts w:ascii="Helvetica" w:hAnsi="Helvetica"/>
          <w:lang w:val="es-ES"/>
        </w:rPr>
        <w:t>.</w:t>
      </w:r>
    </w:p>
    <w:p w14:paraId="2DE1EE86" w14:textId="75B0D71A" w:rsidR="002B6DDA" w:rsidRPr="00623806" w:rsidDel="00482065" w:rsidRDefault="002B6DDA" w:rsidP="00CC50ED">
      <w:pPr>
        <w:pStyle w:val="SceneBreak"/>
        <w:spacing w:line="276" w:lineRule="auto"/>
        <w:ind w:firstLine="720"/>
        <w:jc w:val="both"/>
        <w:rPr>
          <w:del w:id="231" w:author="Author"/>
          <w:rFonts w:ascii="Helvetica" w:hAnsi="Helvetica"/>
          <w:lang w:val="es-ES"/>
        </w:rPr>
      </w:pPr>
      <w:proofErr w:type="spellStart"/>
      <w:r w:rsidRPr="00623806">
        <w:rPr>
          <w:rFonts w:ascii="Helvetica" w:hAnsi="Helvetica"/>
          <w:lang w:val="es-ES"/>
        </w:rPr>
        <w:t>Because</w:t>
      </w:r>
      <w:proofErr w:type="spellEnd"/>
      <w:r w:rsidRPr="00623806">
        <w:rPr>
          <w:rFonts w:ascii="Helvetica" w:hAnsi="Helvetica"/>
          <w:lang w:val="es-ES"/>
        </w:rPr>
        <w:t xml:space="preserve"> he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gramStart"/>
      <w:r w:rsidRPr="00623806">
        <w:rPr>
          <w:rFonts w:ascii="Helvetica" w:hAnsi="Helvetica"/>
          <w:lang w:val="es-ES"/>
        </w:rPr>
        <w:t>look</w:t>
      </w:r>
      <w:proofErr w:type="gramEnd"/>
      <w:r w:rsidRPr="00623806">
        <w:rPr>
          <w:rFonts w:ascii="Helvetica" w:hAnsi="Helvetica"/>
          <w:lang w:val="es-ES"/>
        </w:rPr>
        <w:t xml:space="preserve"> </w:t>
      </w:r>
      <w:proofErr w:type="spellStart"/>
      <w:r w:rsidRPr="00623806">
        <w:rPr>
          <w:rFonts w:ascii="Helvetica" w:hAnsi="Helvetica"/>
          <w:lang w:val="es-ES"/>
        </w:rPr>
        <w:t>frustrated</w:t>
      </w:r>
      <w:proofErr w:type="spellEnd"/>
      <w:ins w:id="232" w:author="Author">
        <w:r w:rsidR="00482065" w:rsidRPr="00623806">
          <w:rPr>
            <w:rFonts w:ascii="Helvetica" w:hAnsi="Helvetica"/>
            <w:lang w:val="es-ES"/>
          </w:rPr>
          <w:t xml:space="preserve"> </w:t>
        </w:r>
      </w:ins>
      <w:del w:id="233" w:author="Author">
        <w:r w:rsidRPr="00623806" w:rsidDel="00482065">
          <w:rPr>
            <w:rFonts w:ascii="Helvetica" w:hAnsi="Helvetica"/>
            <w:lang w:val="es-ES"/>
          </w:rPr>
          <w:delText>.</w:delText>
        </w:r>
      </w:del>
    </w:p>
    <w:p w14:paraId="3ECFD0A0" w14:textId="131C4D04" w:rsidR="002B6DDA" w:rsidRPr="00623806" w:rsidRDefault="00482065" w:rsidP="00482065">
      <w:pPr>
        <w:pStyle w:val="SceneBreak"/>
        <w:spacing w:line="276" w:lineRule="auto"/>
        <w:ind w:firstLine="720"/>
        <w:jc w:val="both"/>
        <w:rPr>
          <w:rFonts w:ascii="Helvetica" w:hAnsi="Helvetica"/>
          <w:lang w:val="es-ES"/>
        </w:rPr>
      </w:pPr>
      <w:proofErr w:type="spellStart"/>
      <w:ins w:id="234" w:author="Author">
        <w:r w:rsidRPr="00623806">
          <w:rPr>
            <w:rFonts w:ascii="Helvetica" w:hAnsi="Helvetica"/>
            <w:lang w:val="es-ES"/>
          </w:rPr>
          <w:t>o</w:t>
        </w:r>
      </w:ins>
      <w:del w:id="235" w:author="Author">
        <w:r w:rsidR="002B6DDA" w:rsidRPr="00623806" w:rsidDel="00482065">
          <w:rPr>
            <w:rFonts w:ascii="Helvetica" w:hAnsi="Helvetica"/>
            <w:lang w:val="es-ES"/>
          </w:rPr>
          <w:delText>O</w:delText>
        </w:r>
      </w:del>
      <w:r w:rsidR="002B6DDA" w:rsidRPr="00623806">
        <w:rPr>
          <w:rFonts w:ascii="Helvetica" w:hAnsi="Helvetica"/>
          <w:lang w:val="es-ES"/>
        </w:rPr>
        <w:t>r</w:t>
      </w:r>
      <w:proofErr w:type="spellEnd"/>
      <w:r w:rsidR="002B6DDA" w:rsidRPr="00623806">
        <w:rPr>
          <w:rFonts w:ascii="Helvetica" w:hAnsi="Helvetica"/>
          <w:lang w:val="es-ES"/>
        </w:rPr>
        <w:t xml:space="preserve"> </w:t>
      </w:r>
      <w:proofErr w:type="spellStart"/>
      <w:r w:rsidR="002B6DDA" w:rsidRPr="00623806">
        <w:rPr>
          <w:rFonts w:ascii="Helvetica" w:hAnsi="Helvetica"/>
          <w:lang w:val="es-ES"/>
        </w:rPr>
        <w:t>smug</w:t>
      </w:r>
      <w:proofErr w:type="spellEnd"/>
      <w:ins w:id="236" w:author="Author">
        <w:r w:rsidRPr="00623806">
          <w:rPr>
            <w:rFonts w:ascii="Helvetica" w:hAnsi="Helvetica"/>
            <w:lang w:val="es-ES"/>
          </w:rPr>
          <w:t xml:space="preserve"> </w:t>
        </w:r>
      </w:ins>
      <w:del w:id="237" w:author="Author">
        <w:r w:rsidR="002B6DDA" w:rsidRPr="00623806" w:rsidDel="00482065">
          <w:rPr>
            <w:rFonts w:ascii="Helvetica" w:hAnsi="Helvetica"/>
            <w:lang w:val="es-ES"/>
          </w:rPr>
          <w:delText xml:space="preserve">. He appeared neither smug </w:delText>
        </w:r>
      </w:del>
      <w:proofErr w:type="spellStart"/>
      <w:r w:rsidR="002B6DDA" w:rsidRPr="00623806">
        <w:rPr>
          <w:rFonts w:ascii="Helvetica" w:hAnsi="Helvetica"/>
          <w:lang w:val="es-ES"/>
        </w:rPr>
        <w:t>nor</w:t>
      </w:r>
      <w:proofErr w:type="spellEnd"/>
      <w:r w:rsidR="002B6DDA" w:rsidRPr="00623806">
        <w:rPr>
          <w:rFonts w:ascii="Helvetica" w:hAnsi="Helvetica"/>
          <w:lang w:val="es-ES"/>
        </w:rPr>
        <w:t xml:space="preserve"> </w:t>
      </w:r>
      <w:proofErr w:type="spellStart"/>
      <w:r w:rsidR="002B6DDA" w:rsidRPr="00623806">
        <w:rPr>
          <w:rFonts w:ascii="Helvetica" w:hAnsi="Helvetica"/>
          <w:lang w:val="es-ES"/>
        </w:rPr>
        <w:t>regretful</w:t>
      </w:r>
      <w:proofErr w:type="spellEnd"/>
      <w:r w:rsidR="002B6DDA" w:rsidRPr="00623806">
        <w:rPr>
          <w:rFonts w:ascii="Helvetica" w:hAnsi="Helvetica"/>
          <w:lang w:val="es-ES"/>
        </w:rPr>
        <w:t>.</w:t>
      </w:r>
    </w:p>
    <w:p w14:paraId="5DBE3F78" w14:textId="7BDA9144" w:rsidR="002B6DDA" w:rsidRPr="00623806" w:rsidRDefault="002B6DDA" w:rsidP="00CC50ED">
      <w:pPr>
        <w:pStyle w:val="SceneBreak"/>
        <w:spacing w:line="276" w:lineRule="auto"/>
        <w:ind w:firstLine="720"/>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looked</w:t>
      </w:r>
      <w:proofErr w:type="spellEnd"/>
      <w:r w:rsidRPr="00623806">
        <w:rPr>
          <w:rFonts w:ascii="Helvetica" w:hAnsi="Helvetica"/>
          <w:lang w:val="es-ES"/>
        </w:rPr>
        <w:t xml:space="preserve">… </w:t>
      </w:r>
      <w:proofErr w:type="spellStart"/>
      <w:r w:rsidRPr="00623806">
        <w:rPr>
          <w:rFonts w:ascii="Helvetica" w:hAnsi="Helvetica"/>
          <w:lang w:val="es-ES"/>
        </w:rPr>
        <w:t>patient</w:t>
      </w:r>
      <w:proofErr w:type="spellEnd"/>
      <w:r w:rsidRPr="00623806">
        <w:rPr>
          <w:rFonts w:ascii="Helvetica" w:hAnsi="Helvetica"/>
          <w:lang w:val="es-ES"/>
        </w:rPr>
        <w:t>.</w:t>
      </w:r>
    </w:p>
    <w:p w14:paraId="1A3B7BB4" w14:textId="4C30813B" w:rsidR="002B6DDA" w:rsidRPr="00623806" w:rsidRDefault="002B6DDA" w:rsidP="00CC50ED">
      <w:pPr>
        <w:pStyle w:val="SceneBreak"/>
        <w:spacing w:line="276" w:lineRule="auto"/>
        <w:ind w:firstLine="720"/>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appeared</w:t>
      </w:r>
      <w:proofErr w:type="spellEnd"/>
      <w:r w:rsidRPr="00623806">
        <w:rPr>
          <w:rFonts w:ascii="Helvetica" w:hAnsi="Helvetica"/>
          <w:lang w:val="es-ES"/>
        </w:rPr>
        <w:t xml:space="preserve"> as </w:t>
      </w:r>
      <w:proofErr w:type="spellStart"/>
      <w:r w:rsidRPr="00623806">
        <w:rPr>
          <w:rFonts w:ascii="Helvetica" w:hAnsi="Helvetica"/>
          <w:lang w:val="es-ES"/>
        </w:rPr>
        <w:t>though</w:t>
      </w:r>
      <w:proofErr w:type="spellEnd"/>
      <w:r w:rsidRPr="00623806">
        <w:rPr>
          <w:rFonts w:ascii="Helvetica" w:hAnsi="Helvetica"/>
          <w:lang w:val="es-ES"/>
        </w:rPr>
        <w:t xml:space="preserve"> he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patiently</w:t>
      </w:r>
      <w:proofErr w:type="spellEnd"/>
      <w:r w:rsidRPr="00623806">
        <w:rPr>
          <w:rFonts w:ascii="Helvetica" w:hAnsi="Helvetica"/>
          <w:lang w:val="es-ES"/>
        </w:rPr>
        <w:t xml:space="preserve"> </w:t>
      </w:r>
      <w:proofErr w:type="spellStart"/>
      <w:r w:rsidRPr="00623806">
        <w:rPr>
          <w:rFonts w:ascii="Helvetica" w:hAnsi="Helvetica"/>
          <w:lang w:val="es-ES"/>
        </w:rPr>
        <w:t>awaiting</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decision</w:t>
      </w:r>
      <w:proofErr w:type="spellEnd"/>
      <w:r w:rsidRPr="00623806">
        <w:rPr>
          <w:rFonts w:ascii="Helvetica" w:hAnsi="Helvetica"/>
          <w:lang w:val="es-ES"/>
        </w:rPr>
        <w:t>.</w:t>
      </w:r>
    </w:p>
    <w:p w14:paraId="263D0752" w14:textId="4A7087BB" w:rsidR="002B6DDA" w:rsidRPr="00623806" w:rsidRDefault="002B6DDA" w:rsidP="00CC50ED">
      <w:pPr>
        <w:pStyle w:val="SceneBreak"/>
        <w:spacing w:line="276" w:lineRule="auto"/>
        <w:ind w:firstLine="720"/>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patiently</w:t>
      </w:r>
      <w:proofErr w:type="spellEnd"/>
      <w:r w:rsidRPr="00623806">
        <w:rPr>
          <w:rFonts w:ascii="Helvetica" w:hAnsi="Helvetica"/>
          <w:lang w:val="es-ES"/>
        </w:rPr>
        <w:t xml:space="preserve"> </w:t>
      </w:r>
      <w:proofErr w:type="spellStart"/>
      <w:r w:rsidRPr="00623806">
        <w:rPr>
          <w:rFonts w:ascii="Helvetica" w:hAnsi="Helvetica"/>
          <w:lang w:val="es-ES"/>
        </w:rPr>
        <w:t>waiting</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me </w:t>
      </w:r>
      <w:proofErr w:type="spellStart"/>
      <w:r w:rsidRPr="00623806">
        <w:rPr>
          <w:rFonts w:ascii="Helvetica" w:hAnsi="Helvetica"/>
          <w:lang w:val="es-ES"/>
        </w:rPr>
        <w:t>to</w:t>
      </w:r>
      <w:proofErr w:type="spellEnd"/>
      <w:r w:rsidRPr="00623806">
        <w:rPr>
          <w:rFonts w:ascii="Helvetica" w:hAnsi="Helvetica"/>
          <w:lang w:val="es-ES"/>
        </w:rPr>
        <w:t xml:space="preserve"> </w:t>
      </w:r>
      <w:r w:rsidR="00CC50ED" w:rsidRPr="00623806">
        <w:rPr>
          <w:rFonts w:ascii="Helvetica" w:hAnsi="Helvetica"/>
          <w:lang w:val="es-ES"/>
        </w:rPr>
        <w:t>decide</w:t>
      </w:r>
      <w:r w:rsidRPr="00623806">
        <w:rPr>
          <w:rFonts w:ascii="Helvetica" w:hAnsi="Helvetica"/>
          <w:lang w:val="es-ES"/>
        </w:rPr>
        <w:t>.</w:t>
      </w:r>
    </w:p>
    <w:p w14:paraId="763025FA" w14:textId="6E294FDF" w:rsidR="002B6DDA" w:rsidRPr="00623806" w:rsidRDefault="002B6DDA" w:rsidP="00CC50ED">
      <w:pPr>
        <w:pStyle w:val="SceneBreak"/>
        <w:spacing w:line="276" w:lineRule="auto"/>
        <w:ind w:firstLine="720"/>
        <w:jc w:val="both"/>
        <w:rPr>
          <w:rFonts w:ascii="Helvetica" w:hAnsi="Helvetica"/>
          <w:lang w:val="es-ES"/>
        </w:rPr>
      </w:pP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speak</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move</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run—</w:t>
      </w:r>
      <w:proofErr w:type="spellStart"/>
      <w:r w:rsidRPr="00623806">
        <w:rPr>
          <w:rFonts w:ascii="Helvetica" w:hAnsi="Helvetica"/>
          <w:lang w:val="es-ES"/>
        </w:rPr>
        <w:t>or</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w:t>
      </w:r>
    </w:p>
    <w:p w14:paraId="302DCE8C" w14:textId="7963365C" w:rsidR="002B6DDA" w:rsidRPr="00623806" w:rsidRDefault="002B6DDA" w:rsidP="00CC50ED">
      <w:pPr>
        <w:pStyle w:val="SceneBreak"/>
        <w:spacing w:line="276" w:lineRule="auto"/>
        <w:ind w:firstLine="720"/>
        <w:jc w:val="both"/>
        <w:rPr>
          <w:rFonts w:ascii="Helvetica" w:hAnsi="Helvetica"/>
          <w:lang w:val="es-ES"/>
        </w:rPr>
      </w:pPr>
      <w:r w:rsidRPr="00623806">
        <w:rPr>
          <w:rFonts w:ascii="Helvetica" w:hAnsi="Helvetica"/>
          <w:lang w:val="es-ES"/>
        </w:rPr>
        <w:t xml:space="preserve">And I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know</w:t>
      </w:r>
      <w:proofErr w:type="spellEnd"/>
      <w:r w:rsidRPr="00623806">
        <w:rPr>
          <w:rFonts w:ascii="Helvetica" w:hAnsi="Helvetica"/>
          <w:lang w:val="es-ES"/>
        </w:rPr>
        <w:t xml:space="preserve"> </w:t>
      </w:r>
      <w:proofErr w:type="spellStart"/>
      <w:r w:rsidRPr="00623806">
        <w:rPr>
          <w:rFonts w:ascii="Helvetica" w:hAnsi="Helvetica"/>
          <w:lang w:val="es-ES"/>
        </w:rPr>
        <w:t>what</w:t>
      </w:r>
      <w:proofErr w:type="spellEnd"/>
      <w:r w:rsidRPr="00623806">
        <w:rPr>
          <w:rFonts w:ascii="Helvetica" w:hAnsi="Helvetica"/>
          <w:lang w:val="es-ES"/>
        </w:rPr>
        <w:t xml:space="preserve"> </w:t>
      </w:r>
      <w:proofErr w:type="spellStart"/>
      <w:r w:rsidRPr="00623806">
        <w:rPr>
          <w:rFonts w:ascii="Helvetica" w:hAnsi="Helvetica"/>
          <w:lang w:val="es-ES"/>
        </w:rPr>
        <w:t>terrified</w:t>
      </w:r>
      <w:proofErr w:type="spellEnd"/>
      <w:r w:rsidRPr="00623806">
        <w:rPr>
          <w:rFonts w:ascii="Helvetica" w:hAnsi="Helvetica"/>
          <w:lang w:val="es-ES"/>
        </w:rPr>
        <w:t xml:space="preserve"> me more: </w:t>
      </w:r>
      <w:proofErr w:type="spellStart"/>
      <w:r w:rsidRPr="00623806">
        <w:rPr>
          <w:rFonts w:ascii="Helvetica" w:hAnsi="Helvetica"/>
          <w:lang w:val="es-ES"/>
        </w:rPr>
        <w:t>that</w:t>
      </w:r>
      <w:proofErr w:type="spellEnd"/>
      <w:r w:rsidRPr="00623806">
        <w:rPr>
          <w:rFonts w:ascii="Helvetica" w:hAnsi="Helvetica"/>
          <w:lang w:val="es-ES"/>
        </w:rPr>
        <w:t xml:space="preserve"> I </w:t>
      </w:r>
      <w:proofErr w:type="spellStart"/>
      <w:r w:rsidRPr="00623806">
        <w:rPr>
          <w:rFonts w:ascii="Helvetica" w:hAnsi="Helvetica"/>
          <w:lang w:val="es-ES"/>
        </w:rPr>
        <w:t>might</w:t>
      </w:r>
      <w:proofErr w:type="spellEnd"/>
      <w:r w:rsidRPr="00623806">
        <w:rPr>
          <w:rFonts w:ascii="Helvetica" w:hAnsi="Helvetica"/>
          <w:lang w:val="es-ES"/>
        </w:rPr>
        <w:t xml:space="preserve"> run </w:t>
      </w:r>
      <w:proofErr w:type="spellStart"/>
      <w:r w:rsidRPr="00623806">
        <w:rPr>
          <w:rFonts w:ascii="Helvetica" w:hAnsi="Helvetica"/>
          <w:lang w:val="es-ES"/>
        </w:rPr>
        <w:t>again</w:t>
      </w:r>
      <w:proofErr w:type="spellEnd"/>
      <w:r w:rsidRPr="00623806">
        <w:rPr>
          <w:rFonts w:ascii="Helvetica" w:hAnsi="Helvetica"/>
          <w:lang w:val="es-ES"/>
        </w:rPr>
        <w:t xml:space="preserve">… </w:t>
      </w:r>
      <w:proofErr w:type="spellStart"/>
      <w:r w:rsidRPr="00623806">
        <w:rPr>
          <w:rFonts w:ascii="Helvetica" w:hAnsi="Helvetica"/>
          <w:lang w:val="es-ES"/>
        </w:rPr>
        <w:t>Or</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time, I </w:t>
      </w:r>
      <w:proofErr w:type="spellStart"/>
      <w:r w:rsidRPr="00623806">
        <w:rPr>
          <w:rFonts w:ascii="Helvetica" w:hAnsi="Helvetica"/>
          <w:lang w:val="es-ES"/>
        </w:rPr>
        <w:t>wouldn’t</w:t>
      </w:r>
      <w:proofErr w:type="spellEnd"/>
      <w:r w:rsidRPr="00623806">
        <w:rPr>
          <w:rFonts w:ascii="Helvetica" w:hAnsi="Helvetica"/>
          <w:lang w:val="es-ES"/>
        </w:rPr>
        <w:t>.</w:t>
      </w:r>
    </w:p>
    <w:p w14:paraId="6859ABE5" w14:textId="77777777" w:rsidR="002B6DDA" w:rsidRPr="00623806" w:rsidRDefault="002B6DDA" w:rsidP="002B6DDA">
      <w:pPr>
        <w:pStyle w:val="SceneBreak"/>
        <w:spacing w:line="276" w:lineRule="auto"/>
        <w:rPr>
          <w:rFonts w:ascii="Helvetica" w:hAnsi="Helvetica"/>
          <w:lang w:val="es-ES"/>
        </w:rPr>
      </w:pPr>
    </w:p>
    <w:p w14:paraId="3E71C878" w14:textId="532464A1" w:rsidR="00721441" w:rsidRPr="00623806" w:rsidRDefault="002B6DDA" w:rsidP="002B6DDA">
      <w:pPr>
        <w:pStyle w:val="SceneBreak"/>
        <w:spacing w:line="276" w:lineRule="auto"/>
        <w:rPr>
          <w:rFonts w:ascii="Helvetica" w:hAnsi="Helvetica"/>
          <w:lang w:val="es-ES"/>
        </w:rPr>
      </w:pPr>
      <w:r w:rsidRPr="00623806">
        <w:rPr>
          <w:rFonts w:ascii="Helvetica" w:hAnsi="Helvetica"/>
          <w:lang w:val="es-ES"/>
        </w:rPr>
        <w:t> </w:t>
      </w:r>
      <w:r w:rsidR="00721441" w:rsidRPr="00623806">
        <w:rPr>
          <w:rFonts w:ascii="Helvetica" w:hAnsi="Helvetica"/>
          <w:lang w:val="es-ES"/>
        </w:rPr>
        <w:t>****</w:t>
      </w:r>
    </w:p>
    <w:p w14:paraId="2E2485D3" w14:textId="77777777" w:rsidR="00721441" w:rsidRPr="00623806" w:rsidRDefault="00721441" w:rsidP="00721441">
      <w:pPr>
        <w:pStyle w:val="SceneFirstParagraph"/>
        <w:spacing w:line="276" w:lineRule="auto"/>
        <w:jc w:val="both"/>
        <w:rPr>
          <w:rFonts w:ascii="Helvetica" w:hAnsi="Helvetica"/>
          <w:lang w:val="es-ES"/>
        </w:rPr>
      </w:pPr>
    </w:p>
    <w:p w14:paraId="6CE12EEB" w14:textId="28545F2C" w:rsidR="00CC50ED" w:rsidRPr="00623806" w:rsidRDefault="00CC50ED" w:rsidP="005B7DDA">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office </w:t>
      </w:r>
      <w:proofErr w:type="spellStart"/>
      <w:r w:rsidRPr="00623806">
        <w:rPr>
          <w:rFonts w:ascii="Helvetica" w:hAnsi="Helvetica"/>
          <w:lang w:val="es-ES"/>
        </w:rPr>
        <w:t>emptied</w:t>
      </w:r>
      <w:proofErr w:type="spellEnd"/>
      <w:r w:rsidRPr="00623806">
        <w:rPr>
          <w:rFonts w:ascii="Helvetica" w:hAnsi="Helvetica"/>
          <w:lang w:val="es-ES"/>
        </w:rPr>
        <w:t xml:space="preserve"> </w:t>
      </w:r>
      <w:proofErr w:type="spellStart"/>
      <w:r w:rsidRPr="00623806">
        <w:rPr>
          <w:rFonts w:ascii="Helvetica" w:hAnsi="Helvetica"/>
          <w:lang w:val="es-ES"/>
        </w:rPr>
        <w:t>slowly</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at a time, </w:t>
      </w:r>
      <w:proofErr w:type="spellStart"/>
      <w:r w:rsidRPr="00623806">
        <w:rPr>
          <w:rFonts w:ascii="Helvetica" w:hAnsi="Helvetica"/>
          <w:lang w:val="es-ES"/>
        </w:rPr>
        <w:t>leaving</w:t>
      </w:r>
      <w:proofErr w:type="spellEnd"/>
      <w:r w:rsidRPr="00623806">
        <w:rPr>
          <w:rFonts w:ascii="Helvetica" w:hAnsi="Helvetica"/>
          <w:lang w:val="es-ES"/>
        </w:rPr>
        <w:t xml:space="preserve"> </w:t>
      </w:r>
      <w:proofErr w:type="spellStart"/>
      <w:r w:rsidRPr="00623806">
        <w:rPr>
          <w:rFonts w:ascii="Helvetica" w:hAnsi="Helvetica"/>
          <w:lang w:val="es-ES"/>
        </w:rPr>
        <w:t>behind</w:t>
      </w:r>
      <w:proofErr w:type="spellEnd"/>
      <w:r w:rsidRPr="00623806">
        <w:rPr>
          <w:rFonts w:ascii="Helvetica" w:hAnsi="Helvetica"/>
          <w:lang w:val="es-ES"/>
        </w:rPr>
        <w:t xml:space="preserve"> </w:t>
      </w:r>
      <w:proofErr w:type="spellStart"/>
      <w:r w:rsidRPr="00623806">
        <w:rPr>
          <w:rFonts w:ascii="Helvetica" w:hAnsi="Helvetica"/>
          <w:lang w:val="es-ES"/>
        </w:rPr>
        <w:t>nothing</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low</w:t>
      </w:r>
      <w:proofErr w:type="spellEnd"/>
      <w:r w:rsidRPr="00623806">
        <w:rPr>
          <w:rFonts w:ascii="Helvetica" w:hAnsi="Helvetica"/>
          <w:lang w:val="es-ES"/>
        </w:rPr>
        <w:t xml:space="preserve"> hum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overhead</w:t>
      </w:r>
      <w:proofErr w:type="spellEnd"/>
      <w:r w:rsidRPr="00623806">
        <w:rPr>
          <w:rFonts w:ascii="Helvetica" w:hAnsi="Helvetica"/>
          <w:lang w:val="es-ES"/>
        </w:rPr>
        <w:t xml:space="preserve"> </w:t>
      </w:r>
      <w:proofErr w:type="spellStart"/>
      <w:r w:rsidRPr="00623806">
        <w:rPr>
          <w:rFonts w:ascii="Helvetica" w:hAnsi="Helvetica"/>
          <w:lang w:val="es-ES"/>
        </w:rPr>
        <w:t>lights</w:t>
      </w:r>
      <w:proofErr w:type="spellEnd"/>
      <w:r w:rsidRPr="00623806">
        <w:rPr>
          <w:rFonts w:ascii="Helvetica" w:hAnsi="Helvetica"/>
          <w:lang w:val="es-ES"/>
        </w:rPr>
        <w:t xml:space="preserve"> and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stale</w:t>
      </w:r>
      <w:proofErr w:type="spellEnd"/>
      <w:r w:rsidRPr="00623806">
        <w:rPr>
          <w:rFonts w:ascii="Helvetica" w:hAnsi="Helvetica"/>
          <w:lang w:val="es-ES"/>
        </w:rPr>
        <w:t xml:space="preserve"> </w:t>
      </w:r>
      <w:proofErr w:type="spellStart"/>
      <w:r w:rsidRPr="00623806">
        <w:rPr>
          <w:rFonts w:ascii="Helvetica" w:hAnsi="Helvetica"/>
          <w:lang w:val="es-ES"/>
        </w:rPr>
        <w:t>scent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takeout</w:t>
      </w:r>
      <w:proofErr w:type="spellEnd"/>
      <w:r w:rsidRPr="00623806">
        <w:rPr>
          <w:rFonts w:ascii="Helvetica" w:hAnsi="Helvetica"/>
          <w:lang w:val="es-ES"/>
        </w:rPr>
        <w:t xml:space="preserve"> </w:t>
      </w:r>
      <w:proofErr w:type="spellStart"/>
      <w:r w:rsidRPr="00623806">
        <w:rPr>
          <w:rFonts w:ascii="Helvetica" w:hAnsi="Helvetica"/>
          <w:lang w:val="es-ES"/>
        </w:rPr>
        <w:t>containers</w:t>
      </w:r>
      <w:proofErr w:type="spellEnd"/>
      <w:r w:rsidRPr="00623806">
        <w:rPr>
          <w:rFonts w:ascii="Helvetica" w:hAnsi="Helvetica"/>
          <w:lang w:val="es-ES"/>
        </w:rPr>
        <w:t xml:space="preserve">. I </w:t>
      </w:r>
      <w:proofErr w:type="spellStart"/>
      <w:r w:rsidRPr="00623806">
        <w:rPr>
          <w:rFonts w:ascii="Helvetica" w:hAnsi="Helvetica"/>
          <w:lang w:val="es-ES"/>
        </w:rPr>
        <w:t>stood</w:t>
      </w:r>
      <w:proofErr w:type="spellEnd"/>
      <w:r w:rsidRPr="00623806">
        <w:rPr>
          <w:rFonts w:ascii="Helvetica" w:hAnsi="Helvetica"/>
          <w:lang w:val="es-ES"/>
        </w:rPr>
        <w:t xml:space="preserve"> </w:t>
      </w:r>
      <w:proofErr w:type="spellStart"/>
      <w:r w:rsidRPr="00623806">
        <w:rPr>
          <w:rFonts w:ascii="Helvetica" w:hAnsi="Helvetica"/>
          <w:lang w:val="es-ES"/>
        </w:rPr>
        <w:t>near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front</w:t>
      </w:r>
      <w:proofErr w:type="spellEnd"/>
      <w:r w:rsidRPr="00623806">
        <w:rPr>
          <w:rFonts w:ascii="Helvetica" w:hAnsi="Helvetica"/>
          <w:lang w:val="es-ES"/>
        </w:rPr>
        <w:t xml:space="preserve"> </w:t>
      </w:r>
      <w:proofErr w:type="spellStart"/>
      <w:r w:rsidRPr="00623806">
        <w:rPr>
          <w:rFonts w:ascii="Helvetica" w:hAnsi="Helvetica"/>
          <w:lang w:val="es-ES"/>
        </w:rPr>
        <w:t>desk</w:t>
      </w:r>
      <w:proofErr w:type="spellEnd"/>
      <w:r w:rsidRPr="00623806">
        <w:rPr>
          <w:rFonts w:ascii="Helvetica" w:hAnsi="Helvetica"/>
          <w:lang w:val="es-ES"/>
        </w:rPr>
        <w:t xml:space="preserve">, </w:t>
      </w:r>
      <w:proofErr w:type="spellStart"/>
      <w:r w:rsidRPr="00623806">
        <w:rPr>
          <w:rFonts w:ascii="Helvetica" w:hAnsi="Helvetica"/>
          <w:lang w:val="es-ES"/>
        </w:rPr>
        <w:t>phone</w:t>
      </w:r>
      <w:proofErr w:type="spellEnd"/>
      <w:r w:rsidRPr="00623806">
        <w:rPr>
          <w:rFonts w:ascii="Helvetica" w:hAnsi="Helvetica"/>
          <w:lang w:val="es-ES"/>
        </w:rPr>
        <w:t xml:space="preserve"> </w:t>
      </w:r>
      <w:proofErr w:type="spellStart"/>
      <w:r w:rsidRPr="00623806">
        <w:rPr>
          <w:rFonts w:ascii="Helvetica" w:hAnsi="Helvetica"/>
          <w:lang w:val="es-ES"/>
        </w:rPr>
        <w:t>pressed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ear</w:t>
      </w:r>
      <w:proofErr w:type="spellEnd"/>
      <w:r w:rsidRPr="00623806">
        <w:rPr>
          <w:rFonts w:ascii="Helvetica" w:hAnsi="Helvetica"/>
          <w:lang w:val="es-ES"/>
        </w:rPr>
        <w:t xml:space="preserve">, </w:t>
      </w:r>
      <w:proofErr w:type="spellStart"/>
      <w:r w:rsidRPr="00623806">
        <w:rPr>
          <w:rFonts w:ascii="Helvetica" w:hAnsi="Helvetica"/>
          <w:lang w:val="es-ES"/>
        </w:rPr>
        <w:t>listening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Owen’s</w:t>
      </w:r>
      <w:proofErr w:type="spellEnd"/>
      <w:r w:rsidRPr="00623806">
        <w:rPr>
          <w:rFonts w:ascii="Helvetica" w:hAnsi="Helvetica"/>
          <w:lang w:val="es-ES"/>
        </w:rPr>
        <w:t xml:space="preserve"> </w:t>
      </w:r>
      <w:proofErr w:type="spellStart"/>
      <w:r w:rsidRPr="00623806">
        <w:rPr>
          <w:rFonts w:ascii="Helvetica" w:hAnsi="Helvetica"/>
          <w:lang w:val="es-ES"/>
        </w:rPr>
        <w:t>voicemail</w:t>
      </w:r>
      <w:proofErr w:type="spellEnd"/>
      <w:r w:rsidRPr="00623806">
        <w:rPr>
          <w:rFonts w:ascii="Helvetica" w:hAnsi="Helvetica"/>
          <w:lang w:val="es-ES"/>
        </w:rPr>
        <w:t xml:space="preserve"> </w:t>
      </w:r>
      <w:proofErr w:type="spellStart"/>
      <w:r w:rsidRPr="00623806">
        <w:rPr>
          <w:rFonts w:ascii="Helvetica" w:hAnsi="Helvetica"/>
          <w:lang w:val="es-ES"/>
        </w:rPr>
        <w:t>message</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fourth</w:t>
      </w:r>
      <w:proofErr w:type="spellEnd"/>
      <w:r w:rsidRPr="00623806">
        <w:rPr>
          <w:rFonts w:ascii="Helvetica" w:hAnsi="Helvetica"/>
          <w:lang w:val="es-ES"/>
        </w:rPr>
        <w:t xml:space="preserve"> time.</w:t>
      </w:r>
    </w:p>
    <w:p w14:paraId="2E131A80" w14:textId="11331FED" w:rsidR="00CC50ED" w:rsidRPr="00623806" w:rsidRDefault="00CC50ED" w:rsidP="00CC50ED">
      <w:pPr>
        <w:pStyle w:val="Scene"/>
        <w:spacing w:line="276" w:lineRule="auto"/>
        <w:jc w:val="both"/>
        <w:rPr>
          <w:rFonts w:ascii="Helvetica" w:hAnsi="Helvetica"/>
          <w:lang w:val="es-ES"/>
        </w:rPr>
      </w:pPr>
      <w:proofErr w:type="spellStart"/>
      <w:r w:rsidRPr="00623806">
        <w:rPr>
          <w:rFonts w:ascii="Helvetica" w:hAnsi="Helvetica"/>
          <w:lang w:val="es-ES"/>
        </w:rPr>
        <w:t>There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no response.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course</w:t>
      </w:r>
      <w:proofErr w:type="spellEnd"/>
      <w:r w:rsidRPr="00623806">
        <w:rPr>
          <w:rFonts w:ascii="Helvetica" w:hAnsi="Helvetica"/>
          <w:lang w:val="es-ES"/>
        </w:rPr>
        <w:t>.</w:t>
      </w:r>
    </w:p>
    <w:p w14:paraId="624F6219" w14:textId="7E86B74E"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lastRenderedPageBreak/>
        <w:t xml:space="preserve">I </w:t>
      </w:r>
      <w:proofErr w:type="spellStart"/>
      <w:r w:rsidRPr="00623806">
        <w:rPr>
          <w:rFonts w:ascii="Helvetica" w:hAnsi="Helvetica"/>
          <w:lang w:val="es-ES"/>
        </w:rPr>
        <w:t>let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arm</w:t>
      </w:r>
      <w:proofErr w:type="spellEnd"/>
      <w:r w:rsidRPr="00623806">
        <w:rPr>
          <w:rFonts w:ascii="Helvetica" w:hAnsi="Helvetica"/>
          <w:lang w:val="es-ES"/>
        </w:rPr>
        <w:t xml:space="preserve"> </w:t>
      </w:r>
      <w:proofErr w:type="spellStart"/>
      <w:r w:rsidRPr="00623806">
        <w:rPr>
          <w:rFonts w:ascii="Helvetica" w:hAnsi="Helvetica"/>
          <w:lang w:val="es-ES"/>
        </w:rPr>
        <w:t>drop</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side</w:t>
      </w:r>
      <w:proofErr w:type="spellEnd"/>
      <w:r w:rsidRPr="00623806">
        <w:rPr>
          <w:rFonts w:ascii="Helvetica" w:hAnsi="Helvetica"/>
          <w:lang w:val="es-ES"/>
        </w:rPr>
        <w:t xml:space="preserve"> and </w:t>
      </w:r>
      <w:proofErr w:type="spellStart"/>
      <w:r w:rsidRPr="00623806">
        <w:rPr>
          <w:rFonts w:ascii="Helvetica" w:hAnsi="Helvetica"/>
          <w:lang w:val="es-ES"/>
        </w:rPr>
        <w:t>stared</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glass</w:t>
      </w:r>
      <w:proofErr w:type="spellEnd"/>
      <w:r w:rsidRPr="00623806">
        <w:rPr>
          <w:rFonts w:ascii="Helvetica" w:hAnsi="Helvetica"/>
          <w:lang w:val="es-ES"/>
        </w:rPr>
        <w:t xml:space="preserve"> </w:t>
      </w:r>
      <w:proofErr w:type="spellStart"/>
      <w:r w:rsidRPr="00623806">
        <w:rPr>
          <w:rFonts w:ascii="Helvetica" w:hAnsi="Helvetica"/>
          <w:lang w:val="es-ES"/>
        </w:rPr>
        <w:t>doors</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gramStart"/>
      <w:r w:rsidRPr="00623806">
        <w:rPr>
          <w:rFonts w:ascii="Helvetica" w:hAnsi="Helvetica"/>
          <w:lang w:val="es-ES"/>
        </w:rPr>
        <w:t>parking</w:t>
      </w:r>
      <w:proofErr w:type="gramEnd"/>
      <w:r w:rsidRPr="00623806">
        <w:rPr>
          <w:rFonts w:ascii="Helvetica" w:hAnsi="Helvetica"/>
          <w:lang w:val="es-ES"/>
        </w:rPr>
        <w:t xml:space="preserve"> </w:t>
      </w:r>
      <w:proofErr w:type="spellStart"/>
      <w:r w:rsidRPr="00623806">
        <w:rPr>
          <w:rFonts w:ascii="Helvetica" w:hAnsi="Helvetica"/>
          <w:lang w:val="es-ES"/>
        </w:rPr>
        <w:t>lot</w:t>
      </w:r>
      <w:proofErr w:type="spellEnd"/>
      <w:r w:rsidRPr="00623806">
        <w:rPr>
          <w:rFonts w:ascii="Helvetica" w:hAnsi="Helvetica"/>
          <w:lang w:val="es-ES"/>
        </w:rPr>
        <w:t xml:space="preserve"> </w:t>
      </w:r>
      <w:proofErr w:type="spellStart"/>
      <w:r w:rsidRPr="00623806">
        <w:rPr>
          <w:rFonts w:ascii="Helvetica" w:hAnsi="Helvetica"/>
          <w:lang w:val="es-ES"/>
        </w:rPr>
        <w:t>beyond</w:t>
      </w:r>
      <w:proofErr w:type="spellEnd"/>
      <w:r w:rsidRPr="00623806">
        <w:rPr>
          <w:rFonts w:ascii="Helvetica" w:hAnsi="Helvetica"/>
          <w:lang w:val="es-ES"/>
        </w:rPr>
        <w:t xml:space="preserve">. </w:t>
      </w:r>
      <w:proofErr w:type="spellStart"/>
      <w:r w:rsidRPr="00623806">
        <w:rPr>
          <w:rFonts w:ascii="Helvetica" w:hAnsi="Helvetica"/>
          <w:lang w:val="es-ES"/>
        </w:rPr>
        <w:t>Night</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fallen </w:t>
      </w:r>
      <w:proofErr w:type="spellStart"/>
      <w:r w:rsidRPr="00623806">
        <w:rPr>
          <w:rFonts w:ascii="Helvetica" w:hAnsi="Helvetica"/>
          <w:lang w:val="es-ES"/>
        </w:rPr>
        <w:t>completely</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asphalt</w:t>
      </w:r>
      <w:proofErr w:type="spellEnd"/>
      <w:r w:rsidRPr="00623806">
        <w:rPr>
          <w:rFonts w:ascii="Helvetica" w:hAnsi="Helvetica"/>
          <w:lang w:val="es-ES"/>
        </w:rPr>
        <w:t xml:space="preserve"> </w:t>
      </w:r>
      <w:proofErr w:type="spellStart"/>
      <w:r w:rsidRPr="00623806">
        <w:rPr>
          <w:rFonts w:ascii="Helvetica" w:hAnsi="Helvetica"/>
          <w:lang w:val="es-ES"/>
        </w:rPr>
        <w:t>shimmered</w:t>
      </w:r>
      <w:proofErr w:type="spellEnd"/>
      <w:r w:rsidRPr="00623806">
        <w:rPr>
          <w:rFonts w:ascii="Helvetica" w:hAnsi="Helvetica"/>
          <w:lang w:val="es-ES"/>
        </w:rPr>
        <w:t xml:space="preserve"> </w:t>
      </w:r>
      <w:proofErr w:type="spellStart"/>
      <w:r w:rsidRPr="00623806">
        <w:rPr>
          <w:rFonts w:ascii="Helvetica" w:hAnsi="Helvetica"/>
          <w:lang w:val="es-ES"/>
        </w:rPr>
        <w:t>under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yellowed</w:t>
      </w:r>
      <w:proofErr w:type="spellEnd"/>
      <w:r w:rsidRPr="00623806">
        <w:rPr>
          <w:rFonts w:ascii="Helvetica" w:hAnsi="Helvetica"/>
          <w:lang w:val="es-ES"/>
        </w:rPr>
        <w:t xml:space="preserve"> </w:t>
      </w:r>
      <w:proofErr w:type="spellStart"/>
      <w:r w:rsidRPr="00623806">
        <w:rPr>
          <w:rFonts w:ascii="Helvetica" w:hAnsi="Helvetica"/>
          <w:lang w:val="es-ES"/>
        </w:rPr>
        <w:t>glow</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streetlamp</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a </w:t>
      </w:r>
      <w:proofErr w:type="gramStart"/>
      <w:r w:rsidRPr="00623806">
        <w:rPr>
          <w:rFonts w:ascii="Helvetica" w:hAnsi="Helvetica"/>
          <w:lang w:val="es-ES"/>
        </w:rPr>
        <w:t>single</w:t>
      </w:r>
      <w:proofErr w:type="gramEnd"/>
      <w:r w:rsidRPr="00623806">
        <w:rPr>
          <w:rFonts w:ascii="Helvetica" w:hAnsi="Helvetica"/>
          <w:lang w:val="es-ES"/>
        </w:rPr>
        <w:t xml:space="preserve"> car </w:t>
      </w:r>
      <w:proofErr w:type="spellStart"/>
      <w:r w:rsidRPr="00623806">
        <w:rPr>
          <w:rFonts w:ascii="Helvetica" w:hAnsi="Helvetica"/>
          <w:lang w:val="es-ES"/>
        </w:rPr>
        <w:t>was</w:t>
      </w:r>
      <w:proofErr w:type="spellEnd"/>
      <w:r w:rsidRPr="00623806">
        <w:rPr>
          <w:rFonts w:ascii="Helvetica" w:hAnsi="Helvetica"/>
          <w:lang w:val="es-ES"/>
        </w:rPr>
        <w:t xml:space="preserve"> in </w:t>
      </w:r>
      <w:proofErr w:type="spellStart"/>
      <w:r w:rsidRPr="00623806">
        <w:rPr>
          <w:rFonts w:ascii="Helvetica" w:hAnsi="Helvetica"/>
          <w:lang w:val="es-ES"/>
        </w:rPr>
        <w:t>sight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rideshare</w:t>
      </w:r>
      <w:proofErr w:type="spellEnd"/>
      <w:r w:rsidRPr="00623806">
        <w:rPr>
          <w:rFonts w:ascii="Helvetica" w:hAnsi="Helvetica"/>
          <w:lang w:val="es-ES"/>
        </w:rPr>
        <w:t xml:space="preserve"> </w:t>
      </w:r>
      <w:proofErr w:type="gramStart"/>
      <w:r w:rsidRPr="00623806">
        <w:rPr>
          <w:rFonts w:ascii="Helvetica" w:hAnsi="Helvetica"/>
          <w:lang w:val="es-ES"/>
        </w:rPr>
        <w:t>app</w:t>
      </w:r>
      <w:proofErr w:type="gramEnd"/>
      <w:r w:rsidRPr="00623806">
        <w:rPr>
          <w:rFonts w:ascii="Helvetica" w:hAnsi="Helvetica"/>
          <w:lang w:val="es-ES"/>
        </w:rPr>
        <w:t xml:space="preserve"> </w:t>
      </w:r>
      <w:proofErr w:type="spellStart"/>
      <w:r w:rsidRPr="00623806">
        <w:rPr>
          <w:rFonts w:ascii="Helvetica" w:hAnsi="Helvetica"/>
          <w:lang w:val="es-ES"/>
        </w:rPr>
        <w:t>blinked</w:t>
      </w:r>
      <w:proofErr w:type="spellEnd"/>
      <w:r w:rsidRPr="00623806">
        <w:rPr>
          <w:rFonts w:ascii="Helvetica" w:hAnsi="Helvetica"/>
          <w:lang w:val="es-ES"/>
        </w:rPr>
        <w:t xml:space="preserve"> </w:t>
      </w:r>
      <w:proofErr w:type="spellStart"/>
      <w:r w:rsidRPr="00623806">
        <w:rPr>
          <w:rFonts w:ascii="Helvetica" w:hAnsi="Helvetica"/>
          <w:lang w:val="es-ES"/>
        </w:rPr>
        <w:t>uselessly</w:t>
      </w:r>
      <w:proofErr w:type="spellEnd"/>
      <w:r w:rsidRPr="00623806">
        <w:rPr>
          <w:rFonts w:ascii="Helvetica" w:hAnsi="Helvetica"/>
          <w:lang w:val="es-ES"/>
        </w:rPr>
        <w:t>—</w:t>
      </w:r>
      <w:proofErr w:type="spellStart"/>
      <w:r w:rsidRPr="00623806">
        <w:rPr>
          <w:rFonts w:ascii="Helvetica" w:hAnsi="Helvetica"/>
          <w:lang w:val="es-ES"/>
        </w:rPr>
        <w:t>glitching</w:t>
      </w:r>
      <w:proofErr w:type="spellEnd"/>
      <w:r w:rsidRPr="00623806">
        <w:rPr>
          <w:rFonts w:ascii="Helvetica" w:hAnsi="Helvetica"/>
          <w:lang w:val="es-ES"/>
        </w:rPr>
        <w:t xml:space="preserve"> </w:t>
      </w:r>
      <w:proofErr w:type="spellStart"/>
      <w:r w:rsidRPr="00623806">
        <w:rPr>
          <w:rFonts w:ascii="Helvetica" w:hAnsi="Helvetica"/>
          <w:lang w:val="es-ES"/>
        </w:rPr>
        <w:t>between</w:t>
      </w:r>
      <w:proofErr w:type="spellEnd"/>
      <w:r w:rsidRPr="00623806">
        <w:rPr>
          <w:rFonts w:ascii="Helvetica" w:hAnsi="Helvetica"/>
          <w:lang w:val="es-ES"/>
        </w:rPr>
        <w:t xml:space="preserve"> “</w:t>
      </w:r>
      <w:proofErr w:type="spellStart"/>
      <w:r w:rsidRPr="00623806">
        <w:rPr>
          <w:rFonts w:ascii="Helvetica" w:hAnsi="Helvetica"/>
          <w:lang w:val="es-ES"/>
        </w:rPr>
        <w:t>searching</w:t>
      </w:r>
      <w:proofErr w:type="spellEnd"/>
      <w:r w:rsidRPr="00623806">
        <w:rPr>
          <w:rFonts w:ascii="Helvetica" w:hAnsi="Helvetica"/>
          <w:lang w:val="es-ES"/>
        </w:rPr>
        <w:t xml:space="preserve">” and a </w:t>
      </w:r>
      <w:proofErr w:type="spellStart"/>
      <w:r w:rsidRPr="00623806">
        <w:rPr>
          <w:rFonts w:ascii="Helvetica" w:hAnsi="Helvetica"/>
          <w:lang w:val="es-ES"/>
        </w:rPr>
        <w:t>frozen</w:t>
      </w:r>
      <w:proofErr w:type="spellEnd"/>
      <w:r w:rsidRPr="00623806">
        <w:rPr>
          <w:rFonts w:ascii="Helvetica" w:hAnsi="Helvetica"/>
          <w:lang w:val="es-ES"/>
        </w:rPr>
        <w:t xml:space="preserve"> </w:t>
      </w:r>
      <w:proofErr w:type="spellStart"/>
      <w:r w:rsidRPr="00623806">
        <w:rPr>
          <w:rFonts w:ascii="Helvetica" w:hAnsi="Helvetica"/>
          <w:lang w:val="es-ES"/>
        </w:rPr>
        <w:t>loading</w:t>
      </w:r>
      <w:proofErr w:type="spellEnd"/>
      <w:r w:rsidRPr="00623806">
        <w:rPr>
          <w:rFonts w:ascii="Helvetica" w:hAnsi="Helvetica"/>
          <w:lang w:val="es-ES"/>
        </w:rPr>
        <w:t xml:space="preserve"> </w:t>
      </w:r>
      <w:proofErr w:type="spellStart"/>
      <w:r w:rsidRPr="00623806">
        <w:rPr>
          <w:rFonts w:ascii="Helvetica" w:hAnsi="Helvetica"/>
          <w:lang w:val="es-ES"/>
        </w:rPr>
        <w:t>screen</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universe’s</w:t>
      </w:r>
      <w:proofErr w:type="spellEnd"/>
      <w:r w:rsidRPr="00623806">
        <w:rPr>
          <w:rFonts w:ascii="Helvetica" w:hAnsi="Helvetica"/>
          <w:lang w:val="es-ES"/>
        </w:rPr>
        <w:t xml:space="preserve"> </w:t>
      </w:r>
      <w:proofErr w:type="spellStart"/>
      <w:r w:rsidRPr="00623806">
        <w:rPr>
          <w:rFonts w:ascii="Helvetica" w:hAnsi="Helvetica"/>
          <w:lang w:val="es-ES"/>
        </w:rPr>
        <w:t>cruelest</w:t>
      </w:r>
      <w:proofErr w:type="spellEnd"/>
      <w:r w:rsidRPr="00623806">
        <w:rPr>
          <w:rFonts w:ascii="Helvetica" w:hAnsi="Helvetica"/>
          <w:lang w:val="es-ES"/>
        </w:rPr>
        <w:t xml:space="preserve"> </w:t>
      </w:r>
      <w:proofErr w:type="spellStart"/>
      <w:r w:rsidRPr="00623806">
        <w:rPr>
          <w:rFonts w:ascii="Helvetica" w:hAnsi="Helvetica"/>
          <w:lang w:val="es-ES"/>
        </w:rPr>
        <w:t>joke</w:t>
      </w:r>
      <w:proofErr w:type="spellEnd"/>
      <w:r w:rsidRPr="00623806">
        <w:rPr>
          <w:rFonts w:ascii="Helvetica" w:hAnsi="Helvetica"/>
          <w:lang w:val="es-ES"/>
        </w:rPr>
        <w:t>.</w:t>
      </w:r>
    </w:p>
    <w:p w14:paraId="521626A7" w14:textId="24C040E7"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okay</w:t>
      </w:r>
      <w:proofErr w:type="spellEnd"/>
      <w:r w:rsidRPr="00623806">
        <w:rPr>
          <w:rFonts w:ascii="Helvetica" w:hAnsi="Helvetica"/>
          <w:lang w:val="es-ES"/>
        </w:rPr>
        <w:t>?”</w:t>
      </w:r>
    </w:p>
    <w:p w14:paraId="40F3079C" w14:textId="70707187" w:rsidR="00CC50ED" w:rsidRPr="00623806" w:rsidRDefault="00CC50ED" w:rsidP="00CC50ED">
      <w:pPr>
        <w:pStyle w:val="Scene"/>
        <w:spacing w:line="276" w:lineRule="auto"/>
        <w:jc w:val="both"/>
        <w:rPr>
          <w:rFonts w:ascii="Helvetica" w:hAnsi="Helvetica"/>
          <w:lang w:val="es-ES"/>
        </w:rPr>
      </w:pPr>
      <w:proofErr w:type="spellStart"/>
      <w:r w:rsidRPr="00623806">
        <w:rPr>
          <w:rFonts w:ascii="Helvetica" w:hAnsi="Helvetica"/>
          <w:lang w:val="es-ES"/>
        </w:rPr>
        <w:t>Zeff’s</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behind</w:t>
      </w:r>
      <w:proofErr w:type="spellEnd"/>
      <w:r w:rsidRPr="00623806">
        <w:rPr>
          <w:rFonts w:ascii="Helvetica" w:hAnsi="Helvetica"/>
          <w:lang w:val="es-ES"/>
        </w:rPr>
        <w:t xml:space="preserve"> me. I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turn</w:t>
      </w:r>
      <w:proofErr w:type="spellEnd"/>
      <w:r w:rsidRPr="00623806">
        <w:rPr>
          <w:rFonts w:ascii="Helvetica" w:hAnsi="Helvetica"/>
          <w:lang w:val="es-ES"/>
        </w:rPr>
        <w:t xml:space="preserve"> </w:t>
      </w:r>
      <w:proofErr w:type="spellStart"/>
      <w:r w:rsidRPr="00623806">
        <w:rPr>
          <w:rFonts w:ascii="Helvetica" w:hAnsi="Helvetica"/>
          <w:lang w:val="es-ES"/>
        </w:rPr>
        <w:t>around</w:t>
      </w:r>
      <w:proofErr w:type="spellEnd"/>
      <w:r w:rsidRPr="00623806">
        <w:rPr>
          <w:rFonts w:ascii="Helvetica" w:hAnsi="Helvetica"/>
          <w:lang w:val="es-ES"/>
        </w:rPr>
        <w:t xml:space="preserve">. I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want</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see</w:t>
      </w:r>
      <w:proofErr w:type="spellEnd"/>
      <w:r w:rsidRPr="00623806">
        <w:rPr>
          <w:rFonts w:ascii="Helvetica" w:hAnsi="Helvetica"/>
          <w:lang w:val="es-ES"/>
        </w:rPr>
        <w:t xml:space="preserve"> </w:t>
      </w:r>
      <w:proofErr w:type="spellStart"/>
      <w:r w:rsidRPr="00623806">
        <w:rPr>
          <w:rFonts w:ascii="Helvetica" w:hAnsi="Helvetica"/>
          <w:lang w:val="es-ES"/>
        </w:rPr>
        <w:t>how</w:t>
      </w:r>
      <w:proofErr w:type="spellEnd"/>
      <w:r w:rsidRPr="00623806">
        <w:rPr>
          <w:rFonts w:ascii="Helvetica" w:hAnsi="Helvetica"/>
          <w:lang w:val="es-ES"/>
        </w:rPr>
        <w:t xml:space="preserve"> </w:t>
      </w:r>
      <w:proofErr w:type="spellStart"/>
      <w:r w:rsidRPr="00623806">
        <w:rPr>
          <w:rFonts w:ascii="Helvetica" w:hAnsi="Helvetica"/>
          <w:lang w:val="es-ES"/>
        </w:rPr>
        <w:t>troubled</w:t>
      </w:r>
      <w:proofErr w:type="spellEnd"/>
      <w:r w:rsidRPr="00623806">
        <w:rPr>
          <w:rFonts w:ascii="Helvetica" w:hAnsi="Helvetica"/>
          <w:lang w:val="es-ES"/>
        </w:rPr>
        <w:t xml:space="preserve"> I </w:t>
      </w:r>
      <w:proofErr w:type="spellStart"/>
      <w:r w:rsidRPr="00623806">
        <w:rPr>
          <w:rFonts w:ascii="Helvetica" w:hAnsi="Helvetica"/>
          <w:lang w:val="es-ES"/>
        </w:rPr>
        <w:t>was</w:t>
      </w:r>
      <w:proofErr w:type="spellEnd"/>
      <w:r w:rsidRPr="00623806">
        <w:rPr>
          <w:rFonts w:ascii="Helvetica" w:hAnsi="Helvetica"/>
          <w:lang w:val="es-ES"/>
        </w:rPr>
        <w:t>. “</w:t>
      </w:r>
      <w:proofErr w:type="spellStart"/>
      <w:r w:rsidRPr="00623806">
        <w:rPr>
          <w:rFonts w:ascii="Helvetica" w:hAnsi="Helvetica"/>
          <w:lang w:val="es-ES"/>
        </w:rPr>
        <w:t>Owen’s</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answering</w:t>
      </w:r>
      <w:proofErr w:type="spellEnd"/>
      <w:r w:rsidRPr="00623806">
        <w:rPr>
          <w:rFonts w:ascii="Helvetica" w:hAnsi="Helvetica"/>
          <w:lang w:val="es-ES"/>
        </w:rPr>
        <w:t xml:space="preserve">. Apps </w:t>
      </w:r>
      <w:proofErr w:type="spellStart"/>
      <w:r w:rsidRPr="00623806">
        <w:rPr>
          <w:rFonts w:ascii="Helvetica" w:hAnsi="Helvetica"/>
          <w:lang w:val="es-ES"/>
        </w:rPr>
        <w:t>frozen</w:t>
      </w:r>
      <w:proofErr w:type="spellEnd"/>
      <w:r w:rsidRPr="00623806">
        <w:rPr>
          <w:rFonts w:ascii="Helvetica" w:hAnsi="Helvetica"/>
          <w:lang w:val="es-ES"/>
        </w:rPr>
        <w:t xml:space="preserve">. I </w:t>
      </w:r>
      <w:proofErr w:type="spellStart"/>
      <w:r w:rsidRPr="00623806">
        <w:rPr>
          <w:rFonts w:ascii="Helvetica" w:hAnsi="Helvetica"/>
          <w:lang w:val="es-ES"/>
        </w:rPr>
        <w:t>guess</w:t>
      </w:r>
      <w:proofErr w:type="spellEnd"/>
      <w:r w:rsidRPr="00623806">
        <w:rPr>
          <w:rFonts w:ascii="Helvetica" w:hAnsi="Helvetica"/>
          <w:lang w:val="es-ES"/>
        </w:rPr>
        <w:t xml:space="preserve"> </w:t>
      </w:r>
      <w:proofErr w:type="spellStart"/>
      <w:r w:rsidRPr="00623806">
        <w:rPr>
          <w:rFonts w:ascii="Helvetica" w:hAnsi="Helvetica"/>
          <w:lang w:val="es-ES"/>
        </w:rPr>
        <w:t>I’m</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here</w:t>
      </w:r>
      <w:proofErr w:type="spellEnd"/>
      <w:r w:rsidRPr="00623806">
        <w:rPr>
          <w:rFonts w:ascii="Helvetica" w:hAnsi="Helvetica"/>
          <w:lang w:val="es-ES"/>
        </w:rPr>
        <w:t>.”</w:t>
      </w:r>
    </w:p>
    <w:p w14:paraId="7DBB4EEB" w14:textId="6AA253A9"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I’ll</w:t>
      </w:r>
      <w:proofErr w:type="spellEnd"/>
      <w:r w:rsidRPr="00623806">
        <w:rPr>
          <w:rFonts w:ascii="Helvetica" w:hAnsi="Helvetica"/>
          <w:lang w:val="es-ES"/>
        </w:rPr>
        <w:t xml:space="preserve"> </w:t>
      </w:r>
      <w:proofErr w:type="spellStart"/>
      <w:r w:rsidRPr="00623806">
        <w:rPr>
          <w:rFonts w:ascii="Helvetica" w:hAnsi="Helvetica"/>
          <w:lang w:val="es-ES"/>
        </w:rPr>
        <w:t>take</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w:t>
      </w:r>
    </w:p>
    <w:p w14:paraId="57FB209D" w14:textId="09B472BC" w:rsidR="00CC50ED" w:rsidRPr="00623806" w:rsidRDefault="00CC50ED" w:rsidP="00CC50ED">
      <w:pPr>
        <w:pStyle w:val="Scene"/>
        <w:spacing w:line="276" w:lineRule="auto"/>
        <w:jc w:val="both"/>
        <w:rPr>
          <w:rFonts w:ascii="Helvetica" w:hAnsi="Helvetica"/>
          <w:lang w:val="es-ES"/>
        </w:rPr>
      </w:pP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made</w:t>
      </w:r>
      <w:proofErr w:type="spellEnd"/>
      <w:r w:rsidRPr="00623806">
        <w:rPr>
          <w:rFonts w:ascii="Helvetica" w:hAnsi="Helvetica"/>
          <w:lang w:val="es-ES"/>
        </w:rPr>
        <w:t xml:space="preserve"> me </w:t>
      </w:r>
      <w:proofErr w:type="spellStart"/>
      <w:r w:rsidRPr="00623806">
        <w:rPr>
          <w:rFonts w:ascii="Helvetica" w:hAnsi="Helvetica"/>
          <w:lang w:val="es-ES"/>
        </w:rPr>
        <w:t>turn</w:t>
      </w:r>
      <w:proofErr w:type="spellEnd"/>
      <w:r w:rsidRPr="00623806">
        <w:rPr>
          <w:rFonts w:ascii="Helvetica" w:hAnsi="Helvetica"/>
          <w:lang w:val="es-ES"/>
        </w:rPr>
        <w:t xml:space="preserve">. He </w:t>
      </w:r>
      <w:proofErr w:type="spellStart"/>
      <w:r w:rsidRPr="00623806">
        <w:rPr>
          <w:rFonts w:ascii="Helvetica" w:hAnsi="Helvetica"/>
          <w:lang w:val="es-ES"/>
        </w:rPr>
        <w:t>stood</w:t>
      </w:r>
      <w:proofErr w:type="spellEnd"/>
      <w:r w:rsidRPr="00623806">
        <w:rPr>
          <w:rFonts w:ascii="Helvetica" w:hAnsi="Helvetica"/>
          <w:lang w:val="es-ES"/>
        </w:rPr>
        <w:t xml:space="preserve"> a </w:t>
      </w:r>
      <w:proofErr w:type="spellStart"/>
      <w:r w:rsidRPr="00623806">
        <w:rPr>
          <w:rFonts w:ascii="Helvetica" w:hAnsi="Helvetica"/>
          <w:lang w:val="es-ES"/>
        </w:rPr>
        <w:t>few</w:t>
      </w:r>
      <w:proofErr w:type="spellEnd"/>
      <w:r w:rsidRPr="00623806">
        <w:rPr>
          <w:rFonts w:ascii="Helvetica" w:hAnsi="Helvetica"/>
          <w:lang w:val="es-ES"/>
        </w:rPr>
        <w:t xml:space="preserve"> </w:t>
      </w:r>
      <w:proofErr w:type="spellStart"/>
      <w:r w:rsidRPr="00623806">
        <w:rPr>
          <w:rFonts w:ascii="Helvetica" w:hAnsi="Helvetica"/>
          <w:lang w:val="es-ES"/>
        </w:rPr>
        <w:t>feet</w:t>
      </w:r>
      <w:proofErr w:type="spellEnd"/>
      <w:r w:rsidRPr="00623806">
        <w:rPr>
          <w:rFonts w:ascii="Helvetica" w:hAnsi="Helvetica"/>
          <w:lang w:val="es-ES"/>
        </w:rPr>
        <w:t xml:space="preserve"> </w:t>
      </w:r>
      <w:proofErr w:type="spellStart"/>
      <w:r w:rsidRPr="00623806">
        <w:rPr>
          <w:rFonts w:ascii="Helvetica" w:hAnsi="Helvetica"/>
          <w:lang w:val="es-ES"/>
        </w:rPr>
        <w:t>away</w:t>
      </w:r>
      <w:proofErr w:type="spellEnd"/>
      <w:r w:rsidRPr="00623806">
        <w:rPr>
          <w:rFonts w:ascii="Helvetica" w:hAnsi="Helvetica"/>
          <w:lang w:val="es-ES"/>
        </w:rPr>
        <w:t xml:space="preserve">, </w:t>
      </w:r>
      <w:proofErr w:type="spellStart"/>
      <w:r w:rsidRPr="00623806">
        <w:rPr>
          <w:rFonts w:ascii="Helvetica" w:hAnsi="Helvetica"/>
          <w:lang w:val="es-ES"/>
        </w:rPr>
        <w:t>hands</w:t>
      </w:r>
      <w:proofErr w:type="spellEnd"/>
      <w:r w:rsidRPr="00623806">
        <w:rPr>
          <w:rFonts w:ascii="Helvetica" w:hAnsi="Helvetica"/>
          <w:lang w:val="es-ES"/>
        </w:rPr>
        <w:t xml:space="preserve"> in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jacket</w:t>
      </w:r>
      <w:proofErr w:type="spellEnd"/>
      <w:r w:rsidRPr="00623806">
        <w:rPr>
          <w:rFonts w:ascii="Helvetica" w:hAnsi="Helvetica"/>
          <w:lang w:val="es-ES"/>
        </w:rPr>
        <w:t xml:space="preserve"> </w:t>
      </w:r>
      <w:proofErr w:type="spellStart"/>
      <w:r w:rsidRPr="00623806">
        <w:rPr>
          <w:rFonts w:ascii="Helvetica" w:hAnsi="Helvetica"/>
          <w:lang w:val="es-ES"/>
        </w:rPr>
        <w:t>pockets</w:t>
      </w:r>
      <w:proofErr w:type="spellEnd"/>
      <w:r w:rsidRPr="00623806">
        <w:rPr>
          <w:rFonts w:ascii="Helvetica" w:hAnsi="Helvetica"/>
          <w:lang w:val="es-ES"/>
        </w:rPr>
        <w:t xml:space="preserve">, </w:t>
      </w:r>
      <w:proofErr w:type="spellStart"/>
      <w:r w:rsidRPr="00623806">
        <w:rPr>
          <w:rFonts w:ascii="Helvetica" w:hAnsi="Helvetica"/>
          <w:lang w:val="es-ES"/>
        </w:rPr>
        <w:t>expression</w:t>
      </w:r>
      <w:proofErr w:type="spellEnd"/>
      <w:r w:rsidRPr="00623806">
        <w:rPr>
          <w:rFonts w:ascii="Helvetica" w:hAnsi="Helvetica"/>
          <w:lang w:val="es-ES"/>
        </w:rPr>
        <w:t xml:space="preserve"> </w:t>
      </w:r>
      <w:proofErr w:type="spellStart"/>
      <w:r w:rsidRPr="00623806">
        <w:rPr>
          <w:rFonts w:ascii="Helvetica" w:hAnsi="Helvetica"/>
          <w:lang w:val="es-ES"/>
        </w:rPr>
        <w:t>unreadable</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steady</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mine.</w:t>
      </w:r>
    </w:p>
    <w:p w14:paraId="3B3D22D8" w14:textId="7C41F72D"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would</w:t>
      </w:r>
      <w:proofErr w:type="spellEnd"/>
      <w:r w:rsidRPr="00623806">
        <w:rPr>
          <w:rFonts w:ascii="Helvetica" w:hAnsi="Helvetica"/>
          <w:lang w:val="es-ES"/>
        </w:rPr>
        <w:t xml:space="preserve"> </w:t>
      </w:r>
      <w:proofErr w:type="spellStart"/>
      <w:r w:rsidRPr="00623806">
        <w:rPr>
          <w:rFonts w:ascii="Helvetica" w:hAnsi="Helvetica"/>
          <w:lang w:val="es-ES"/>
        </w:rPr>
        <w:t>rather</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be a </w:t>
      </w:r>
      <w:proofErr w:type="spellStart"/>
      <w:r w:rsidRPr="00623806">
        <w:rPr>
          <w:rFonts w:ascii="Helvetica" w:hAnsi="Helvetica"/>
          <w:lang w:val="es-ES"/>
        </w:rPr>
        <w:t>problem</w:t>
      </w:r>
      <w:proofErr w:type="spellEnd"/>
      <w:r w:rsidRPr="00623806">
        <w:rPr>
          <w:rFonts w:ascii="Helvetica" w:hAnsi="Helvetica"/>
          <w:lang w:val="es-ES"/>
        </w:rPr>
        <w:t xml:space="preserve">,” I </w:t>
      </w:r>
      <w:proofErr w:type="spellStart"/>
      <w:r w:rsidRPr="00623806">
        <w:rPr>
          <w:rFonts w:ascii="Helvetica" w:hAnsi="Helvetica"/>
          <w:lang w:val="es-ES"/>
        </w:rPr>
        <w:t>said</w:t>
      </w:r>
      <w:proofErr w:type="spellEnd"/>
      <w:r w:rsidRPr="00623806">
        <w:rPr>
          <w:rFonts w:ascii="Helvetica" w:hAnsi="Helvetica"/>
          <w:lang w:val="es-ES"/>
        </w:rPr>
        <w:t xml:space="preserve">, a </w:t>
      </w:r>
      <w:proofErr w:type="spellStart"/>
      <w:r w:rsidRPr="00623806">
        <w:rPr>
          <w:rFonts w:ascii="Helvetica" w:hAnsi="Helvetica"/>
          <w:lang w:val="es-ES"/>
        </w:rPr>
        <w:t>little</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softly</w:t>
      </w:r>
      <w:proofErr w:type="spellEnd"/>
      <w:r w:rsidRPr="00623806">
        <w:rPr>
          <w:rFonts w:ascii="Helvetica" w:hAnsi="Helvetica"/>
          <w:lang w:val="es-ES"/>
        </w:rPr>
        <w:t>.</w:t>
      </w:r>
    </w:p>
    <w:p w14:paraId="35514277" w14:textId="59932010"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You’re</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firmer</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time. “Come </w:t>
      </w:r>
      <w:proofErr w:type="spellStart"/>
      <w:r w:rsidRPr="00623806">
        <w:rPr>
          <w:rFonts w:ascii="Helvetica" w:hAnsi="Helvetica"/>
          <w:lang w:val="es-ES"/>
        </w:rPr>
        <w:t>on</w:t>
      </w:r>
      <w:proofErr w:type="spellEnd"/>
      <w:r w:rsidRPr="00623806">
        <w:rPr>
          <w:rFonts w:ascii="Helvetica" w:hAnsi="Helvetica"/>
          <w:lang w:val="es-ES"/>
        </w:rPr>
        <w:t xml:space="preserve">. I </w:t>
      </w:r>
      <w:proofErr w:type="spellStart"/>
      <w:r w:rsidRPr="00623806">
        <w:rPr>
          <w:rFonts w:ascii="Helvetica" w:hAnsi="Helvetica"/>
          <w:lang w:val="es-ES"/>
        </w:rPr>
        <w:t>already</w:t>
      </w:r>
      <w:proofErr w:type="spellEnd"/>
      <w:r w:rsidRPr="00623806">
        <w:rPr>
          <w:rFonts w:ascii="Helvetica" w:hAnsi="Helvetica"/>
          <w:lang w:val="es-ES"/>
        </w:rPr>
        <w:t xml:space="preserve"> </w:t>
      </w:r>
      <w:proofErr w:type="spellStart"/>
      <w:r w:rsidRPr="00623806">
        <w:rPr>
          <w:rFonts w:ascii="Helvetica" w:hAnsi="Helvetica"/>
          <w:lang w:val="es-ES"/>
        </w:rPr>
        <w:t>texted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friend</w:t>
      </w:r>
      <w:proofErr w:type="spellEnd"/>
      <w:r w:rsidRPr="00623806">
        <w:rPr>
          <w:rFonts w:ascii="Helvetica" w:hAnsi="Helvetica"/>
          <w:lang w:val="es-ES"/>
        </w:rPr>
        <w:t xml:space="preserve"> Josh.”</w:t>
      </w:r>
    </w:p>
    <w:p w14:paraId="1A6B5816" w14:textId="0E86846E"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hesitated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didn’t</w:t>
      </w:r>
      <w:proofErr w:type="spellEnd"/>
      <w:r w:rsidRPr="00623806">
        <w:rPr>
          <w:rFonts w:ascii="Helvetica" w:hAnsi="Helvetica"/>
          <w:lang w:val="es-ES"/>
        </w:rPr>
        <w:t xml:space="preserve">. I </w:t>
      </w:r>
      <w:proofErr w:type="spellStart"/>
      <w:r w:rsidRPr="00623806">
        <w:rPr>
          <w:rFonts w:ascii="Helvetica" w:hAnsi="Helvetica"/>
          <w:lang w:val="es-ES"/>
        </w:rPr>
        <w:t>followed</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gramStart"/>
      <w:r w:rsidRPr="00623806">
        <w:rPr>
          <w:rFonts w:ascii="Helvetica" w:hAnsi="Helvetica"/>
          <w:lang w:val="es-ES"/>
        </w:rPr>
        <w:t>parking</w:t>
      </w:r>
      <w:proofErr w:type="gramEnd"/>
      <w:r w:rsidRPr="00623806">
        <w:rPr>
          <w:rFonts w:ascii="Helvetica" w:hAnsi="Helvetica"/>
          <w:lang w:val="es-ES"/>
        </w:rPr>
        <w:t xml:space="preserve"> </w:t>
      </w:r>
      <w:proofErr w:type="spellStart"/>
      <w:r w:rsidRPr="00623806">
        <w:rPr>
          <w:rFonts w:ascii="Helvetica" w:hAnsi="Helvetica"/>
          <w:lang w:val="es-ES"/>
        </w:rPr>
        <w:t>lot</w:t>
      </w:r>
      <w:proofErr w:type="spellEnd"/>
      <w:r w:rsidRPr="00623806">
        <w:rPr>
          <w:rFonts w:ascii="Helvetica" w:hAnsi="Helvetica"/>
          <w:lang w:val="es-ES"/>
        </w:rPr>
        <w:t xml:space="preserve">, </w:t>
      </w:r>
      <w:proofErr w:type="spellStart"/>
      <w:r w:rsidRPr="00623806">
        <w:rPr>
          <w:rFonts w:ascii="Helvetica" w:hAnsi="Helvetica"/>
          <w:lang w:val="es-ES"/>
        </w:rPr>
        <w:t>our</w:t>
      </w:r>
      <w:proofErr w:type="spellEnd"/>
      <w:r w:rsidRPr="00623806">
        <w:rPr>
          <w:rFonts w:ascii="Helvetica" w:hAnsi="Helvetica"/>
          <w:lang w:val="es-ES"/>
        </w:rPr>
        <w:t xml:space="preserve"> </w:t>
      </w:r>
      <w:proofErr w:type="spellStart"/>
      <w:r w:rsidRPr="00623806">
        <w:rPr>
          <w:rFonts w:ascii="Helvetica" w:hAnsi="Helvetica"/>
          <w:lang w:val="es-ES"/>
        </w:rPr>
        <w:t>steps</w:t>
      </w:r>
      <w:proofErr w:type="spellEnd"/>
      <w:r w:rsidRPr="00623806">
        <w:rPr>
          <w:rFonts w:ascii="Helvetica" w:hAnsi="Helvetica"/>
          <w:lang w:val="es-ES"/>
        </w:rPr>
        <w:t xml:space="preserve"> </w:t>
      </w:r>
      <w:proofErr w:type="spellStart"/>
      <w:r w:rsidRPr="00623806">
        <w:rPr>
          <w:rFonts w:ascii="Helvetica" w:hAnsi="Helvetica"/>
          <w:lang w:val="es-ES"/>
        </w:rPr>
        <w:t>echoing</w:t>
      </w:r>
      <w:proofErr w:type="spellEnd"/>
      <w:r w:rsidRPr="00623806">
        <w:rPr>
          <w:rFonts w:ascii="Helvetica" w:hAnsi="Helvetica"/>
          <w:lang w:val="es-ES"/>
        </w:rPr>
        <w:t xml:space="preserve"> </w:t>
      </w:r>
      <w:proofErr w:type="spellStart"/>
      <w:r w:rsidRPr="00623806">
        <w:rPr>
          <w:rFonts w:ascii="Helvetica" w:hAnsi="Helvetica"/>
          <w:lang w:val="es-ES"/>
        </w:rPr>
        <w:t>across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empty</w:t>
      </w:r>
      <w:proofErr w:type="spellEnd"/>
      <w:r w:rsidRPr="00623806">
        <w:rPr>
          <w:rFonts w:ascii="Helvetica" w:hAnsi="Helvetica"/>
          <w:lang w:val="es-ES"/>
        </w:rPr>
        <w:t xml:space="preserve"> </w:t>
      </w:r>
      <w:proofErr w:type="spellStart"/>
      <w:r w:rsidRPr="00623806">
        <w:rPr>
          <w:rFonts w:ascii="Helvetica" w:hAnsi="Helvetica"/>
          <w:lang w:val="es-ES"/>
        </w:rPr>
        <w:t>pavement</w:t>
      </w:r>
      <w:proofErr w:type="spellEnd"/>
      <w:r w:rsidRPr="00623806">
        <w:rPr>
          <w:rFonts w:ascii="Helvetica" w:hAnsi="Helvetica"/>
          <w:lang w:val="es-ES"/>
        </w:rPr>
        <w:t xml:space="preserve">. A </w:t>
      </w:r>
      <w:proofErr w:type="spellStart"/>
      <w:r w:rsidRPr="00623806">
        <w:rPr>
          <w:rFonts w:ascii="Helvetica" w:hAnsi="Helvetica"/>
          <w:lang w:val="es-ES"/>
        </w:rPr>
        <w:t>part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me </w:t>
      </w:r>
      <w:proofErr w:type="spellStart"/>
      <w:r w:rsidRPr="00623806">
        <w:rPr>
          <w:rFonts w:ascii="Helvetica" w:hAnsi="Helvetica"/>
          <w:lang w:val="es-ES"/>
        </w:rPr>
        <w:t>screamed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retreat</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I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desire</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be </w:t>
      </w:r>
      <w:proofErr w:type="spellStart"/>
      <w:r w:rsidRPr="00623806">
        <w:rPr>
          <w:rFonts w:ascii="Helvetica" w:hAnsi="Helvetica"/>
          <w:lang w:val="es-ES"/>
        </w:rPr>
        <w:t>close</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rather</w:t>
      </w:r>
      <w:proofErr w:type="spellEnd"/>
      <w:r w:rsidRPr="00623806">
        <w:rPr>
          <w:rFonts w:ascii="Helvetica" w:hAnsi="Helvetica"/>
          <w:lang w:val="es-ES"/>
        </w:rPr>
        <w:t xml:space="preserve">, I </w:t>
      </w:r>
      <w:proofErr w:type="spellStart"/>
      <w:r w:rsidRPr="00623806">
        <w:rPr>
          <w:rFonts w:ascii="Helvetica" w:hAnsi="Helvetica"/>
          <w:lang w:val="es-ES"/>
        </w:rPr>
        <w:t>craved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w:t>
      </w:r>
    </w:p>
    <w:p w14:paraId="77FF91A1" w14:textId="74D1E7B1" w:rsidR="00CC50ED" w:rsidRPr="00623806" w:rsidRDefault="00CC50ED" w:rsidP="00CC50ED">
      <w:pPr>
        <w:pStyle w:val="Scene"/>
        <w:spacing w:line="276" w:lineRule="auto"/>
        <w:jc w:val="both"/>
        <w:rPr>
          <w:rFonts w:ascii="Helvetica" w:hAnsi="Helvetica"/>
          <w:lang w:val="es-ES"/>
        </w:rPr>
      </w:pP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much</w:t>
      </w:r>
      <w:proofErr w:type="spellEnd"/>
      <w:r w:rsidRPr="00623806">
        <w:rPr>
          <w:rFonts w:ascii="Helvetica" w:hAnsi="Helvetica"/>
          <w:lang w:val="es-ES"/>
        </w:rPr>
        <w:t>.</w:t>
      </w:r>
    </w:p>
    <w:p w14:paraId="1030A46E" w14:textId="33B266A4" w:rsidR="00CC50ED" w:rsidRPr="00623806" w:rsidRDefault="00CC50ED" w:rsidP="00CC50ED">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memory</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mouth</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hands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way</w:t>
      </w:r>
      <w:proofErr w:type="spellEnd"/>
      <w:r w:rsidRPr="00623806">
        <w:rPr>
          <w:rFonts w:ascii="Helvetica" w:hAnsi="Helvetica"/>
          <w:lang w:val="es-ES"/>
        </w:rPr>
        <w:t xml:space="preserve"> he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looked</w:t>
      </w:r>
      <w:proofErr w:type="spellEnd"/>
      <w:r w:rsidRPr="00623806">
        <w:rPr>
          <w:rFonts w:ascii="Helvetica" w:hAnsi="Helvetica"/>
          <w:lang w:val="es-ES"/>
        </w:rPr>
        <w:t xml:space="preserve"> at me </w:t>
      </w:r>
      <w:proofErr w:type="spellStart"/>
      <w:r w:rsidRPr="00623806">
        <w:rPr>
          <w:rFonts w:ascii="Helvetica" w:hAnsi="Helvetica"/>
          <w:lang w:val="es-ES"/>
        </w:rPr>
        <w:t>like</w:t>
      </w:r>
      <w:proofErr w:type="spellEnd"/>
      <w:r w:rsidRPr="00623806">
        <w:rPr>
          <w:rFonts w:ascii="Helvetica" w:hAnsi="Helvetica"/>
          <w:lang w:val="es-ES"/>
        </w:rPr>
        <w:t xml:space="preserve"> I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only</w:t>
      </w:r>
      <w:proofErr w:type="spellEnd"/>
      <w:r w:rsidRPr="00623806">
        <w:rPr>
          <w:rFonts w:ascii="Helvetica" w:hAnsi="Helvetica"/>
          <w:lang w:val="es-ES"/>
        </w:rPr>
        <w:t xml:space="preserve"> </w:t>
      </w:r>
      <w:proofErr w:type="spellStart"/>
      <w:r w:rsidRPr="00623806">
        <w:rPr>
          <w:rFonts w:ascii="Helvetica" w:hAnsi="Helvetica"/>
          <w:lang w:val="es-ES"/>
        </w:rPr>
        <w:t>thing</w:t>
      </w:r>
      <w:proofErr w:type="spellEnd"/>
      <w:r w:rsidRPr="00623806">
        <w:rPr>
          <w:rFonts w:ascii="Helvetica" w:hAnsi="Helvetica"/>
          <w:lang w:val="es-ES"/>
        </w:rPr>
        <w:t xml:space="preserve"> </w:t>
      </w:r>
      <w:proofErr w:type="spellStart"/>
      <w:r w:rsidRPr="00623806">
        <w:rPr>
          <w:rFonts w:ascii="Helvetica" w:hAnsi="Helvetica"/>
          <w:lang w:val="es-ES"/>
        </w:rPr>
        <w:t>anchoring</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world</w:t>
      </w:r>
      <w:proofErr w:type="spellEnd"/>
      <w:r w:rsidRPr="00623806">
        <w:rPr>
          <w:rFonts w:ascii="Helvetica" w:hAnsi="Helvetica"/>
          <w:lang w:val="es-ES"/>
        </w:rPr>
        <w:t xml:space="preserve">—I </w:t>
      </w:r>
      <w:proofErr w:type="spellStart"/>
      <w:r w:rsidRPr="00623806">
        <w:rPr>
          <w:rFonts w:ascii="Helvetica" w:hAnsi="Helvetica"/>
          <w:lang w:val="es-ES"/>
        </w:rPr>
        <w:t>couldn’t</w:t>
      </w:r>
      <w:proofErr w:type="spellEnd"/>
      <w:r w:rsidRPr="00623806">
        <w:rPr>
          <w:rFonts w:ascii="Helvetica" w:hAnsi="Helvetica"/>
          <w:lang w:val="es-ES"/>
        </w:rPr>
        <w:t xml:space="preserve"> escape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night</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carried</w:t>
      </w:r>
      <w:proofErr w:type="spellEnd"/>
      <w:r w:rsidRPr="00623806">
        <w:rPr>
          <w:rFonts w:ascii="Helvetica" w:hAnsi="Helvetica"/>
          <w:lang w:val="es-ES"/>
        </w:rPr>
        <w:t xml:space="preserve"> a </w:t>
      </w:r>
      <w:proofErr w:type="spellStart"/>
      <w:r w:rsidRPr="00623806">
        <w:rPr>
          <w:rFonts w:ascii="Helvetica" w:hAnsi="Helvetica"/>
          <w:lang w:val="es-ES"/>
        </w:rPr>
        <w:t>faint</w:t>
      </w:r>
      <w:proofErr w:type="spellEnd"/>
      <w:r w:rsidRPr="00623806">
        <w:rPr>
          <w:rFonts w:ascii="Helvetica" w:hAnsi="Helvetica"/>
          <w:lang w:val="es-ES"/>
        </w:rPr>
        <w:t xml:space="preserve"> </w:t>
      </w:r>
      <w:proofErr w:type="spellStart"/>
      <w:r w:rsidRPr="00623806">
        <w:rPr>
          <w:rFonts w:ascii="Helvetica" w:hAnsi="Helvetica"/>
          <w:lang w:val="es-ES"/>
        </w:rPr>
        <w:t>scent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when</w:t>
      </w:r>
      <w:proofErr w:type="spellEnd"/>
      <w:r w:rsidRPr="00623806">
        <w:rPr>
          <w:rFonts w:ascii="Helvetica" w:hAnsi="Helvetica"/>
          <w:lang w:val="es-ES"/>
        </w:rPr>
        <w:t xml:space="preserve"> I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feel</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skin pulse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phantom</w:t>
      </w:r>
      <w:proofErr w:type="spellEnd"/>
      <w:r w:rsidRPr="00623806">
        <w:rPr>
          <w:rFonts w:ascii="Helvetica" w:hAnsi="Helvetica"/>
          <w:lang w:val="es-ES"/>
        </w:rPr>
        <w:t xml:space="preserve"> </w:t>
      </w:r>
      <w:proofErr w:type="spellStart"/>
      <w:r w:rsidRPr="00623806">
        <w:rPr>
          <w:rFonts w:ascii="Helvetica" w:hAnsi="Helvetica"/>
          <w:lang w:val="es-ES"/>
        </w:rPr>
        <w:t>heat</w:t>
      </w:r>
      <w:proofErr w:type="spellEnd"/>
      <w:r w:rsidRPr="00623806">
        <w:rPr>
          <w:rFonts w:ascii="Helvetica" w:hAnsi="Helvetica"/>
          <w:lang w:val="es-ES"/>
        </w:rPr>
        <w:t>.</w:t>
      </w:r>
    </w:p>
    <w:p w14:paraId="483AEBBA" w14:textId="5E186649"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 xml:space="preserve">A </w:t>
      </w:r>
      <w:proofErr w:type="spellStart"/>
      <w:r w:rsidRPr="00623806">
        <w:rPr>
          <w:rFonts w:ascii="Helvetica" w:hAnsi="Helvetica"/>
          <w:lang w:val="es-ES"/>
        </w:rPr>
        <w:t>low</w:t>
      </w:r>
      <w:proofErr w:type="spellEnd"/>
      <w:r w:rsidRPr="00623806">
        <w:rPr>
          <w:rFonts w:ascii="Helvetica" w:hAnsi="Helvetica"/>
          <w:lang w:val="es-ES"/>
        </w:rPr>
        <w:t xml:space="preserve"> </w:t>
      </w:r>
      <w:proofErr w:type="spellStart"/>
      <w:r w:rsidRPr="00623806">
        <w:rPr>
          <w:rFonts w:ascii="Helvetica" w:hAnsi="Helvetica"/>
          <w:lang w:val="es-ES"/>
        </w:rPr>
        <w:t>rumble</w:t>
      </w:r>
      <w:proofErr w:type="spellEnd"/>
      <w:r w:rsidRPr="00623806">
        <w:rPr>
          <w:rFonts w:ascii="Helvetica" w:hAnsi="Helvetica"/>
          <w:lang w:val="es-ES"/>
        </w:rPr>
        <w:t xml:space="preserve"> </w:t>
      </w:r>
      <w:proofErr w:type="spellStart"/>
      <w:r w:rsidRPr="00623806">
        <w:rPr>
          <w:rFonts w:ascii="Helvetica" w:hAnsi="Helvetica"/>
          <w:lang w:val="es-ES"/>
        </w:rPr>
        <w:t>cut</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thoughts</w:t>
      </w:r>
      <w:proofErr w:type="spellEnd"/>
      <w:r w:rsidRPr="00623806">
        <w:rPr>
          <w:rFonts w:ascii="Helvetica" w:hAnsi="Helvetica"/>
          <w:lang w:val="es-ES"/>
        </w:rPr>
        <w:t xml:space="preserve">. A </w:t>
      </w:r>
      <w:proofErr w:type="spellStart"/>
      <w:r w:rsidRPr="00623806">
        <w:rPr>
          <w:rFonts w:ascii="Helvetica" w:hAnsi="Helvetica"/>
          <w:lang w:val="es-ES"/>
        </w:rPr>
        <w:t>sleek</w:t>
      </w:r>
      <w:proofErr w:type="spellEnd"/>
      <w:r w:rsidRPr="00623806">
        <w:rPr>
          <w:rFonts w:ascii="Helvetica" w:hAnsi="Helvetica"/>
          <w:lang w:val="es-ES"/>
        </w:rPr>
        <w:t xml:space="preserve"> </w:t>
      </w:r>
      <w:proofErr w:type="spellStart"/>
      <w:r w:rsidRPr="00623806">
        <w:rPr>
          <w:rFonts w:ascii="Helvetica" w:hAnsi="Helvetica"/>
          <w:lang w:val="es-ES"/>
        </w:rPr>
        <w:t>black</w:t>
      </w:r>
      <w:proofErr w:type="spellEnd"/>
      <w:r w:rsidRPr="00623806">
        <w:rPr>
          <w:rFonts w:ascii="Helvetica" w:hAnsi="Helvetica"/>
          <w:lang w:val="es-ES"/>
        </w:rPr>
        <w:t xml:space="preserve"> </w:t>
      </w:r>
      <w:proofErr w:type="spellStart"/>
      <w:r w:rsidRPr="00623806">
        <w:rPr>
          <w:rFonts w:ascii="Helvetica" w:hAnsi="Helvetica"/>
          <w:lang w:val="es-ES"/>
        </w:rPr>
        <w:t>truck</w:t>
      </w:r>
      <w:proofErr w:type="spellEnd"/>
      <w:r w:rsidRPr="00623806">
        <w:rPr>
          <w:rFonts w:ascii="Helvetica" w:hAnsi="Helvetica"/>
          <w:lang w:val="es-ES"/>
        </w:rPr>
        <w:t xml:space="preserve"> </w:t>
      </w:r>
      <w:proofErr w:type="spellStart"/>
      <w:r w:rsidRPr="00623806">
        <w:rPr>
          <w:rFonts w:ascii="Helvetica" w:hAnsi="Helvetica"/>
          <w:lang w:val="es-ES"/>
        </w:rPr>
        <w:t>rolled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a stop </w:t>
      </w:r>
      <w:proofErr w:type="spellStart"/>
      <w:r w:rsidRPr="00623806">
        <w:rPr>
          <w:rFonts w:ascii="Helvetica" w:hAnsi="Helvetica"/>
          <w:lang w:val="es-ES"/>
        </w:rPr>
        <w:t>beside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curb</w:t>
      </w:r>
      <w:proofErr w:type="spellEnd"/>
      <w:r w:rsidRPr="00623806">
        <w:rPr>
          <w:rFonts w:ascii="Helvetica" w:hAnsi="Helvetica"/>
          <w:lang w:val="es-ES"/>
        </w:rPr>
        <w:t xml:space="preserve">, </w:t>
      </w:r>
      <w:proofErr w:type="spellStart"/>
      <w:r w:rsidRPr="00623806">
        <w:rPr>
          <w:rFonts w:ascii="Helvetica" w:hAnsi="Helvetica"/>
          <w:lang w:val="es-ES"/>
        </w:rPr>
        <w:t>its</w:t>
      </w:r>
      <w:proofErr w:type="spellEnd"/>
      <w:r w:rsidRPr="00623806">
        <w:rPr>
          <w:rFonts w:ascii="Helvetica" w:hAnsi="Helvetica"/>
          <w:lang w:val="es-ES"/>
        </w:rPr>
        <w:t xml:space="preserve"> </w:t>
      </w:r>
      <w:proofErr w:type="spellStart"/>
      <w:r w:rsidRPr="00623806">
        <w:rPr>
          <w:rFonts w:ascii="Helvetica" w:hAnsi="Helvetica"/>
          <w:lang w:val="es-ES"/>
        </w:rPr>
        <w:t>engine</w:t>
      </w:r>
      <w:proofErr w:type="spellEnd"/>
      <w:r w:rsidRPr="00623806">
        <w:rPr>
          <w:rFonts w:ascii="Helvetica" w:hAnsi="Helvetica"/>
          <w:lang w:val="es-ES"/>
        </w:rPr>
        <w:t xml:space="preserve"> </w:t>
      </w:r>
      <w:proofErr w:type="spellStart"/>
      <w:r w:rsidRPr="00623806">
        <w:rPr>
          <w:rFonts w:ascii="Helvetica" w:hAnsi="Helvetica"/>
          <w:lang w:val="es-ES"/>
        </w:rPr>
        <w:t>purring</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alive</w:t>
      </w:r>
      <w:proofErr w:type="spellEnd"/>
      <w:r w:rsidRPr="00623806">
        <w:rPr>
          <w:rFonts w:ascii="Helvetica" w:hAnsi="Helvetica"/>
          <w:lang w:val="es-ES"/>
        </w:rPr>
        <w:t>.</w:t>
      </w:r>
    </w:p>
    <w:p w14:paraId="0D8FB7CC" w14:textId="715C92D9" w:rsidR="00CC50ED" w:rsidRPr="00623806" w:rsidRDefault="00CC50ED" w:rsidP="00CC50ED">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window</w:t>
      </w:r>
      <w:proofErr w:type="spellEnd"/>
      <w:r w:rsidRPr="00623806">
        <w:rPr>
          <w:rFonts w:ascii="Helvetica" w:hAnsi="Helvetica"/>
          <w:lang w:val="es-ES"/>
        </w:rPr>
        <w:t xml:space="preserve"> </w:t>
      </w:r>
      <w:proofErr w:type="spellStart"/>
      <w:r w:rsidRPr="00623806">
        <w:rPr>
          <w:rFonts w:ascii="Helvetica" w:hAnsi="Helvetica"/>
          <w:lang w:val="es-ES"/>
        </w:rPr>
        <w:t>rolled</w:t>
      </w:r>
      <w:proofErr w:type="spellEnd"/>
      <w:r w:rsidRPr="00623806">
        <w:rPr>
          <w:rFonts w:ascii="Helvetica" w:hAnsi="Helvetica"/>
          <w:lang w:val="es-ES"/>
        </w:rPr>
        <w:t xml:space="preserve"> </w:t>
      </w:r>
      <w:proofErr w:type="spellStart"/>
      <w:r w:rsidRPr="00623806">
        <w:rPr>
          <w:rFonts w:ascii="Helvetica" w:hAnsi="Helvetica"/>
          <w:lang w:val="es-ES"/>
        </w:rPr>
        <w:t>down</w:t>
      </w:r>
      <w:proofErr w:type="spellEnd"/>
      <w:r w:rsidRPr="00623806">
        <w:rPr>
          <w:rFonts w:ascii="Helvetica" w:hAnsi="Helvetica"/>
          <w:lang w:val="es-ES"/>
        </w:rPr>
        <w:t>.</w:t>
      </w:r>
    </w:p>
    <w:p w14:paraId="2E953178" w14:textId="077A812D" w:rsidR="00CC50ED" w:rsidRPr="00623806" w:rsidRDefault="00CC50ED" w:rsidP="00CC50ED">
      <w:pPr>
        <w:pStyle w:val="Scene"/>
        <w:spacing w:line="276" w:lineRule="auto"/>
        <w:jc w:val="both"/>
        <w:rPr>
          <w:rFonts w:ascii="Helvetica" w:hAnsi="Helvetica"/>
          <w:lang w:val="es-ES"/>
        </w:rPr>
      </w:pPr>
      <w:proofErr w:type="spellStart"/>
      <w:r w:rsidRPr="00623806">
        <w:rPr>
          <w:rFonts w:ascii="Helvetica" w:hAnsi="Helvetica"/>
          <w:lang w:val="es-ES"/>
        </w:rPr>
        <w:lastRenderedPageBreak/>
        <w:t>The</w:t>
      </w:r>
      <w:proofErr w:type="spellEnd"/>
      <w:r w:rsidRPr="00623806">
        <w:rPr>
          <w:rFonts w:ascii="Helvetica" w:hAnsi="Helvetica"/>
          <w:lang w:val="es-ES"/>
        </w:rPr>
        <w:t xml:space="preserve"> </w:t>
      </w:r>
      <w:proofErr w:type="spellStart"/>
      <w:r w:rsidRPr="00623806">
        <w:rPr>
          <w:rFonts w:ascii="Helvetica" w:hAnsi="Helvetica"/>
          <w:lang w:val="es-ES"/>
        </w:rPr>
        <w:t>man</w:t>
      </w:r>
      <w:proofErr w:type="spellEnd"/>
      <w:r w:rsidRPr="00623806">
        <w:rPr>
          <w:rFonts w:ascii="Helvetica" w:hAnsi="Helvetica"/>
          <w:lang w:val="es-ES"/>
        </w:rPr>
        <w:t xml:space="preserve"> </w:t>
      </w:r>
      <w:proofErr w:type="spellStart"/>
      <w:r w:rsidRPr="00623806">
        <w:rPr>
          <w:rFonts w:ascii="Helvetica" w:hAnsi="Helvetica"/>
          <w:lang w:val="es-ES"/>
        </w:rPr>
        <w:t>behind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wheel</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large</w:t>
      </w:r>
      <w:proofErr w:type="spellEnd"/>
      <w:r w:rsidRPr="00623806">
        <w:rPr>
          <w:rFonts w:ascii="Helvetica" w:hAnsi="Helvetica"/>
          <w:lang w:val="es-ES"/>
        </w:rPr>
        <w:t xml:space="preserve">, </w:t>
      </w:r>
      <w:proofErr w:type="spellStart"/>
      <w:r w:rsidRPr="00623806">
        <w:rPr>
          <w:rFonts w:ascii="Helvetica" w:hAnsi="Helvetica"/>
          <w:lang w:val="es-ES"/>
        </w:rPr>
        <w:t>broad</w:t>
      </w:r>
      <w:proofErr w:type="spellEnd"/>
      <w:r w:rsidRPr="00623806">
        <w:rPr>
          <w:rFonts w:ascii="Helvetica" w:hAnsi="Helvetica"/>
          <w:lang w:val="es-ES"/>
        </w:rPr>
        <w:t xml:space="preserve"> </w:t>
      </w:r>
      <w:proofErr w:type="spellStart"/>
      <w:r w:rsidRPr="00623806">
        <w:rPr>
          <w:rFonts w:ascii="Helvetica" w:hAnsi="Helvetica"/>
          <w:lang w:val="es-ES"/>
        </w:rPr>
        <w:t>across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shoulders</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a </w:t>
      </w:r>
      <w:proofErr w:type="spellStart"/>
      <w:r w:rsidRPr="00623806">
        <w:rPr>
          <w:rFonts w:ascii="Helvetica" w:hAnsi="Helvetica"/>
          <w:lang w:val="es-ES"/>
        </w:rPr>
        <w:t>clean-cut</w:t>
      </w:r>
      <w:proofErr w:type="spellEnd"/>
      <w:r w:rsidRPr="00623806">
        <w:rPr>
          <w:rFonts w:ascii="Helvetica" w:hAnsi="Helvetica"/>
          <w:lang w:val="es-ES"/>
        </w:rPr>
        <w:t xml:space="preserve"> </w:t>
      </w:r>
      <w:proofErr w:type="spellStart"/>
      <w:r w:rsidRPr="00623806">
        <w:rPr>
          <w:rFonts w:ascii="Helvetica" w:hAnsi="Helvetica"/>
          <w:lang w:val="es-ES"/>
        </w:rPr>
        <w:t>jaw</w:t>
      </w:r>
      <w:proofErr w:type="spellEnd"/>
      <w:r w:rsidRPr="00623806">
        <w:rPr>
          <w:rFonts w:ascii="Helvetica" w:hAnsi="Helvetica"/>
          <w:lang w:val="es-ES"/>
        </w:rPr>
        <w:t xml:space="preserve"> and </w:t>
      </w:r>
      <w:proofErr w:type="spellStart"/>
      <w:r w:rsidRPr="00623806">
        <w:rPr>
          <w:rFonts w:ascii="Helvetica" w:hAnsi="Helvetica"/>
          <w:lang w:val="es-ES"/>
        </w:rPr>
        <w:t>dark</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flicked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me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moment</w:t>
      </w:r>
      <w:proofErr w:type="spellEnd"/>
      <w:r w:rsidRPr="00623806">
        <w:rPr>
          <w:rFonts w:ascii="Helvetica" w:hAnsi="Helvetica"/>
          <w:lang w:val="es-ES"/>
        </w:rPr>
        <w:t xml:space="preserve"> I </w:t>
      </w:r>
      <w:proofErr w:type="spellStart"/>
      <w:r w:rsidRPr="00623806">
        <w:rPr>
          <w:rFonts w:ascii="Helvetica" w:hAnsi="Helvetica"/>
          <w:lang w:val="es-ES"/>
        </w:rPr>
        <w:t>approached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posture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sharp</w:t>
      </w:r>
      <w:proofErr w:type="spellEnd"/>
      <w:r w:rsidRPr="00623806">
        <w:rPr>
          <w:rFonts w:ascii="Helvetica" w:hAnsi="Helvetica"/>
          <w:lang w:val="es-ES"/>
        </w:rPr>
        <w:t xml:space="preserve"> and </w:t>
      </w:r>
      <w:proofErr w:type="spellStart"/>
      <w:r w:rsidRPr="00623806">
        <w:rPr>
          <w:rFonts w:ascii="Helvetica" w:hAnsi="Helvetica"/>
          <w:lang w:val="es-ES"/>
        </w:rPr>
        <w:t>controlled</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when</w:t>
      </w:r>
      <w:proofErr w:type="spellEnd"/>
      <w:r w:rsidRPr="00623806">
        <w:rPr>
          <w:rFonts w:ascii="Helvetica" w:hAnsi="Helvetica"/>
          <w:lang w:val="es-ES"/>
        </w:rPr>
        <w:t xml:space="preserve"> </w:t>
      </w:r>
      <w:proofErr w:type="spellStart"/>
      <w:r w:rsidRPr="00623806">
        <w:rPr>
          <w:rFonts w:ascii="Helvetica" w:hAnsi="Helvetica"/>
          <w:lang w:val="es-ES"/>
        </w:rPr>
        <w:t>our</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met</w:t>
      </w:r>
      <w:proofErr w:type="spellEnd"/>
      <w:r w:rsidRPr="00623806">
        <w:rPr>
          <w:rFonts w:ascii="Helvetica" w:hAnsi="Helvetica"/>
          <w:lang w:val="es-ES"/>
        </w:rPr>
        <w:t>—</w:t>
      </w:r>
    </w:p>
    <w:p w14:paraId="4CC15637" w14:textId="01BA55DF"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stiffened</w:t>
      </w:r>
      <w:proofErr w:type="spellEnd"/>
      <w:r w:rsidRPr="00623806">
        <w:rPr>
          <w:rFonts w:ascii="Helvetica" w:hAnsi="Helvetica"/>
          <w:lang w:val="es-ES"/>
        </w:rPr>
        <w:t>.</w:t>
      </w:r>
    </w:p>
    <w:p w14:paraId="3FD1B0B5" w14:textId="647CFA2A" w:rsidR="00CC50ED" w:rsidRPr="00623806" w:rsidRDefault="00CC50ED" w:rsidP="00CC50ED">
      <w:pPr>
        <w:pStyle w:val="Scene"/>
        <w:spacing w:line="276" w:lineRule="auto"/>
        <w:jc w:val="both"/>
        <w:rPr>
          <w:rFonts w:ascii="Helvetica" w:hAnsi="Helvetica"/>
          <w:lang w:val="es-ES"/>
        </w:rPr>
      </w:pPr>
      <w:proofErr w:type="spellStart"/>
      <w:r w:rsidRPr="00623806">
        <w:rPr>
          <w:rFonts w:ascii="Helvetica" w:hAnsi="Helvetica"/>
          <w:lang w:val="es-ES"/>
        </w:rPr>
        <w:t>His</w:t>
      </w:r>
      <w:proofErr w:type="spellEnd"/>
      <w:r w:rsidRPr="00623806">
        <w:rPr>
          <w:rFonts w:ascii="Helvetica" w:hAnsi="Helvetica"/>
          <w:lang w:val="es-ES"/>
        </w:rPr>
        <w:t xml:space="preserve"> head </w:t>
      </w:r>
      <w:proofErr w:type="spellStart"/>
      <w:r w:rsidRPr="00623806">
        <w:rPr>
          <w:rFonts w:ascii="Helvetica" w:hAnsi="Helvetica"/>
          <w:lang w:val="es-ES"/>
        </w:rPr>
        <w:t>dipped</w:t>
      </w:r>
      <w:proofErr w:type="spellEnd"/>
      <w:r w:rsidRPr="00623806">
        <w:rPr>
          <w:rFonts w:ascii="Helvetica" w:hAnsi="Helvetica"/>
          <w:lang w:val="es-ES"/>
        </w:rPr>
        <w:t xml:space="preserve">—once. He </w:t>
      </w:r>
      <w:proofErr w:type="spellStart"/>
      <w:r w:rsidRPr="00623806">
        <w:rPr>
          <w:rFonts w:ascii="Helvetica" w:hAnsi="Helvetica"/>
          <w:lang w:val="es-ES"/>
        </w:rPr>
        <w:t>made</w:t>
      </w:r>
      <w:proofErr w:type="spellEnd"/>
      <w:r w:rsidRPr="00623806">
        <w:rPr>
          <w:rFonts w:ascii="Helvetica" w:hAnsi="Helvetica"/>
          <w:lang w:val="es-ES"/>
        </w:rPr>
        <w:t xml:space="preserve"> a </w:t>
      </w:r>
      <w:proofErr w:type="spellStart"/>
      <w:r w:rsidRPr="00623806">
        <w:rPr>
          <w:rFonts w:ascii="Helvetica" w:hAnsi="Helvetica"/>
          <w:lang w:val="es-ES"/>
        </w:rPr>
        <w:t>bow</w:t>
      </w:r>
      <w:proofErr w:type="spellEnd"/>
      <w:r w:rsidRPr="00623806">
        <w:rPr>
          <w:rFonts w:ascii="Helvetica" w:hAnsi="Helvetica"/>
          <w:lang w:val="es-ES"/>
        </w:rPr>
        <w:t xml:space="preserve"> </w:t>
      </w:r>
      <w:proofErr w:type="spellStart"/>
      <w:r w:rsidRPr="00623806">
        <w:rPr>
          <w:rFonts w:ascii="Helvetica" w:hAnsi="Helvetica"/>
          <w:lang w:val="es-ES"/>
        </w:rPr>
        <w:t>without</w:t>
      </w:r>
      <w:proofErr w:type="spellEnd"/>
      <w:r w:rsidRPr="00623806">
        <w:rPr>
          <w:rFonts w:ascii="Helvetica" w:hAnsi="Helvetica"/>
          <w:lang w:val="es-ES"/>
        </w:rPr>
        <w:t xml:space="preserve"> </w:t>
      </w:r>
      <w:proofErr w:type="spellStart"/>
      <w:r w:rsidRPr="00623806">
        <w:rPr>
          <w:rFonts w:ascii="Helvetica" w:hAnsi="Helvetica"/>
          <w:lang w:val="es-ES"/>
        </w:rPr>
        <w:t>turning</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head.</w:t>
      </w:r>
    </w:p>
    <w:p w14:paraId="233D91DE" w14:textId="29961945"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 xml:space="preserve">“Luna,” he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low</w:t>
      </w:r>
      <w:proofErr w:type="spellEnd"/>
      <w:r w:rsidRPr="00623806">
        <w:rPr>
          <w:rFonts w:ascii="Helvetica" w:hAnsi="Helvetica"/>
          <w:lang w:val="es-ES"/>
        </w:rPr>
        <w:t xml:space="preserve"> and </w:t>
      </w:r>
      <w:proofErr w:type="spellStart"/>
      <w:r w:rsidRPr="00623806">
        <w:rPr>
          <w:rFonts w:ascii="Helvetica" w:hAnsi="Helvetica"/>
          <w:lang w:val="es-ES"/>
        </w:rPr>
        <w:t>reverent</w:t>
      </w:r>
      <w:proofErr w:type="spellEnd"/>
      <w:r w:rsidRPr="00623806">
        <w:rPr>
          <w:rFonts w:ascii="Helvetica" w:hAnsi="Helvetica"/>
          <w:lang w:val="es-ES"/>
        </w:rPr>
        <w:t>.</w:t>
      </w:r>
    </w:p>
    <w:p w14:paraId="1BF5AE6E" w14:textId="7E5427C8"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blinked</w:t>
      </w:r>
      <w:proofErr w:type="spellEnd"/>
      <w:r w:rsidRPr="00623806">
        <w:rPr>
          <w:rFonts w:ascii="Helvetica" w:hAnsi="Helvetica"/>
          <w:lang w:val="es-ES"/>
        </w:rPr>
        <w:t>. “</w:t>
      </w:r>
      <w:proofErr w:type="spellStart"/>
      <w:r w:rsidRPr="00623806">
        <w:rPr>
          <w:rFonts w:ascii="Helvetica" w:hAnsi="Helvetica"/>
          <w:lang w:val="es-ES"/>
        </w:rPr>
        <w:t>What</w:t>
      </w:r>
      <w:proofErr w:type="spellEnd"/>
      <w:r w:rsidRPr="00623806">
        <w:rPr>
          <w:rFonts w:ascii="Helvetica" w:hAnsi="Helvetica"/>
          <w:lang w:val="es-ES"/>
        </w:rPr>
        <w:t>—?”</w:t>
      </w:r>
    </w:p>
    <w:p w14:paraId="719A2505" w14:textId="7D871AF0"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is</w:t>
      </w:r>
      <w:proofErr w:type="spellEnd"/>
      <w:r w:rsidRPr="00623806">
        <w:rPr>
          <w:rFonts w:ascii="Helvetica" w:hAnsi="Helvetica"/>
          <w:lang w:val="es-ES"/>
        </w:rPr>
        <w:t xml:space="preserve"> Josh,” </w:t>
      </w: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quickly</w:t>
      </w:r>
      <w:proofErr w:type="spellEnd"/>
      <w:r w:rsidRPr="00623806">
        <w:rPr>
          <w:rFonts w:ascii="Helvetica" w:hAnsi="Helvetica"/>
          <w:lang w:val="es-ES"/>
        </w:rPr>
        <w:t xml:space="preserve">, </w:t>
      </w:r>
      <w:proofErr w:type="spellStart"/>
      <w:r w:rsidRPr="00623806">
        <w:rPr>
          <w:rFonts w:ascii="Helvetica" w:hAnsi="Helvetica"/>
          <w:lang w:val="es-ES"/>
        </w:rPr>
        <w:t>stepping</w:t>
      </w:r>
      <w:proofErr w:type="spellEnd"/>
      <w:r w:rsidRPr="00623806">
        <w:rPr>
          <w:rFonts w:ascii="Helvetica" w:hAnsi="Helvetica"/>
          <w:lang w:val="es-ES"/>
        </w:rPr>
        <w:t xml:space="preserve"> </w:t>
      </w:r>
      <w:proofErr w:type="spellStart"/>
      <w:r w:rsidRPr="00623806">
        <w:rPr>
          <w:rFonts w:ascii="Helvetica" w:hAnsi="Helvetica"/>
          <w:lang w:val="es-ES"/>
        </w:rPr>
        <w:t>beside</w:t>
      </w:r>
      <w:proofErr w:type="spellEnd"/>
      <w:r w:rsidRPr="00623806">
        <w:rPr>
          <w:rFonts w:ascii="Helvetica" w:hAnsi="Helvetica"/>
          <w:lang w:val="es-ES"/>
        </w:rPr>
        <w:t xml:space="preserve"> me.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tone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calm</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I </w:t>
      </w:r>
      <w:proofErr w:type="spellStart"/>
      <w:r w:rsidRPr="00623806">
        <w:rPr>
          <w:rFonts w:ascii="Helvetica" w:hAnsi="Helvetica"/>
          <w:lang w:val="es-ES"/>
        </w:rPr>
        <w:t>saw</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flick</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fingers</w:t>
      </w:r>
      <w:proofErr w:type="spellEnd"/>
      <w:r w:rsidRPr="00623806">
        <w:rPr>
          <w:rFonts w:ascii="Helvetica" w:hAnsi="Helvetica"/>
          <w:lang w:val="es-ES"/>
        </w:rPr>
        <w:t xml:space="preserve">—a </w:t>
      </w:r>
      <w:proofErr w:type="spellStart"/>
      <w:r w:rsidRPr="00623806">
        <w:rPr>
          <w:rFonts w:ascii="Helvetica" w:hAnsi="Helvetica"/>
          <w:lang w:val="es-ES"/>
        </w:rPr>
        <w:t>small</w:t>
      </w:r>
      <w:proofErr w:type="spellEnd"/>
      <w:r w:rsidRPr="00623806">
        <w:rPr>
          <w:rFonts w:ascii="Helvetica" w:hAnsi="Helvetica"/>
          <w:lang w:val="es-ES"/>
        </w:rPr>
        <w:t xml:space="preserve">, </w:t>
      </w:r>
      <w:proofErr w:type="spellStart"/>
      <w:r w:rsidRPr="00623806">
        <w:rPr>
          <w:rFonts w:ascii="Helvetica" w:hAnsi="Helvetica"/>
          <w:lang w:val="es-ES"/>
        </w:rPr>
        <w:t>silent</w:t>
      </w:r>
      <w:proofErr w:type="spellEnd"/>
      <w:r w:rsidRPr="00623806">
        <w:rPr>
          <w:rFonts w:ascii="Helvetica" w:hAnsi="Helvetica"/>
          <w:lang w:val="es-ES"/>
        </w:rPr>
        <w:t xml:space="preserve"> </w:t>
      </w:r>
      <w:proofErr w:type="spellStart"/>
      <w:r w:rsidRPr="00623806">
        <w:rPr>
          <w:rFonts w:ascii="Helvetica" w:hAnsi="Helvetica"/>
          <w:lang w:val="es-ES"/>
        </w:rPr>
        <w:t>correction</w:t>
      </w:r>
      <w:proofErr w:type="spellEnd"/>
      <w:r w:rsidRPr="00623806">
        <w:rPr>
          <w:rFonts w:ascii="Helvetica" w:hAnsi="Helvetica"/>
          <w:lang w:val="es-ES"/>
        </w:rPr>
        <w:t>.</w:t>
      </w:r>
    </w:p>
    <w:p w14:paraId="124F10BA" w14:textId="43216FFC"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 xml:space="preserve">Josh </w:t>
      </w:r>
      <w:proofErr w:type="spellStart"/>
      <w:r w:rsidRPr="00623806">
        <w:rPr>
          <w:rFonts w:ascii="Helvetica" w:hAnsi="Helvetica"/>
          <w:lang w:val="es-ES"/>
        </w:rPr>
        <w:t>immediately</w:t>
      </w:r>
      <w:proofErr w:type="spellEnd"/>
      <w:r w:rsidRPr="00623806">
        <w:rPr>
          <w:rFonts w:ascii="Helvetica" w:hAnsi="Helvetica"/>
          <w:lang w:val="es-ES"/>
        </w:rPr>
        <w:t xml:space="preserve"> </w:t>
      </w:r>
      <w:proofErr w:type="spellStart"/>
      <w:r w:rsidRPr="00623806">
        <w:rPr>
          <w:rFonts w:ascii="Helvetica" w:hAnsi="Helvetica"/>
          <w:lang w:val="es-ES"/>
        </w:rPr>
        <w:t>adjusted</w:t>
      </w:r>
      <w:proofErr w:type="spellEnd"/>
      <w:r w:rsidRPr="00623806">
        <w:rPr>
          <w:rFonts w:ascii="Helvetica" w:hAnsi="Helvetica"/>
          <w:lang w:val="es-ES"/>
        </w:rPr>
        <w:t xml:space="preserve">. He </w:t>
      </w:r>
      <w:proofErr w:type="spellStart"/>
      <w:r w:rsidRPr="00623806">
        <w:rPr>
          <w:rFonts w:ascii="Helvetica" w:hAnsi="Helvetica"/>
          <w:lang w:val="es-ES"/>
        </w:rPr>
        <w:t>looked</w:t>
      </w:r>
      <w:proofErr w:type="spellEnd"/>
      <w:r w:rsidRPr="00623806">
        <w:rPr>
          <w:rFonts w:ascii="Helvetica" w:hAnsi="Helvetica"/>
          <w:lang w:val="es-ES"/>
        </w:rPr>
        <w:t xml:space="preserve"> at </w:t>
      </w:r>
      <w:proofErr w:type="spellStart"/>
      <w:r w:rsidRPr="00623806">
        <w:rPr>
          <w:rFonts w:ascii="Helvetica" w:hAnsi="Helvetica"/>
          <w:lang w:val="es-ES"/>
        </w:rPr>
        <w:t>Zeff</w:t>
      </w:r>
      <w:proofErr w:type="spellEnd"/>
      <w:r w:rsidRPr="00623806">
        <w:rPr>
          <w:rFonts w:ascii="Helvetica" w:hAnsi="Helvetica"/>
          <w:lang w:val="es-ES"/>
        </w:rPr>
        <w:t xml:space="preserve"> and </w:t>
      </w:r>
      <w:proofErr w:type="spellStart"/>
      <w:r w:rsidRPr="00623806">
        <w:rPr>
          <w:rFonts w:ascii="Helvetica" w:hAnsi="Helvetica"/>
          <w:lang w:val="es-ES"/>
        </w:rPr>
        <w:t>looked</w:t>
      </w:r>
      <w:proofErr w:type="spellEnd"/>
      <w:r w:rsidRPr="00623806">
        <w:rPr>
          <w:rFonts w:ascii="Helvetica" w:hAnsi="Helvetica"/>
          <w:lang w:val="es-ES"/>
        </w:rPr>
        <w:t xml:space="preserve"> </w:t>
      </w:r>
      <w:proofErr w:type="spellStart"/>
      <w:r w:rsidRPr="00623806">
        <w:rPr>
          <w:rFonts w:ascii="Helvetica" w:hAnsi="Helvetica"/>
          <w:lang w:val="es-ES"/>
        </w:rPr>
        <w:t>away</w:t>
      </w:r>
      <w:proofErr w:type="spellEnd"/>
      <w:r w:rsidRPr="00623806">
        <w:rPr>
          <w:rFonts w:ascii="Helvetica" w:hAnsi="Helvetica"/>
          <w:lang w:val="es-ES"/>
        </w:rPr>
        <w:t>.</w:t>
      </w:r>
    </w:p>
    <w:p w14:paraId="2E47EC1C" w14:textId="40F14297" w:rsidR="00CC50ED" w:rsidRPr="00623806" w:rsidRDefault="00CC50ED" w:rsidP="00CC50ED">
      <w:pPr>
        <w:pStyle w:val="Scene"/>
        <w:spacing w:line="276" w:lineRule="auto"/>
        <w:jc w:val="both"/>
        <w:rPr>
          <w:rFonts w:ascii="Helvetica" w:hAnsi="Helvetica"/>
          <w:lang w:val="es-ES"/>
        </w:rPr>
      </w:pP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subtle</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lost</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me.</w:t>
      </w:r>
    </w:p>
    <w:p w14:paraId="794E08B1" w14:textId="7B2E7952"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Thanks</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ride</w:t>
      </w:r>
      <w:proofErr w:type="spellEnd"/>
      <w:r w:rsidRPr="00623806">
        <w:rPr>
          <w:rFonts w:ascii="Helvetica" w:hAnsi="Helvetica"/>
          <w:lang w:val="es-ES"/>
        </w:rPr>
        <w:t xml:space="preserve">,” I </w:t>
      </w:r>
      <w:proofErr w:type="spellStart"/>
      <w:r w:rsidRPr="00623806">
        <w:rPr>
          <w:rFonts w:ascii="Helvetica" w:hAnsi="Helvetica"/>
          <w:lang w:val="es-ES"/>
        </w:rPr>
        <w:t>murmured</w:t>
      </w:r>
      <w:proofErr w:type="spellEnd"/>
      <w:r w:rsidRPr="00623806">
        <w:rPr>
          <w:rFonts w:ascii="Helvetica" w:hAnsi="Helvetica"/>
          <w:lang w:val="es-ES"/>
        </w:rPr>
        <w:t xml:space="preserve">, </w:t>
      </w:r>
      <w:proofErr w:type="spellStart"/>
      <w:r w:rsidRPr="00623806">
        <w:rPr>
          <w:rFonts w:ascii="Helvetica" w:hAnsi="Helvetica"/>
          <w:lang w:val="es-ES"/>
        </w:rPr>
        <w:t>awkwardly</w:t>
      </w:r>
      <w:proofErr w:type="spellEnd"/>
      <w:r w:rsidRPr="00623806">
        <w:rPr>
          <w:rFonts w:ascii="Helvetica" w:hAnsi="Helvetica"/>
          <w:lang w:val="es-ES"/>
        </w:rPr>
        <w:t xml:space="preserve">, as I </w:t>
      </w:r>
      <w:proofErr w:type="spellStart"/>
      <w:r w:rsidRPr="00623806">
        <w:rPr>
          <w:rFonts w:ascii="Helvetica" w:hAnsi="Helvetica"/>
          <w:lang w:val="es-ES"/>
        </w:rPr>
        <w:t>slipped</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passenger</w:t>
      </w:r>
      <w:proofErr w:type="spellEnd"/>
      <w:r w:rsidRPr="00623806">
        <w:rPr>
          <w:rFonts w:ascii="Helvetica" w:hAnsi="Helvetica"/>
          <w:lang w:val="es-ES"/>
        </w:rPr>
        <w:t xml:space="preserve"> </w:t>
      </w:r>
      <w:proofErr w:type="spellStart"/>
      <w:r w:rsidRPr="00623806">
        <w:rPr>
          <w:rFonts w:ascii="Helvetica" w:hAnsi="Helvetica"/>
          <w:lang w:val="es-ES"/>
        </w:rPr>
        <w:t>seat</w:t>
      </w:r>
      <w:proofErr w:type="spellEnd"/>
      <w:r w:rsidRPr="00623806">
        <w:rPr>
          <w:rFonts w:ascii="Helvetica" w:hAnsi="Helvetica"/>
          <w:lang w:val="es-ES"/>
        </w:rPr>
        <w:t xml:space="preserve">. </w:t>
      </w: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climbed</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back.</w:t>
      </w:r>
    </w:p>
    <w:p w14:paraId="29A5CFF0" w14:textId="029461D1"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 xml:space="preserve">Josh </w:t>
      </w:r>
      <w:proofErr w:type="spellStart"/>
      <w:r w:rsidRPr="00623806">
        <w:rPr>
          <w:rFonts w:ascii="Helvetica" w:hAnsi="Helvetica"/>
          <w:lang w:val="es-ES"/>
        </w:rPr>
        <w:t>simply</w:t>
      </w:r>
      <w:proofErr w:type="spellEnd"/>
      <w:r w:rsidRPr="00623806">
        <w:rPr>
          <w:rFonts w:ascii="Helvetica" w:hAnsi="Helvetica"/>
          <w:lang w:val="es-ES"/>
        </w:rPr>
        <w:t xml:space="preserve"> </w:t>
      </w:r>
      <w:proofErr w:type="spellStart"/>
      <w:r w:rsidRPr="00623806">
        <w:rPr>
          <w:rFonts w:ascii="Helvetica" w:hAnsi="Helvetica"/>
          <w:lang w:val="es-ES"/>
        </w:rPr>
        <w:t>nodded</w:t>
      </w:r>
      <w:proofErr w:type="spellEnd"/>
      <w:r w:rsidRPr="00623806">
        <w:rPr>
          <w:rFonts w:ascii="Helvetica" w:hAnsi="Helvetica"/>
          <w:lang w:val="es-ES"/>
        </w:rPr>
        <w:t>.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course</w:t>
      </w:r>
      <w:proofErr w:type="spellEnd"/>
      <w:r w:rsidRPr="00623806">
        <w:rPr>
          <w:rFonts w:ascii="Helvetica" w:hAnsi="Helvetica"/>
          <w:lang w:val="es-ES"/>
        </w:rPr>
        <w:t>.”</w:t>
      </w:r>
    </w:p>
    <w:p w14:paraId="46C449E2" w14:textId="7790703B" w:rsidR="00CC50ED" w:rsidRPr="00623806" w:rsidRDefault="00CC50ED" w:rsidP="00CC50ED">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drive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quiet</w:t>
      </w:r>
      <w:proofErr w:type="spellEnd"/>
      <w:r w:rsidRPr="00623806">
        <w:rPr>
          <w:rFonts w:ascii="Helvetica" w:hAnsi="Helvetica"/>
          <w:lang w:val="es-ES"/>
        </w:rPr>
        <w:t>—</w:t>
      </w:r>
      <w:proofErr w:type="spellStart"/>
      <w:r w:rsidRPr="00623806">
        <w:rPr>
          <w:rFonts w:ascii="Helvetica" w:hAnsi="Helvetica"/>
          <w:lang w:val="es-ES"/>
        </w:rPr>
        <w:t>only</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roaring</w:t>
      </w:r>
      <w:proofErr w:type="spellEnd"/>
      <w:r w:rsidRPr="00623806">
        <w:rPr>
          <w:rFonts w:ascii="Helvetica" w:hAnsi="Helvetica"/>
          <w:lang w:val="es-ES"/>
        </w:rPr>
        <w:t xml:space="preserve"> </w:t>
      </w:r>
      <w:proofErr w:type="spellStart"/>
      <w:r w:rsidRPr="00623806">
        <w:rPr>
          <w:rFonts w:ascii="Helvetica" w:hAnsi="Helvetica"/>
          <w:lang w:val="es-ES"/>
        </w:rPr>
        <w:t>engine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truck</w:t>
      </w:r>
      <w:proofErr w:type="spellEnd"/>
      <w:r w:rsidRPr="00623806">
        <w:rPr>
          <w:rFonts w:ascii="Helvetica" w:hAnsi="Helvetica"/>
          <w:lang w:val="es-ES"/>
        </w:rPr>
        <w:t xml:space="preserve"> and </w:t>
      </w:r>
      <w:proofErr w:type="spellStart"/>
      <w:r w:rsidRPr="00623806">
        <w:rPr>
          <w:rFonts w:ascii="Helvetica" w:hAnsi="Helvetica"/>
          <w:lang w:val="es-ES"/>
        </w:rPr>
        <w:t>the</w:t>
      </w:r>
      <w:proofErr w:type="spellEnd"/>
      <w:r w:rsidRPr="00623806">
        <w:rPr>
          <w:rFonts w:ascii="Helvetica" w:hAnsi="Helvetica"/>
          <w:lang w:val="es-ES"/>
        </w:rPr>
        <w:t xml:space="preserve"> cars passing </w:t>
      </w:r>
      <w:proofErr w:type="spellStart"/>
      <w:r w:rsidRPr="00623806">
        <w:rPr>
          <w:rFonts w:ascii="Helvetica" w:hAnsi="Helvetica"/>
          <w:lang w:val="es-ES"/>
        </w:rPr>
        <w:t>by</w:t>
      </w:r>
      <w:proofErr w:type="spellEnd"/>
      <w:r w:rsidRPr="00623806">
        <w:rPr>
          <w:rFonts w:ascii="Helvetica" w:hAnsi="Helvetica"/>
          <w:lang w:val="es-ES"/>
        </w:rPr>
        <w:t>.</w:t>
      </w:r>
    </w:p>
    <w:p w14:paraId="594D72A1" w14:textId="51BE51C9"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 xml:space="preserve">Josh </w:t>
      </w:r>
      <w:proofErr w:type="spellStart"/>
      <w:r w:rsidRPr="00623806">
        <w:rPr>
          <w:rFonts w:ascii="Helvetica" w:hAnsi="Helvetica"/>
          <w:lang w:val="es-ES"/>
        </w:rPr>
        <w:t>glanced</w:t>
      </w:r>
      <w:proofErr w:type="spellEnd"/>
      <w:r w:rsidRPr="00623806">
        <w:rPr>
          <w:rFonts w:ascii="Helvetica" w:hAnsi="Helvetica"/>
          <w:lang w:val="es-ES"/>
        </w:rPr>
        <w:t xml:space="preserve"> at me,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he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trying</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stare</w:t>
      </w:r>
      <w:proofErr w:type="spellEnd"/>
      <w:r w:rsidRPr="00623806">
        <w:rPr>
          <w:rFonts w:ascii="Helvetica" w:hAnsi="Helvetica"/>
          <w:lang w:val="es-ES"/>
        </w:rPr>
        <w:t xml:space="preserve"> at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sun</w:t>
      </w:r>
      <w:proofErr w:type="spellEnd"/>
      <w:r w:rsidRPr="00623806">
        <w:rPr>
          <w:rFonts w:ascii="Helvetica" w:hAnsi="Helvetica"/>
          <w:lang w:val="es-ES"/>
        </w:rPr>
        <w:t>.</w:t>
      </w:r>
    </w:p>
    <w:p w14:paraId="501ADF7A" w14:textId="3E43FFEF"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know</w:t>
      </w:r>
      <w:proofErr w:type="spellEnd"/>
      <w:r w:rsidRPr="00623806">
        <w:rPr>
          <w:rFonts w:ascii="Helvetica" w:hAnsi="Helvetica"/>
          <w:lang w:val="es-ES"/>
        </w:rPr>
        <w:t xml:space="preserve"> </w:t>
      </w:r>
      <w:proofErr w:type="spellStart"/>
      <w:r w:rsidRPr="00623806">
        <w:rPr>
          <w:rFonts w:ascii="Helvetica" w:hAnsi="Helvetica"/>
          <w:lang w:val="es-ES"/>
        </w:rPr>
        <w:t>what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do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w:t>
      </w:r>
    </w:p>
    <w:p w14:paraId="31F95E42" w14:textId="19A08611" w:rsidR="00CC50ED" w:rsidRPr="00623806" w:rsidRDefault="00CC50ED" w:rsidP="00CC50ED">
      <w:pPr>
        <w:pStyle w:val="Scene"/>
        <w:spacing w:line="276" w:lineRule="auto"/>
        <w:jc w:val="both"/>
        <w:rPr>
          <w:rFonts w:ascii="Helvetica" w:hAnsi="Helvetica"/>
          <w:lang w:val="es-ES"/>
        </w:rPr>
      </w:pPr>
      <w:proofErr w:type="spellStart"/>
      <w:r w:rsidRPr="00623806">
        <w:rPr>
          <w:rFonts w:ascii="Helvetica" w:hAnsi="Helvetica"/>
          <w:lang w:val="es-ES"/>
        </w:rPr>
        <w:t>When</w:t>
      </w:r>
      <w:proofErr w:type="spellEnd"/>
      <w:r w:rsidRPr="00623806">
        <w:rPr>
          <w:rFonts w:ascii="Helvetica" w:hAnsi="Helvetica"/>
          <w:lang w:val="es-ES"/>
        </w:rPr>
        <w:t xml:space="preserve"> </w:t>
      </w:r>
      <w:proofErr w:type="spellStart"/>
      <w:r w:rsidRPr="00623806">
        <w:rPr>
          <w:rFonts w:ascii="Helvetica" w:hAnsi="Helvetica"/>
          <w:lang w:val="es-ES"/>
        </w:rPr>
        <w:t>we</w:t>
      </w:r>
      <w:proofErr w:type="spellEnd"/>
      <w:r w:rsidRPr="00623806">
        <w:rPr>
          <w:rFonts w:ascii="Helvetica" w:hAnsi="Helvetica"/>
          <w:lang w:val="es-ES"/>
        </w:rPr>
        <w:t xml:space="preserve"> </w:t>
      </w:r>
      <w:proofErr w:type="spellStart"/>
      <w:r w:rsidRPr="00623806">
        <w:rPr>
          <w:rFonts w:ascii="Helvetica" w:hAnsi="Helvetica"/>
          <w:lang w:val="es-ES"/>
        </w:rPr>
        <w:t>pulled</w:t>
      </w:r>
      <w:proofErr w:type="spellEnd"/>
      <w:r w:rsidRPr="00623806">
        <w:rPr>
          <w:rFonts w:ascii="Helvetica" w:hAnsi="Helvetica"/>
          <w:lang w:val="es-ES"/>
        </w:rPr>
        <w:t xml:space="preserve"> up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house</w:t>
      </w:r>
      <w:proofErr w:type="spellEnd"/>
      <w:r w:rsidRPr="00623806">
        <w:rPr>
          <w:rFonts w:ascii="Helvetica" w:hAnsi="Helvetica"/>
          <w:lang w:val="es-ES"/>
        </w:rPr>
        <w:t xml:space="preserve">, Shadow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already</w:t>
      </w:r>
      <w:proofErr w:type="spellEnd"/>
      <w:r w:rsidRPr="00623806">
        <w:rPr>
          <w:rFonts w:ascii="Helvetica" w:hAnsi="Helvetica"/>
          <w:lang w:val="es-ES"/>
        </w:rPr>
        <w:t xml:space="preserve"> </w:t>
      </w:r>
      <w:proofErr w:type="spellStart"/>
      <w:r w:rsidRPr="00623806">
        <w:rPr>
          <w:rFonts w:ascii="Helvetica" w:hAnsi="Helvetica"/>
          <w:lang w:val="es-ES"/>
        </w:rPr>
        <w:t>waiting</w:t>
      </w:r>
      <w:proofErr w:type="spellEnd"/>
      <w:r w:rsidRPr="00623806">
        <w:rPr>
          <w:rFonts w:ascii="Helvetica" w:hAnsi="Helvetica"/>
          <w:lang w:val="es-ES"/>
        </w:rPr>
        <w:t xml:space="preserve"> at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door</w:t>
      </w:r>
      <w:proofErr w:type="spellEnd"/>
      <w:r w:rsidRPr="00623806">
        <w:rPr>
          <w:rFonts w:ascii="Helvetica" w:hAnsi="Helvetica"/>
          <w:lang w:val="es-ES"/>
        </w:rPr>
        <w:t xml:space="preserve">. </w:t>
      </w:r>
      <w:proofErr w:type="spellStart"/>
      <w:r w:rsidRPr="00623806">
        <w:rPr>
          <w:rFonts w:ascii="Helvetica" w:hAnsi="Helvetica"/>
          <w:lang w:val="es-ES"/>
        </w:rPr>
        <w:t>I’d</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a </w:t>
      </w:r>
      <w:proofErr w:type="spellStart"/>
      <w:r w:rsidRPr="00623806">
        <w:rPr>
          <w:rFonts w:ascii="Helvetica" w:hAnsi="Helvetica"/>
          <w:lang w:val="es-ES"/>
        </w:rPr>
        <w:t>small</w:t>
      </w:r>
      <w:proofErr w:type="spellEnd"/>
      <w:r w:rsidRPr="00623806">
        <w:rPr>
          <w:rFonts w:ascii="Helvetica" w:hAnsi="Helvetica"/>
          <w:lang w:val="es-ES"/>
        </w:rPr>
        <w:t xml:space="preserve"> </w:t>
      </w:r>
      <w:proofErr w:type="spellStart"/>
      <w:r w:rsidRPr="00623806">
        <w:rPr>
          <w:rFonts w:ascii="Helvetica" w:hAnsi="Helvetica"/>
          <w:lang w:val="es-ES"/>
        </w:rPr>
        <w:t>pet</w:t>
      </w:r>
      <w:proofErr w:type="spellEnd"/>
      <w:r w:rsidRPr="00623806">
        <w:rPr>
          <w:rFonts w:ascii="Helvetica" w:hAnsi="Helvetica"/>
          <w:lang w:val="es-ES"/>
        </w:rPr>
        <w:t xml:space="preserve"> </w:t>
      </w:r>
      <w:proofErr w:type="spellStart"/>
      <w:r w:rsidRPr="00623806">
        <w:rPr>
          <w:rFonts w:ascii="Helvetica" w:hAnsi="Helvetica"/>
          <w:lang w:val="es-ES"/>
        </w:rPr>
        <w:t>door</w:t>
      </w:r>
      <w:proofErr w:type="spellEnd"/>
      <w:r w:rsidRPr="00623806">
        <w:rPr>
          <w:rFonts w:ascii="Helvetica" w:hAnsi="Helvetica"/>
          <w:lang w:val="es-ES"/>
        </w:rPr>
        <w:t xml:space="preserve"> </w:t>
      </w:r>
      <w:proofErr w:type="spellStart"/>
      <w:r w:rsidRPr="00623806">
        <w:rPr>
          <w:rFonts w:ascii="Helvetica" w:hAnsi="Helvetica"/>
          <w:lang w:val="es-ES"/>
        </w:rPr>
        <w:t>installed</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long</w:t>
      </w:r>
      <w:proofErr w:type="spellEnd"/>
      <w:r w:rsidRPr="00623806">
        <w:rPr>
          <w:rFonts w:ascii="Helvetica" w:hAnsi="Helvetica"/>
          <w:lang w:val="es-ES"/>
        </w:rPr>
        <w:t xml:space="preserve"> </w:t>
      </w:r>
      <w:proofErr w:type="spellStart"/>
      <w:r w:rsidRPr="00623806">
        <w:rPr>
          <w:rFonts w:ascii="Helvetica" w:hAnsi="Helvetica"/>
          <w:lang w:val="es-ES"/>
        </w:rPr>
        <w:t>ago</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he </w:t>
      </w:r>
      <w:proofErr w:type="spellStart"/>
      <w:r w:rsidRPr="00623806">
        <w:rPr>
          <w:rFonts w:ascii="Helvetica" w:hAnsi="Helvetica"/>
          <w:lang w:val="es-ES"/>
        </w:rPr>
        <w:t>rarely</w:t>
      </w:r>
      <w:proofErr w:type="spellEnd"/>
      <w:r w:rsidRPr="00623806">
        <w:rPr>
          <w:rFonts w:ascii="Helvetica" w:hAnsi="Helvetica"/>
          <w:lang w:val="es-ES"/>
        </w:rPr>
        <w:t xml:space="preserve"> </w:t>
      </w:r>
      <w:proofErr w:type="spellStart"/>
      <w:r w:rsidRPr="00623806">
        <w:rPr>
          <w:rFonts w:ascii="Helvetica" w:hAnsi="Helvetica"/>
          <w:lang w:val="es-ES"/>
        </w:rPr>
        <w:t>used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wander</w:t>
      </w:r>
      <w:proofErr w:type="spellEnd"/>
      <w:r w:rsidRPr="00623806">
        <w:rPr>
          <w:rFonts w:ascii="Helvetica" w:hAnsi="Helvetica"/>
          <w:lang w:val="es-ES"/>
        </w:rPr>
        <w:t xml:space="preserve">. He </w:t>
      </w:r>
      <w:proofErr w:type="spellStart"/>
      <w:r w:rsidRPr="00623806">
        <w:rPr>
          <w:rFonts w:ascii="Helvetica" w:hAnsi="Helvetica"/>
          <w:lang w:val="es-ES"/>
        </w:rPr>
        <w:t>never</w:t>
      </w:r>
      <w:proofErr w:type="spellEnd"/>
      <w:r w:rsidRPr="00623806">
        <w:rPr>
          <w:rFonts w:ascii="Helvetica" w:hAnsi="Helvetica"/>
          <w:lang w:val="es-ES"/>
        </w:rPr>
        <w:t xml:space="preserve"> </w:t>
      </w:r>
      <w:proofErr w:type="spellStart"/>
      <w:r w:rsidRPr="00623806">
        <w:rPr>
          <w:rFonts w:ascii="Helvetica" w:hAnsi="Helvetica"/>
          <w:lang w:val="es-ES"/>
        </w:rPr>
        <w:t>strayed</w:t>
      </w:r>
      <w:proofErr w:type="spellEnd"/>
      <w:r w:rsidRPr="00623806">
        <w:rPr>
          <w:rFonts w:ascii="Helvetica" w:hAnsi="Helvetica"/>
          <w:lang w:val="es-ES"/>
        </w:rPr>
        <w:t xml:space="preserve"> </w:t>
      </w:r>
      <w:proofErr w:type="spellStart"/>
      <w:r w:rsidRPr="00623806">
        <w:rPr>
          <w:rFonts w:ascii="Helvetica" w:hAnsi="Helvetica"/>
          <w:lang w:val="es-ES"/>
        </w:rPr>
        <w:t>far</w:t>
      </w:r>
      <w:proofErr w:type="spellEnd"/>
      <w:r w:rsidRPr="00623806">
        <w:rPr>
          <w:rFonts w:ascii="Helvetica" w:hAnsi="Helvetica"/>
          <w:lang w:val="es-ES"/>
        </w:rPr>
        <w:t>—</w:t>
      </w:r>
      <w:proofErr w:type="spellStart"/>
      <w:r w:rsidRPr="00623806">
        <w:rPr>
          <w:rFonts w:ascii="Helvetica" w:hAnsi="Helvetica"/>
          <w:lang w:val="es-ES"/>
        </w:rPr>
        <w:t>always</w:t>
      </w:r>
      <w:proofErr w:type="spellEnd"/>
      <w:r w:rsidRPr="00623806">
        <w:rPr>
          <w:rFonts w:ascii="Helvetica" w:hAnsi="Helvetica"/>
          <w:lang w:val="es-ES"/>
        </w:rPr>
        <w:t xml:space="preserve"> </w:t>
      </w:r>
      <w:proofErr w:type="spellStart"/>
      <w:r w:rsidRPr="00623806">
        <w:rPr>
          <w:rFonts w:ascii="Helvetica" w:hAnsi="Helvetica"/>
          <w:lang w:val="es-ES"/>
        </w:rPr>
        <w:t>followed</w:t>
      </w:r>
      <w:proofErr w:type="spellEnd"/>
      <w:r w:rsidRPr="00623806">
        <w:rPr>
          <w:rFonts w:ascii="Helvetica" w:hAnsi="Helvetica"/>
          <w:lang w:val="es-ES"/>
        </w:rPr>
        <w:t xml:space="preserve"> me, </w:t>
      </w:r>
      <w:proofErr w:type="spellStart"/>
      <w:r w:rsidRPr="00623806">
        <w:rPr>
          <w:rFonts w:ascii="Helvetica" w:hAnsi="Helvetica"/>
          <w:lang w:val="es-ES"/>
        </w:rPr>
        <w:t>leash</w:t>
      </w:r>
      <w:proofErr w:type="spellEnd"/>
      <w:r w:rsidRPr="00623806">
        <w:rPr>
          <w:rFonts w:ascii="Helvetica" w:hAnsi="Helvetica"/>
          <w:lang w:val="es-ES"/>
        </w:rPr>
        <w:t xml:space="preserve"> </w:t>
      </w:r>
      <w:proofErr w:type="spellStart"/>
      <w:r w:rsidRPr="00623806">
        <w:rPr>
          <w:rFonts w:ascii="Helvetica" w:hAnsi="Helvetica"/>
          <w:lang w:val="es-ES"/>
        </w:rPr>
        <w:t>or</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silent</w:t>
      </w:r>
      <w:proofErr w:type="spellEnd"/>
      <w:r w:rsidRPr="00623806">
        <w:rPr>
          <w:rFonts w:ascii="Helvetica" w:hAnsi="Helvetica"/>
          <w:lang w:val="es-ES"/>
        </w:rPr>
        <w:t xml:space="preserve"> </w:t>
      </w:r>
      <w:proofErr w:type="spellStart"/>
      <w:r w:rsidRPr="00623806">
        <w:rPr>
          <w:rFonts w:ascii="Helvetica" w:hAnsi="Helvetica"/>
          <w:lang w:val="es-ES"/>
        </w:rPr>
        <w:t>shadow</w:t>
      </w:r>
      <w:proofErr w:type="spellEnd"/>
      <w:r w:rsidRPr="00623806">
        <w:rPr>
          <w:rFonts w:ascii="Helvetica" w:hAnsi="Helvetica"/>
          <w:lang w:val="es-ES"/>
        </w:rPr>
        <w:t xml:space="preserve"> </w:t>
      </w:r>
      <w:proofErr w:type="spellStart"/>
      <w:r w:rsidRPr="00623806">
        <w:rPr>
          <w:rFonts w:ascii="Helvetica" w:hAnsi="Helvetica"/>
          <w:lang w:val="es-ES"/>
        </w:rPr>
        <w:t>bound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steps</w:t>
      </w:r>
      <w:proofErr w:type="spellEnd"/>
      <w:r w:rsidRPr="00623806">
        <w:rPr>
          <w:rFonts w:ascii="Helvetica" w:hAnsi="Helvetica"/>
          <w:lang w:val="es-ES"/>
        </w:rPr>
        <w:t>.</w:t>
      </w:r>
    </w:p>
    <w:p w14:paraId="47638C00" w14:textId="74EF4114" w:rsidR="00CC50ED" w:rsidRPr="00623806" w:rsidRDefault="00CC50ED" w:rsidP="00CC50ED">
      <w:pPr>
        <w:pStyle w:val="Scene"/>
        <w:spacing w:line="276" w:lineRule="auto"/>
        <w:jc w:val="both"/>
        <w:rPr>
          <w:rFonts w:ascii="Helvetica" w:hAnsi="Helvetica"/>
          <w:lang w:val="es-ES"/>
        </w:rPr>
      </w:pP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little</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stood</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ears</w:t>
      </w:r>
      <w:proofErr w:type="spellEnd"/>
      <w:r w:rsidRPr="00623806">
        <w:rPr>
          <w:rFonts w:ascii="Helvetica" w:hAnsi="Helvetica"/>
          <w:lang w:val="es-ES"/>
        </w:rPr>
        <w:t xml:space="preserve"> </w:t>
      </w:r>
      <w:proofErr w:type="spellStart"/>
      <w:r w:rsidRPr="00623806">
        <w:rPr>
          <w:rFonts w:ascii="Helvetica" w:hAnsi="Helvetica"/>
          <w:lang w:val="es-ES"/>
        </w:rPr>
        <w:t>perked</w:t>
      </w:r>
      <w:proofErr w:type="spellEnd"/>
      <w:r w:rsidRPr="00623806">
        <w:rPr>
          <w:rFonts w:ascii="Helvetica" w:hAnsi="Helvetica"/>
          <w:lang w:val="es-ES"/>
        </w:rPr>
        <w:t xml:space="preserve">, head </w:t>
      </w:r>
      <w:proofErr w:type="spellStart"/>
      <w:r w:rsidRPr="00623806">
        <w:rPr>
          <w:rFonts w:ascii="Helvetica" w:hAnsi="Helvetica"/>
          <w:lang w:val="es-ES"/>
        </w:rPr>
        <w:t>lifted</w:t>
      </w:r>
      <w:proofErr w:type="spellEnd"/>
      <w:r w:rsidRPr="00623806">
        <w:rPr>
          <w:rFonts w:ascii="Helvetica" w:hAnsi="Helvetica"/>
          <w:lang w:val="es-ES"/>
        </w:rPr>
        <w:t xml:space="preserve"> </w:t>
      </w:r>
      <w:proofErr w:type="spellStart"/>
      <w:r w:rsidRPr="00623806">
        <w:rPr>
          <w:rFonts w:ascii="Helvetica" w:hAnsi="Helvetica"/>
          <w:lang w:val="es-ES"/>
        </w:rPr>
        <w:t>high</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locked</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truck</w:t>
      </w:r>
      <w:proofErr w:type="spellEnd"/>
      <w:r w:rsidRPr="00623806">
        <w:rPr>
          <w:rFonts w:ascii="Helvetica" w:hAnsi="Helvetica"/>
          <w:lang w:val="es-ES"/>
        </w:rPr>
        <w:t xml:space="preserve"> </w:t>
      </w:r>
      <w:proofErr w:type="spellStart"/>
      <w:r w:rsidRPr="00623806">
        <w:rPr>
          <w:rFonts w:ascii="Helvetica" w:hAnsi="Helvetica"/>
          <w:lang w:val="es-ES"/>
        </w:rPr>
        <w:t>before</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even</w:t>
      </w:r>
      <w:proofErr w:type="spellEnd"/>
      <w:r w:rsidRPr="00623806">
        <w:rPr>
          <w:rFonts w:ascii="Helvetica" w:hAnsi="Helvetica"/>
          <w:lang w:val="es-ES"/>
        </w:rPr>
        <w:t xml:space="preserve"> </w:t>
      </w:r>
      <w:proofErr w:type="spellStart"/>
      <w:r w:rsidRPr="00623806">
        <w:rPr>
          <w:rFonts w:ascii="Helvetica" w:hAnsi="Helvetica"/>
          <w:lang w:val="es-ES"/>
        </w:rPr>
        <w:t>finished</w:t>
      </w:r>
      <w:proofErr w:type="spellEnd"/>
      <w:r w:rsidRPr="00623806">
        <w:rPr>
          <w:rFonts w:ascii="Helvetica" w:hAnsi="Helvetica"/>
          <w:lang w:val="es-ES"/>
        </w:rPr>
        <w:t xml:space="preserve"> </w:t>
      </w:r>
      <w:proofErr w:type="spellStart"/>
      <w:r w:rsidRPr="00623806">
        <w:rPr>
          <w:rFonts w:ascii="Helvetica" w:hAnsi="Helvetica"/>
          <w:lang w:val="es-ES"/>
        </w:rPr>
        <w:t>rolling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a stop.</w:t>
      </w:r>
    </w:p>
    <w:p w14:paraId="56B54939" w14:textId="372A82F8" w:rsidR="00CC50ED" w:rsidRPr="00623806" w:rsidRDefault="00CC50ED" w:rsidP="00CC50ED">
      <w:pPr>
        <w:pStyle w:val="Scene"/>
        <w:spacing w:line="276" w:lineRule="auto"/>
        <w:jc w:val="both"/>
        <w:rPr>
          <w:rFonts w:ascii="Helvetica" w:hAnsi="Helvetica"/>
          <w:lang w:val="es-ES"/>
        </w:rPr>
      </w:pPr>
      <w:proofErr w:type="spellStart"/>
      <w:r w:rsidRPr="00623806">
        <w:rPr>
          <w:rFonts w:ascii="Helvetica" w:hAnsi="Helvetica"/>
          <w:lang w:val="es-ES"/>
        </w:rPr>
        <w:t>Watching</w:t>
      </w:r>
      <w:proofErr w:type="spellEnd"/>
      <w:r w:rsidRPr="00623806">
        <w:rPr>
          <w:rFonts w:ascii="Helvetica" w:hAnsi="Helvetica"/>
          <w:lang w:val="es-ES"/>
        </w:rPr>
        <w:t>.</w:t>
      </w:r>
    </w:p>
    <w:p w14:paraId="04FF833D" w14:textId="1A22768B" w:rsidR="00CC50ED" w:rsidRPr="00623806" w:rsidRDefault="00CC50ED" w:rsidP="00CC50ED">
      <w:pPr>
        <w:pStyle w:val="Scene"/>
        <w:spacing w:line="276" w:lineRule="auto"/>
        <w:jc w:val="both"/>
        <w:rPr>
          <w:rFonts w:ascii="Helvetica" w:hAnsi="Helvetica"/>
          <w:lang w:val="es-ES"/>
        </w:rPr>
      </w:pPr>
      <w:proofErr w:type="spellStart"/>
      <w:r w:rsidRPr="00623806">
        <w:rPr>
          <w:rFonts w:ascii="Helvetica" w:hAnsi="Helvetica"/>
          <w:lang w:val="es-ES"/>
        </w:rPr>
        <w:lastRenderedPageBreak/>
        <w:t>Waiting</w:t>
      </w:r>
      <w:proofErr w:type="spellEnd"/>
      <w:r w:rsidRPr="00623806">
        <w:rPr>
          <w:rFonts w:ascii="Helvetica" w:hAnsi="Helvetica"/>
          <w:lang w:val="es-ES"/>
        </w:rPr>
        <w:t>.</w:t>
      </w:r>
    </w:p>
    <w:p w14:paraId="7AA153EC" w14:textId="0D545D52"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stepped</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 xml:space="preserve"> and </w:t>
      </w:r>
      <w:proofErr w:type="spellStart"/>
      <w:r w:rsidRPr="00623806">
        <w:rPr>
          <w:rFonts w:ascii="Helvetica" w:hAnsi="Helvetica"/>
          <w:lang w:val="es-ES"/>
        </w:rPr>
        <w:t>braced</w:t>
      </w:r>
      <w:proofErr w:type="spellEnd"/>
      <w:r w:rsidRPr="00623806">
        <w:rPr>
          <w:rFonts w:ascii="Helvetica" w:hAnsi="Helvetica"/>
          <w:lang w:val="es-ES"/>
        </w:rPr>
        <w:t xml:space="preserve"> </w:t>
      </w:r>
      <w:proofErr w:type="spellStart"/>
      <w:r w:rsidRPr="00623806">
        <w:rPr>
          <w:rFonts w:ascii="Helvetica" w:hAnsi="Helvetica"/>
          <w:lang w:val="es-ES"/>
        </w:rPr>
        <w:t>myself</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usual </w:t>
      </w:r>
      <w:proofErr w:type="spellStart"/>
      <w:r w:rsidRPr="00623806">
        <w:rPr>
          <w:rFonts w:ascii="Helvetica" w:hAnsi="Helvetica"/>
          <w:lang w:val="es-ES"/>
        </w:rPr>
        <w:t>greeting</w:t>
      </w:r>
      <w:proofErr w:type="spellEnd"/>
      <w:r w:rsidRPr="00623806">
        <w:rPr>
          <w:rFonts w:ascii="Helvetica" w:hAnsi="Helvetica"/>
          <w:lang w:val="es-ES"/>
        </w:rPr>
        <w:t>—</w:t>
      </w:r>
      <w:proofErr w:type="spellStart"/>
      <w:r w:rsidRPr="00623806">
        <w:rPr>
          <w:rFonts w:ascii="Helvetica" w:hAnsi="Helvetica"/>
          <w:lang w:val="es-ES"/>
        </w:rPr>
        <w:t>tail</w:t>
      </w:r>
      <w:proofErr w:type="spellEnd"/>
      <w:r w:rsidRPr="00623806">
        <w:rPr>
          <w:rFonts w:ascii="Helvetica" w:hAnsi="Helvetica"/>
          <w:lang w:val="es-ES"/>
        </w:rPr>
        <w:t xml:space="preserve"> </w:t>
      </w:r>
      <w:proofErr w:type="spellStart"/>
      <w:r w:rsidRPr="00623806">
        <w:rPr>
          <w:rFonts w:ascii="Helvetica" w:hAnsi="Helvetica"/>
          <w:lang w:val="es-ES"/>
        </w:rPr>
        <w:t>wagging</w:t>
      </w:r>
      <w:proofErr w:type="spellEnd"/>
      <w:r w:rsidRPr="00623806">
        <w:rPr>
          <w:rFonts w:ascii="Helvetica" w:hAnsi="Helvetica"/>
          <w:lang w:val="es-ES"/>
        </w:rPr>
        <w:t xml:space="preserve">, </w:t>
      </w:r>
      <w:proofErr w:type="spellStart"/>
      <w:r w:rsidRPr="00623806">
        <w:rPr>
          <w:rFonts w:ascii="Helvetica" w:hAnsi="Helvetica"/>
          <w:lang w:val="es-ES"/>
        </w:rPr>
        <w:t>paws</w:t>
      </w:r>
      <w:proofErr w:type="spellEnd"/>
      <w:r w:rsidRPr="00623806">
        <w:rPr>
          <w:rFonts w:ascii="Helvetica" w:hAnsi="Helvetica"/>
          <w:lang w:val="es-ES"/>
        </w:rPr>
        <w:t xml:space="preserve"> </w:t>
      </w:r>
      <w:proofErr w:type="spellStart"/>
      <w:r w:rsidRPr="00623806">
        <w:rPr>
          <w:rFonts w:ascii="Helvetica" w:hAnsi="Helvetica"/>
          <w:lang w:val="es-ES"/>
        </w:rPr>
        <w:t>against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knees</w:t>
      </w:r>
      <w:proofErr w:type="spellEnd"/>
      <w:r w:rsidRPr="00623806">
        <w:rPr>
          <w:rFonts w:ascii="Helvetica" w:hAnsi="Helvetica"/>
          <w:lang w:val="es-ES"/>
        </w:rPr>
        <w:t xml:space="preserve">, </w:t>
      </w:r>
      <w:proofErr w:type="spellStart"/>
      <w:r w:rsidRPr="00623806">
        <w:rPr>
          <w:rFonts w:ascii="Helvetica" w:hAnsi="Helvetica"/>
          <w:lang w:val="es-ES"/>
        </w:rPr>
        <w:t>joyful</w:t>
      </w:r>
      <w:proofErr w:type="spellEnd"/>
      <w:r w:rsidRPr="00623806">
        <w:rPr>
          <w:rFonts w:ascii="Helvetica" w:hAnsi="Helvetica"/>
          <w:lang w:val="es-ES"/>
        </w:rPr>
        <w:t xml:space="preserve"> </w:t>
      </w:r>
      <w:proofErr w:type="spellStart"/>
      <w:r w:rsidRPr="00623806">
        <w:rPr>
          <w:rFonts w:ascii="Helvetica" w:hAnsi="Helvetica"/>
          <w:lang w:val="es-ES"/>
        </w:rPr>
        <w:t>howls</w:t>
      </w:r>
      <w:proofErr w:type="spellEnd"/>
      <w:r w:rsidRPr="00623806">
        <w:rPr>
          <w:rFonts w:ascii="Helvetica" w:hAnsi="Helvetica"/>
          <w:lang w:val="es-ES"/>
        </w:rPr>
        <w:t>.</w:t>
      </w:r>
    </w:p>
    <w:p w14:paraId="782E8C31" w14:textId="53B34FB5" w:rsidR="00CC50ED" w:rsidRPr="00623806" w:rsidRDefault="00CC50ED" w:rsidP="00CC50ED">
      <w:pPr>
        <w:pStyle w:val="Scene"/>
        <w:spacing w:line="276" w:lineRule="auto"/>
        <w:jc w:val="both"/>
        <w:rPr>
          <w:rFonts w:ascii="Helvetica" w:hAnsi="Helvetica"/>
          <w:lang w:val="es-ES"/>
        </w:rPr>
      </w:pPr>
      <w:proofErr w:type="spellStart"/>
      <w:r w:rsidRPr="00623806">
        <w:rPr>
          <w:rFonts w:ascii="Helvetica" w:hAnsi="Helvetica"/>
          <w:lang w:val="es-ES"/>
        </w:rPr>
        <w:t>But</w:t>
      </w:r>
      <w:proofErr w:type="spellEnd"/>
      <w:r w:rsidRPr="00623806">
        <w:rPr>
          <w:rFonts w:ascii="Helvetica" w:hAnsi="Helvetica"/>
          <w:lang w:val="es-ES"/>
        </w:rPr>
        <w:t xml:space="preserve"> he </w:t>
      </w:r>
      <w:proofErr w:type="spellStart"/>
      <w:r w:rsidRPr="00623806">
        <w:rPr>
          <w:rFonts w:ascii="Helvetica" w:hAnsi="Helvetica"/>
          <w:lang w:val="es-ES"/>
        </w:rPr>
        <w:t>didn’t</w:t>
      </w:r>
      <w:proofErr w:type="spellEnd"/>
      <w:r w:rsidRPr="00623806">
        <w:rPr>
          <w:rFonts w:ascii="Helvetica" w:hAnsi="Helvetica"/>
          <w:lang w:val="es-ES"/>
        </w:rPr>
        <w:t xml:space="preserve"> run. He </w:t>
      </w:r>
      <w:proofErr w:type="spellStart"/>
      <w:r w:rsidRPr="00623806">
        <w:rPr>
          <w:rFonts w:ascii="Helvetica" w:hAnsi="Helvetica"/>
          <w:lang w:val="es-ES"/>
        </w:rPr>
        <w:t>didn’t</w:t>
      </w:r>
      <w:proofErr w:type="spellEnd"/>
      <w:ins w:id="238" w:author="Author">
        <w:r w:rsidR="00482065" w:rsidRPr="00623806">
          <w:rPr>
            <w:rFonts w:ascii="Helvetica" w:hAnsi="Helvetica"/>
            <w:lang w:val="es-ES"/>
          </w:rPr>
          <w:t xml:space="preserve"> </w:t>
        </w:r>
        <w:proofErr w:type="spellStart"/>
        <w:r w:rsidR="00482065" w:rsidRPr="00623806">
          <w:rPr>
            <w:rFonts w:ascii="Helvetica" w:hAnsi="Helvetica"/>
            <w:lang w:val="es-ES"/>
          </w:rPr>
          <w:t>even</w:t>
        </w:r>
      </w:ins>
      <w:proofErr w:type="spellEnd"/>
      <w:r w:rsidRPr="00623806">
        <w:rPr>
          <w:rFonts w:ascii="Helvetica" w:hAnsi="Helvetica"/>
          <w:lang w:val="es-ES"/>
        </w:rPr>
        <w:t xml:space="preserve"> </w:t>
      </w:r>
      <w:proofErr w:type="spellStart"/>
      <w:r w:rsidRPr="00623806">
        <w:rPr>
          <w:rFonts w:ascii="Helvetica" w:hAnsi="Helvetica"/>
          <w:lang w:val="es-ES"/>
        </w:rPr>
        <w:t>bark</w:t>
      </w:r>
      <w:proofErr w:type="spellEnd"/>
      <w:r w:rsidRPr="00623806">
        <w:rPr>
          <w:rFonts w:ascii="Helvetica" w:hAnsi="Helvetica"/>
          <w:lang w:val="es-ES"/>
        </w:rPr>
        <w:t>.</w:t>
      </w:r>
    </w:p>
    <w:p w14:paraId="2385C641" w14:textId="4C14CB12" w:rsidR="00CC50ED" w:rsidRPr="00623806" w:rsidRDefault="00CC50ED" w:rsidP="00CC50ED">
      <w:pPr>
        <w:pStyle w:val="Scene"/>
        <w:spacing w:line="276" w:lineRule="auto"/>
        <w:jc w:val="both"/>
        <w:rPr>
          <w:rFonts w:ascii="Helvetica" w:hAnsi="Helvetica"/>
          <w:lang w:val="es-ES"/>
        </w:rPr>
      </w:pPr>
      <w:proofErr w:type="spellStart"/>
      <w:r w:rsidRPr="00623806">
        <w:rPr>
          <w:rFonts w:ascii="Helvetica" w:hAnsi="Helvetica"/>
          <w:lang w:val="es-ES"/>
        </w:rPr>
        <w:t>Then</w:t>
      </w:r>
      <w:proofErr w:type="spellEnd"/>
      <w:r w:rsidRPr="00623806">
        <w:rPr>
          <w:rFonts w:ascii="Helvetica" w:hAnsi="Helvetica"/>
          <w:lang w:val="es-ES"/>
        </w:rPr>
        <w:t xml:space="preserve">, </w:t>
      </w:r>
      <w:proofErr w:type="spellStart"/>
      <w:r w:rsidRPr="00623806">
        <w:rPr>
          <w:rFonts w:ascii="Helvetica" w:hAnsi="Helvetica"/>
          <w:lang w:val="es-ES"/>
        </w:rPr>
        <w:t>slowly</w:t>
      </w:r>
      <w:proofErr w:type="spellEnd"/>
      <w:r w:rsidRPr="00623806">
        <w:rPr>
          <w:rFonts w:ascii="Helvetica" w:hAnsi="Helvetica"/>
          <w:lang w:val="es-ES"/>
        </w:rPr>
        <w:t>—</w:t>
      </w:r>
      <w:proofErr w:type="spellStart"/>
      <w:r w:rsidRPr="00623806">
        <w:rPr>
          <w:rFonts w:ascii="Helvetica" w:hAnsi="Helvetica"/>
          <w:lang w:val="es-ES"/>
        </w:rPr>
        <w:t>deliberately</w:t>
      </w:r>
      <w:proofErr w:type="spellEnd"/>
      <w:r w:rsidRPr="00623806">
        <w:rPr>
          <w:rFonts w:ascii="Helvetica" w:hAnsi="Helvetica"/>
          <w:lang w:val="es-ES"/>
        </w:rPr>
        <w:t xml:space="preserve">—he </w:t>
      </w:r>
      <w:proofErr w:type="spellStart"/>
      <w:r w:rsidRPr="00623806">
        <w:rPr>
          <w:rFonts w:ascii="Helvetica" w:hAnsi="Helvetica"/>
          <w:lang w:val="es-ES"/>
        </w:rPr>
        <w:t>lowered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head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bow</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ears</w:t>
      </w:r>
      <w:proofErr w:type="spellEnd"/>
      <w:r w:rsidRPr="00623806">
        <w:rPr>
          <w:rFonts w:ascii="Helvetica" w:hAnsi="Helvetica"/>
          <w:lang w:val="es-ES"/>
        </w:rPr>
        <w:t xml:space="preserve"> </w:t>
      </w:r>
      <w:proofErr w:type="spellStart"/>
      <w:r w:rsidRPr="00623806">
        <w:rPr>
          <w:rFonts w:ascii="Helvetica" w:hAnsi="Helvetica"/>
          <w:lang w:val="es-ES"/>
        </w:rPr>
        <w:t>flattened</w:t>
      </w:r>
      <w:proofErr w:type="spellEnd"/>
      <w:r w:rsidRPr="00623806">
        <w:rPr>
          <w:rFonts w:ascii="Helvetica" w:hAnsi="Helvetica"/>
          <w:lang w:val="es-ES"/>
        </w:rPr>
        <w:t xml:space="preserve">. He </w:t>
      </w:r>
      <w:proofErr w:type="spellStart"/>
      <w:r w:rsidRPr="00623806">
        <w:rPr>
          <w:rFonts w:ascii="Helvetica" w:hAnsi="Helvetica"/>
          <w:lang w:val="es-ES"/>
        </w:rPr>
        <w:t>looked</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he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kneeling</w:t>
      </w:r>
      <w:proofErr w:type="spellEnd"/>
      <w:r w:rsidRPr="00623806">
        <w:rPr>
          <w:rFonts w:ascii="Helvetica" w:hAnsi="Helvetica"/>
          <w:lang w:val="es-ES"/>
        </w:rPr>
        <w:t>.</w:t>
      </w:r>
    </w:p>
    <w:p w14:paraId="2AEE479A" w14:textId="54BF61DB"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 xml:space="preserve">“Shadow?” I </w:t>
      </w:r>
      <w:proofErr w:type="spellStart"/>
      <w:r w:rsidRPr="00623806">
        <w:rPr>
          <w:rFonts w:ascii="Helvetica" w:hAnsi="Helvetica"/>
          <w:lang w:val="es-ES"/>
        </w:rPr>
        <w:t>whispered</w:t>
      </w:r>
      <w:proofErr w:type="spellEnd"/>
      <w:r w:rsidRPr="00623806">
        <w:rPr>
          <w:rFonts w:ascii="Helvetica" w:hAnsi="Helvetica"/>
          <w:lang w:val="es-ES"/>
        </w:rPr>
        <w:t xml:space="preserve">, </w:t>
      </w:r>
      <w:proofErr w:type="spellStart"/>
      <w:r w:rsidRPr="00623806">
        <w:rPr>
          <w:rFonts w:ascii="Helvetica" w:hAnsi="Helvetica"/>
          <w:lang w:val="es-ES"/>
        </w:rPr>
        <w:t>stunned</w:t>
      </w:r>
      <w:proofErr w:type="spellEnd"/>
      <w:r w:rsidRPr="00623806">
        <w:rPr>
          <w:rFonts w:ascii="Helvetica" w:hAnsi="Helvetica"/>
          <w:lang w:val="es-ES"/>
        </w:rPr>
        <w:t xml:space="preserve">. He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gramStart"/>
      <w:r w:rsidRPr="00623806">
        <w:rPr>
          <w:rFonts w:ascii="Helvetica" w:hAnsi="Helvetica"/>
          <w:lang w:val="es-ES"/>
        </w:rPr>
        <w:t>look</w:t>
      </w:r>
      <w:proofErr w:type="gramEnd"/>
      <w:r w:rsidRPr="00623806">
        <w:rPr>
          <w:rFonts w:ascii="Helvetica" w:hAnsi="Helvetica"/>
          <w:lang w:val="es-ES"/>
        </w:rPr>
        <w:t xml:space="preserve"> at me.</w:t>
      </w:r>
    </w:p>
    <w:p w14:paraId="643D3052" w14:textId="4D19F31D" w:rsidR="00CC50ED" w:rsidRPr="00623806" w:rsidRDefault="00CC50ED" w:rsidP="00CC50ED">
      <w:pPr>
        <w:pStyle w:val="Scene"/>
        <w:spacing w:line="276" w:lineRule="auto"/>
        <w:jc w:val="both"/>
        <w:rPr>
          <w:rFonts w:ascii="Helvetica" w:hAnsi="Helvetica"/>
          <w:lang w:val="es-ES"/>
        </w:rPr>
      </w:pP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stepped</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 xml:space="preserve"> </w:t>
      </w:r>
      <w:proofErr w:type="spellStart"/>
      <w:r w:rsidRPr="00623806">
        <w:rPr>
          <w:rFonts w:ascii="Helvetica" w:hAnsi="Helvetica"/>
          <w:lang w:val="es-ES"/>
        </w:rPr>
        <w:t>behind</w:t>
      </w:r>
      <w:proofErr w:type="spellEnd"/>
      <w:r w:rsidRPr="00623806">
        <w:rPr>
          <w:rFonts w:ascii="Helvetica" w:hAnsi="Helvetica"/>
          <w:lang w:val="es-ES"/>
        </w:rPr>
        <w:t xml:space="preserve"> me,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gravel</w:t>
      </w:r>
      <w:proofErr w:type="spellEnd"/>
      <w:r w:rsidRPr="00623806">
        <w:rPr>
          <w:rFonts w:ascii="Helvetica" w:hAnsi="Helvetica"/>
          <w:lang w:val="es-ES"/>
        </w:rPr>
        <w:t xml:space="preserve"> </w:t>
      </w:r>
      <w:proofErr w:type="spellStart"/>
      <w:r w:rsidRPr="00623806">
        <w:rPr>
          <w:rFonts w:ascii="Helvetica" w:hAnsi="Helvetica"/>
          <w:lang w:val="es-ES"/>
        </w:rPr>
        <w:t>crunching</w:t>
      </w:r>
      <w:proofErr w:type="spellEnd"/>
      <w:r w:rsidRPr="00623806">
        <w:rPr>
          <w:rFonts w:ascii="Helvetica" w:hAnsi="Helvetica"/>
          <w:lang w:val="es-ES"/>
        </w:rPr>
        <w:t xml:space="preserve"> </w:t>
      </w:r>
      <w:proofErr w:type="spellStart"/>
      <w:r w:rsidRPr="00623806">
        <w:rPr>
          <w:rFonts w:ascii="Helvetica" w:hAnsi="Helvetica"/>
          <w:lang w:val="es-ES"/>
        </w:rPr>
        <w:t>beneath</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boots</w:t>
      </w:r>
      <w:proofErr w:type="spellEnd"/>
      <w:r w:rsidRPr="00623806">
        <w:rPr>
          <w:rFonts w:ascii="Helvetica" w:hAnsi="Helvetica"/>
          <w:lang w:val="es-ES"/>
        </w:rPr>
        <w:t xml:space="preserve">. Shadow </w:t>
      </w:r>
      <w:proofErr w:type="spellStart"/>
      <w:r w:rsidRPr="00623806">
        <w:rPr>
          <w:rFonts w:ascii="Helvetica" w:hAnsi="Helvetica"/>
          <w:lang w:val="es-ES"/>
        </w:rPr>
        <w:t>remained</w:t>
      </w:r>
      <w:proofErr w:type="spellEnd"/>
      <w:r w:rsidRPr="00623806">
        <w:rPr>
          <w:rFonts w:ascii="Helvetica" w:hAnsi="Helvetica"/>
          <w:lang w:val="es-ES"/>
        </w:rPr>
        <w:t xml:space="preserve"> </w:t>
      </w:r>
      <w:proofErr w:type="spellStart"/>
      <w:r w:rsidRPr="00623806">
        <w:rPr>
          <w:rFonts w:ascii="Helvetica" w:hAnsi="Helvetica"/>
          <w:lang w:val="es-ES"/>
        </w:rPr>
        <w:t>where</w:t>
      </w:r>
      <w:proofErr w:type="spellEnd"/>
      <w:r w:rsidRPr="00623806">
        <w:rPr>
          <w:rFonts w:ascii="Helvetica" w:hAnsi="Helvetica"/>
          <w:lang w:val="es-ES"/>
        </w:rPr>
        <w:t xml:space="preserve"> he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unmoving</w:t>
      </w:r>
      <w:proofErr w:type="spellEnd"/>
      <w:r w:rsidRPr="00623806">
        <w:rPr>
          <w:rFonts w:ascii="Helvetica" w:hAnsi="Helvetica"/>
          <w:lang w:val="es-ES"/>
        </w:rPr>
        <w:t>.</w:t>
      </w:r>
    </w:p>
    <w:p w14:paraId="60D36390" w14:textId="7342D583" w:rsidR="00CC50ED" w:rsidRPr="00623806" w:rsidRDefault="00CC50ED" w:rsidP="00CC50ED">
      <w:pPr>
        <w:pStyle w:val="Scene"/>
        <w:spacing w:line="276" w:lineRule="auto"/>
        <w:jc w:val="both"/>
        <w:rPr>
          <w:rFonts w:ascii="Helvetica" w:hAnsi="Helvetica"/>
          <w:lang w:val="es-ES"/>
        </w:rPr>
      </w:pPr>
      <w:proofErr w:type="spellStart"/>
      <w:r w:rsidRPr="00623806">
        <w:rPr>
          <w:rFonts w:ascii="Helvetica" w:hAnsi="Helvetica"/>
          <w:lang w:val="es-ES"/>
        </w:rPr>
        <w:t>When</w:t>
      </w:r>
      <w:proofErr w:type="spellEnd"/>
      <w:r w:rsidRPr="00623806">
        <w:rPr>
          <w:rFonts w:ascii="Helvetica" w:hAnsi="Helvetica"/>
          <w:lang w:val="es-ES"/>
        </w:rPr>
        <w:t xml:space="preserve"> </w:t>
      </w: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stood</w:t>
      </w:r>
      <w:proofErr w:type="spellEnd"/>
      <w:r w:rsidRPr="00623806">
        <w:rPr>
          <w:rFonts w:ascii="Helvetica" w:hAnsi="Helvetica"/>
          <w:lang w:val="es-ES"/>
        </w:rPr>
        <w:t xml:space="preserve"> </w:t>
      </w:r>
      <w:proofErr w:type="spellStart"/>
      <w:r w:rsidRPr="00623806">
        <w:rPr>
          <w:rFonts w:ascii="Helvetica" w:hAnsi="Helvetica"/>
          <w:lang w:val="es-ES"/>
        </w:rPr>
        <w:t>beside</w:t>
      </w:r>
      <w:proofErr w:type="spellEnd"/>
      <w:r w:rsidRPr="00623806">
        <w:rPr>
          <w:rFonts w:ascii="Helvetica" w:hAnsi="Helvetica"/>
          <w:lang w:val="es-ES"/>
        </w:rPr>
        <w:t xml:space="preserve"> me, I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feel</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aura </w:t>
      </w:r>
      <w:proofErr w:type="spellStart"/>
      <w:r w:rsidRPr="00623806">
        <w:rPr>
          <w:rFonts w:ascii="Helvetica" w:hAnsi="Helvetica"/>
          <w:lang w:val="es-ES"/>
        </w:rPr>
        <w:t>emanating</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I </w:t>
      </w:r>
      <w:proofErr w:type="spellStart"/>
      <w:r w:rsidRPr="00623806">
        <w:rPr>
          <w:rFonts w:ascii="Helvetica" w:hAnsi="Helvetica"/>
          <w:lang w:val="es-ES"/>
        </w:rPr>
        <w:t>experienced</w:t>
      </w:r>
      <w:proofErr w:type="spellEnd"/>
      <w:r w:rsidRPr="00623806">
        <w:rPr>
          <w:rFonts w:ascii="Helvetica" w:hAnsi="Helvetica"/>
          <w:lang w:val="es-ES"/>
        </w:rPr>
        <w:t xml:space="preserve"> a </w:t>
      </w:r>
      <w:proofErr w:type="spellStart"/>
      <w:r w:rsidRPr="00623806">
        <w:rPr>
          <w:rFonts w:ascii="Helvetica" w:hAnsi="Helvetica"/>
          <w:lang w:val="es-ES"/>
        </w:rPr>
        <w:t>strong</w:t>
      </w:r>
      <w:proofErr w:type="spellEnd"/>
      <w:r w:rsidRPr="00623806">
        <w:rPr>
          <w:rFonts w:ascii="Helvetica" w:hAnsi="Helvetica"/>
          <w:lang w:val="es-ES"/>
        </w:rPr>
        <w:t xml:space="preserve">, </w:t>
      </w:r>
      <w:proofErr w:type="spellStart"/>
      <w:r w:rsidRPr="00623806">
        <w:rPr>
          <w:rFonts w:ascii="Helvetica" w:hAnsi="Helvetica"/>
          <w:lang w:val="es-ES"/>
        </w:rPr>
        <w:t>commanding</w:t>
      </w:r>
      <w:proofErr w:type="spellEnd"/>
      <w:r w:rsidRPr="00623806">
        <w:rPr>
          <w:rFonts w:ascii="Helvetica" w:hAnsi="Helvetica"/>
          <w:lang w:val="es-ES"/>
        </w:rPr>
        <w:t xml:space="preserve"> </w:t>
      </w:r>
      <w:proofErr w:type="spellStart"/>
      <w:r w:rsidRPr="00623806">
        <w:rPr>
          <w:rFonts w:ascii="Helvetica" w:hAnsi="Helvetica"/>
          <w:lang w:val="es-ES"/>
        </w:rPr>
        <w:t>sensation</w:t>
      </w:r>
      <w:proofErr w:type="spellEnd"/>
      <w:r w:rsidRPr="00623806">
        <w:rPr>
          <w:rFonts w:ascii="Helvetica" w:hAnsi="Helvetica"/>
          <w:lang w:val="es-ES"/>
        </w:rPr>
        <w:t>.</w:t>
      </w:r>
    </w:p>
    <w:p w14:paraId="0640379C" w14:textId="6605FB4C"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 xml:space="preserve">“Come,” </w:t>
      </w: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word</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low</w:t>
      </w:r>
      <w:proofErr w:type="spellEnd"/>
      <w:r w:rsidRPr="00623806">
        <w:rPr>
          <w:rFonts w:ascii="Helvetica" w:hAnsi="Helvetica"/>
          <w:lang w:val="es-ES"/>
        </w:rPr>
        <w:t xml:space="preserve">." </w:t>
      </w:r>
      <w:proofErr w:type="spellStart"/>
      <w:r w:rsidRPr="00623806">
        <w:rPr>
          <w:rFonts w:ascii="Helvetica" w:hAnsi="Helvetica"/>
          <w:lang w:val="es-ES"/>
        </w:rPr>
        <w:t>Gentle</w:t>
      </w:r>
      <w:proofErr w:type="spellEnd"/>
      <w:r w:rsidRPr="00623806">
        <w:rPr>
          <w:rFonts w:ascii="Helvetica" w:hAnsi="Helvetica"/>
          <w:lang w:val="es-ES"/>
        </w:rPr>
        <w:t>.</w:t>
      </w:r>
    </w:p>
    <w:p w14:paraId="2DE9826F" w14:textId="117942EE"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 xml:space="preserve">Shadow </w:t>
      </w:r>
      <w:proofErr w:type="spellStart"/>
      <w:r w:rsidRPr="00623806">
        <w:rPr>
          <w:rFonts w:ascii="Helvetica" w:hAnsi="Helvetica"/>
          <w:lang w:val="es-ES"/>
        </w:rPr>
        <w:t>obeyed</w:t>
      </w:r>
      <w:proofErr w:type="spellEnd"/>
      <w:r w:rsidRPr="00623806">
        <w:rPr>
          <w:rFonts w:ascii="Helvetica" w:hAnsi="Helvetica"/>
          <w:lang w:val="es-ES"/>
        </w:rPr>
        <w:t xml:space="preserve"> </w:t>
      </w:r>
      <w:proofErr w:type="spellStart"/>
      <w:r w:rsidRPr="00623806">
        <w:rPr>
          <w:rFonts w:ascii="Helvetica" w:hAnsi="Helvetica"/>
          <w:lang w:val="es-ES"/>
        </w:rPr>
        <w:t>instantly</w:t>
      </w:r>
      <w:proofErr w:type="spellEnd"/>
      <w:r w:rsidRPr="00623806">
        <w:rPr>
          <w:rFonts w:ascii="Helvetica" w:hAnsi="Helvetica"/>
          <w:lang w:val="es-ES"/>
        </w:rPr>
        <w:t xml:space="preserve">, </w:t>
      </w:r>
      <w:proofErr w:type="spellStart"/>
      <w:r w:rsidRPr="00623806">
        <w:rPr>
          <w:rFonts w:ascii="Helvetica" w:hAnsi="Helvetica"/>
          <w:lang w:val="es-ES"/>
        </w:rPr>
        <w:t>rising</w:t>
      </w:r>
      <w:proofErr w:type="spellEnd"/>
      <w:r w:rsidRPr="00623806">
        <w:rPr>
          <w:rFonts w:ascii="Helvetica" w:hAnsi="Helvetica"/>
          <w:lang w:val="es-ES"/>
        </w:rPr>
        <w:t xml:space="preserve"> and </w:t>
      </w:r>
      <w:proofErr w:type="spellStart"/>
      <w:r w:rsidRPr="00623806">
        <w:rPr>
          <w:rFonts w:ascii="Helvetica" w:hAnsi="Helvetica"/>
          <w:lang w:val="es-ES"/>
        </w:rPr>
        <w:t>moving</w:t>
      </w:r>
      <w:proofErr w:type="spellEnd"/>
      <w:r w:rsidRPr="00623806">
        <w:rPr>
          <w:rFonts w:ascii="Helvetica" w:hAnsi="Helvetica"/>
          <w:lang w:val="es-ES"/>
        </w:rPr>
        <w:t xml:space="preserve"> </w:t>
      </w:r>
      <w:proofErr w:type="spellStart"/>
      <w:r w:rsidRPr="00623806">
        <w:rPr>
          <w:rFonts w:ascii="Helvetica" w:hAnsi="Helvetica"/>
          <w:lang w:val="es-ES"/>
        </w:rPr>
        <w:t>toward</w:t>
      </w:r>
      <w:proofErr w:type="spellEnd"/>
      <w:r w:rsidRPr="00623806">
        <w:rPr>
          <w:rFonts w:ascii="Helvetica" w:hAnsi="Helvetica"/>
          <w:lang w:val="es-ES"/>
        </w:rPr>
        <w:t xml:space="preserve"> </w:t>
      </w: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head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lowered</w:t>
      </w:r>
      <w:proofErr w:type="spellEnd"/>
      <w:r w:rsidRPr="00623806">
        <w:rPr>
          <w:rFonts w:ascii="Helvetica" w:hAnsi="Helvetica"/>
          <w:lang w:val="es-ES"/>
        </w:rPr>
        <w:t xml:space="preserve">. He </w:t>
      </w:r>
      <w:proofErr w:type="spellStart"/>
      <w:r w:rsidRPr="00623806">
        <w:rPr>
          <w:rFonts w:ascii="Helvetica" w:hAnsi="Helvetica"/>
          <w:lang w:val="es-ES"/>
        </w:rPr>
        <w:t>stopped</w:t>
      </w:r>
      <w:proofErr w:type="spellEnd"/>
      <w:r w:rsidRPr="00623806">
        <w:rPr>
          <w:rFonts w:ascii="Helvetica" w:hAnsi="Helvetica"/>
          <w:lang w:val="es-ES"/>
        </w:rPr>
        <w:t xml:space="preserve"> in </w:t>
      </w:r>
      <w:proofErr w:type="spellStart"/>
      <w:r w:rsidRPr="00623806">
        <w:rPr>
          <w:rFonts w:ascii="Helvetica" w:hAnsi="Helvetica"/>
          <w:lang w:val="es-ES"/>
        </w:rPr>
        <w:t>front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pressing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nose</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leg</w:t>
      </w:r>
      <w:proofErr w:type="spellEnd"/>
      <w:r w:rsidRPr="00623806">
        <w:rPr>
          <w:rFonts w:ascii="Helvetica" w:hAnsi="Helvetica"/>
          <w:lang w:val="es-ES"/>
        </w:rPr>
        <w:t>.</w:t>
      </w:r>
    </w:p>
    <w:p w14:paraId="40B3C6C5" w14:textId="74095A2F"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couldn’t</w:t>
      </w:r>
      <w:proofErr w:type="spellEnd"/>
      <w:r w:rsidRPr="00623806">
        <w:rPr>
          <w:rFonts w:ascii="Helvetica" w:hAnsi="Helvetica"/>
          <w:lang w:val="es-ES"/>
        </w:rPr>
        <w:t xml:space="preserve"> </w:t>
      </w:r>
      <w:proofErr w:type="spellStart"/>
      <w:r w:rsidRPr="00623806">
        <w:rPr>
          <w:rFonts w:ascii="Helvetica" w:hAnsi="Helvetica"/>
          <w:lang w:val="es-ES"/>
        </w:rPr>
        <w:t>breathe</w:t>
      </w:r>
      <w:proofErr w:type="spellEnd"/>
      <w:r w:rsidRPr="00623806">
        <w:rPr>
          <w:rFonts w:ascii="Helvetica" w:hAnsi="Helvetica"/>
          <w:lang w:val="es-ES"/>
        </w:rPr>
        <w:t>.</w:t>
      </w:r>
    </w:p>
    <w:p w14:paraId="0645458F" w14:textId="25D5B6FC" w:rsidR="00CC50ED" w:rsidRPr="00623806" w:rsidRDefault="00CC50ED" w:rsidP="00CC50ED">
      <w:pPr>
        <w:pStyle w:val="Scene"/>
        <w:spacing w:line="276" w:lineRule="auto"/>
        <w:jc w:val="both"/>
        <w:rPr>
          <w:rFonts w:ascii="Helvetica" w:hAnsi="Helvetica"/>
          <w:lang w:val="es-ES"/>
        </w:rPr>
      </w:pP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crouched</w:t>
      </w:r>
      <w:proofErr w:type="spellEnd"/>
      <w:r w:rsidRPr="00623806">
        <w:rPr>
          <w:rFonts w:ascii="Helvetica" w:hAnsi="Helvetica"/>
          <w:lang w:val="es-ES"/>
        </w:rPr>
        <w:t xml:space="preserve">, running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hand</w:t>
      </w:r>
      <w:proofErr w:type="spellEnd"/>
      <w:r w:rsidRPr="00623806">
        <w:rPr>
          <w:rFonts w:ascii="Helvetica" w:hAnsi="Helvetica"/>
          <w:lang w:val="es-ES"/>
        </w:rPr>
        <w:t xml:space="preserve"> </w:t>
      </w:r>
      <w:proofErr w:type="spellStart"/>
      <w:r w:rsidRPr="00623806">
        <w:rPr>
          <w:rFonts w:ascii="Helvetica" w:hAnsi="Helvetica"/>
          <w:lang w:val="es-ES"/>
        </w:rPr>
        <w:t>over</w:t>
      </w:r>
      <w:proofErr w:type="spellEnd"/>
      <w:r w:rsidRPr="00623806">
        <w:rPr>
          <w:rFonts w:ascii="Helvetica" w:hAnsi="Helvetica"/>
          <w:lang w:val="es-ES"/>
        </w:rPr>
        <w:t xml:space="preserve"> </w:t>
      </w:r>
      <w:proofErr w:type="spellStart"/>
      <w:r w:rsidRPr="00623806">
        <w:rPr>
          <w:rFonts w:ascii="Helvetica" w:hAnsi="Helvetica"/>
          <w:lang w:val="es-ES"/>
        </w:rPr>
        <w:t>Shadow’s</w:t>
      </w:r>
      <w:proofErr w:type="spellEnd"/>
      <w:r w:rsidRPr="00623806">
        <w:rPr>
          <w:rFonts w:ascii="Helvetica" w:hAnsi="Helvetica"/>
          <w:lang w:val="es-ES"/>
        </w:rPr>
        <w:t xml:space="preserve"> head once,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king</w:t>
      </w:r>
      <w:proofErr w:type="spellEnd"/>
      <w:r w:rsidRPr="00623806">
        <w:rPr>
          <w:rFonts w:ascii="Helvetica" w:hAnsi="Helvetica"/>
          <w:lang w:val="es-ES"/>
        </w:rPr>
        <w:t xml:space="preserve"> </w:t>
      </w:r>
      <w:proofErr w:type="spellStart"/>
      <w:r w:rsidRPr="00623806">
        <w:rPr>
          <w:rFonts w:ascii="Helvetica" w:hAnsi="Helvetica"/>
          <w:lang w:val="es-ES"/>
        </w:rPr>
        <w:t>knighting</w:t>
      </w:r>
      <w:proofErr w:type="spellEnd"/>
      <w:r w:rsidRPr="00623806">
        <w:rPr>
          <w:rFonts w:ascii="Helvetica" w:hAnsi="Helvetica"/>
          <w:lang w:val="es-ES"/>
        </w:rPr>
        <w:t xml:space="preserve"> a </w:t>
      </w:r>
      <w:proofErr w:type="spellStart"/>
      <w:r w:rsidRPr="00623806">
        <w:rPr>
          <w:rFonts w:ascii="Helvetica" w:hAnsi="Helvetica"/>
          <w:lang w:val="es-ES"/>
        </w:rPr>
        <w:t>soldier</w:t>
      </w:r>
      <w:proofErr w:type="spellEnd"/>
      <w:r w:rsidRPr="00623806">
        <w:rPr>
          <w:rFonts w:ascii="Helvetica" w:hAnsi="Helvetica"/>
          <w:lang w:val="es-ES"/>
        </w:rPr>
        <w:t xml:space="preserve">. Josh </w:t>
      </w:r>
      <w:proofErr w:type="spellStart"/>
      <w:r w:rsidRPr="00623806">
        <w:rPr>
          <w:rFonts w:ascii="Helvetica" w:hAnsi="Helvetica"/>
          <w:lang w:val="es-ES"/>
        </w:rPr>
        <w:t>watched</w:t>
      </w:r>
      <w:proofErr w:type="spellEnd"/>
      <w:r w:rsidRPr="00623806">
        <w:rPr>
          <w:rFonts w:ascii="Helvetica" w:hAnsi="Helvetica"/>
          <w:lang w:val="es-ES"/>
        </w:rPr>
        <w:t xml:space="preserve">, as </w:t>
      </w:r>
      <w:proofErr w:type="spellStart"/>
      <w:r w:rsidRPr="00623806">
        <w:rPr>
          <w:rFonts w:ascii="Helvetica" w:hAnsi="Helvetica"/>
          <w:lang w:val="es-ES"/>
        </w:rPr>
        <w:t>still</w:t>
      </w:r>
      <w:proofErr w:type="spellEnd"/>
      <w:r w:rsidRPr="00623806">
        <w:rPr>
          <w:rFonts w:ascii="Helvetica" w:hAnsi="Helvetica"/>
          <w:lang w:val="es-ES"/>
        </w:rPr>
        <w:t xml:space="preserve"> as </w:t>
      </w:r>
      <w:proofErr w:type="spellStart"/>
      <w:r w:rsidRPr="00623806">
        <w:rPr>
          <w:rFonts w:ascii="Helvetica" w:hAnsi="Helvetica"/>
          <w:lang w:val="es-ES"/>
        </w:rPr>
        <w:t>stone</w:t>
      </w:r>
      <w:proofErr w:type="spellEnd"/>
      <w:r w:rsidRPr="00623806">
        <w:rPr>
          <w:rFonts w:ascii="Helvetica" w:hAnsi="Helvetica"/>
          <w:lang w:val="es-ES"/>
        </w:rPr>
        <w:t xml:space="preserve">; </w:t>
      </w:r>
      <w:proofErr w:type="spellStart"/>
      <w:r w:rsidRPr="00623806">
        <w:rPr>
          <w:rFonts w:ascii="Helvetica" w:hAnsi="Helvetica"/>
          <w:lang w:val="es-ES"/>
        </w:rPr>
        <w:t>when</w:t>
      </w:r>
      <w:proofErr w:type="spellEnd"/>
      <w:r w:rsidRPr="00623806">
        <w:rPr>
          <w:rFonts w:ascii="Helvetica" w:hAnsi="Helvetica"/>
          <w:lang w:val="es-ES"/>
        </w:rPr>
        <w:t xml:space="preserve"> he </w:t>
      </w:r>
      <w:proofErr w:type="spellStart"/>
      <w:r w:rsidRPr="00623806">
        <w:rPr>
          <w:rFonts w:ascii="Helvetica" w:hAnsi="Helvetica"/>
          <w:lang w:val="es-ES"/>
        </w:rPr>
        <w:t>met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gaze</w:t>
      </w:r>
      <w:proofErr w:type="spellEnd"/>
      <w:r w:rsidRPr="00623806">
        <w:rPr>
          <w:rFonts w:ascii="Helvetica" w:hAnsi="Helvetica"/>
          <w:lang w:val="es-ES"/>
        </w:rPr>
        <w:t xml:space="preserve">, he </w:t>
      </w:r>
      <w:proofErr w:type="spellStart"/>
      <w:r w:rsidRPr="00623806">
        <w:rPr>
          <w:rFonts w:ascii="Helvetica" w:hAnsi="Helvetica"/>
          <w:lang w:val="es-ES"/>
        </w:rPr>
        <w:t>immediately</w:t>
      </w:r>
      <w:proofErr w:type="spellEnd"/>
      <w:r w:rsidRPr="00623806">
        <w:rPr>
          <w:rFonts w:ascii="Helvetica" w:hAnsi="Helvetica"/>
          <w:lang w:val="es-ES"/>
        </w:rPr>
        <w:t xml:space="preserve"> </w:t>
      </w:r>
      <w:proofErr w:type="spellStart"/>
      <w:r w:rsidRPr="00623806">
        <w:rPr>
          <w:rFonts w:ascii="Helvetica" w:hAnsi="Helvetica"/>
          <w:lang w:val="es-ES"/>
        </w:rPr>
        <w:t>looked</w:t>
      </w:r>
      <w:proofErr w:type="spellEnd"/>
      <w:r w:rsidRPr="00623806">
        <w:rPr>
          <w:rFonts w:ascii="Helvetica" w:hAnsi="Helvetica"/>
          <w:lang w:val="es-ES"/>
        </w:rPr>
        <w:t xml:space="preserve"> </w:t>
      </w:r>
      <w:proofErr w:type="spellStart"/>
      <w:r w:rsidRPr="00623806">
        <w:rPr>
          <w:rFonts w:ascii="Helvetica" w:hAnsi="Helvetica"/>
          <w:lang w:val="es-ES"/>
        </w:rPr>
        <w:t>down</w:t>
      </w:r>
      <w:proofErr w:type="spellEnd"/>
      <w:r w:rsidRPr="00623806">
        <w:rPr>
          <w:rFonts w:ascii="Helvetica" w:hAnsi="Helvetica"/>
          <w:lang w:val="es-ES"/>
        </w:rPr>
        <w:t xml:space="preserve"> at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floor</w:t>
      </w:r>
      <w:proofErr w:type="spellEnd"/>
      <w:r w:rsidRPr="00623806">
        <w:rPr>
          <w:rFonts w:ascii="Helvetica" w:hAnsi="Helvetica"/>
          <w:lang w:val="es-ES"/>
        </w:rPr>
        <w:t xml:space="preserve">, </w:t>
      </w:r>
      <w:proofErr w:type="spellStart"/>
      <w:r w:rsidRPr="00623806">
        <w:rPr>
          <w:rFonts w:ascii="Helvetica" w:hAnsi="Helvetica"/>
          <w:lang w:val="es-ES"/>
        </w:rPr>
        <w:t>then</w:t>
      </w:r>
      <w:proofErr w:type="spellEnd"/>
      <w:r w:rsidRPr="00623806">
        <w:rPr>
          <w:rFonts w:ascii="Helvetica" w:hAnsi="Helvetica"/>
          <w:lang w:val="es-ES"/>
        </w:rPr>
        <w:t xml:space="preserve"> </w:t>
      </w:r>
      <w:proofErr w:type="spellStart"/>
      <w:r w:rsidRPr="00623806">
        <w:rPr>
          <w:rFonts w:ascii="Helvetica" w:hAnsi="Helvetica"/>
          <w:lang w:val="es-ES"/>
        </w:rPr>
        <w:t>turned</w:t>
      </w:r>
      <w:proofErr w:type="spellEnd"/>
      <w:r w:rsidRPr="00623806">
        <w:rPr>
          <w:rFonts w:ascii="Helvetica" w:hAnsi="Helvetica"/>
          <w:lang w:val="es-ES"/>
        </w:rPr>
        <w:t xml:space="preserve"> and </w:t>
      </w:r>
      <w:proofErr w:type="spellStart"/>
      <w:r w:rsidRPr="00623806">
        <w:rPr>
          <w:rFonts w:ascii="Helvetica" w:hAnsi="Helvetica"/>
          <w:lang w:val="es-ES"/>
        </w:rPr>
        <w:t>slipped</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driver’s</w:t>
      </w:r>
      <w:proofErr w:type="spellEnd"/>
      <w:r w:rsidRPr="00623806">
        <w:rPr>
          <w:rFonts w:ascii="Helvetica" w:hAnsi="Helvetica"/>
          <w:lang w:val="es-ES"/>
        </w:rPr>
        <w:t xml:space="preserve"> </w:t>
      </w:r>
      <w:proofErr w:type="spellStart"/>
      <w:r w:rsidRPr="00623806">
        <w:rPr>
          <w:rFonts w:ascii="Helvetica" w:hAnsi="Helvetica"/>
          <w:lang w:val="es-ES"/>
        </w:rPr>
        <w:t>seat</w:t>
      </w:r>
      <w:proofErr w:type="spellEnd"/>
      <w:r w:rsidRPr="00623806">
        <w:rPr>
          <w:rFonts w:ascii="Helvetica" w:hAnsi="Helvetica"/>
          <w:lang w:val="es-ES"/>
        </w:rPr>
        <w:t xml:space="preserve"> </w:t>
      </w:r>
      <w:proofErr w:type="spellStart"/>
      <w:r w:rsidRPr="00623806">
        <w:rPr>
          <w:rFonts w:ascii="Helvetica" w:hAnsi="Helvetica"/>
          <w:lang w:val="es-ES"/>
        </w:rPr>
        <w:t>without</w:t>
      </w:r>
      <w:proofErr w:type="spellEnd"/>
      <w:r w:rsidRPr="00623806">
        <w:rPr>
          <w:rFonts w:ascii="Helvetica" w:hAnsi="Helvetica"/>
          <w:lang w:val="es-ES"/>
        </w:rPr>
        <w:t xml:space="preserve"> </w:t>
      </w:r>
      <w:proofErr w:type="spellStart"/>
      <w:r w:rsidRPr="00623806">
        <w:rPr>
          <w:rFonts w:ascii="Helvetica" w:hAnsi="Helvetica"/>
          <w:lang w:val="es-ES"/>
        </w:rPr>
        <w:t>saying</w:t>
      </w:r>
      <w:proofErr w:type="spellEnd"/>
      <w:r w:rsidRPr="00623806">
        <w:rPr>
          <w:rFonts w:ascii="Helvetica" w:hAnsi="Helvetica"/>
          <w:lang w:val="es-ES"/>
        </w:rPr>
        <w:t xml:space="preserve"> a </w:t>
      </w:r>
      <w:proofErr w:type="spellStart"/>
      <w:r w:rsidRPr="00623806">
        <w:rPr>
          <w:rFonts w:ascii="Helvetica" w:hAnsi="Helvetica"/>
          <w:lang w:val="es-ES"/>
        </w:rPr>
        <w:t>word</w:t>
      </w:r>
      <w:proofErr w:type="spellEnd"/>
      <w:r w:rsidRPr="00623806">
        <w:rPr>
          <w:rFonts w:ascii="Helvetica" w:hAnsi="Helvetica"/>
          <w:lang w:val="es-ES"/>
        </w:rPr>
        <w:t>.</w:t>
      </w:r>
    </w:p>
    <w:p w14:paraId="10B228CF" w14:textId="12D9A968"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then</w:t>
      </w:r>
      <w:proofErr w:type="spellEnd"/>
      <w:r w:rsidRPr="00623806">
        <w:rPr>
          <w:rFonts w:ascii="Helvetica" w:hAnsi="Helvetica"/>
          <w:lang w:val="es-ES"/>
        </w:rPr>
        <w:t>—</w:t>
      </w: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stilled</w:t>
      </w:r>
      <w:proofErr w:type="spellEnd"/>
      <w:r w:rsidRPr="00623806">
        <w:rPr>
          <w:rFonts w:ascii="Helvetica" w:hAnsi="Helvetica"/>
          <w:lang w:val="es-ES"/>
        </w:rPr>
        <w:t>.</w:t>
      </w:r>
    </w:p>
    <w:p w14:paraId="75DB5AD3" w14:textId="4344B5AD"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 xml:space="preserve">A shift </w:t>
      </w:r>
      <w:proofErr w:type="spellStart"/>
      <w:r w:rsidRPr="00623806">
        <w:rPr>
          <w:rFonts w:ascii="Helvetica" w:hAnsi="Helvetica"/>
          <w:lang w:val="es-ES"/>
        </w:rPr>
        <w:t>occurred</w:t>
      </w:r>
      <w:proofErr w:type="spellEnd"/>
      <w:r w:rsidRPr="00623806">
        <w:rPr>
          <w:rFonts w:ascii="Helvetica" w:hAnsi="Helvetica"/>
          <w:lang w:val="es-ES"/>
        </w:rPr>
        <w:t xml:space="preserve"> 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atmosphere</w:t>
      </w:r>
      <w:proofErr w:type="spellEnd"/>
      <w:r w:rsidRPr="00623806">
        <w:rPr>
          <w:rFonts w:ascii="Helvetica" w:hAnsi="Helvetica"/>
          <w:lang w:val="es-ES"/>
        </w:rPr>
        <w:t xml:space="preserve">. I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a </w:t>
      </w:r>
      <w:proofErr w:type="spellStart"/>
      <w:r w:rsidRPr="00623806">
        <w:rPr>
          <w:rFonts w:ascii="Helvetica" w:hAnsi="Helvetica"/>
          <w:lang w:val="es-ES"/>
        </w:rPr>
        <w:t>sudden</w:t>
      </w:r>
      <w:proofErr w:type="spellEnd"/>
      <w:r w:rsidRPr="00623806">
        <w:rPr>
          <w:rFonts w:ascii="Helvetica" w:hAnsi="Helvetica"/>
          <w:lang w:val="es-ES"/>
        </w:rPr>
        <w:t xml:space="preserve"> </w:t>
      </w:r>
      <w:proofErr w:type="spellStart"/>
      <w:r w:rsidRPr="00623806">
        <w:rPr>
          <w:rFonts w:ascii="Helvetica" w:hAnsi="Helvetica"/>
          <w:lang w:val="es-ES"/>
        </w:rPr>
        <w:t>weight</w:t>
      </w:r>
      <w:proofErr w:type="spellEnd"/>
      <w:r w:rsidRPr="00623806">
        <w:rPr>
          <w:rFonts w:ascii="Helvetica" w:hAnsi="Helvetica"/>
          <w:lang w:val="es-ES"/>
        </w:rPr>
        <w:t xml:space="preserve"> in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chest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temperature</w:t>
      </w:r>
      <w:proofErr w:type="spellEnd"/>
      <w:r w:rsidRPr="00623806">
        <w:rPr>
          <w:rFonts w:ascii="Helvetica" w:hAnsi="Helvetica"/>
          <w:lang w:val="es-ES"/>
        </w:rPr>
        <w:t xml:space="preserv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drop</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quiet</w:t>
      </w:r>
      <w:proofErr w:type="spellEnd"/>
      <w:r w:rsidRPr="00623806">
        <w:rPr>
          <w:rFonts w:ascii="Helvetica" w:hAnsi="Helvetica"/>
          <w:lang w:val="es-ES"/>
        </w:rPr>
        <w:t xml:space="preserve">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peaceful</w:t>
      </w:r>
      <w:proofErr w:type="spellEnd"/>
      <w:r w:rsidRPr="00623806">
        <w:rPr>
          <w:rFonts w:ascii="Helvetica" w:hAnsi="Helvetica"/>
          <w:lang w:val="es-ES"/>
        </w:rPr>
        <w:t xml:space="preserve"> </w:t>
      </w:r>
      <w:proofErr w:type="spellStart"/>
      <w:r w:rsidRPr="00623806">
        <w:rPr>
          <w:rFonts w:ascii="Helvetica" w:hAnsi="Helvetica"/>
          <w:lang w:val="es-ES"/>
        </w:rPr>
        <w:t>anymore</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watched</w:t>
      </w:r>
      <w:proofErr w:type="spellEnd"/>
      <w:r w:rsidRPr="00623806">
        <w:rPr>
          <w:rFonts w:ascii="Helvetica" w:hAnsi="Helvetica"/>
          <w:lang w:val="es-ES"/>
        </w:rPr>
        <w:t>.</w:t>
      </w:r>
    </w:p>
    <w:p w14:paraId="36B71F05" w14:textId="3DFA7ED8" w:rsidR="00CC50ED" w:rsidRPr="00623806" w:rsidRDefault="00CC50ED" w:rsidP="00CC50ED">
      <w:pPr>
        <w:pStyle w:val="Scene"/>
        <w:spacing w:line="276" w:lineRule="auto"/>
        <w:jc w:val="both"/>
        <w:rPr>
          <w:rFonts w:ascii="Helvetica" w:hAnsi="Helvetica"/>
          <w:lang w:val="es-ES"/>
        </w:rPr>
      </w:pPr>
      <w:proofErr w:type="spellStart"/>
      <w:r w:rsidRPr="00623806">
        <w:rPr>
          <w:rFonts w:ascii="Helvetica" w:hAnsi="Helvetica"/>
          <w:lang w:val="es-ES"/>
        </w:rPr>
        <w:t>Zeff’s</w:t>
      </w:r>
      <w:proofErr w:type="spellEnd"/>
      <w:r w:rsidRPr="00623806">
        <w:rPr>
          <w:rFonts w:ascii="Helvetica" w:hAnsi="Helvetica"/>
          <w:lang w:val="es-ES"/>
        </w:rPr>
        <w:t xml:space="preserve"> </w:t>
      </w:r>
      <w:proofErr w:type="spellStart"/>
      <w:r w:rsidRPr="00623806">
        <w:rPr>
          <w:rFonts w:ascii="Helvetica" w:hAnsi="Helvetica"/>
          <w:lang w:val="es-ES"/>
        </w:rPr>
        <w:t>posture</w:t>
      </w:r>
      <w:proofErr w:type="spellEnd"/>
      <w:r w:rsidRPr="00623806">
        <w:rPr>
          <w:rFonts w:ascii="Helvetica" w:hAnsi="Helvetica"/>
          <w:lang w:val="es-ES"/>
        </w:rPr>
        <w:t xml:space="preserve"> </w:t>
      </w:r>
      <w:proofErr w:type="spellStart"/>
      <w:r w:rsidRPr="00623806">
        <w:rPr>
          <w:rFonts w:ascii="Helvetica" w:hAnsi="Helvetica"/>
          <w:lang w:val="es-ES"/>
        </w:rPr>
        <w:t>straightened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shoulders</w:t>
      </w:r>
      <w:proofErr w:type="spellEnd"/>
      <w:r w:rsidRPr="00623806">
        <w:rPr>
          <w:rFonts w:ascii="Helvetica" w:hAnsi="Helvetica"/>
          <w:lang w:val="es-ES"/>
        </w:rPr>
        <w:t xml:space="preserve"> </w:t>
      </w:r>
      <w:proofErr w:type="spellStart"/>
      <w:r w:rsidRPr="00623806">
        <w:rPr>
          <w:rFonts w:ascii="Helvetica" w:hAnsi="Helvetica"/>
          <w:lang w:val="es-ES"/>
        </w:rPr>
        <w:t>rising</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a </w:t>
      </w:r>
      <w:proofErr w:type="spellStart"/>
      <w:r w:rsidRPr="00623806">
        <w:rPr>
          <w:rFonts w:ascii="Helvetica" w:hAnsi="Helvetica"/>
          <w:lang w:val="es-ES"/>
        </w:rPr>
        <w:t>slow</w:t>
      </w:r>
      <w:proofErr w:type="spellEnd"/>
      <w:r w:rsidRPr="00623806">
        <w:rPr>
          <w:rFonts w:ascii="Helvetica" w:hAnsi="Helvetica"/>
          <w:lang w:val="es-ES"/>
        </w:rPr>
        <w:t xml:space="preserve"> inhale.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scanned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tree</w:t>
      </w:r>
      <w:proofErr w:type="spellEnd"/>
      <w:r w:rsidRPr="00623806">
        <w:rPr>
          <w:rFonts w:ascii="Helvetica" w:hAnsi="Helvetica"/>
          <w:lang w:val="es-ES"/>
        </w:rPr>
        <w:t xml:space="preserve"> line </w:t>
      </w:r>
      <w:proofErr w:type="spellStart"/>
      <w:r w:rsidRPr="00623806">
        <w:rPr>
          <w:rFonts w:ascii="Helvetica" w:hAnsi="Helvetica"/>
          <w:lang w:val="es-ES"/>
        </w:rPr>
        <w:t>like</w:t>
      </w:r>
      <w:proofErr w:type="spellEnd"/>
      <w:r w:rsidRPr="00623806">
        <w:rPr>
          <w:rFonts w:ascii="Helvetica" w:hAnsi="Helvetica"/>
          <w:lang w:val="es-ES"/>
        </w:rPr>
        <w:t xml:space="preserve"> he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hearing</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I </w:t>
      </w:r>
      <w:proofErr w:type="spellStart"/>
      <w:r w:rsidRPr="00623806">
        <w:rPr>
          <w:rFonts w:ascii="Helvetica" w:hAnsi="Helvetica"/>
          <w:lang w:val="es-ES"/>
        </w:rPr>
        <w:t>couldn’t</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jaw</w:t>
      </w:r>
      <w:proofErr w:type="spellEnd"/>
      <w:r w:rsidRPr="00623806">
        <w:rPr>
          <w:rFonts w:ascii="Helvetica" w:hAnsi="Helvetica"/>
          <w:lang w:val="es-ES"/>
        </w:rPr>
        <w:t xml:space="preserve"> </w:t>
      </w:r>
      <w:proofErr w:type="spellStart"/>
      <w:r w:rsidRPr="00623806">
        <w:rPr>
          <w:rFonts w:ascii="Helvetica" w:hAnsi="Helvetica"/>
          <w:lang w:val="es-ES"/>
        </w:rPr>
        <w:t>clenching</w:t>
      </w:r>
      <w:proofErr w:type="spellEnd"/>
      <w:r w:rsidRPr="00623806">
        <w:rPr>
          <w:rFonts w:ascii="Helvetica" w:hAnsi="Helvetica"/>
          <w:lang w:val="es-ES"/>
        </w:rPr>
        <w:t xml:space="preserve"> </w:t>
      </w:r>
      <w:proofErr w:type="spellStart"/>
      <w:r w:rsidRPr="00623806">
        <w:rPr>
          <w:rFonts w:ascii="Helvetica" w:hAnsi="Helvetica"/>
          <w:lang w:val="es-ES"/>
        </w:rPr>
        <w:t>ever</w:t>
      </w:r>
      <w:proofErr w:type="spellEnd"/>
      <w:r w:rsidRPr="00623806">
        <w:rPr>
          <w:rFonts w:ascii="Helvetica" w:hAnsi="Helvetica"/>
          <w:lang w:val="es-ES"/>
        </w:rPr>
        <w:t xml:space="preserve"> so </w:t>
      </w:r>
      <w:proofErr w:type="spellStart"/>
      <w:r w:rsidRPr="00623806">
        <w:rPr>
          <w:rFonts w:ascii="Helvetica" w:hAnsi="Helvetica"/>
          <w:lang w:val="es-ES"/>
        </w:rPr>
        <w:t>slightly</w:t>
      </w:r>
      <w:proofErr w:type="spellEnd"/>
      <w:r w:rsidRPr="00623806">
        <w:rPr>
          <w:rFonts w:ascii="Helvetica" w:hAnsi="Helvetica"/>
          <w:lang w:val="es-ES"/>
        </w:rPr>
        <w:t>.</w:t>
      </w:r>
    </w:p>
    <w:p w14:paraId="397A4D1B" w14:textId="4DE10BDF" w:rsidR="00CC50ED" w:rsidRPr="00623806" w:rsidRDefault="00CC50ED" w:rsidP="00CC50ED">
      <w:pPr>
        <w:pStyle w:val="Scene"/>
        <w:spacing w:line="276" w:lineRule="auto"/>
        <w:jc w:val="both"/>
        <w:rPr>
          <w:rFonts w:ascii="Helvetica" w:hAnsi="Helvetica"/>
          <w:lang w:val="es-ES"/>
        </w:rPr>
      </w:pP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whole</w:t>
      </w:r>
      <w:proofErr w:type="spellEnd"/>
      <w:r w:rsidRPr="00623806">
        <w:rPr>
          <w:rFonts w:ascii="Helvetica" w:hAnsi="Helvetica"/>
          <w:lang w:val="es-ES"/>
        </w:rPr>
        <w:t xml:space="preserve"> </w:t>
      </w:r>
      <w:proofErr w:type="spellStart"/>
      <w:r w:rsidRPr="00623806">
        <w:rPr>
          <w:rFonts w:ascii="Helvetica" w:hAnsi="Helvetica"/>
          <w:lang w:val="es-ES"/>
        </w:rPr>
        <w:t>energy</w:t>
      </w:r>
      <w:proofErr w:type="spellEnd"/>
      <w:r w:rsidRPr="00623806">
        <w:rPr>
          <w:rFonts w:ascii="Helvetica" w:hAnsi="Helvetica"/>
          <w:lang w:val="es-ES"/>
        </w:rPr>
        <w:t xml:space="preserve"> </w:t>
      </w:r>
      <w:proofErr w:type="spellStart"/>
      <w:r w:rsidRPr="00623806">
        <w:rPr>
          <w:rFonts w:ascii="Helvetica" w:hAnsi="Helvetica"/>
          <w:lang w:val="es-ES"/>
        </w:rPr>
        <w:t>shifted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Zeff</w:t>
      </w:r>
      <w:proofErr w:type="spellEnd"/>
      <w:r w:rsidRPr="00623806">
        <w:rPr>
          <w:rFonts w:ascii="Helvetica" w:hAnsi="Helvetica"/>
          <w:lang w:val="es-ES"/>
        </w:rPr>
        <w:t xml:space="preserve"> I </w:t>
      </w:r>
      <w:proofErr w:type="spellStart"/>
      <w:r w:rsidRPr="00623806">
        <w:rPr>
          <w:rFonts w:ascii="Helvetica" w:hAnsi="Helvetica"/>
          <w:lang w:val="es-ES"/>
        </w:rPr>
        <w:t>knew</w:t>
      </w:r>
      <w:proofErr w:type="spellEnd"/>
      <w:r w:rsidRPr="00623806">
        <w:rPr>
          <w:rFonts w:ascii="Helvetica" w:hAnsi="Helvetica"/>
          <w:lang w:val="es-ES"/>
        </w:rPr>
        <w:t xml:space="preserve"> in </w:t>
      </w:r>
      <w:proofErr w:type="spellStart"/>
      <w:r w:rsidRPr="00623806">
        <w:rPr>
          <w:rFonts w:ascii="Helvetica" w:hAnsi="Helvetica"/>
          <w:lang w:val="es-ES"/>
        </w:rPr>
        <w:t>the</w:t>
      </w:r>
      <w:proofErr w:type="spellEnd"/>
      <w:r w:rsidRPr="00623806">
        <w:rPr>
          <w:rFonts w:ascii="Helvetica" w:hAnsi="Helvetica"/>
          <w:lang w:val="es-ES"/>
        </w:rPr>
        <w:t xml:space="preserve"> office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vanished</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else</w:t>
      </w:r>
      <w:proofErr w:type="spellEnd"/>
      <w:r w:rsidRPr="00623806">
        <w:rPr>
          <w:rFonts w:ascii="Helvetica" w:hAnsi="Helvetica"/>
          <w:lang w:val="es-ES"/>
        </w:rPr>
        <w:t xml:space="preserve">. </w:t>
      </w:r>
      <w:proofErr w:type="spellStart"/>
      <w:r w:rsidRPr="00623806">
        <w:rPr>
          <w:rFonts w:ascii="Helvetica" w:hAnsi="Helvetica"/>
          <w:lang w:val="es-ES"/>
        </w:rPr>
        <w:t>Alert</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edge</w:t>
      </w:r>
      <w:proofErr w:type="spellEnd"/>
      <w:r w:rsidRPr="00623806">
        <w:rPr>
          <w:rFonts w:ascii="Helvetica" w:hAnsi="Helvetica"/>
          <w:lang w:val="es-ES"/>
        </w:rPr>
        <w:t xml:space="preserve">. </w:t>
      </w:r>
      <w:proofErr w:type="spellStart"/>
      <w:r w:rsidRPr="00623806">
        <w:rPr>
          <w:rFonts w:ascii="Helvetica" w:hAnsi="Helvetica"/>
          <w:lang w:val="es-ES"/>
        </w:rPr>
        <w:t>There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a </w:t>
      </w:r>
      <w:proofErr w:type="spellStart"/>
      <w:r w:rsidRPr="00623806">
        <w:rPr>
          <w:rFonts w:ascii="Helvetica" w:hAnsi="Helvetica"/>
          <w:lang w:val="es-ES"/>
        </w:rPr>
        <w:t>shadow</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seemed</w:t>
      </w:r>
      <w:proofErr w:type="spellEnd"/>
      <w:r w:rsidRPr="00623806">
        <w:rPr>
          <w:rFonts w:ascii="Helvetica" w:hAnsi="Helvetica"/>
          <w:lang w:val="es-ES"/>
        </w:rPr>
        <w:t xml:space="preserve"> </w:t>
      </w:r>
      <w:proofErr w:type="spellStart"/>
      <w:r w:rsidRPr="00623806">
        <w:rPr>
          <w:rFonts w:ascii="Helvetica" w:hAnsi="Helvetica"/>
          <w:lang w:val="es-ES"/>
        </w:rPr>
        <w:t>poised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move</w:t>
      </w:r>
      <w:proofErr w:type="spellEnd"/>
      <w:r w:rsidRPr="00623806">
        <w:rPr>
          <w:rFonts w:ascii="Helvetica" w:hAnsi="Helvetica"/>
          <w:lang w:val="es-ES"/>
        </w:rPr>
        <w:t>.</w:t>
      </w:r>
    </w:p>
    <w:p w14:paraId="4EA274F2" w14:textId="4D9136F6"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lastRenderedPageBreak/>
        <w:t xml:space="preserve">I </w:t>
      </w:r>
      <w:proofErr w:type="spellStart"/>
      <w:r w:rsidRPr="00623806">
        <w:rPr>
          <w:rFonts w:ascii="Helvetica" w:hAnsi="Helvetica"/>
          <w:lang w:val="es-ES"/>
        </w:rPr>
        <w:t>stood</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porch</w:t>
      </w:r>
      <w:proofErr w:type="spellEnd"/>
      <w:r w:rsidRPr="00623806">
        <w:rPr>
          <w:rFonts w:ascii="Helvetica" w:hAnsi="Helvetica"/>
          <w:lang w:val="es-ES"/>
        </w:rPr>
        <w:t xml:space="preserve">, </w:t>
      </w:r>
      <w:proofErr w:type="spellStart"/>
      <w:r w:rsidRPr="00623806">
        <w:rPr>
          <w:rFonts w:ascii="Helvetica" w:hAnsi="Helvetica"/>
          <w:lang w:val="es-ES"/>
        </w:rPr>
        <w:t>arms</w:t>
      </w:r>
      <w:proofErr w:type="spellEnd"/>
      <w:r w:rsidRPr="00623806">
        <w:rPr>
          <w:rFonts w:ascii="Helvetica" w:hAnsi="Helvetica"/>
          <w:lang w:val="es-ES"/>
        </w:rPr>
        <w:t xml:space="preserve"> </w:t>
      </w:r>
      <w:proofErr w:type="spellStart"/>
      <w:r w:rsidRPr="00623806">
        <w:rPr>
          <w:rFonts w:ascii="Helvetica" w:hAnsi="Helvetica"/>
          <w:lang w:val="es-ES"/>
        </w:rPr>
        <w:t>crossed</w:t>
      </w:r>
      <w:proofErr w:type="spellEnd"/>
      <w:r w:rsidRPr="00623806">
        <w:rPr>
          <w:rFonts w:ascii="Helvetica" w:hAnsi="Helvetica"/>
          <w:lang w:val="es-ES"/>
        </w:rPr>
        <w:t xml:space="preserve"> </w:t>
      </w:r>
      <w:proofErr w:type="spellStart"/>
      <w:r w:rsidRPr="00623806">
        <w:rPr>
          <w:rFonts w:ascii="Helvetica" w:hAnsi="Helvetica"/>
          <w:lang w:val="es-ES"/>
        </w:rPr>
        <w:t>tightly</w:t>
      </w:r>
      <w:proofErr w:type="spellEnd"/>
      <w:r w:rsidRPr="00623806">
        <w:rPr>
          <w:rFonts w:ascii="Helvetica" w:hAnsi="Helvetica"/>
          <w:lang w:val="es-ES"/>
        </w:rPr>
        <w:t xml:space="preserve"> </w:t>
      </w:r>
      <w:proofErr w:type="spellStart"/>
      <w:r w:rsidRPr="00623806">
        <w:rPr>
          <w:rFonts w:ascii="Helvetica" w:hAnsi="Helvetica"/>
          <w:lang w:val="es-ES"/>
        </w:rPr>
        <w:t>around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chest</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barely</w:t>
      </w:r>
      <w:proofErr w:type="spellEnd"/>
      <w:r w:rsidRPr="00623806">
        <w:rPr>
          <w:rFonts w:ascii="Helvetica" w:hAnsi="Helvetica"/>
          <w:lang w:val="es-ES"/>
        </w:rPr>
        <w:t xml:space="preserve"> a </w:t>
      </w:r>
      <w:proofErr w:type="spellStart"/>
      <w:r w:rsidRPr="00623806">
        <w:rPr>
          <w:rFonts w:ascii="Helvetica" w:hAnsi="Helvetica"/>
          <w:lang w:val="es-ES"/>
        </w:rPr>
        <w:t>breath</w:t>
      </w:r>
      <w:proofErr w:type="spellEnd"/>
      <w:r w:rsidRPr="00623806">
        <w:rPr>
          <w:rFonts w:ascii="Helvetica" w:hAnsi="Helvetica"/>
          <w:lang w:val="es-ES"/>
        </w:rPr>
        <w:t>. “</w:t>
      </w: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what</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happened</w:t>
      </w:r>
      <w:proofErr w:type="spellEnd"/>
      <w:r w:rsidRPr="00623806">
        <w:rPr>
          <w:rFonts w:ascii="Helvetica" w:hAnsi="Helvetica"/>
          <w:lang w:val="es-ES"/>
        </w:rPr>
        <w:t>?”</w:t>
      </w:r>
    </w:p>
    <w:p w14:paraId="7FCB176B" w14:textId="56F66A1C"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turned</w:t>
      </w:r>
      <w:proofErr w:type="spellEnd"/>
      <w:r w:rsidRPr="00623806">
        <w:rPr>
          <w:rFonts w:ascii="Helvetica" w:hAnsi="Helvetica"/>
          <w:lang w:val="es-ES"/>
        </w:rPr>
        <w:t xml:space="preserve"> </w:t>
      </w:r>
      <w:proofErr w:type="spellStart"/>
      <w:r w:rsidRPr="00623806">
        <w:rPr>
          <w:rFonts w:ascii="Helvetica" w:hAnsi="Helvetica"/>
          <w:lang w:val="es-ES"/>
        </w:rPr>
        <w:t>slowly</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hand</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rested</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Shadow’s</w:t>
      </w:r>
      <w:proofErr w:type="spellEnd"/>
      <w:r w:rsidRPr="00623806">
        <w:rPr>
          <w:rFonts w:ascii="Helvetica" w:hAnsi="Helvetica"/>
          <w:lang w:val="es-ES"/>
        </w:rPr>
        <w:t xml:space="preserve"> back,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darkened</w:t>
      </w:r>
      <w:proofErr w:type="spellEnd"/>
      <w:r w:rsidRPr="00623806">
        <w:rPr>
          <w:rFonts w:ascii="Helvetica" w:hAnsi="Helvetica"/>
          <w:lang w:val="es-ES"/>
        </w:rPr>
        <w:t>—</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desire</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focus</w:t>
      </w:r>
      <w:proofErr w:type="spellEnd"/>
      <w:r w:rsidRPr="00623806">
        <w:rPr>
          <w:rFonts w:ascii="Helvetica" w:hAnsi="Helvetica"/>
          <w:lang w:val="es-ES"/>
        </w:rPr>
        <w:t>.</w:t>
      </w:r>
    </w:p>
    <w:p w14:paraId="348171B8" w14:textId="46519FD8"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Something’s</w:t>
      </w:r>
      <w:proofErr w:type="spellEnd"/>
      <w:r w:rsidRPr="00623806">
        <w:rPr>
          <w:rFonts w:ascii="Helvetica" w:hAnsi="Helvetica"/>
          <w:lang w:val="es-ES"/>
        </w:rPr>
        <w:t xml:space="preserve"> </w:t>
      </w:r>
      <w:proofErr w:type="spellStart"/>
      <w:r w:rsidRPr="00623806">
        <w:rPr>
          <w:rFonts w:ascii="Helvetica" w:hAnsi="Helvetica"/>
          <w:lang w:val="es-ES"/>
        </w:rPr>
        <w:t>close</w:t>
      </w:r>
      <w:proofErr w:type="spellEnd"/>
      <w:r w:rsidRPr="00623806">
        <w:rPr>
          <w:rFonts w:ascii="Helvetica" w:hAnsi="Helvetica"/>
          <w:lang w:val="es-ES"/>
        </w:rPr>
        <w:t>.”</w:t>
      </w:r>
    </w:p>
    <w:p w14:paraId="0EA2C624" w14:textId="446DFBFB"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Close</w:t>
      </w:r>
      <w:proofErr w:type="spellEnd"/>
      <w:r w:rsidRPr="00623806">
        <w:rPr>
          <w:rFonts w:ascii="Helvetica" w:hAnsi="Helvetica"/>
          <w:lang w:val="es-ES"/>
        </w:rPr>
        <w:t xml:space="preserve">?” I </w:t>
      </w:r>
      <w:proofErr w:type="spellStart"/>
      <w:r w:rsidRPr="00623806">
        <w:rPr>
          <w:rFonts w:ascii="Helvetica" w:hAnsi="Helvetica"/>
          <w:lang w:val="es-ES"/>
        </w:rPr>
        <w:t>echoed</w:t>
      </w:r>
      <w:proofErr w:type="spellEnd"/>
      <w:r w:rsidRPr="00623806">
        <w:rPr>
          <w:rFonts w:ascii="Helvetica" w:hAnsi="Helvetica"/>
          <w:lang w:val="es-ES"/>
        </w:rPr>
        <w:t xml:space="preserve">, </w:t>
      </w:r>
      <w:proofErr w:type="spellStart"/>
      <w:r w:rsidRPr="00623806">
        <w:rPr>
          <w:rFonts w:ascii="Helvetica" w:hAnsi="Helvetica"/>
          <w:lang w:val="es-ES"/>
        </w:rPr>
        <w:t>confused</w:t>
      </w:r>
      <w:proofErr w:type="spellEnd"/>
      <w:r w:rsidRPr="00623806">
        <w:rPr>
          <w:rFonts w:ascii="Helvetica" w:hAnsi="Helvetica"/>
          <w:lang w:val="es-ES"/>
        </w:rPr>
        <w:t xml:space="preserve"> and </w:t>
      </w:r>
      <w:proofErr w:type="spellStart"/>
      <w:r w:rsidRPr="00623806">
        <w:rPr>
          <w:rFonts w:ascii="Helvetica" w:hAnsi="Helvetica"/>
          <w:lang w:val="es-ES"/>
        </w:rPr>
        <w:t>afraid</w:t>
      </w:r>
      <w:proofErr w:type="spellEnd"/>
      <w:r w:rsidRPr="00623806">
        <w:rPr>
          <w:rFonts w:ascii="Helvetica" w:hAnsi="Helvetica"/>
          <w:lang w:val="es-ES"/>
        </w:rPr>
        <w:t>.</w:t>
      </w:r>
    </w:p>
    <w:p w14:paraId="06E9889D" w14:textId="4A68B635"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don’t</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way</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air </w:t>
      </w:r>
      <w:proofErr w:type="spellStart"/>
      <w:r w:rsidRPr="00623806">
        <w:rPr>
          <w:rFonts w:ascii="Helvetica" w:hAnsi="Helvetica"/>
          <w:lang w:val="es-ES"/>
        </w:rPr>
        <w:t>smells</w:t>
      </w:r>
      <w:proofErr w:type="spellEnd"/>
      <w:r w:rsidRPr="00623806">
        <w:rPr>
          <w:rFonts w:ascii="Helvetica" w:hAnsi="Helvetica"/>
          <w:lang w:val="es-ES"/>
        </w:rPr>
        <w:t xml:space="preserve">.” He </w:t>
      </w:r>
      <w:proofErr w:type="spellStart"/>
      <w:r w:rsidRPr="00623806">
        <w:rPr>
          <w:rFonts w:ascii="Helvetica" w:hAnsi="Helvetica"/>
          <w:lang w:val="es-ES"/>
        </w:rPr>
        <w:t>glanced</w:t>
      </w:r>
      <w:proofErr w:type="spellEnd"/>
      <w:r w:rsidRPr="00623806">
        <w:rPr>
          <w:rFonts w:ascii="Helvetica" w:hAnsi="Helvetica"/>
          <w:lang w:val="es-ES"/>
        </w:rPr>
        <w:t xml:space="preserve"> at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woods</w:t>
      </w:r>
      <w:proofErr w:type="spellEnd"/>
      <w:r w:rsidRPr="00623806">
        <w:rPr>
          <w:rFonts w:ascii="Helvetica" w:hAnsi="Helvetica"/>
          <w:lang w:val="es-ES"/>
        </w:rPr>
        <w:t xml:space="preserve"> </w:t>
      </w:r>
      <w:proofErr w:type="spellStart"/>
      <w:r w:rsidRPr="00623806">
        <w:rPr>
          <w:rFonts w:ascii="Helvetica" w:hAnsi="Helvetica"/>
          <w:lang w:val="es-ES"/>
        </w:rPr>
        <w:t>beyond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house</w:t>
      </w:r>
      <w:proofErr w:type="spellEnd"/>
      <w:r w:rsidRPr="00623806">
        <w:rPr>
          <w:rFonts w:ascii="Helvetica" w:hAnsi="Helvetica"/>
          <w:lang w:val="es-ES"/>
        </w:rPr>
        <w:t>. “</w:t>
      </w:r>
      <w:proofErr w:type="spellStart"/>
      <w:r w:rsidRPr="00623806">
        <w:rPr>
          <w:rFonts w:ascii="Helvetica" w:hAnsi="Helvetica"/>
          <w:lang w:val="es-ES"/>
        </w:rPr>
        <w:t>Go</w:t>
      </w:r>
      <w:proofErr w:type="spellEnd"/>
      <w:r w:rsidRPr="00623806">
        <w:rPr>
          <w:rFonts w:ascii="Helvetica" w:hAnsi="Helvetica"/>
          <w:lang w:val="es-ES"/>
        </w:rPr>
        <w:t xml:space="preserve"> </w:t>
      </w:r>
      <w:proofErr w:type="spellStart"/>
      <w:r w:rsidRPr="00623806">
        <w:rPr>
          <w:rFonts w:ascii="Helvetica" w:hAnsi="Helvetica"/>
          <w:lang w:val="es-ES"/>
        </w:rPr>
        <w:t>inside</w:t>
      </w:r>
      <w:proofErr w:type="spellEnd"/>
      <w:r w:rsidRPr="00623806">
        <w:rPr>
          <w:rFonts w:ascii="Helvetica" w:hAnsi="Helvetica"/>
          <w:lang w:val="es-ES"/>
        </w:rPr>
        <w:t xml:space="preserve">. </w:t>
      </w:r>
      <w:proofErr w:type="spellStart"/>
      <w:r w:rsidRPr="00623806">
        <w:rPr>
          <w:rFonts w:ascii="Helvetica" w:hAnsi="Helvetica"/>
          <w:lang w:val="es-ES"/>
        </w:rPr>
        <w:t>Lock</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door</w:t>
      </w:r>
      <w:proofErr w:type="spellEnd"/>
      <w:r w:rsidRPr="00623806">
        <w:rPr>
          <w:rFonts w:ascii="Helvetica" w:hAnsi="Helvetica"/>
          <w:lang w:val="es-ES"/>
        </w:rPr>
        <w:t>.”</w:t>
      </w:r>
    </w:p>
    <w:p w14:paraId="23F48C6E" w14:textId="2E22E9EB"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Zeff</w:t>
      </w:r>
      <w:proofErr w:type="spellEnd"/>
      <w:r w:rsidRPr="00623806">
        <w:rPr>
          <w:rFonts w:ascii="Helvetica" w:hAnsi="Helvetica"/>
          <w:lang w:val="es-ES"/>
        </w:rPr>
        <w:t>—”</w:t>
      </w:r>
    </w:p>
    <w:p w14:paraId="091A3F4C" w14:textId="0C74ADF9"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Now</w:t>
      </w:r>
      <w:proofErr w:type="spellEnd"/>
      <w:r w:rsidRPr="00623806">
        <w:rPr>
          <w:rFonts w:ascii="Helvetica" w:hAnsi="Helvetica"/>
          <w:lang w:val="es-ES"/>
        </w:rPr>
        <w:t xml:space="preserve">, Liliam,” he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again</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time </w:t>
      </w:r>
      <w:proofErr w:type="spellStart"/>
      <w:r w:rsidRPr="00623806">
        <w:rPr>
          <w:rFonts w:ascii="Helvetica" w:hAnsi="Helvetica"/>
          <w:lang w:val="es-ES"/>
        </w:rPr>
        <w:t>sharper</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me </w:t>
      </w:r>
      <w:proofErr w:type="spellStart"/>
      <w:r w:rsidRPr="00623806">
        <w:rPr>
          <w:rFonts w:ascii="Helvetica" w:hAnsi="Helvetica"/>
          <w:lang w:val="es-ES"/>
        </w:rPr>
        <w:t>anymore</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shadows</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tree</w:t>
      </w:r>
      <w:proofErr w:type="spellEnd"/>
      <w:r w:rsidRPr="00623806">
        <w:rPr>
          <w:rFonts w:ascii="Helvetica" w:hAnsi="Helvetica"/>
          <w:lang w:val="es-ES"/>
        </w:rPr>
        <w:t>.</w:t>
      </w:r>
    </w:p>
    <w:p w14:paraId="0BF47FB4" w14:textId="0E395A24"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 xml:space="preserve">“Shadow, </w:t>
      </w:r>
      <w:proofErr w:type="spellStart"/>
      <w:r w:rsidRPr="00623806">
        <w:rPr>
          <w:rFonts w:ascii="Helvetica" w:hAnsi="Helvetica"/>
          <w:lang w:val="es-ES"/>
        </w:rPr>
        <w:t>go</w:t>
      </w:r>
      <w:proofErr w:type="spellEnd"/>
      <w:r w:rsidRPr="00623806">
        <w:rPr>
          <w:rFonts w:ascii="Helvetica" w:hAnsi="Helvetica"/>
          <w:lang w:val="es-ES"/>
        </w:rPr>
        <w:t xml:space="preserve"> as </w:t>
      </w:r>
      <w:proofErr w:type="spellStart"/>
      <w:r w:rsidRPr="00623806">
        <w:rPr>
          <w:rFonts w:ascii="Helvetica" w:hAnsi="Helvetica"/>
          <w:lang w:val="es-ES"/>
        </w:rPr>
        <w:t>well</w:t>
      </w:r>
      <w:proofErr w:type="spellEnd"/>
      <w:r w:rsidRPr="00623806">
        <w:rPr>
          <w:rFonts w:ascii="Helvetica" w:hAnsi="Helvetica"/>
          <w:lang w:val="es-ES"/>
        </w:rPr>
        <w:t>.”</w:t>
      </w:r>
    </w:p>
    <w:p w14:paraId="03A074E4" w14:textId="6833E382"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 xml:space="preserve">As I </w:t>
      </w:r>
      <w:proofErr w:type="spellStart"/>
      <w:r w:rsidRPr="00623806">
        <w:rPr>
          <w:rFonts w:ascii="Helvetica" w:hAnsi="Helvetica"/>
          <w:lang w:val="es-ES"/>
        </w:rPr>
        <w:t>stepped</w:t>
      </w:r>
      <w:proofErr w:type="spellEnd"/>
      <w:r w:rsidRPr="00623806">
        <w:rPr>
          <w:rFonts w:ascii="Helvetica" w:hAnsi="Helvetica"/>
          <w:lang w:val="es-ES"/>
        </w:rPr>
        <w:t xml:space="preserve"> </w:t>
      </w:r>
      <w:proofErr w:type="spellStart"/>
      <w:r w:rsidRPr="00623806">
        <w:rPr>
          <w:rFonts w:ascii="Helvetica" w:hAnsi="Helvetica"/>
          <w:lang w:val="es-ES"/>
        </w:rPr>
        <w:t>inside</w:t>
      </w:r>
      <w:proofErr w:type="spellEnd"/>
      <w:r w:rsidRPr="00623806">
        <w:rPr>
          <w:rFonts w:ascii="Helvetica" w:hAnsi="Helvetica"/>
          <w:lang w:val="es-ES"/>
        </w:rPr>
        <w:t xml:space="preserve">, </w:t>
      </w:r>
      <w:proofErr w:type="spellStart"/>
      <w:r w:rsidRPr="00623806">
        <w:rPr>
          <w:rFonts w:ascii="Helvetica" w:hAnsi="Helvetica"/>
          <w:lang w:val="es-ES"/>
        </w:rPr>
        <w:t>locking</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door</w:t>
      </w:r>
      <w:proofErr w:type="spellEnd"/>
      <w:r w:rsidRPr="00623806">
        <w:rPr>
          <w:rFonts w:ascii="Helvetica" w:hAnsi="Helvetica"/>
          <w:lang w:val="es-ES"/>
        </w:rPr>
        <w:t xml:space="preserve"> </w:t>
      </w:r>
      <w:proofErr w:type="spellStart"/>
      <w:r w:rsidRPr="00623806">
        <w:rPr>
          <w:rFonts w:ascii="Helvetica" w:hAnsi="Helvetica"/>
          <w:lang w:val="es-ES"/>
        </w:rPr>
        <w:t>behind</w:t>
      </w:r>
      <w:proofErr w:type="spellEnd"/>
      <w:r w:rsidRPr="00623806">
        <w:rPr>
          <w:rFonts w:ascii="Helvetica" w:hAnsi="Helvetica"/>
          <w:lang w:val="es-ES"/>
        </w:rPr>
        <w:t xml:space="preserve"> me, I </w:t>
      </w:r>
      <w:proofErr w:type="spellStart"/>
      <w:r w:rsidRPr="00623806">
        <w:rPr>
          <w:rFonts w:ascii="Helvetica" w:hAnsi="Helvetica"/>
          <w:lang w:val="es-ES"/>
        </w:rPr>
        <w:t>took</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last</w:t>
      </w:r>
      <w:proofErr w:type="spellEnd"/>
      <w:r w:rsidRPr="00623806">
        <w:rPr>
          <w:rFonts w:ascii="Helvetica" w:hAnsi="Helvetica"/>
          <w:lang w:val="es-ES"/>
        </w:rPr>
        <w:t xml:space="preserve"> </w:t>
      </w:r>
      <w:proofErr w:type="gramStart"/>
      <w:r w:rsidRPr="00623806">
        <w:rPr>
          <w:rFonts w:ascii="Helvetica" w:hAnsi="Helvetica"/>
          <w:lang w:val="es-ES"/>
        </w:rPr>
        <w:t>look</w:t>
      </w:r>
      <w:proofErr w:type="gramEnd"/>
      <w:r w:rsidRPr="00623806">
        <w:rPr>
          <w:rFonts w:ascii="Helvetica" w:hAnsi="Helvetica"/>
          <w:lang w:val="es-ES"/>
        </w:rPr>
        <w:t xml:space="preserve"> back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glass</w:t>
      </w:r>
      <w:proofErr w:type="spellEnd"/>
      <w:r w:rsidRPr="00623806">
        <w:rPr>
          <w:rFonts w:ascii="Helvetica" w:hAnsi="Helvetica"/>
          <w:lang w:val="es-ES"/>
        </w:rPr>
        <w:t>.</w:t>
      </w:r>
    </w:p>
    <w:p w14:paraId="4AC93AF9" w14:textId="7C6FCDB7" w:rsidR="00CC50ED" w:rsidRPr="00623806" w:rsidRDefault="00CC50ED" w:rsidP="00CC50ED">
      <w:pPr>
        <w:pStyle w:val="Scene"/>
        <w:spacing w:line="276" w:lineRule="auto"/>
        <w:jc w:val="both"/>
        <w:rPr>
          <w:rFonts w:ascii="Helvetica" w:hAnsi="Helvetica"/>
          <w:lang w:val="es-ES"/>
        </w:rPr>
      </w:pP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hadn’t</w:t>
      </w:r>
      <w:proofErr w:type="spellEnd"/>
      <w:r w:rsidRPr="00623806">
        <w:rPr>
          <w:rFonts w:ascii="Helvetica" w:hAnsi="Helvetica"/>
          <w:lang w:val="es-ES"/>
        </w:rPr>
        <w:t xml:space="preserve"> moved.</w:t>
      </w:r>
    </w:p>
    <w:p w14:paraId="7D1BB8BE" w14:textId="6918EE03" w:rsidR="00CC50ED" w:rsidRPr="00623806" w:rsidRDefault="00CC50ED" w:rsidP="00CC50ED">
      <w:pPr>
        <w:pStyle w:val="Scene"/>
        <w:spacing w:line="276" w:lineRule="auto"/>
        <w:jc w:val="both"/>
        <w:rPr>
          <w:rFonts w:ascii="Helvetica" w:hAnsi="Helvetica"/>
          <w:lang w:val="es-ES"/>
        </w:rPr>
      </w:pP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w:t>
      </w:r>
    </w:p>
    <w:p w14:paraId="2F7A6FCF" w14:textId="2B8B4D55" w:rsidR="00721441" w:rsidRPr="00623806" w:rsidRDefault="00CC50ED" w:rsidP="00CC50ED">
      <w:pPr>
        <w:pStyle w:val="Scene"/>
        <w:spacing w:line="276" w:lineRule="auto"/>
        <w:jc w:val="both"/>
        <w:rPr>
          <w:rFonts w:ascii="Helvetica" w:hAnsi="Helvetica"/>
          <w:lang w:val="es-ES"/>
        </w:rPr>
      </w:pP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green</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w:t>
      </w:r>
      <w:proofErr w:type="spellStart"/>
      <w:r w:rsidRPr="00623806">
        <w:rPr>
          <w:rFonts w:ascii="Helvetica" w:hAnsi="Helvetica"/>
          <w:lang w:val="es-ES"/>
        </w:rPr>
        <w:t>glowing</w:t>
      </w:r>
      <w:proofErr w:type="spellEnd"/>
      <w:r w:rsidRPr="00623806">
        <w:rPr>
          <w:rFonts w:ascii="Helvetica" w:hAnsi="Helvetica"/>
          <w:lang w:val="es-ES"/>
        </w:rPr>
        <w:t>.</w:t>
      </w:r>
    </w:p>
    <w:p w14:paraId="41BD1772" w14:textId="77777777" w:rsidR="00CC50ED" w:rsidRPr="00623806" w:rsidRDefault="00CC50ED" w:rsidP="00CC50ED">
      <w:pPr>
        <w:pStyle w:val="Scene"/>
        <w:spacing w:line="276" w:lineRule="auto"/>
        <w:jc w:val="both"/>
        <w:rPr>
          <w:rFonts w:ascii="Helvetica" w:hAnsi="Helvetica"/>
          <w:lang w:val="es-ES"/>
        </w:rPr>
      </w:pPr>
    </w:p>
    <w:p w14:paraId="072026E1" w14:textId="77777777" w:rsidR="00721441" w:rsidRPr="00623806" w:rsidRDefault="00721441" w:rsidP="00721441">
      <w:pPr>
        <w:pStyle w:val="SceneBreak"/>
        <w:spacing w:line="276" w:lineRule="auto"/>
        <w:rPr>
          <w:rFonts w:ascii="Helvetica" w:hAnsi="Helvetica"/>
          <w:lang w:val="es-ES"/>
        </w:rPr>
      </w:pPr>
      <w:r w:rsidRPr="00623806">
        <w:rPr>
          <w:rFonts w:ascii="Helvetica" w:hAnsi="Helvetica"/>
          <w:lang w:val="es-ES"/>
        </w:rPr>
        <w:t>****</w:t>
      </w:r>
    </w:p>
    <w:p w14:paraId="77802E92" w14:textId="77777777" w:rsidR="00721441" w:rsidRPr="00623806" w:rsidRDefault="00721441" w:rsidP="00721441">
      <w:pPr>
        <w:pStyle w:val="SceneFirstParagraph"/>
        <w:spacing w:line="276" w:lineRule="auto"/>
        <w:jc w:val="both"/>
        <w:rPr>
          <w:rFonts w:ascii="Helvetica" w:hAnsi="Helvetica"/>
          <w:lang w:val="es-ES"/>
        </w:rPr>
      </w:pPr>
    </w:p>
    <w:p w14:paraId="055FABB6" w14:textId="221B769D" w:rsidR="00CC50ED" w:rsidRPr="00623806" w:rsidRDefault="00CC50ED" w:rsidP="00CC50ED">
      <w:pPr>
        <w:pStyle w:val="SceneBreak"/>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door</w:t>
      </w:r>
      <w:proofErr w:type="spellEnd"/>
      <w:r w:rsidRPr="00623806">
        <w:rPr>
          <w:rFonts w:ascii="Helvetica" w:hAnsi="Helvetica"/>
          <w:lang w:val="es-ES"/>
        </w:rPr>
        <w:t xml:space="preserve"> </w:t>
      </w:r>
      <w:proofErr w:type="spellStart"/>
      <w:r w:rsidRPr="00623806">
        <w:rPr>
          <w:rFonts w:ascii="Helvetica" w:hAnsi="Helvetica"/>
          <w:lang w:val="es-ES"/>
        </w:rPr>
        <w:t>clicked</w:t>
      </w:r>
      <w:proofErr w:type="spellEnd"/>
      <w:r w:rsidRPr="00623806">
        <w:rPr>
          <w:rFonts w:ascii="Helvetica" w:hAnsi="Helvetica"/>
          <w:lang w:val="es-ES"/>
        </w:rPr>
        <w:t xml:space="preserve"> </w:t>
      </w:r>
      <w:proofErr w:type="spellStart"/>
      <w:r w:rsidRPr="00623806">
        <w:rPr>
          <w:rFonts w:ascii="Helvetica" w:hAnsi="Helvetica"/>
          <w:lang w:val="es-ES"/>
        </w:rPr>
        <w:t>shut</w:t>
      </w:r>
      <w:proofErr w:type="spellEnd"/>
      <w:r w:rsidRPr="00623806">
        <w:rPr>
          <w:rFonts w:ascii="Helvetica" w:hAnsi="Helvetica"/>
          <w:lang w:val="es-ES"/>
        </w:rPr>
        <w:t xml:space="preserve"> </w:t>
      </w:r>
      <w:proofErr w:type="spellStart"/>
      <w:r w:rsidRPr="00623806">
        <w:rPr>
          <w:rFonts w:ascii="Helvetica" w:hAnsi="Helvetica"/>
          <w:lang w:val="es-ES"/>
        </w:rPr>
        <w:t>behind</w:t>
      </w:r>
      <w:proofErr w:type="spellEnd"/>
      <w:r w:rsidRPr="00623806">
        <w:rPr>
          <w:rFonts w:ascii="Helvetica" w:hAnsi="Helvetica"/>
          <w:lang w:val="es-ES"/>
        </w:rPr>
        <w:t xml:space="preserve"> me, and I </w:t>
      </w:r>
      <w:proofErr w:type="spellStart"/>
      <w:r w:rsidRPr="00623806">
        <w:rPr>
          <w:rFonts w:ascii="Helvetica" w:hAnsi="Helvetica"/>
          <w:lang w:val="es-ES"/>
        </w:rPr>
        <w:t>turned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lock</w:t>
      </w:r>
      <w:proofErr w:type="spellEnd"/>
      <w:r w:rsidRPr="00623806">
        <w:rPr>
          <w:rFonts w:ascii="Helvetica" w:hAnsi="Helvetica"/>
          <w:lang w:val="es-ES"/>
        </w:rPr>
        <w:t xml:space="preserve">. </w:t>
      </w:r>
      <w:proofErr w:type="spellStart"/>
      <w:r w:rsidRPr="00623806">
        <w:rPr>
          <w:rFonts w:ascii="Helvetica" w:hAnsi="Helvetica"/>
          <w:lang w:val="es-ES"/>
        </w:rPr>
        <w:t>Twice</w:t>
      </w:r>
      <w:proofErr w:type="spellEnd"/>
      <w:r w:rsidRPr="00623806">
        <w:rPr>
          <w:rFonts w:ascii="Helvetica" w:hAnsi="Helvetica"/>
          <w:lang w:val="es-ES"/>
        </w:rPr>
        <w:t>.</w:t>
      </w:r>
    </w:p>
    <w:p w14:paraId="5884F3A9" w14:textId="265EE8F3" w:rsidR="00CC50ED" w:rsidRPr="00623806" w:rsidRDefault="00CC50ED" w:rsidP="00CC50ED">
      <w:pPr>
        <w:pStyle w:val="SceneBreak"/>
        <w:spacing w:line="276" w:lineRule="auto"/>
        <w:ind w:firstLine="720"/>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leaned</w:t>
      </w:r>
      <w:proofErr w:type="spellEnd"/>
      <w:r w:rsidRPr="00623806">
        <w:rPr>
          <w:rFonts w:ascii="Helvetica" w:hAnsi="Helvetica"/>
          <w:lang w:val="es-ES"/>
        </w:rPr>
        <w:t xml:space="preserve"> </w:t>
      </w:r>
      <w:proofErr w:type="spellStart"/>
      <w:r w:rsidRPr="00623806">
        <w:rPr>
          <w:rFonts w:ascii="Helvetica" w:hAnsi="Helvetica"/>
          <w:lang w:val="es-ES"/>
        </w:rPr>
        <w:t>against</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forehead</w:t>
      </w:r>
      <w:proofErr w:type="spellEnd"/>
      <w:r w:rsidRPr="00623806">
        <w:rPr>
          <w:rFonts w:ascii="Helvetica" w:hAnsi="Helvetica"/>
          <w:lang w:val="es-ES"/>
        </w:rPr>
        <w:t xml:space="preserve"> pressing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wood</w:t>
      </w:r>
      <w:proofErr w:type="spellEnd"/>
      <w:r w:rsidRPr="00623806">
        <w:rPr>
          <w:rFonts w:ascii="Helvetica" w:hAnsi="Helvetica"/>
          <w:lang w:val="es-ES"/>
        </w:rPr>
        <w:t xml:space="preserve">, </w:t>
      </w:r>
      <w:proofErr w:type="spellStart"/>
      <w:r w:rsidRPr="00623806">
        <w:rPr>
          <w:rFonts w:ascii="Helvetica" w:hAnsi="Helvetica"/>
          <w:lang w:val="es-ES"/>
        </w:rPr>
        <w:t>trying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quiet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pulse—</w:t>
      </w:r>
      <w:proofErr w:type="spellStart"/>
      <w:r w:rsidRPr="00623806">
        <w:rPr>
          <w:rFonts w:ascii="Helvetica" w:hAnsi="Helvetica"/>
          <w:lang w:val="es-ES"/>
        </w:rPr>
        <w:t>loud</w:t>
      </w:r>
      <w:proofErr w:type="spellEnd"/>
      <w:r w:rsidRPr="00623806">
        <w:rPr>
          <w:rFonts w:ascii="Helvetica" w:hAnsi="Helvetica"/>
          <w:lang w:val="es-ES"/>
        </w:rPr>
        <w:t xml:space="preserve">, </w:t>
      </w:r>
      <w:proofErr w:type="spellStart"/>
      <w:r w:rsidRPr="00623806">
        <w:rPr>
          <w:rFonts w:ascii="Helvetica" w:hAnsi="Helvetica"/>
          <w:lang w:val="es-ES"/>
        </w:rPr>
        <w:t>frantic</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beat </w:t>
      </w:r>
      <w:proofErr w:type="spellStart"/>
      <w:r w:rsidRPr="00623806">
        <w:rPr>
          <w:rFonts w:ascii="Helvetica" w:hAnsi="Helvetica"/>
          <w:lang w:val="es-ES"/>
        </w:rPr>
        <w:t>of</w:t>
      </w:r>
      <w:proofErr w:type="spellEnd"/>
      <w:r w:rsidRPr="00623806">
        <w:rPr>
          <w:rFonts w:ascii="Helvetica" w:hAnsi="Helvetica"/>
          <w:lang w:val="es-ES"/>
        </w:rPr>
        <w:t xml:space="preserve"> a </w:t>
      </w:r>
      <w:proofErr w:type="spellStart"/>
      <w:r w:rsidRPr="00623806">
        <w:rPr>
          <w:rFonts w:ascii="Helvetica" w:hAnsi="Helvetica"/>
          <w:lang w:val="es-ES"/>
        </w:rPr>
        <w:t>trapped</w:t>
      </w:r>
      <w:proofErr w:type="spellEnd"/>
      <w:r w:rsidRPr="00623806">
        <w:rPr>
          <w:rFonts w:ascii="Helvetica" w:hAnsi="Helvetica"/>
          <w:lang w:val="es-ES"/>
        </w:rPr>
        <w:t xml:space="preserve"> </w:t>
      </w:r>
      <w:proofErr w:type="spellStart"/>
      <w:r w:rsidRPr="00623806">
        <w:rPr>
          <w:rFonts w:ascii="Helvetica" w:hAnsi="Helvetica"/>
          <w:lang w:val="es-ES"/>
        </w:rPr>
        <w:t>bird’s</w:t>
      </w:r>
      <w:proofErr w:type="spellEnd"/>
      <w:r w:rsidRPr="00623806">
        <w:rPr>
          <w:rFonts w:ascii="Helvetica" w:hAnsi="Helvetica"/>
          <w:lang w:val="es-ES"/>
        </w:rPr>
        <w:t xml:space="preserve"> </w:t>
      </w:r>
      <w:proofErr w:type="spellStart"/>
      <w:r w:rsidRPr="00623806">
        <w:rPr>
          <w:rFonts w:ascii="Helvetica" w:hAnsi="Helvetica"/>
          <w:lang w:val="es-ES"/>
        </w:rPr>
        <w:t>wings</w:t>
      </w:r>
      <w:proofErr w:type="spellEnd"/>
      <w:r w:rsidRPr="00623806">
        <w:rPr>
          <w:rFonts w:ascii="Helvetica" w:hAnsi="Helvetica"/>
          <w:lang w:val="es-ES"/>
        </w:rPr>
        <w:t>.</w:t>
      </w:r>
    </w:p>
    <w:p w14:paraId="1B824466" w14:textId="15061BA3" w:rsidR="00CC50ED" w:rsidRPr="00623806" w:rsidRDefault="00CC50ED" w:rsidP="00CC50ED">
      <w:pPr>
        <w:pStyle w:val="SceneBreak"/>
        <w:spacing w:line="276" w:lineRule="auto"/>
        <w:ind w:firstLine="720"/>
        <w:jc w:val="both"/>
        <w:rPr>
          <w:rFonts w:ascii="Helvetica" w:hAnsi="Helvetica"/>
          <w:lang w:val="es-ES"/>
        </w:rPr>
      </w:pPr>
      <w:proofErr w:type="spellStart"/>
      <w:r w:rsidRPr="00623806">
        <w:rPr>
          <w:rFonts w:ascii="Helvetica" w:hAnsi="Helvetica"/>
          <w:lang w:val="es-ES"/>
        </w:rPr>
        <w:t>Zeff’s</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echoed</w:t>
      </w:r>
      <w:proofErr w:type="spellEnd"/>
      <w:r w:rsidRPr="00623806">
        <w:rPr>
          <w:rFonts w:ascii="Helvetica" w:hAnsi="Helvetica"/>
          <w:lang w:val="es-ES"/>
        </w:rPr>
        <w:t xml:space="preserve"> in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ears</w:t>
      </w:r>
      <w:proofErr w:type="spellEnd"/>
      <w:r w:rsidRPr="00623806">
        <w:rPr>
          <w:rFonts w:ascii="Helvetica" w:hAnsi="Helvetica"/>
          <w:lang w:val="es-ES"/>
        </w:rPr>
        <w:t>. “</w:t>
      </w:r>
      <w:proofErr w:type="spellStart"/>
      <w:r w:rsidRPr="00623806">
        <w:rPr>
          <w:rFonts w:ascii="Helvetica" w:hAnsi="Helvetica"/>
          <w:lang w:val="es-ES"/>
        </w:rPr>
        <w:t>Go</w:t>
      </w:r>
      <w:proofErr w:type="spellEnd"/>
      <w:r w:rsidRPr="00623806">
        <w:rPr>
          <w:rFonts w:ascii="Helvetica" w:hAnsi="Helvetica"/>
          <w:lang w:val="es-ES"/>
        </w:rPr>
        <w:t xml:space="preserve"> </w:t>
      </w:r>
      <w:proofErr w:type="spellStart"/>
      <w:r w:rsidRPr="00623806">
        <w:rPr>
          <w:rFonts w:ascii="Helvetica" w:hAnsi="Helvetica"/>
          <w:lang w:val="es-ES"/>
        </w:rPr>
        <w:t>inside</w:t>
      </w:r>
      <w:proofErr w:type="spellEnd"/>
      <w:r w:rsidRPr="00623806">
        <w:rPr>
          <w:rFonts w:ascii="Helvetica" w:hAnsi="Helvetica"/>
          <w:lang w:val="es-ES"/>
        </w:rPr>
        <w:t xml:space="preserve">. </w:t>
      </w:r>
      <w:proofErr w:type="spellStart"/>
      <w:r w:rsidRPr="00623806">
        <w:rPr>
          <w:rFonts w:ascii="Helvetica" w:hAnsi="Helvetica"/>
          <w:lang w:val="es-ES"/>
        </w:rPr>
        <w:t>Lock</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door</w:t>
      </w:r>
      <w:proofErr w:type="spellEnd"/>
      <w:r w:rsidRPr="00623806">
        <w:rPr>
          <w:rFonts w:ascii="Helvetica" w:hAnsi="Helvetica"/>
          <w:lang w:val="es-ES"/>
        </w:rPr>
        <w:t>.”</w:t>
      </w:r>
    </w:p>
    <w:p w14:paraId="4341A471" w14:textId="77777777" w:rsidR="00482065" w:rsidRPr="00623806" w:rsidRDefault="00482065" w:rsidP="00CC50ED">
      <w:pPr>
        <w:pStyle w:val="SceneBreak"/>
        <w:spacing w:line="276" w:lineRule="auto"/>
        <w:ind w:firstLine="720"/>
        <w:jc w:val="both"/>
        <w:rPr>
          <w:ins w:id="239" w:author="Author"/>
          <w:rFonts w:ascii="Helvetica" w:hAnsi="Helvetica"/>
          <w:lang w:val="es-ES"/>
        </w:rPr>
      </w:pPr>
      <w:proofErr w:type="spellStart"/>
      <w:ins w:id="240" w:author="Author">
        <w:r w:rsidRPr="00623806">
          <w:rPr>
            <w:rFonts w:ascii="Helvetica" w:hAnsi="Helvetica"/>
            <w:lang w:val="es-ES"/>
          </w:rPr>
          <w:t>There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no "</w:t>
        </w:r>
        <w:proofErr w:type="spellStart"/>
        <w:r w:rsidRPr="00623806">
          <w:rPr>
            <w:rFonts w:ascii="Helvetica" w:hAnsi="Helvetica"/>
            <w:lang w:val="es-ES"/>
          </w:rPr>
          <w:t>Would</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go</w:t>
        </w:r>
        <w:proofErr w:type="spellEnd"/>
        <w:r w:rsidRPr="00623806">
          <w:rPr>
            <w:rFonts w:ascii="Helvetica" w:hAnsi="Helvetica"/>
            <w:lang w:val="es-ES"/>
          </w:rPr>
          <w:t xml:space="preserve"> in?" </w:t>
        </w:r>
        <w:proofErr w:type="spellStart"/>
        <w:r w:rsidRPr="00623806">
          <w:rPr>
            <w:rFonts w:ascii="Helvetica" w:hAnsi="Helvetica"/>
            <w:lang w:val="es-ES"/>
          </w:rPr>
          <w:t>or</w:t>
        </w:r>
        <w:proofErr w:type="spellEnd"/>
        <w:r w:rsidRPr="00623806">
          <w:rPr>
            <w:rFonts w:ascii="Helvetica" w:hAnsi="Helvetica"/>
            <w:lang w:val="es-ES"/>
          </w:rPr>
          <w:t xml:space="preserve"> "Be </w:t>
        </w:r>
        <w:proofErr w:type="spellStart"/>
        <w:r w:rsidRPr="00623806">
          <w:rPr>
            <w:rFonts w:ascii="Helvetica" w:hAnsi="Helvetica"/>
            <w:lang w:val="es-ES"/>
          </w:rPr>
          <w:t>careful</w:t>
        </w:r>
        <w:proofErr w:type="spellEnd"/>
        <w:r w:rsidRPr="00623806">
          <w:rPr>
            <w:rFonts w:ascii="Helvetica" w:hAnsi="Helvetica"/>
            <w:lang w:val="es-ES"/>
          </w:rPr>
          <w:t>."</w:t>
        </w:r>
      </w:ins>
    </w:p>
    <w:p w14:paraId="03091496" w14:textId="77777777" w:rsidR="00482065" w:rsidRPr="00623806" w:rsidRDefault="00482065" w:rsidP="00CC50ED">
      <w:pPr>
        <w:pStyle w:val="SceneBreak"/>
        <w:spacing w:line="276" w:lineRule="auto"/>
        <w:ind w:firstLine="720"/>
        <w:jc w:val="both"/>
        <w:rPr>
          <w:ins w:id="241" w:author="Author"/>
          <w:rFonts w:ascii="Helvetica" w:hAnsi="Helvetica"/>
          <w:lang w:val="es-ES"/>
        </w:rPr>
      </w:pPr>
      <w:ins w:id="242" w:author="Author">
        <w:r w:rsidRPr="00623806">
          <w:rPr>
            <w:rFonts w:ascii="Helvetica" w:hAnsi="Helvetica"/>
            <w:lang w:val="es-ES"/>
          </w:rPr>
          <w:t>No.</w:t>
        </w:r>
      </w:ins>
    </w:p>
    <w:p w14:paraId="341B6B48" w14:textId="77777777" w:rsidR="00482065" w:rsidRPr="00623806" w:rsidRDefault="00482065" w:rsidP="00CC50ED">
      <w:pPr>
        <w:pStyle w:val="SceneBreak"/>
        <w:spacing w:line="276" w:lineRule="auto"/>
        <w:ind w:firstLine="720"/>
        <w:jc w:val="both"/>
        <w:rPr>
          <w:ins w:id="243" w:author="Author"/>
          <w:rFonts w:ascii="Helvetica" w:hAnsi="Helvetica"/>
          <w:lang w:val="es-ES"/>
        </w:rPr>
      </w:pPr>
      <w:proofErr w:type="spellStart"/>
      <w:ins w:id="244" w:author="Author">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an</w:t>
        </w:r>
        <w:proofErr w:type="spellEnd"/>
        <w:r w:rsidRPr="00623806">
          <w:rPr>
            <w:rFonts w:ascii="Helvetica" w:hAnsi="Helvetica"/>
            <w:lang w:val="es-ES"/>
          </w:rPr>
          <w:t xml:space="preserve"> </w:t>
        </w:r>
        <w:proofErr w:type="spellStart"/>
        <w:r w:rsidRPr="00623806">
          <w:rPr>
            <w:rFonts w:ascii="Helvetica" w:hAnsi="Helvetica"/>
            <w:lang w:val="es-ES"/>
          </w:rPr>
          <w:t>order</w:t>
        </w:r>
        <w:proofErr w:type="spellEnd"/>
        <w:r w:rsidRPr="00623806">
          <w:rPr>
            <w:rFonts w:ascii="Helvetica" w:hAnsi="Helvetica"/>
            <w:lang w:val="es-ES"/>
          </w:rPr>
          <w:t>.</w:t>
        </w:r>
      </w:ins>
    </w:p>
    <w:p w14:paraId="1C886A95" w14:textId="1AEF86AB" w:rsidR="00CC50ED" w:rsidRPr="00623806" w:rsidRDefault="00482065" w:rsidP="00CC50ED">
      <w:pPr>
        <w:pStyle w:val="SceneBreak"/>
        <w:spacing w:line="276" w:lineRule="auto"/>
        <w:ind w:firstLine="720"/>
        <w:jc w:val="both"/>
        <w:rPr>
          <w:rFonts w:ascii="Helvetica" w:hAnsi="Helvetica"/>
          <w:lang w:val="es-ES"/>
        </w:rPr>
      </w:pPr>
      <w:ins w:id="245" w:author="Author">
        <w:r w:rsidRPr="00623806">
          <w:rPr>
            <w:rFonts w:ascii="Helvetica" w:hAnsi="Helvetica"/>
            <w:lang w:val="es-ES"/>
          </w:rPr>
          <w:t xml:space="preserve">Final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kind</w:t>
        </w:r>
        <w:proofErr w:type="spellEnd"/>
        <w:r w:rsidRPr="00623806">
          <w:rPr>
            <w:rFonts w:ascii="Helvetica" w:hAnsi="Helvetica"/>
            <w:lang w:val="es-ES"/>
          </w:rPr>
          <w:t xml:space="preserve">. And I </w:t>
        </w:r>
        <w:proofErr w:type="spellStart"/>
        <w:r w:rsidRPr="00623806">
          <w:rPr>
            <w:rFonts w:ascii="Helvetica" w:hAnsi="Helvetica"/>
            <w:lang w:val="es-ES"/>
          </w:rPr>
          <w:t>had</w:t>
        </w:r>
        <w:proofErr w:type="spellEnd"/>
        <w:r w:rsidRPr="00623806">
          <w:rPr>
            <w:rFonts w:ascii="Helvetica" w:hAnsi="Helvetica"/>
            <w:lang w:val="es-ES"/>
          </w:rPr>
          <w:t xml:space="preserve"> done </w:t>
        </w:r>
        <w:proofErr w:type="spellStart"/>
        <w:r w:rsidRPr="00623806">
          <w:rPr>
            <w:rFonts w:ascii="Helvetica" w:hAnsi="Helvetica"/>
            <w:lang w:val="es-ES"/>
          </w:rPr>
          <w:t>what</w:t>
        </w:r>
        <w:proofErr w:type="spellEnd"/>
        <w:r w:rsidRPr="00623806">
          <w:rPr>
            <w:rFonts w:ascii="Helvetica" w:hAnsi="Helvetica"/>
            <w:lang w:val="es-ES"/>
          </w:rPr>
          <w:t xml:space="preserve"> I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told</w:t>
        </w:r>
        <w:proofErr w:type="spellEnd"/>
        <w:r w:rsidRPr="00623806">
          <w:rPr>
            <w:rFonts w:ascii="Helvetica" w:hAnsi="Helvetica"/>
            <w:lang w:val="es-ES"/>
          </w:rPr>
          <w:t>.</w:t>
        </w:r>
      </w:ins>
      <w:del w:id="246" w:author="Author">
        <w:r w:rsidR="00CC50ED" w:rsidRPr="00623806" w:rsidDel="00482065">
          <w:rPr>
            <w:rFonts w:ascii="Helvetica" w:hAnsi="Helvetica"/>
            <w:lang w:val="es-ES"/>
          </w:rPr>
          <w:delText>Not Would you like to go in?</w:delText>
        </w:r>
      </w:del>
    </w:p>
    <w:p w14:paraId="5E86C27F" w14:textId="270610C4" w:rsidR="00CC50ED" w:rsidRPr="00623806" w:rsidDel="00482065" w:rsidRDefault="00CC50ED" w:rsidP="00CC50ED">
      <w:pPr>
        <w:pStyle w:val="SceneBreak"/>
        <w:spacing w:line="276" w:lineRule="auto"/>
        <w:ind w:firstLine="720"/>
        <w:jc w:val="both"/>
        <w:rPr>
          <w:del w:id="247" w:author="Author"/>
          <w:rFonts w:ascii="Helvetica" w:hAnsi="Helvetica"/>
          <w:lang w:val="es-ES"/>
        </w:rPr>
      </w:pPr>
      <w:del w:id="248" w:author="Author">
        <w:r w:rsidRPr="00623806" w:rsidDel="00482065">
          <w:rPr>
            <w:rFonts w:ascii="Helvetica" w:hAnsi="Helvetica"/>
            <w:lang w:val="es-ES"/>
          </w:rPr>
          <w:delText>Not be careful.</w:delText>
        </w:r>
      </w:del>
    </w:p>
    <w:p w14:paraId="23F61A57" w14:textId="4D8E6237" w:rsidR="00CC50ED" w:rsidRPr="00623806" w:rsidDel="00482065" w:rsidRDefault="00CC50ED" w:rsidP="00CC50ED">
      <w:pPr>
        <w:pStyle w:val="SceneBreak"/>
        <w:spacing w:line="276" w:lineRule="auto"/>
        <w:ind w:firstLine="720"/>
        <w:jc w:val="both"/>
        <w:rPr>
          <w:del w:id="249" w:author="Author"/>
          <w:rFonts w:ascii="Helvetica" w:hAnsi="Helvetica"/>
          <w:lang w:val="es-ES"/>
        </w:rPr>
      </w:pPr>
      <w:del w:id="250" w:author="Author">
        <w:r w:rsidRPr="00623806" w:rsidDel="00482065">
          <w:rPr>
            <w:rFonts w:ascii="Helvetica" w:hAnsi="Helvetica"/>
            <w:lang w:val="es-ES"/>
          </w:rPr>
          <w:delText>No.</w:delText>
        </w:r>
      </w:del>
    </w:p>
    <w:p w14:paraId="1AE97306" w14:textId="6A5AAE5F" w:rsidR="00CC50ED" w:rsidRPr="00623806" w:rsidDel="00482065" w:rsidRDefault="00CC50ED" w:rsidP="00CC50ED">
      <w:pPr>
        <w:pStyle w:val="SceneBreak"/>
        <w:spacing w:line="276" w:lineRule="auto"/>
        <w:ind w:firstLine="720"/>
        <w:jc w:val="both"/>
        <w:rPr>
          <w:del w:id="251" w:author="Author"/>
          <w:rFonts w:ascii="Helvetica" w:hAnsi="Helvetica"/>
          <w:lang w:val="es-ES"/>
        </w:rPr>
      </w:pPr>
      <w:del w:id="252" w:author="Author">
        <w:r w:rsidRPr="00623806" w:rsidDel="00482065">
          <w:rPr>
            <w:rFonts w:ascii="Helvetica" w:hAnsi="Helvetica"/>
            <w:lang w:val="es-ES"/>
          </w:rPr>
          <w:delText>It was a command.</w:delText>
        </w:r>
      </w:del>
    </w:p>
    <w:p w14:paraId="3FBEF382" w14:textId="1A44C6BA" w:rsidR="00CC50ED" w:rsidRPr="00623806" w:rsidDel="00482065" w:rsidRDefault="00CC50ED" w:rsidP="00CC50ED">
      <w:pPr>
        <w:pStyle w:val="SceneBreak"/>
        <w:spacing w:line="276" w:lineRule="auto"/>
        <w:ind w:firstLine="720"/>
        <w:jc w:val="both"/>
        <w:rPr>
          <w:del w:id="253" w:author="Author"/>
          <w:rFonts w:ascii="Helvetica" w:hAnsi="Helvetica"/>
          <w:lang w:val="es-ES"/>
        </w:rPr>
      </w:pPr>
      <w:del w:id="254" w:author="Author">
        <w:r w:rsidRPr="00623806" w:rsidDel="00482065">
          <w:rPr>
            <w:rFonts w:ascii="Helvetica" w:hAnsi="Helvetica"/>
            <w:lang w:val="es-ES"/>
          </w:rPr>
          <w:delText>Soft. But final. And I’d obeyed.</w:delText>
        </w:r>
      </w:del>
    </w:p>
    <w:p w14:paraId="1661029C" w14:textId="02CC436F" w:rsidR="00CC50ED" w:rsidRPr="00623806" w:rsidRDefault="00CC50ED" w:rsidP="0035271A">
      <w:pPr>
        <w:pStyle w:val="SceneBreak"/>
        <w:spacing w:line="276" w:lineRule="auto"/>
        <w:ind w:firstLine="720"/>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thought</w:t>
      </w:r>
      <w:proofErr w:type="spellEnd"/>
      <w:r w:rsidRPr="00623806">
        <w:rPr>
          <w:rFonts w:ascii="Helvetica" w:hAnsi="Helvetica"/>
          <w:lang w:val="es-ES"/>
        </w:rPr>
        <w:t xml:space="preserve"> </w:t>
      </w:r>
      <w:proofErr w:type="spellStart"/>
      <w:r w:rsidRPr="00623806">
        <w:rPr>
          <w:rFonts w:ascii="Helvetica" w:hAnsi="Helvetica"/>
          <w:lang w:val="es-ES"/>
        </w:rPr>
        <w:t>slithered</w:t>
      </w:r>
      <w:proofErr w:type="spellEnd"/>
      <w:r w:rsidRPr="00623806">
        <w:rPr>
          <w:rFonts w:ascii="Helvetica" w:hAnsi="Helvetica"/>
          <w:lang w:val="es-ES"/>
        </w:rPr>
        <w:t xml:space="preserve"> </w:t>
      </w:r>
      <w:proofErr w:type="spellStart"/>
      <w:r w:rsidRPr="00623806">
        <w:rPr>
          <w:rFonts w:ascii="Helvetica" w:hAnsi="Helvetica"/>
          <w:lang w:val="es-ES"/>
        </w:rPr>
        <w:t>down</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spine</w:t>
      </w:r>
      <w:proofErr w:type="spellEnd"/>
      <w:r w:rsidRPr="00623806">
        <w:rPr>
          <w:rFonts w:ascii="Helvetica" w:hAnsi="Helvetica"/>
          <w:lang w:val="es-ES"/>
        </w:rPr>
        <w:t xml:space="preserve">. I </w:t>
      </w:r>
      <w:proofErr w:type="spellStart"/>
      <w:r w:rsidRPr="00623806">
        <w:rPr>
          <w:rFonts w:ascii="Helvetica" w:hAnsi="Helvetica"/>
          <w:lang w:val="es-ES"/>
        </w:rPr>
        <w:t>turned</w:t>
      </w:r>
      <w:proofErr w:type="spellEnd"/>
      <w:r w:rsidRPr="00623806">
        <w:rPr>
          <w:rFonts w:ascii="Helvetica" w:hAnsi="Helvetica"/>
          <w:lang w:val="es-ES"/>
        </w:rPr>
        <w:t xml:space="preserve"> </w:t>
      </w:r>
      <w:proofErr w:type="spellStart"/>
      <w:r w:rsidRPr="00623806">
        <w:rPr>
          <w:rFonts w:ascii="Helvetica" w:hAnsi="Helvetica"/>
          <w:lang w:val="es-ES"/>
        </w:rPr>
        <w:t>slowly</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room</w:t>
      </w:r>
      <w:proofErr w:type="spellEnd"/>
      <w:r w:rsidRPr="00623806">
        <w:rPr>
          <w:rFonts w:ascii="Helvetica" w:hAnsi="Helvetica"/>
          <w:lang w:val="es-ES"/>
        </w:rPr>
        <w:t xml:space="preserve"> </w:t>
      </w:r>
      <w:proofErr w:type="spellStart"/>
      <w:r w:rsidRPr="00623806">
        <w:rPr>
          <w:rFonts w:ascii="Helvetica" w:hAnsi="Helvetica"/>
          <w:lang w:val="es-ES"/>
        </w:rPr>
        <w:t>around</w:t>
      </w:r>
      <w:proofErr w:type="spellEnd"/>
      <w:r w:rsidRPr="00623806">
        <w:rPr>
          <w:rFonts w:ascii="Helvetica" w:hAnsi="Helvetica"/>
          <w:lang w:val="es-ES"/>
        </w:rPr>
        <w:t xml:space="preserve"> me </w:t>
      </w:r>
      <w:proofErr w:type="spellStart"/>
      <w:r w:rsidRPr="00623806">
        <w:rPr>
          <w:rFonts w:ascii="Helvetica" w:hAnsi="Helvetica"/>
          <w:lang w:val="es-ES"/>
        </w:rPr>
        <w:t>dim</w:t>
      </w:r>
      <w:proofErr w:type="spellEnd"/>
      <w:r w:rsidRPr="00623806">
        <w:rPr>
          <w:rFonts w:ascii="Helvetica" w:hAnsi="Helvetica"/>
          <w:lang w:val="es-ES"/>
        </w:rPr>
        <w:t xml:space="preserve"> and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glow</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lamp</w:t>
      </w:r>
      <w:proofErr w:type="spellEnd"/>
      <w:r w:rsidRPr="00623806">
        <w:rPr>
          <w:rFonts w:ascii="Helvetica" w:hAnsi="Helvetica"/>
          <w:lang w:val="es-ES"/>
        </w:rPr>
        <w:t xml:space="preserve"> </w:t>
      </w:r>
      <w:proofErr w:type="spellStart"/>
      <w:r w:rsidRPr="00623806">
        <w:rPr>
          <w:rFonts w:ascii="Helvetica" w:hAnsi="Helvetica"/>
          <w:lang w:val="es-ES"/>
        </w:rPr>
        <w:lastRenderedPageBreak/>
        <w:t>barely</w:t>
      </w:r>
      <w:proofErr w:type="spellEnd"/>
      <w:r w:rsidRPr="00623806">
        <w:rPr>
          <w:rFonts w:ascii="Helvetica" w:hAnsi="Helvetica"/>
          <w:lang w:val="es-ES"/>
        </w:rPr>
        <w:t xml:space="preserve"> </w:t>
      </w:r>
      <w:proofErr w:type="spellStart"/>
      <w:r w:rsidRPr="00623806">
        <w:rPr>
          <w:rFonts w:ascii="Helvetica" w:hAnsi="Helvetica"/>
          <w:lang w:val="es-ES"/>
        </w:rPr>
        <w:t>touched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corners</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house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holding </w:t>
      </w:r>
      <w:proofErr w:type="spellStart"/>
      <w:r w:rsidRPr="00623806">
        <w:rPr>
          <w:rFonts w:ascii="Helvetica" w:hAnsi="Helvetica"/>
          <w:lang w:val="es-ES"/>
        </w:rPr>
        <w:t>its</w:t>
      </w:r>
      <w:proofErr w:type="spellEnd"/>
      <w:r w:rsidRPr="00623806">
        <w:rPr>
          <w:rFonts w:ascii="Helvetica" w:hAnsi="Helvetica"/>
          <w:lang w:val="es-ES"/>
        </w:rPr>
        <w:t xml:space="preserve"> </w:t>
      </w:r>
      <w:proofErr w:type="spellStart"/>
      <w:r w:rsidRPr="00623806">
        <w:rPr>
          <w:rFonts w:ascii="Helvetica" w:hAnsi="Helvetica"/>
          <w:lang w:val="es-ES"/>
        </w:rPr>
        <w:t>breath</w:t>
      </w:r>
      <w:proofErr w:type="spellEnd"/>
      <w:r w:rsidRPr="00623806">
        <w:rPr>
          <w:rFonts w:ascii="Helvetica" w:hAnsi="Helvetica"/>
          <w:lang w:val="es-ES"/>
        </w:rPr>
        <w:t>.</w:t>
      </w:r>
    </w:p>
    <w:p w14:paraId="00A21B4B" w14:textId="7C9870CA" w:rsidR="00CC50ED" w:rsidRPr="00623806" w:rsidRDefault="00CC50ED" w:rsidP="00CC50ED">
      <w:pPr>
        <w:pStyle w:val="SceneBreak"/>
        <w:spacing w:line="276" w:lineRule="auto"/>
        <w:ind w:firstLine="720"/>
        <w:jc w:val="both"/>
        <w:rPr>
          <w:rFonts w:ascii="Helvetica" w:hAnsi="Helvetica"/>
          <w:lang w:val="es-ES"/>
        </w:rPr>
      </w:pPr>
      <w:r w:rsidRPr="00623806">
        <w:rPr>
          <w:rFonts w:ascii="Helvetica" w:hAnsi="Helvetica"/>
          <w:lang w:val="es-ES"/>
        </w:rPr>
        <w:t xml:space="preserve">Shadow </w:t>
      </w:r>
      <w:proofErr w:type="spellStart"/>
      <w:r w:rsidRPr="00623806">
        <w:rPr>
          <w:rFonts w:ascii="Helvetica" w:hAnsi="Helvetica"/>
          <w:lang w:val="es-ES"/>
        </w:rPr>
        <w:t>trotted</w:t>
      </w:r>
      <w:proofErr w:type="spellEnd"/>
      <w:r w:rsidRPr="00623806">
        <w:rPr>
          <w:rFonts w:ascii="Helvetica" w:hAnsi="Helvetica"/>
          <w:lang w:val="es-ES"/>
        </w:rPr>
        <w:t xml:space="preserve"> in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small</w:t>
      </w:r>
      <w:proofErr w:type="spellEnd"/>
      <w:r w:rsidRPr="00623806">
        <w:rPr>
          <w:rFonts w:ascii="Helvetica" w:hAnsi="Helvetica"/>
          <w:lang w:val="es-ES"/>
        </w:rPr>
        <w:t xml:space="preserve"> </w:t>
      </w:r>
      <w:proofErr w:type="spellStart"/>
      <w:r w:rsidRPr="00623806">
        <w:rPr>
          <w:rFonts w:ascii="Helvetica" w:hAnsi="Helvetica"/>
          <w:lang w:val="es-ES"/>
        </w:rPr>
        <w:t>dog</w:t>
      </w:r>
      <w:proofErr w:type="spellEnd"/>
      <w:r w:rsidRPr="00623806">
        <w:rPr>
          <w:rFonts w:ascii="Helvetica" w:hAnsi="Helvetica"/>
          <w:lang w:val="es-ES"/>
        </w:rPr>
        <w:t xml:space="preserve"> </w:t>
      </w:r>
      <w:proofErr w:type="spellStart"/>
      <w:r w:rsidRPr="00623806">
        <w:rPr>
          <w:rFonts w:ascii="Helvetica" w:hAnsi="Helvetica"/>
          <w:lang w:val="es-ES"/>
        </w:rPr>
        <w:t>door</w:t>
      </w:r>
      <w:proofErr w:type="spellEnd"/>
      <w:r w:rsidRPr="00623806">
        <w:rPr>
          <w:rFonts w:ascii="Helvetica" w:hAnsi="Helvetica"/>
          <w:lang w:val="es-ES"/>
        </w:rPr>
        <w:t xml:space="preserve">, </w:t>
      </w:r>
      <w:proofErr w:type="spellStart"/>
      <w:r w:rsidRPr="00623806">
        <w:rPr>
          <w:rFonts w:ascii="Helvetica" w:hAnsi="Helvetica"/>
          <w:lang w:val="es-ES"/>
        </w:rPr>
        <w:t>quiet</w:t>
      </w:r>
      <w:proofErr w:type="spellEnd"/>
      <w:r w:rsidRPr="00623806">
        <w:rPr>
          <w:rFonts w:ascii="Helvetica" w:hAnsi="Helvetica"/>
          <w:lang w:val="es-ES"/>
        </w:rPr>
        <w:t xml:space="preserve">. </w:t>
      </w:r>
      <w:proofErr w:type="spellStart"/>
      <w:r w:rsidRPr="00623806">
        <w:rPr>
          <w:rFonts w:ascii="Helvetica" w:hAnsi="Helvetica"/>
          <w:lang w:val="es-ES"/>
        </w:rPr>
        <w:t>Watchful</w:t>
      </w:r>
      <w:proofErr w:type="spellEnd"/>
      <w:r w:rsidRPr="00623806">
        <w:rPr>
          <w:rFonts w:ascii="Helvetica" w:hAnsi="Helvetica"/>
          <w:lang w:val="es-ES"/>
        </w:rPr>
        <w:t xml:space="preserve">. He </w:t>
      </w:r>
      <w:proofErr w:type="spellStart"/>
      <w:r w:rsidRPr="00623806">
        <w:rPr>
          <w:rFonts w:ascii="Helvetica" w:hAnsi="Helvetica"/>
          <w:lang w:val="es-ES"/>
        </w:rPr>
        <w:t>sat</w:t>
      </w:r>
      <w:proofErr w:type="spellEnd"/>
      <w:r w:rsidRPr="00623806">
        <w:rPr>
          <w:rFonts w:ascii="Helvetica" w:hAnsi="Helvetica"/>
          <w:lang w:val="es-ES"/>
        </w:rPr>
        <w:t xml:space="preserve"> </w:t>
      </w:r>
      <w:proofErr w:type="spellStart"/>
      <w:r w:rsidRPr="00623806">
        <w:rPr>
          <w:rFonts w:ascii="Helvetica" w:hAnsi="Helvetica"/>
          <w:lang w:val="es-ES"/>
        </w:rPr>
        <w:t>beside</w:t>
      </w:r>
      <w:proofErr w:type="spellEnd"/>
      <w:r w:rsidRPr="00623806">
        <w:rPr>
          <w:rFonts w:ascii="Helvetica" w:hAnsi="Helvetica"/>
          <w:lang w:val="es-ES"/>
        </w:rPr>
        <w:t xml:space="preserve"> me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couch</w:t>
      </w:r>
      <w:proofErr w:type="spellEnd"/>
      <w:r w:rsidRPr="00623806">
        <w:rPr>
          <w:rFonts w:ascii="Helvetica" w:hAnsi="Helvetica"/>
          <w:lang w:val="es-ES"/>
        </w:rPr>
        <w:t>—</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nuzzling</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yipping</w:t>
      </w:r>
      <w:proofErr w:type="spellEnd"/>
      <w:r w:rsidRPr="00623806">
        <w:rPr>
          <w:rFonts w:ascii="Helvetica" w:hAnsi="Helvetica"/>
          <w:lang w:val="es-ES"/>
        </w:rPr>
        <w:t>—</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sitting</w:t>
      </w:r>
      <w:proofErr w:type="spellEnd"/>
      <w:ins w:id="255" w:author="Author">
        <w:r w:rsidR="00F456A3" w:rsidRPr="00623806">
          <w:rPr>
            <w:rFonts w:ascii="Helvetica" w:hAnsi="Helvetica"/>
            <w:lang w:val="es-ES"/>
          </w:rPr>
          <w:t xml:space="preserve"> and </w:t>
        </w:r>
        <w:proofErr w:type="spellStart"/>
        <w:r w:rsidR="00F456A3" w:rsidRPr="00623806">
          <w:rPr>
            <w:rFonts w:ascii="Helvetica" w:hAnsi="Helvetica"/>
            <w:lang w:val="es-ES"/>
          </w:rPr>
          <w:t>staring</w:t>
        </w:r>
        <w:proofErr w:type="spellEnd"/>
        <w:r w:rsidR="00F456A3" w:rsidRPr="00623806">
          <w:rPr>
            <w:rFonts w:ascii="Helvetica" w:hAnsi="Helvetica"/>
            <w:lang w:val="es-ES"/>
          </w:rPr>
          <w:t xml:space="preserve"> at </w:t>
        </w:r>
        <w:proofErr w:type="spellStart"/>
        <w:r w:rsidR="00F456A3" w:rsidRPr="00623806">
          <w:rPr>
            <w:rFonts w:ascii="Helvetica" w:hAnsi="Helvetica"/>
            <w:lang w:val="es-ES"/>
          </w:rPr>
          <w:t>the</w:t>
        </w:r>
        <w:proofErr w:type="spellEnd"/>
        <w:r w:rsidR="00F456A3" w:rsidRPr="00623806">
          <w:rPr>
            <w:rFonts w:ascii="Helvetica" w:hAnsi="Helvetica"/>
            <w:lang w:val="es-ES"/>
          </w:rPr>
          <w:t xml:space="preserve"> </w:t>
        </w:r>
        <w:proofErr w:type="spellStart"/>
        <w:r w:rsidR="00F456A3" w:rsidRPr="00623806">
          <w:rPr>
            <w:rFonts w:ascii="Helvetica" w:hAnsi="Helvetica"/>
            <w:lang w:val="es-ES"/>
          </w:rPr>
          <w:t>door</w:t>
        </w:r>
        <w:proofErr w:type="spellEnd"/>
        <w:r w:rsidR="00F456A3" w:rsidRPr="00623806">
          <w:rPr>
            <w:rFonts w:ascii="Helvetica" w:hAnsi="Helvetica"/>
            <w:lang w:val="es-ES"/>
          </w:rPr>
          <w:t>.</w:t>
        </w:r>
      </w:ins>
      <w:del w:id="256" w:author="Author">
        <w:r w:rsidRPr="00623806" w:rsidDel="00F456A3">
          <w:rPr>
            <w:rFonts w:ascii="Helvetica" w:hAnsi="Helvetica"/>
            <w:lang w:val="es-ES"/>
          </w:rPr>
          <w:delText>.</w:delText>
        </w:r>
      </w:del>
    </w:p>
    <w:p w14:paraId="4FC58F81" w14:textId="7E719ED8" w:rsidR="00CC50ED" w:rsidRPr="00623806" w:rsidRDefault="00CC50ED" w:rsidP="00CC50ED">
      <w:pPr>
        <w:pStyle w:val="SceneBreak"/>
        <w:spacing w:line="276" w:lineRule="auto"/>
        <w:ind w:firstLine="720"/>
        <w:jc w:val="both"/>
        <w:rPr>
          <w:rFonts w:ascii="Helvetica" w:hAnsi="Helvetica"/>
          <w:lang w:val="es-ES"/>
        </w:rPr>
      </w:pPr>
      <w:del w:id="257" w:author="Author">
        <w:r w:rsidRPr="00623806" w:rsidDel="00F456A3">
          <w:rPr>
            <w:rFonts w:ascii="Helvetica" w:hAnsi="Helvetica"/>
            <w:lang w:val="es-ES"/>
          </w:rPr>
          <w:delText>Staring. Waiting.</w:delText>
        </w:r>
      </w:del>
      <w:ins w:id="258" w:author="Author">
        <w:r w:rsidR="00F456A3" w:rsidRPr="00623806">
          <w:rPr>
            <w:rFonts w:ascii="Helvetica" w:hAnsi="Helvetica"/>
            <w:lang w:val="es-ES"/>
          </w:rPr>
          <w:t xml:space="preserve">As </w:t>
        </w:r>
        <w:proofErr w:type="spellStart"/>
        <w:r w:rsidR="00F456A3" w:rsidRPr="00623806">
          <w:rPr>
            <w:rFonts w:ascii="Helvetica" w:hAnsi="Helvetica"/>
            <w:lang w:val="es-ES"/>
          </w:rPr>
          <w:t>if</w:t>
        </w:r>
        <w:proofErr w:type="spellEnd"/>
        <w:r w:rsidR="00F456A3" w:rsidRPr="00623806">
          <w:rPr>
            <w:rFonts w:ascii="Helvetica" w:hAnsi="Helvetica"/>
            <w:lang w:val="es-ES"/>
          </w:rPr>
          <w:t xml:space="preserve"> </w:t>
        </w:r>
        <w:proofErr w:type="spellStart"/>
        <w:r w:rsidR="00F456A3" w:rsidRPr="00623806">
          <w:rPr>
            <w:rFonts w:ascii="Helvetica" w:hAnsi="Helvetica"/>
            <w:lang w:val="es-ES"/>
          </w:rPr>
          <w:t>waiting</w:t>
        </w:r>
        <w:proofErr w:type="spellEnd"/>
        <w:r w:rsidR="00F456A3" w:rsidRPr="00623806">
          <w:rPr>
            <w:rFonts w:ascii="Helvetica" w:hAnsi="Helvetica"/>
            <w:lang w:val="es-ES"/>
          </w:rPr>
          <w:t xml:space="preserve"> </w:t>
        </w:r>
        <w:proofErr w:type="spellStart"/>
        <w:r w:rsidR="00F456A3" w:rsidRPr="00623806">
          <w:rPr>
            <w:rFonts w:ascii="Helvetica" w:hAnsi="Helvetica"/>
            <w:lang w:val="es-ES"/>
          </w:rPr>
          <w:t>for</w:t>
        </w:r>
        <w:proofErr w:type="spellEnd"/>
        <w:r w:rsidR="00F456A3" w:rsidRPr="00623806">
          <w:rPr>
            <w:rFonts w:ascii="Helvetica" w:hAnsi="Helvetica"/>
            <w:lang w:val="es-ES"/>
          </w:rPr>
          <w:t xml:space="preserve"> more </w:t>
        </w:r>
        <w:proofErr w:type="spellStart"/>
        <w:r w:rsidR="00F456A3" w:rsidRPr="00623806">
          <w:rPr>
            <w:rFonts w:ascii="Helvetica" w:hAnsi="Helvetica"/>
            <w:lang w:val="es-ES"/>
          </w:rPr>
          <w:t>instructions</w:t>
        </w:r>
      </w:ins>
      <w:proofErr w:type="spellEnd"/>
    </w:p>
    <w:p w14:paraId="6B9BD9B4" w14:textId="2215C3F7" w:rsidR="00CC50ED" w:rsidRPr="00623806" w:rsidRDefault="00CC50ED" w:rsidP="00CC50ED">
      <w:pPr>
        <w:pStyle w:val="SceneBreak"/>
        <w:spacing w:line="276" w:lineRule="auto"/>
        <w:ind w:firstLine="720"/>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brushed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fingers</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fur</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hand</w:t>
      </w:r>
      <w:proofErr w:type="spellEnd"/>
      <w:r w:rsidRPr="00623806">
        <w:rPr>
          <w:rFonts w:ascii="Helvetica" w:hAnsi="Helvetica"/>
          <w:lang w:val="es-ES"/>
        </w:rPr>
        <w:t xml:space="preserve"> </w:t>
      </w:r>
      <w:proofErr w:type="spellStart"/>
      <w:r w:rsidRPr="00623806">
        <w:rPr>
          <w:rFonts w:ascii="Helvetica" w:hAnsi="Helvetica"/>
          <w:lang w:val="es-ES"/>
        </w:rPr>
        <w:t>shaking</w:t>
      </w:r>
      <w:proofErr w:type="spellEnd"/>
      <w:r w:rsidRPr="00623806">
        <w:rPr>
          <w:rFonts w:ascii="Helvetica" w:hAnsi="Helvetica"/>
          <w:lang w:val="es-ES"/>
        </w:rPr>
        <w:t xml:space="preserve"> </w:t>
      </w:r>
      <w:proofErr w:type="spellStart"/>
      <w:r w:rsidRPr="00623806">
        <w:rPr>
          <w:rFonts w:ascii="Helvetica" w:hAnsi="Helvetica"/>
          <w:lang w:val="es-ES"/>
        </w:rPr>
        <w:t>slightly</w:t>
      </w:r>
      <w:proofErr w:type="spellEnd"/>
      <w:r w:rsidRPr="00623806">
        <w:rPr>
          <w:rFonts w:ascii="Helvetica" w:hAnsi="Helvetica"/>
          <w:lang w:val="es-ES"/>
        </w:rPr>
        <w:t>. “</w:t>
      </w:r>
      <w:proofErr w:type="spellStart"/>
      <w:r w:rsidRPr="00623806">
        <w:rPr>
          <w:rFonts w:ascii="Helvetica" w:hAnsi="Helvetica"/>
          <w:lang w:val="es-ES"/>
        </w:rPr>
        <w:t>You’re</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acting</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yourself</w:t>
      </w:r>
      <w:proofErr w:type="spellEnd"/>
      <w:r w:rsidRPr="00623806">
        <w:rPr>
          <w:rFonts w:ascii="Helvetica" w:hAnsi="Helvetica"/>
          <w:lang w:val="es-ES"/>
        </w:rPr>
        <w:t xml:space="preserve">,” I </w:t>
      </w:r>
      <w:proofErr w:type="spellStart"/>
      <w:r w:rsidRPr="00623806">
        <w:rPr>
          <w:rFonts w:ascii="Helvetica" w:hAnsi="Helvetica"/>
          <w:lang w:val="es-ES"/>
        </w:rPr>
        <w:t>whispered</w:t>
      </w:r>
      <w:proofErr w:type="spellEnd"/>
      <w:r w:rsidRPr="00623806">
        <w:rPr>
          <w:rFonts w:ascii="Helvetica" w:hAnsi="Helvetica"/>
          <w:lang w:val="es-ES"/>
        </w:rPr>
        <w:t>.</w:t>
      </w:r>
    </w:p>
    <w:p w14:paraId="5B904A9F" w14:textId="428276D6" w:rsidR="00CC50ED" w:rsidRPr="00623806" w:rsidRDefault="00CC50ED" w:rsidP="00CC50ED">
      <w:pPr>
        <w:pStyle w:val="SceneBreak"/>
        <w:spacing w:line="276" w:lineRule="auto"/>
        <w:ind w:firstLine="720"/>
        <w:jc w:val="both"/>
        <w:rPr>
          <w:rFonts w:ascii="Helvetica" w:hAnsi="Helvetica"/>
          <w:lang w:val="es-ES"/>
        </w:rPr>
      </w:pP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then</w:t>
      </w:r>
      <w:proofErr w:type="spellEnd"/>
      <w:r w:rsidRPr="00623806">
        <w:rPr>
          <w:rFonts w:ascii="Helvetica" w:hAnsi="Helvetica"/>
          <w:lang w:val="es-ES"/>
        </w:rPr>
        <w:t xml:space="preserve"> </w:t>
      </w:r>
      <w:proofErr w:type="spellStart"/>
      <w:r w:rsidRPr="00623806">
        <w:rPr>
          <w:rFonts w:ascii="Helvetica" w:hAnsi="Helvetica"/>
          <w:lang w:val="es-ES"/>
        </w:rPr>
        <w:t>again</w:t>
      </w:r>
      <w:proofErr w:type="spellEnd"/>
      <w:r w:rsidRPr="00623806">
        <w:rPr>
          <w:rFonts w:ascii="Helvetica" w:hAnsi="Helvetica"/>
          <w:lang w:val="es-ES"/>
        </w:rPr>
        <w:t xml:space="preserve">… </w:t>
      </w:r>
      <w:proofErr w:type="spellStart"/>
      <w:r w:rsidRPr="00623806">
        <w:rPr>
          <w:rFonts w:ascii="Helvetica" w:hAnsi="Helvetica"/>
          <w:lang w:val="es-ES"/>
        </w:rPr>
        <w:t>Neither</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I.</w:t>
      </w:r>
    </w:p>
    <w:p w14:paraId="0C9D5B43" w14:textId="20C862C9" w:rsidR="00CC50ED" w:rsidRPr="00623806" w:rsidRDefault="00CC50ED" w:rsidP="00CC50ED">
      <w:pPr>
        <w:pStyle w:val="SceneBreak"/>
        <w:spacing w:line="276" w:lineRule="auto"/>
        <w:ind w:firstLine="720"/>
        <w:jc w:val="both"/>
        <w:rPr>
          <w:rFonts w:ascii="Helvetica" w:hAnsi="Helvetica"/>
          <w:lang w:val="es-ES"/>
        </w:rPr>
      </w:pPr>
      <w:proofErr w:type="spellStart"/>
      <w:r w:rsidRPr="00623806">
        <w:rPr>
          <w:rFonts w:ascii="Helvetica" w:hAnsi="Helvetica"/>
          <w:lang w:val="es-ES"/>
        </w:rPr>
        <w:t>Because</w:t>
      </w:r>
      <w:proofErr w:type="spellEnd"/>
      <w:r w:rsidRPr="00623806">
        <w:rPr>
          <w:rFonts w:ascii="Helvetica" w:hAnsi="Helvetica"/>
          <w:lang w:val="es-ES"/>
        </w:rPr>
        <w:t xml:space="preserve"> </w:t>
      </w:r>
      <w:proofErr w:type="spellStart"/>
      <w:r w:rsidRPr="00623806">
        <w:rPr>
          <w:rFonts w:ascii="Helvetica" w:hAnsi="Helvetica"/>
          <w:lang w:val="es-ES"/>
        </w:rPr>
        <w:t>every</w:t>
      </w:r>
      <w:proofErr w:type="spellEnd"/>
      <w:r w:rsidRPr="00623806">
        <w:rPr>
          <w:rFonts w:ascii="Helvetica" w:hAnsi="Helvetica"/>
          <w:lang w:val="es-ES"/>
        </w:rPr>
        <w:t xml:space="preserve"> time I </w:t>
      </w:r>
      <w:proofErr w:type="spellStart"/>
      <w:r w:rsidRPr="00623806">
        <w:rPr>
          <w:rFonts w:ascii="Helvetica" w:hAnsi="Helvetica"/>
          <w:lang w:val="es-ES"/>
        </w:rPr>
        <w:t>closed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I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feel</w:t>
      </w:r>
      <w:proofErr w:type="spellEnd"/>
      <w:r w:rsidRPr="00623806">
        <w:rPr>
          <w:rFonts w:ascii="Helvetica" w:hAnsi="Helvetica"/>
          <w:lang w:val="es-ES"/>
        </w:rPr>
        <w:t xml:space="preserve"> </w:t>
      </w:r>
      <w:proofErr w:type="spellStart"/>
      <w:r w:rsidRPr="00623806">
        <w:rPr>
          <w:rFonts w:ascii="Helvetica" w:hAnsi="Helvetica"/>
          <w:lang w:val="es-ES"/>
        </w:rPr>
        <w:t>Zeff</w:t>
      </w:r>
      <w:proofErr w:type="spellEnd"/>
      <w:r w:rsidRPr="00623806">
        <w:rPr>
          <w:rFonts w:ascii="Helvetica" w:hAnsi="Helvetica"/>
          <w:lang w:val="es-ES"/>
        </w:rPr>
        <w:t>.</w:t>
      </w:r>
    </w:p>
    <w:p w14:paraId="4EB077A3" w14:textId="4DFA9239" w:rsidR="00CC50ED" w:rsidRPr="00623806" w:rsidRDefault="00CC50ED" w:rsidP="00CC50ED">
      <w:pPr>
        <w:pStyle w:val="SceneBreak"/>
        <w:spacing w:line="276" w:lineRule="auto"/>
        <w:ind w:firstLine="720"/>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heat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weight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pressing mine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wall</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way</w:t>
      </w:r>
      <w:proofErr w:type="spellEnd"/>
      <w:r w:rsidRPr="00623806">
        <w:rPr>
          <w:rFonts w:ascii="Helvetica" w:hAnsi="Helvetica"/>
          <w:lang w:val="es-ES"/>
        </w:rPr>
        <w:t xml:space="preserve"> I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opened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w:t>
      </w:r>
      <w:proofErr w:type="spellStart"/>
      <w:r w:rsidRPr="00623806">
        <w:rPr>
          <w:rFonts w:ascii="Helvetica" w:hAnsi="Helvetica"/>
          <w:lang w:val="es-ES"/>
        </w:rPr>
        <w:t>like</w:t>
      </w:r>
      <w:proofErr w:type="spellEnd"/>
      <w:r w:rsidRPr="00623806">
        <w:rPr>
          <w:rFonts w:ascii="Helvetica" w:hAnsi="Helvetica"/>
          <w:lang w:val="es-ES"/>
        </w:rPr>
        <w:t xml:space="preserve"> I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been</w:t>
      </w:r>
      <w:proofErr w:type="spellEnd"/>
      <w:r w:rsidRPr="00623806">
        <w:rPr>
          <w:rFonts w:ascii="Helvetica" w:hAnsi="Helvetica"/>
          <w:lang w:val="es-ES"/>
        </w:rPr>
        <w:t xml:space="preserve"> </w:t>
      </w:r>
      <w:proofErr w:type="spellStart"/>
      <w:r w:rsidRPr="00623806">
        <w:rPr>
          <w:rFonts w:ascii="Helvetica" w:hAnsi="Helvetica"/>
          <w:lang w:val="es-ES"/>
        </w:rPr>
        <w:t>starving</w:t>
      </w:r>
      <w:proofErr w:type="spellEnd"/>
      <w:r w:rsidRPr="00623806">
        <w:rPr>
          <w:rFonts w:ascii="Helvetica" w:hAnsi="Helvetica"/>
          <w:lang w:val="es-ES"/>
        </w:rPr>
        <w:t xml:space="preserve"> and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know</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until</w:t>
      </w:r>
      <w:proofErr w:type="spellEnd"/>
      <w:r w:rsidRPr="00623806">
        <w:rPr>
          <w:rFonts w:ascii="Helvetica" w:hAnsi="Helvetica"/>
          <w:lang w:val="es-ES"/>
        </w:rPr>
        <w:t xml:space="preserve"> he </w:t>
      </w:r>
      <w:proofErr w:type="spellStart"/>
      <w:r w:rsidRPr="00623806">
        <w:rPr>
          <w:rFonts w:ascii="Helvetica" w:hAnsi="Helvetica"/>
          <w:lang w:val="es-ES"/>
        </w:rPr>
        <w:t>touched</w:t>
      </w:r>
      <w:proofErr w:type="spellEnd"/>
      <w:r w:rsidRPr="00623806">
        <w:rPr>
          <w:rFonts w:ascii="Helvetica" w:hAnsi="Helvetica"/>
          <w:lang w:val="es-ES"/>
        </w:rPr>
        <w:t xml:space="preserve"> me.</w:t>
      </w:r>
    </w:p>
    <w:p w14:paraId="585E5256" w14:textId="31F2E2FB" w:rsidR="00CC50ED" w:rsidRPr="00623806" w:rsidRDefault="00CC50ED" w:rsidP="00CC50ED">
      <w:pPr>
        <w:pStyle w:val="SceneBreak"/>
        <w:spacing w:line="276" w:lineRule="auto"/>
        <w:ind w:firstLine="720"/>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moment</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mouth</w:t>
      </w:r>
      <w:proofErr w:type="spellEnd"/>
      <w:r w:rsidRPr="00623806">
        <w:rPr>
          <w:rFonts w:ascii="Helvetica" w:hAnsi="Helvetica"/>
          <w:lang w:val="es-ES"/>
        </w:rPr>
        <w:t xml:space="preserve"> </w:t>
      </w:r>
      <w:proofErr w:type="spellStart"/>
      <w:r w:rsidRPr="00623806">
        <w:rPr>
          <w:rFonts w:ascii="Helvetica" w:hAnsi="Helvetica"/>
          <w:lang w:val="es-ES"/>
        </w:rPr>
        <w:t>claimed</w:t>
      </w:r>
      <w:proofErr w:type="spellEnd"/>
      <w:r w:rsidRPr="00623806">
        <w:rPr>
          <w:rFonts w:ascii="Helvetica" w:hAnsi="Helvetica"/>
          <w:lang w:val="es-ES"/>
        </w:rPr>
        <w:t xml:space="preserve"> mine, </w:t>
      </w:r>
      <w:proofErr w:type="spellStart"/>
      <w:r w:rsidRPr="00623806">
        <w:rPr>
          <w:rFonts w:ascii="Helvetica" w:hAnsi="Helvetica"/>
          <w:lang w:val="es-ES"/>
        </w:rPr>
        <w:t>when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heat</w:t>
      </w:r>
      <w:proofErr w:type="spellEnd"/>
      <w:r w:rsidRPr="00623806">
        <w:rPr>
          <w:rFonts w:ascii="Helvetica" w:hAnsi="Helvetica"/>
          <w:lang w:val="es-ES"/>
        </w:rPr>
        <w:t xml:space="preserve"> </w:t>
      </w:r>
      <w:proofErr w:type="spellStart"/>
      <w:r w:rsidRPr="00623806">
        <w:rPr>
          <w:rFonts w:ascii="Helvetica" w:hAnsi="Helvetica"/>
          <w:lang w:val="es-ES"/>
        </w:rPr>
        <w:t>surged</w:t>
      </w:r>
      <w:proofErr w:type="spellEnd"/>
      <w:r w:rsidRPr="00623806">
        <w:rPr>
          <w:rFonts w:ascii="Helvetica" w:hAnsi="Helvetica"/>
          <w:lang w:val="es-ES"/>
        </w:rPr>
        <w:t xml:space="preserve"> </w:t>
      </w:r>
      <w:proofErr w:type="spellStart"/>
      <w:r w:rsidRPr="00623806">
        <w:rPr>
          <w:rFonts w:ascii="Helvetica" w:hAnsi="Helvetica"/>
          <w:lang w:val="es-ES"/>
        </w:rPr>
        <w:t>between</w:t>
      </w:r>
      <w:proofErr w:type="spellEnd"/>
      <w:r w:rsidRPr="00623806">
        <w:rPr>
          <w:rFonts w:ascii="Helvetica" w:hAnsi="Helvetica"/>
          <w:lang w:val="es-ES"/>
        </w:rPr>
        <w:t xml:space="preserve"> </w:t>
      </w:r>
      <w:proofErr w:type="spellStart"/>
      <w:r w:rsidRPr="00623806">
        <w:rPr>
          <w:rFonts w:ascii="Helvetica" w:hAnsi="Helvetica"/>
          <w:lang w:val="es-ES"/>
        </w:rPr>
        <w:t>us</w:t>
      </w:r>
      <w:proofErr w:type="spellEnd"/>
      <w:r w:rsidRPr="00623806">
        <w:rPr>
          <w:rFonts w:ascii="Helvetica" w:hAnsi="Helvetica"/>
          <w:lang w:val="es-ES"/>
        </w:rPr>
        <w:t xml:space="preserve"> and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world</w:t>
      </w:r>
      <w:proofErr w:type="spellEnd"/>
      <w:r w:rsidRPr="00623806">
        <w:rPr>
          <w:rFonts w:ascii="Helvetica" w:hAnsi="Helvetica"/>
          <w:lang w:val="es-ES"/>
        </w:rPr>
        <w:t xml:space="preserve"> </w:t>
      </w:r>
      <w:proofErr w:type="spellStart"/>
      <w:r w:rsidRPr="00623806">
        <w:rPr>
          <w:rFonts w:ascii="Helvetica" w:hAnsi="Helvetica"/>
          <w:lang w:val="es-ES"/>
        </w:rPr>
        <w:t>narrowed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breath</w:t>
      </w:r>
      <w:proofErr w:type="spellEnd"/>
      <w:r w:rsidRPr="00623806">
        <w:rPr>
          <w:rFonts w:ascii="Helvetica" w:hAnsi="Helvetica"/>
          <w:lang w:val="es-ES"/>
        </w:rPr>
        <w:t xml:space="preserve">—I </w:t>
      </w:r>
      <w:proofErr w:type="spellStart"/>
      <w:r w:rsidRPr="00623806">
        <w:rPr>
          <w:rFonts w:ascii="Helvetica" w:hAnsi="Helvetica"/>
          <w:lang w:val="es-ES"/>
        </w:rPr>
        <w:t>never</w:t>
      </w:r>
      <w:proofErr w:type="spellEnd"/>
      <w:r w:rsidRPr="00623806">
        <w:rPr>
          <w:rFonts w:ascii="Helvetica" w:hAnsi="Helvetica"/>
          <w:lang w:val="es-ES"/>
        </w:rPr>
        <w:t xml:space="preserve"> </w:t>
      </w:r>
      <w:proofErr w:type="spellStart"/>
      <w:r w:rsidRPr="00623806">
        <w:rPr>
          <w:rFonts w:ascii="Helvetica" w:hAnsi="Helvetica"/>
          <w:lang w:val="es-ES"/>
        </w:rPr>
        <w:t>stood</w:t>
      </w:r>
      <w:proofErr w:type="spellEnd"/>
      <w:r w:rsidRPr="00623806">
        <w:rPr>
          <w:rFonts w:ascii="Helvetica" w:hAnsi="Helvetica"/>
          <w:lang w:val="es-ES"/>
        </w:rPr>
        <w:t xml:space="preserve"> a chance.</w:t>
      </w:r>
    </w:p>
    <w:p w14:paraId="7999D094" w14:textId="60297824" w:rsidR="00CC50ED" w:rsidRPr="00623806" w:rsidRDefault="00CC50ED" w:rsidP="00CC50ED">
      <w:pPr>
        <w:pStyle w:val="SceneBreak"/>
        <w:spacing w:line="276" w:lineRule="auto"/>
        <w:ind w:firstLine="720"/>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wrapped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legs</w:t>
      </w:r>
      <w:proofErr w:type="spellEnd"/>
      <w:r w:rsidRPr="00623806">
        <w:rPr>
          <w:rFonts w:ascii="Helvetica" w:hAnsi="Helvetica"/>
          <w:lang w:val="es-ES"/>
        </w:rPr>
        <w:t xml:space="preserve"> </w:t>
      </w:r>
      <w:proofErr w:type="spellStart"/>
      <w:r w:rsidRPr="00623806">
        <w:rPr>
          <w:rFonts w:ascii="Helvetica" w:hAnsi="Helvetica"/>
          <w:lang w:val="es-ES"/>
        </w:rPr>
        <w:t>around</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without</w:t>
      </w:r>
      <w:proofErr w:type="spellEnd"/>
      <w:r w:rsidRPr="00623806">
        <w:rPr>
          <w:rFonts w:ascii="Helvetica" w:hAnsi="Helvetica"/>
          <w:lang w:val="es-ES"/>
        </w:rPr>
        <w:t xml:space="preserve"> </w:t>
      </w:r>
      <w:proofErr w:type="spellStart"/>
      <w:r w:rsidRPr="00623806">
        <w:rPr>
          <w:rFonts w:ascii="Helvetica" w:hAnsi="Helvetica"/>
          <w:lang w:val="es-ES"/>
        </w:rPr>
        <w:t>thinking</w:t>
      </w:r>
      <w:proofErr w:type="spellEnd"/>
      <w:r w:rsidRPr="00623806">
        <w:rPr>
          <w:rFonts w:ascii="Helvetica" w:hAnsi="Helvetica"/>
          <w:lang w:val="es-ES"/>
        </w:rPr>
        <w:t>.</w:t>
      </w:r>
    </w:p>
    <w:p w14:paraId="698B32C9" w14:textId="07F514BE" w:rsidR="00CC50ED" w:rsidRPr="00623806" w:rsidRDefault="00CC50ED" w:rsidP="00CC50ED">
      <w:pPr>
        <w:pStyle w:val="SceneBreak"/>
        <w:spacing w:line="276" w:lineRule="auto"/>
        <w:ind w:firstLine="720"/>
        <w:jc w:val="both"/>
        <w:rPr>
          <w:rFonts w:ascii="Helvetica" w:hAnsi="Helvetica"/>
          <w:lang w:val="es-ES"/>
        </w:rPr>
      </w:pPr>
      <w:proofErr w:type="spellStart"/>
      <w:r w:rsidRPr="00623806">
        <w:rPr>
          <w:rFonts w:ascii="Helvetica" w:hAnsi="Helvetica"/>
          <w:lang w:val="es-ES"/>
        </w:rPr>
        <w:t>Let</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in </w:t>
      </w:r>
      <w:proofErr w:type="spellStart"/>
      <w:r w:rsidRPr="00623806">
        <w:rPr>
          <w:rFonts w:ascii="Helvetica" w:hAnsi="Helvetica"/>
          <w:lang w:val="es-ES"/>
        </w:rPr>
        <w:t>completely</w:t>
      </w:r>
      <w:proofErr w:type="spellEnd"/>
      <w:r w:rsidRPr="00623806">
        <w:rPr>
          <w:rFonts w:ascii="Helvetica" w:hAnsi="Helvetica"/>
          <w:lang w:val="es-ES"/>
        </w:rPr>
        <w:t>.</w:t>
      </w:r>
    </w:p>
    <w:p w14:paraId="50E13DA1" w14:textId="5B849280" w:rsidR="00CC50ED" w:rsidRPr="00623806" w:rsidRDefault="00CC50ED" w:rsidP="00CC50ED">
      <w:pPr>
        <w:pStyle w:val="SceneBreak"/>
        <w:spacing w:line="276" w:lineRule="auto"/>
        <w:ind w:firstLine="720"/>
        <w:jc w:val="both"/>
        <w:rPr>
          <w:rFonts w:ascii="Helvetica" w:hAnsi="Helvetica"/>
          <w:lang w:val="es-ES"/>
        </w:rPr>
      </w:pPr>
      <w:proofErr w:type="spellStart"/>
      <w:r w:rsidRPr="00623806">
        <w:rPr>
          <w:rFonts w:ascii="Helvetica" w:hAnsi="Helvetica"/>
          <w:lang w:val="es-ES"/>
        </w:rPr>
        <w:t>Mind</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Soul</w:t>
      </w:r>
      <w:proofErr w:type="spellEnd"/>
      <w:r w:rsidRPr="00623806">
        <w:rPr>
          <w:rFonts w:ascii="Helvetica" w:hAnsi="Helvetica"/>
          <w:lang w:val="es-ES"/>
        </w:rPr>
        <w:t>.</w:t>
      </w:r>
    </w:p>
    <w:p w14:paraId="41CB4798" w14:textId="02A0525E" w:rsidR="00CC50ED" w:rsidRPr="00623806" w:rsidRDefault="00CC50ED" w:rsidP="00CC50ED">
      <w:pPr>
        <w:pStyle w:val="SceneBreak"/>
        <w:spacing w:line="276" w:lineRule="auto"/>
        <w:ind w:firstLine="720"/>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now</w:t>
      </w:r>
      <w:proofErr w:type="spellEnd"/>
      <w:r w:rsidRPr="00623806">
        <w:rPr>
          <w:rFonts w:ascii="Helvetica" w:hAnsi="Helvetica"/>
          <w:lang w:val="es-ES"/>
        </w:rPr>
        <w:t>?</w:t>
      </w:r>
    </w:p>
    <w:p w14:paraId="75C40EEE" w14:textId="0DE165F7" w:rsidR="00CC50ED" w:rsidRPr="00623806" w:rsidRDefault="00CC50ED" w:rsidP="00CC50ED">
      <w:pPr>
        <w:pStyle w:val="SceneBreak"/>
        <w:spacing w:line="276" w:lineRule="auto"/>
        <w:ind w:firstLine="720"/>
        <w:jc w:val="both"/>
        <w:rPr>
          <w:rFonts w:ascii="Helvetica" w:hAnsi="Helvetica"/>
          <w:lang w:val="es-ES"/>
        </w:rPr>
      </w:pPr>
      <w:proofErr w:type="spellStart"/>
      <w:r w:rsidRPr="00623806">
        <w:rPr>
          <w:rFonts w:ascii="Helvetica" w:hAnsi="Helvetica"/>
          <w:lang w:val="es-ES"/>
        </w:rPr>
        <w:t>Now</w:t>
      </w:r>
      <w:proofErr w:type="spellEnd"/>
      <w:r w:rsidRPr="00623806">
        <w:rPr>
          <w:rFonts w:ascii="Helvetica" w:hAnsi="Helvetica"/>
          <w:lang w:val="es-ES"/>
        </w:rPr>
        <w:t xml:space="preserve"> I </w:t>
      </w:r>
      <w:proofErr w:type="spellStart"/>
      <w:r w:rsidRPr="00623806">
        <w:rPr>
          <w:rFonts w:ascii="Helvetica" w:hAnsi="Helvetica"/>
          <w:lang w:val="es-ES"/>
        </w:rPr>
        <w:t>couldn’t</w:t>
      </w:r>
      <w:proofErr w:type="spellEnd"/>
      <w:r w:rsidRPr="00623806">
        <w:rPr>
          <w:rFonts w:ascii="Helvetica" w:hAnsi="Helvetica"/>
          <w:lang w:val="es-ES"/>
        </w:rPr>
        <w:t xml:space="preserve"> </w:t>
      </w:r>
      <w:proofErr w:type="spellStart"/>
      <w:r w:rsidRPr="00623806">
        <w:rPr>
          <w:rFonts w:ascii="Helvetica" w:hAnsi="Helvetica"/>
          <w:lang w:val="es-ES"/>
        </w:rPr>
        <w:t>breathe</w:t>
      </w:r>
      <w:proofErr w:type="spellEnd"/>
      <w:r w:rsidRPr="00623806">
        <w:rPr>
          <w:rFonts w:ascii="Helvetica" w:hAnsi="Helvetica"/>
          <w:lang w:val="es-ES"/>
        </w:rPr>
        <w:t xml:space="preserve"> </w:t>
      </w:r>
      <w:proofErr w:type="spellStart"/>
      <w:r w:rsidRPr="00623806">
        <w:rPr>
          <w:rFonts w:ascii="Helvetica" w:hAnsi="Helvetica"/>
          <w:lang w:val="es-ES"/>
        </w:rPr>
        <w:t>without</w:t>
      </w:r>
      <w:proofErr w:type="spellEnd"/>
      <w:r w:rsidRPr="00623806">
        <w:rPr>
          <w:rFonts w:ascii="Helvetica" w:hAnsi="Helvetica"/>
          <w:lang w:val="es-ES"/>
        </w:rPr>
        <w:t xml:space="preserve"> </w:t>
      </w:r>
      <w:proofErr w:type="spellStart"/>
      <w:r w:rsidRPr="00623806">
        <w:rPr>
          <w:rFonts w:ascii="Helvetica" w:hAnsi="Helvetica"/>
          <w:lang w:val="es-ES"/>
        </w:rPr>
        <w:t>remembering</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w:t>
      </w:r>
    </w:p>
    <w:p w14:paraId="5969AD21" w14:textId="3C39BBAB" w:rsidR="00CC50ED" w:rsidRPr="00623806" w:rsidRDefault="00CC50ED" w:rsidP="00CC50ED">
      <w:pPr>
        <w:pStyle w:val="SceneBreak"/>
        <w:spacing w:line="276" w:lineRule="auto"/>
        <w:ind w:firstLine="720"/>
        <w:jc w:val="both"/>
        <w:rPr>
          <w:rFonts w:ascii="Helvetica" w:hAnsi="Helvetica"/>
          <w:lang w:val="es-ES"/>
        </w:rPr>
      </w:pP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scent</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clung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skin. </w:t>
      </w:r>
      <w:proofErr w:type="spellStart"/>
      <w:r w:rsidRPr="00623806">
        <w:rPr>
          <w:rFonts w:ascii="Helvetica" w:hAnsi="Helvetica"/>
          <w:lang w:val="es-ES"/>
        </w:rPr>
        <w:t>Faint</w:t>
      </w:r>
      <w:proofErr w:type="spellEnd"/>
      <w:r w:rsidRPr="00623806">
        <w:rPr>
          <w:rFonts w:ascii="Helvetica" w:hAnsi="Helvetica"/>
          <w:lang w:val="es-ES"/>
        </w:rPr>
        <w:t xml:space="preserve"> and wild. </w:t>
      </w:r>
      <w:proofErr w:type="spellStart"/>
      <w:r w:rsidRPr="00623806">
        <w:rPr>
          <w:rFonts w:ascii="Helvetica" w:hAnsi="Helvetica"/>
          <w:lang w:val="es-ES"/>
        </w:rPr>
        <w:t>Every</w:t>
      </w:r>
      <w:proofErr w:type="spellEnd"/>
      <w:r w:rsidRPr="00623806">
        <w:rPr>
          <w:rFonts w:ascii="Helvetica" w:hAnsi="Helvetica"/>
          <w:lang w:val="es-ES"/>
        </w:rPr>
        <w:t xml:space="preserve"> shift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couch</w:t>
      </w:r>
      <w:proofErr w:type="spellEnd"/>
      <w:r w:rsidRPr="00623806">
        <w:rPr>
          <w:rFonts w:ascii="Helvetica" w:hAnsi="Helvetica"/>
          <w:lang w:val="es-ES"/>
        </w:rPr>
        <w:t xml:space="preserve"> </w:t>
      </w:r>
      <w:proofErr w:type="spellStart"/>
      <w:r w:rsidRPr="00623806">
        <w:rPr>
          <w:rFonts w:ascii="Helvetica" w:hAnsi="Helvetica"/>
          <w:lang w:val="es-ES"/>
        </w:rPr>
        <w:t>dragged</w:t>
      </w:r>
      <w:proofErr w:type="spellEnd"/>
      <w:r w:rsidRPr="00623806">
        <w:rPr>
          <w:rFonts w:ascii="Helvetica" w:hAnsi="Helvetica"/>
          <w:lang w:val="es-ES"/>
        </w:rPr>
        <w:t xml:space="preserve"> a </w:t>
      </w:r>
      <w:proofErr w:type="spellStart"/>
      <w:r w:rsidRPr="00623806">
        <w:rPr>
          <w:rFonts w:ascii="Helvetica" w:hAnsi="Helvetica"/>
          <w:lang w:val="es-ES"/>
        </w:rPr>
        <w:t>ghost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memory</w:t>
      </w:r>
      <w:proofErr w:type="spellEnd"/>
      <w:r w:rsidRPr="00623806">
        <w:rPr>
          <w:rFonts w:ascii="Helvetica" w:hAnsi="Helvetica"/>
          <w:lang w:val="es-ES"/>
        </w:rPr>
        <w:t xml:space="preserve"> back—</w:t>
      </w:r>
      <w:proofErr w:type="spellStart"/>
      <w:r w:rsidRPr="00623806">
        <w:rPr>
          <w:rFonts w:ascii="Helvetica" w:hAnsi="Helvetica"/>
          <w:lang w:val="es-ES"/>
        </w:rPr>
        <w:t>between</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thighs</w:t>
      </w:r>
      <w:proofErr w:type="spellEnd"/>
      <w:r w:rsidRPr="00623806">
        <w:rPr>
          <w:rFonts w:ascii="Helvetica" w:hAnsi="Helvetica"/>
          <w:lang w:val="es-ES"/>
        </w:rPr>
        <w:t xml:space="preserve">, 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dull</w:t>
      </w:r>
      <w:proofErr w:type="spellEnd"/>
      <w:r w:rsidRPr="00623806">
        <w:rPr>
          <w:rFonts w:ascii="Helvetica" w:hAnsi="Helvetica"/>
          <w:lang w:val="es-ES"/>
        </w:rPr>
        <w:t xml:space="preserve"> </w:t>
      </w:r>
      <w:proofErr w:type="spellStart"/>
      <w:r w:rsidRPr="00623806">
        <w:rPr>
          <w:rFonts w:ascii="Helvetica" w:hAnsi="Helvetica"/>
          <w:lang w:val="es-ES"/>
        </w:rPr>
        <w:t>ache</w:t>
      </w:r>
      <w:proofErr w:type="spellEnd"/>
      <w:r w:rsidRPr="00623806">
        <w:rPr>
          <w:rFonts w:ascii="Helvetica" w:hAnsi="Helvetica"/>
          <w:lang w:val="es-ES"/>
        </w:rPr>
        <w:t xml:space="preserve"> I </w:t>
      </w:r>
      <w:proofErr w:type="spellStart"/>
      <w:r w:rsidRPr="00623806">
        <w:rPr>
          <w:rFonts w:ascii="Helvetica" w:hAnsi="Helvetica"/>
          <w:lang w:val="es-ES"/>
        </w:rPr>
        <w:t>tried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ignore, 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phantom</w:t>
      </w:r>
      <w:proofErr w:type="spellEnd"/>
      <w:r w:rsidRPr="00623806">
        <w:rPr>
          <w:rFonts w:ascii="Helvetica" w:hAnsi="Helvetica"/>
          <w:lang w:val="es-ES"/>
        </w:rPr>
        <w:t xml:space="preserve"> </w:t>
      </w:r>
      <w:proofErr w:type="spellStart"/>
      <w:r w:rsidRPr="00623806">
        <w:rPr>
          <w:rFonts w:ascii="Helvetica" w:hAnsi="Helvetica"/>
          <w:lang w:val="es-ES"/>
        </w:rPr>
        <w:t>press</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lips</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neck</w:t>
      </w:r>
      <w:proofErr w:type="spellEnd"/>
      <w:r w:rsidRPr="00623806">
        <w:rPr>
          <w:rFonts w:ascii="Helvetica" w:hAnsi="Helvetica"/>
          <w:lang w:val="es-ES"/>
        </w:rPr>
        <w:t>.</w:t>
      </w:r>
    </w:p>
    <w:p w14:paraId="610CA3F6" w14:textId="308A144E" w:rsidR="00CC50ED" w:rsidRPr="00623806" w:rsidRDefault="00CC50ED" w:rsidP="00CC50ED">
      <w:pPr>
        <w:pStyle w:val="SceneBreak"/>
        <w:spacing w:line="276" w:lineRule="auto"/>
        <w:ind w:firstLine="720"/>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thoughts</w:t>
      </w:r>
      <w:proofErr w:type="spellEnd"/>
      <w:r w:rsidRPr="00623806">
        <w:rPr>
          <w:rFonts w:ascii="Helvetica" w:hAnsi="Helvetica"/>
          <w:lang w:val="es-ES"/>
        </w:rPr>
        <w:t xml:space="preserve"> </w:t>
      </w:r>
      <w:proofErr w:type="spellStart"/>
      <w:r w:rsidRPr="00623806">
        <w:rPr>
          <w:rFonts w:ascii="Helvetica" w:hAnsi="Helvetica"/>
          <w:lang w:val="es-ES"/>
        </w:rPr>
        <w:t>spun</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storm</w:t>
      </w:r>
      <w:proofErr w:type="spellEnd"/>
      <w:r w:rsidRPr="00623806">
        <w:rPr>
          <w:rFonts w:ascii="Helvetica" w:hAnsi="Helvetica"/>
          <w:lang w:val="es-ES"/>
        </w:rPr>
        <w:t xml:space="preserve">. </w:t>
      </w:r>
      <w:proofErr w:type="spellStart"/>
      <w:r w:rsidRPr="00623806">
        <w:rPr>
          <w:rFonts w:ascii="Helvetica" w:hAnsi="Helvetica"/>
          <w:lang w:val="es-ES"/>
        </w:rPr>
        <w:t>Tangled</w:t>
      </w:r>
      <w:proofErr w:type="spellEnd"/>
      <w:r w:rsidRPr="00623806">
        <w:rPr>
          <w:rFonts w:ascii="Helvetica" w:hAnsi="Helvetica"/>
          <w:lang w:val="es-ES"/>
        </w:rPr>
        <w:t xml:space="preserve"> </w:t>
      </w:r>
      <w:proofErr w:type="spellStart"/>
      <w:r w:rsidRPr="00623806">
        <w:rPr>
          <w:rFonts w:ascii="Helvetica" w:hAnsi="Helvetica"/>
          <w:lang w:val="es-ES"/>
        </w:rPr>
        <w:t>emotions</w:t>
      </w:r>
      <w:proofErr w:type="spellEnd"/>
      <w:r w:rsidRPr="00623806">
        <w:rPr>
          <w:rFonts w:ascii="Helvetica" w:hAnsi="Helvetica"/>
          <w:lang w:val="es-ES"/>
        </w:rPr>
        <w:t xml:space="preserve">, </w:t>
      </w:r>
      <w:proofErr w:type="spellStart"/>
      <w:r w:rsidRPr="00623806">
        <w:rPr>
          <w:rFonts w:ascii="Helvetica" w:hAnsi="Helvetica"/>
          <w:lang w:val="es-ES"/>
        </w:rPr>
        <w:t>feelings</w:t>
      </w:r>
      <w:proofErr w:type="spellEnd"/>
      <w:r w:rsidRPr="00623806">
        <w:rPr>
          <w:rFonts w:ascii="Helvetica" w:hAnsi="Helvetica"/>
          <w:lang w:val="es-ES"/>
        </w:rPr>
        <w:t xml:space="preserve"> I </w:t>
      </w:r>
      <w:proofErr w:type="spellStart"/>
      <w:r w:rsidRPr="00623806">
        <w:rPr>
          <w:rFonts w:ascii="Helvetica" w:hAnsi="Helvetica"/>
          <w:lang w:val="es-ES"/>
        </w:rPr>
        <w:t>couldn’t</w:t>
      </w:r>
      <w:proofErr w:type="spellEnd"/>
      <w:r w:rsidRPr="00623806">
        <w:rPr>
          <w:rFonts w:ascii="Helvetica" w:hAnsi="Helvetica"/>
          <w:lang w:val="es-ES"/>
        </w:rPr>
        <w:t xml:space="preserve"> define, and a </w:t>
      </w:r>
      <w:proofErr w:type="spellStart"/>
      <w:proofErr w:type="gramStart"/>
      <w:r w:rsidRPr="00623806">
        <w:rPr>
          <w:rFonts w:ascii="Helvetica" w:hAnsi="Helvetica"/>
          <w:lang w:val="es-ES"/>
        </w:rPr>
        <w:t>reality</w:t>
      </w:r>
      <w:proofErr w:type="spellEnd"/>
      <w:proofErr w:type="gramEnd"/>
      <w:r w:rsidRPr="00623806">
        <w:rPr>
          <w:rFonts w:ascii="Helvetica" w:hAnsi="Helvetica"/>
          <w:lang w:val="es-ES"/>
        </w:rPr>
        <w:t xml:space="preserve"> I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sure</w:t>
      </w:r>
      <w:proofErr w:type="spellEnd"/>
      <w:r w:rsidRPr="00623806">
        <w:rPr>
          <w:rFonts w:ascii="Helvetica" w:hAnsi="Helvetica"/>
          <w:lang w:val="es-ES"/>
        </w:rPr>
        <w:t xml:space="preserve"> I </w:t>
      </w:r>
      <w:proofErr w:type="spellStart"/>
      <w:r w:rsidRPr="00623806">
        <w:rPr>
          <w:rFonts w:ascii="Helvetica" w:hAnsi="Helvetica"/>
          <w:lang w:val="es-ES"/>
        </w:rPr>
        <w:t>could</w:t>
      </w:r>
      <w:proofErr w:type="spellEnd"/>
      <w:r w:rsidRPr="00623806">
        <w:rPr>
          <w:rFonts w:ascii="Helvetica" w:hAnsi="Helvetica"/>
          <w:lang w:val="es-ES"/>
        </w:rPr>
        <w:t xml:space="preserve"> trust </w:t>
      </w:r>
      <w:proofErr w:type="spellStart"/>
      <w:r w:rsidRPr="00623806">
        <w:rPr>
          <w:rFonts w:ascii="Helvetica" w:hAnsi="Helvetica"/>
          <w:lang w:val="es-ES"/>
        </w:rPr>
        <w:t>anymore</w:t>
      </w:r>
      <w:proofErr w:type="spellEnd"/>
      <w:r w:rsidRPr="00623806">
        <w:rPr>
          <w:rFonts w:ascii="Helvetica" w:hAnsi="Helvetica"/>
          <w:lang w:val="es-ES"/>
        </w:rPr>
        <w:t>.</w:t>
      </w:r>
    </w:p>
    <w:p w14:paraId="03E15E4A" w14:textId="1B117C37" w:rsidR="00CC50ED" w:rsidRPr="00623806" w:rsidRDefault="00CC50ED" w:rsidP="00CC50ED">
      <w:pPr>
        <w:pStyle w:val="SceneBreak"/>
        <w:spacing w:line="276" w:lineRule="auto"/>
        <w:ind w:firstLine="720"/>
        <w:jc w:val="both"/>
        <w:rPr>
          <w:rFonts w:ascii="Helvetica" w:hAnsi="Helvetica"/>
          <w:lang w:val="es-ES"/>
        </w:rPr>
      </w:pPr>
      <w:proofErr w:type="spellStart"/>
      <w:r w:rsidRPr="00623806">
        <w:rPr>
          <w:rFonts w:ascii="Helvetica" w:hAnsi="Helvetica"/>
          <w:lang w:val="es-ES"/>
        </w:rPr>
        <w:t>What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hell</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happening </w:t>
      </w:r>
      <w:proofErr w:type="spellStart"/>
      <w:r w:rsidRPr="00623806">
        <w:rPr>
          <w:rFonts w:ascii="Helvetica" w:hAnsi="Helvetica"/>
          <w:lang w:val="es-ES"/>
        </w:rPr>
        <w:t>to</w:t>
      </w:r>
      <w:proofErr w:type="spellEnd"/>
      <w:r w:rsidRPr="00623806">
        <w:rPr>
          <w:rFonts w:ascii="Helvetica" w:hAnsi="Helvetica"/>
          <w:lang w:val="es-ES"/>
        </w:rPr>
        <w:t xml:space="preserve"> me?</w:t>
      </w:r>
    </w:p>
    <w:p w14:paraId="0A44D469" w14:textId="08D70866" w:rsidR="00CC50ED" w:rsidRPr="00623806" w:rsidRDefault="00CC50ED" w:rsidP="00CC50ED">
      <w:pPr>
        <w:pStyle w:val="SceneBreak"/>
        <w:spacing w:line="276" w:lineRule="auto"/>
        <w:ind w:firstLine="720"/>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laptop </w:t>
      </w:r>
      <w:proofErr w:type="spellStart"/>
      <w:r w:rsidRPr="00623806">
        <w:rPr>
          <w:rFonts w:ascii="Helvetica" w:hAnsi="Helvetica"/>
          <w:lang w:val="es-ES"/>
        </w:rPr>
        <w:t>sat</w:t>
      </w:r>
      <w:proofErr w:type="spellEnd"/>
      <w:r w:rsidRPr="00623806">
        <w:rPr>
          <w:rFonts w:ascii="Helvetica" w:hAnsi="Helvetica"/>
          <w:lang w:val="es-ES"/>
        </w:rPr>
        <w:t xml:space="preserve"> open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table—</w:t>
      </w:r>
      <w:proofErr w:type="spellStart"/>
      <w:proofErr w:type="gramStart"/>
      <w:r w:rsidRPr="00623806">
        <w:rPr>
          <w:rFonts w:ascii="Helvetica" w:hAnsi="Helvetica"/>
          <w:lang w:val="es-ES"/>
        </w:rPr>
        <w:t>an</w:t>
      </w:r>
      <w:proofErr w:type="spellEnd"/>
      <w:r w:rsidRPr="00623806">
        <w:rPr>
          <w:rFonts w:ascii="Helvetica" w:hAnsi="Helvetica"/>
          <w:lang w:val="es-ES"/>
        </w:rPr>
        <w:t xml:space="preserve"> anchor</w:t>
      </w:r>
      <w:proofErr w:type="gram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logic</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familiar. I </w:t>
      </w:r>
      <w:proofErr w:type="spellStart"/>
      <w:r w:rsidRPr="00623806">
        <w:rPr>
          <w:rFonts w:ascii="Helvetica" w:hAnsi="Helvetica"/>
          <w:lang w:val="es-ES"/>
        </w:rPr>
        <w:t>reached</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save</w:t>
      </w:r>
      <w:proofErr w:type="spellEnd"/>
      <w:r w:rsidRPr="00623806">
        <w:rPr>
          <w:rFonts w:ascii="Helvetica" w:hAnsi="Helvetica"/>
          <w:lang w:val="es-ES"/>
        </w:rPr>
        <w:t xml:space="preserve"> me.</w:t>
      </w:r>
    </w:p>
    <w:p w14:paraId="37E93ECC" w14:textId="7143B15E" w:rsidR="00CC50ED" w:rsidRPr="00623806" w:rsidRDefault="00CC50ED" w:rsidP="0035271A">
      <w:pPr>
        <w:pStyle w:val="SceneBreak"/>
        <w:spacing w:line="276" w:lineRule="auto"/>
        <w:ind w:firstLine="720"/>
        <w:jc w:val="both"/>
        <w:rPr>
          <w:rFonts w:ascii="Helvetica" w:hAnsi="Helvetica"/>
          <w:i/>
          <w:iCs/>
          <w:lang w:val="es-ES"/>
        </w:rPr>
      </w:pPr>
      <w:r w:rsidRPr="00623806">
        <w:rPr>
          <w:rFonts w:ascii="Helvetica" w:hAnsi="Helvetica"/>
          <w:i/>
          <w:iCs/>
          <w:lang w:val="es-ES"/>
        </w:rPr>
        <w:lastRenderedPageBreak/>
        <w:t xml:space="preserve">Just a </w:t>
      </w:r>
      <w:proofErr w:type="spellStart"/>
      <w:r w:rsidRPr="00623806">
        <w:rPr>
          <w:rFonts w:ascii="Helvetica" w:hAnsi="Helvetica"/>
          <w:i/>
          <w:iCs/>
          <w:lang w:val="es-ES"/>
        </w:rPr>
        <w:t>little</w:t>
      </w:r>
      <w:proofErr w:type="spellEnd"/>
      <w:r w:rsidRPr="00623806">
        <w:rPr>
          <w:rFonts w:ascii="Helvetica" w:hAnsi="Helvetica"/>
          <w:i/>
          <w:iCs/>
          <w:lang w:val="es-ES"/>
        </w:rPr>
        <w:t xml:space="preserve"> </w:t>
      </w:r>
      <w:proofErr w:type="spellStart"/>
      <w:r w:rsidRPr="00623806">
        <w:rPr>
          <w:rFonts w:ascii="Helvetica" w:hAnsi="Helvetica"/>
          <w:i/>
          <w:iCs/>
          <w:lang w:val="es-ES"/>
        </w:rPr>
        <w:t>research</w:t>
      </w:r>
      <w:proofErr w:type="spellEnd"/>
      <w:r w:rsidRPr="00623806">
        <w:rPr>
          <w:rFonts w:ascii="Helvetica" w:hAnsi="Helvetica"/>
          <w:lang w:val="es-ES"/>
        </w:rPr>
        <w:t xml:space="preserve">, I </w:t>
      </w:r>
      <w:proofErr w:type="spellStart"/>
      <w:r w:rsidRPr="00623806">
        <w:rPr>
          <w:rFonts w:ascii="Helvetica" w:hAnsi="Helvetica"/>
          <w:lang w:val="es-ES"/>
        </w:rPr>
        <w:t>told</w:t>
      </w:r>
      <w:proofErr w:type="spellEnd"/>
      <w:r w:rsidRPr="00623806">
        <w:rPr>
          <w:rFonts w:ascii="Helvetica" w:hAnsi="Helvetica"/>
          <w:lang w:val="es-ES"/>
        </w:rPr>
        <w:t xml:space="preserve"> </w:t>
      </w:r>
      <w:proofErr w:type="spellStart"/>
      <w:r w:rsidRPr="00623806">
        <w:rPr>
          <w:rFonts w:ascii="Helvetica" w:hAnsi="Helvetica"/>
          <w:lang w:val="es-ES"/>
        </w:rPr>
        <w:t>myself</w:t>
      </w:r>
      <w:proofErr w:type="spellEnd"/>
      <w:r w:rsidRPr="00623806">
        <w:rPr>
          <w:rFonts w:ascii="Helvetica" w:hAnsi="Helvetica"/>
          <w:lang w:val="es-ES"/>
        </w:rPr>
        <w:t xml:space="preserve">. </w:t>
      </w:r>
      <w:r w:rsidRPr="00623806">
        <w:rPr>
          <w:rFonts w:ascii="Helvetica" w:hAnsi="Helvetica"/>
          <w:i/>
          <w:iCs/>
          <w:lang w:val="es-ES"/>
        </w:rPr>
        <w:t xml:space="preserve">Just </w:t>
      </w:r>
      <w:proofErr w:type="spellStart"/>
      <w:r w:rsidRPr="00623806">
        <w:rPr>
          <w:rFonts w:ascii="Helvetica" w:hAnsi="Helvetica"/>
          <w:i/>
          <w:iCs/>
          <w:lang w:val="es-ES"/>
        </w:rPr>
        <w:t>something</w:t>
      </w:r>
      <w:proofErr w:type="spellEnd"/>
      <w:r w:rsidRPr="00623806">
        <w:rPr>
          <w:rFonts w:ascii="Helvetica" w:hAnsi="Helvetica"/>
          <w:i/>
          <w:iCs/>
          <w:lang w:val="es-ES"/>
        </w:rPr>
        <w:t xml:space="preserve"> </w:t>
      </w:r>
      <w:proofErr w:type="spellStart"/>
      <w:r w:rsidRPr="00623806">
        <w:rPr>
          <w:rFonts w:ascii="Helvetica" w:hAnsi="Helvetica"/>
          <w:i/>
          <w:iCs/>
          <w:lang w:val="es-ES"/>
        </w:rPr>
        <w:t>to</w:t>
      </w:r>
      <w:proofErr w:type="spellEnd"/>
      <w:r w:rsidRPr="00623806">
        <w:rPr>
          <w:rFonts w:ascii="Helvetica" w:hAnsi="Helvetica"/>
          <w:i/>
          <w:iCs/>
          <w:lang w:val="es-ES"/>
        </w:rPr>
        <w:t xml:space="preserve"> </w:t>
      </w:r>
      <w:proofErr w:type="spellStart"/>
      <w:r w:rsidRPr="00623806">
        <w:rPr>
          <w:rFonts w:ascii="Helvetica" w:hAnsi="Helvetica"/>
          <w:i/>
          <w:iCs/>
          <w:lang w:val="es-ES"/>
        </w:rPr>
        <w:t>clear</w:t>
      </w:r>
      <w:proofErr w:type="spellEnd"/>
      <w:r w:rsidRPr="00623806">
        <w:rPr>
          <w:rFonts w:ascii="Helvetica" w:hAnsi="Helvetica"/>
          <w:i/>
          <w:iCs/>
          <w:lang w:val="es-ES"/>
        </w:rPr>
        <w:t xml:space="preserve"> </w:t>
      </w:r>
      <w:proofErr w:type="spellStart"/>
      <w:r w:rsidRPr="00623806">
        <w:rPr>
          <w:rFonts w:ascii="Helvetica" w:hAnsi="Helvetica"/>
          <w:i/>
          <w:iCs/>
          <w:lang w:val="es-ES"/>
        </w:rPr>
        <w:t>my</w:t>
      </w:r>
      <w:proofErr w:type="spellEnd"/>
      <w:r w:rsidRPr="00623806">
        <w:rPr>
          <w:rFonts w:ascii="Helvetica" w:hAnsi="Helvetica"/>
          <w:i/>
          <w:iCs/>
          <w:lang w:val="es-ES"/>
        </w:rPr>
        <w:t xml:space="preserve"> head.</w:t>
      </w:r>
    </w:p>
    <w:p w14:paraId="482538EA" w14:textId="4688C650" w:rsidR="00CC50ED" w:rsidRPr="00623806" w:rsidRDefault="00CC50ED" w:rsidP="00CC50ED">
      <w:pPr>
        <w:pStyle w:val="SceneBreak"/>
        <w:spacing w:line="276" w:lineRule="auto"/>
        <w:ind w:firstLine="720"/>
        <w:jc w:val="both"/>
        <w:rPr>
          <w:rFonts w:ascii="Helvetica" w:hAnsi="Helvetica"/>
          <w:lang w:val="es-ES"/>
        </w:rPr>
      </w:pP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deep</w:t>
      </w:r>
      <w:proofErr w:type="spellEnd"/>
      <w:r w:rsidRPr="00623806">
        <w:rPr>
          <w:rFonts w:ascii="Helvetica" w:hAnsi="Helvetica"/>
          <w:lang w:val="es-ES"/>
        </w:rPr>
        <w:t xml:space="preserve"> </w:t>
      </w:r>
      <w:proofErr w:type="spellStart"/>
      <w:r w:rsidRPr="00623806">
        <w:rPr>
          <w:rFonts w:ascii="Helvetica" w:hAnsi="Helvetica"/>
          <w:lang w:val="es-ES"/>
        </w:rPr>
        <w:t>down</w:t>
      </w:r>
      <w:proofErr w:type="spellEnd"/>
      <w:r w:rsidRPr="00623806">
        <w:rPr>
          <w:rFonts w:ascii="Helvetica" w:hAnsi="Helvetica"/>
          <w:lang w:val="es-ES"/>
        </w:rPr>
        <w:t xml:space="preserve">, I </w:t>
      </w:r>
      <w:proofErr w:type="spellStart"/>
      <w:r w:rsidRPr="00623806">
        <w:rPr>
          <w:rFonts w:ascii="Helvetica" w:hAnsi="Helvetica"/>
          <w:lang w:val="es-ES"/>
        </w:rPr>
        <w:t>knew</w:t>
      </w:r>
      <w:proofErr w:type="spellEnd"/>
      <w:r w:rsidRPr="00623806">
        <w:rPr>
          <w:rFonts w:ascii="Helvetica" w:hAnsi="Helvetica"/>
          <w:lang w:val="es-ES"/>
        </w:rPr>
        <w:t>.</w:t>
      </w:r>
    </w:p>
    <w:p w14:paraId="7DF9A67C" w14:textId="30579B57" w:rsidR="00CC50ED" w:rsidRPr="00623806" w:rsidRDefault="00CC50ED" w:rsidP="00CC50ED">
      <w:pPr>
        <w:pStyle w:val="SceneBreak"/>
        <w:spacing w:line="276" w:lineRule="auto"/>
        <w:ind w:firstLine="720"/>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similarities</w:t>
      </w:r>
      <w:proofErr w:type="spellEnd"/>
      <w:r w:rsidRPr="00623806">
        <w:rPr>
          <w:rFonts w:ascii="Helvetica" w:hAnsi="Helvetica"/>
          <w:lang w:val="es-ES"/>
        </w:rPr>
        <w:t xml:space="preserve"> </w:t>
      </w:r>
      <w:proofErr w:type="spellStart"/>
      <w:r w:rsidRPr="00623806">
        <w:rPr>
          <w:rFonts w:ascii="Helvetica" w:hAnsi="Helvetica"/>
          <w:lang w:val="es-ES"/>
        </w:rPr>
        <w:t>between</w:t>
      </w:r>
      <w:proofErr w:type="spellEnd"/>
      <w:r w:rsidRPr="00623806">
        <w:rPr>
          <w:rFonts w:ascii="Helvetica" w:hAnsi="Helvetica"/>
          <w:lang w:val="es-ES"/>
        </w:rPr>
        <w:t xml:space="preserve"> </w:t>
      </w:r>
      <w:del w:id="259" w:author="Author">
        <w:r w:rsidRPr="00623806" w:rsidDel="00F456A3">
          <w:rPr>
            <w:rFonts w:ascii="Helvetica" w:hAnsi="Helvetica"/>
            <w:lang w:val="es-ES"/>
          </w:rPr>
          <w:delText xml:space="preserve">that </w:delText>
        </w:r>
      </w:del>
      <w:proofErr w:type="spellStart"/>
      <w:ins w:id="260" w:author="Author">
        <w:r w:rsidR="00F456A3" w:rsidRPr="00623806">
          <w:rPr>
            <w:rFonts w:ascii="Helvetica" w:hAnsi="Helvetica"/>
            <w:lang w:val="es-ES"/>
          </w:rPr>
          <w:t>those</w:t>
        </w:r>
        <w:proofErr w:type="spellEnd"/>
        <w:r w:rsidR="00F456A3" w:rsidRPr="00623806">
          <w:rPr>
            <w:rFonts w:ascii="Helvetica" w:hAnsi="Helvetica"/>
            <w:lang w:val="es-ES"/>
          </w:rPr>
          <w:t xml:space="preserve"> </w:t>
        </w:r>
      </w:ins>
      <w:proofErr w:type="spellStart"/>
      <w:r w:rsidRPr="00623806">
        <w:rPr>
          <w:rFonts w:ascii="Helvetica" w:hAnsi="Helvetica"/>
          <w:lang w:val="es-ES"/>
        </w:rPr>
        <w:t>damn</w:t>
      </w:r>
      <w:proofErr w:type="spellEnd"/>
      <w:r w:rsidRPr="00623806">
        <w:rPr>
          <w:rFonts w:ascii="Helvetica" w:hAnsi="Helvetica"/>
          <w:lang w:val="es-ES"/>
        </w:rPr>
        <w:t xml:space="preserve"> </w:t>
      </w:r>
      <w:proofErr w:type="spellStart"/>
      <w:ins w:id="261" w:author="Author">
        <w:r w:rsidR="00F456A3" w:rsidRPr="00623806">
          <w:rPr>
            <w:rFonts w:ascii="Helvetica" w:hAnsi="Helvetica"/>
            <w:lang w:val="es-ES"/>
          </w:rPr>
          <w:t>fantasy</w:t>
        </w:r>
        <w:proofErr w:type="spellEnd"/>
        <w:r w:rsidR="00F456A3" w:rsidRPr="00623806">
          <w:rPr>
            <w:rFonts w:ascii="Helvetica" w:hAnsi="Helvetica"/>
            <w:lang w:val="es-ES"/>
          </w:rPr>
          <w:t xml:space="preserve"> </w:t>
        </w:r>
      </w:ins>
      <w:proofErr w:type="spellStart"/>
      <w:r w:rsidRPr="00623806">
        <w:rPr>
          <w:rFonts w:ascii="Helvetica" w:hAnsi="Helvetica"/>
          <w:lang w:val="es-ES"/>
        </w:rPr>
        <w:t>book</w:t>
      </w:r>
      <w:ins w:id="262" w:author="Author">
        <w:r w:rsidR="00F456A3" w:rsidRPr="00623806">
          <w:rPr>
            <w:rFonts w:ascii="Helvetica" w:hAnsi="Helvetica"/>
            <w:lang w:val="es-ES"/>
          </w:rPr>
          <w:t>s</w:t>
        </w:r>
      </w:ins>
      <w:proofErr w:type="spellEnd"/>
      <w:r w:rsidRPr="00623806">
        <w:rPr>
          <w:rFonts w:ascii="Helvetica" w:hAnsi="Helvetica"/>
          <w:lang w:val="es-ES"/>
        </w:rPr>
        <w:t xml:space="preserve"> and </w:t>
      </w:r>
      <w:proofErr w:type="spellStart"/>
      <w:r w:rsidRPr="00623806">
        <w:rPr>
          <w:rFonts w:ascii="Helvetica" w:hAnsi="Helvetica"/>
          <w:lang w:val="es-ES"/>
        </w:rPr>
        <w:t>what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happening </w:t>
      </w:r>
      <w:proofErr w:type="spellStart"/>
      <w:r w:rsidRPr="00623806">
        <w:rPr>
          <w:rFonts w:ascii="Helvetica" w:hAnsi="Helvetica"/>
          <w:lang w:val="es-ES"/>
        </w:rPr>
        <w:t>to</w:t>
      </w:r>
      <w:proofErr w:type="spellEnd"/>
      <w:r w:rsidRPr="00623806">
        <w:rPr>
          <w:rFonts w:ascii="Helvetica" w:hAnsi="Helvetica"/>
          <w:lang w:val="es-ES"/>
        </w:rPr>
        <w:t xml:space="preserve"> me </w:t>
      </w:r>
      <w:proofErr w:type="spellStart"/>
      <w:r w:rsidRPr="00623806">
        <w:rPr>
          <w:rFonts w:ascii="Helvetica" w:hAnsi="Helvetica"/>
          <w:lang w:val="es-ES"/>
        </w:rPr>
        <w:t>weren’t</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coincidence</w:t>
      </w:r>
      <w:proofErr w:type="spellEnd"/>
      <w:r w:rsidRPr="00623806">
        <w:rPr>
          <w:rFonts w:ascii="Helvetica" w:hAnsi="Helvetica"/>
          <w:lang w:val="es-ES"/>
        </w:rPr>
        <w:t xml:space="preserve"> </w:t>
      </w:r>
      <w:proofErr w:type="spellStart"/>
      <w:r w:rsidRPr="00623806">
        <w:rPr>
          <w:rFonts w:ascii="Helvetica" w:hAnsi="Helvetica"/>
          <w:lang w:val="es-ES"/>
        </w:rPr>
        <w:t>anymore</w:t>
      </w:r>
      <w:proofErr w:type="spellEnd"/>
      <w:r w:rsidRPr="00623806">
        <w:rPr>
          <w:rFonts w:ascii="Helvetica" w:hAnsi="Helvetica"/>
          <w:lang w:val="es-ES"/>
        </w:rPr>
        <w:t>.</w:t>
      </w:r>
    </w:p>
    <w:p w14:paraId="39AECF72" w14:textId="3A1751BE" w:rsidR="00CC50ED" w:rsidRPr="00623806" w:rsidRDefault="00CC50ED" w:rsidP="00CC50ED">
      <w:pPr>
        <w:pStyle w:val="SceneBreak"/>
        <w:spacing w:line="276" w:lineRule="auto"/>
        <w:ind w:firstLine="720"/>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needed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words</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make</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real. I </w:t>
      </w:r>
      <w:proofErr w:type="spellStart"/>
      <w:r w:rsidRPr="00623806">
        <w:rPr>
          <w:rFonts w:ascii="Helvetica" w:hAnsi="Helvetica"/>
          <w:lang w:val="es-ES"/>
        </w:rPr>
        <w:t>typed</w:t>
      </w:r>
      <w:proofErr w:type="spellEnd"/>
      <w:r w:rsidRPr="00623806">
        <w:rPr>
          <w:rFonts w:ascii="Helvetica" w:hAnsi="Helvetica"/>
          <w:lang w:val="es-ES"/>
        </w:rPr>
        <w:t xml:space="preserve"> </w:t>
      </w:r>
      <w:proofErr w:type="spellStart"/>
      <w:r w:rsidRPr="00623806">
        <w:rPr>
          <w:rFonts w:ascii="Helvetica" w:hAnsi="Helvetica"/>
          <w:lang w:val="es-ES"/>
        </w:rPr>
        <w:t>slowly</w:t>
      </w:r>
      <w:proofErr w:type="spellEnd"/>
      <w:r w:rsidRPr="00623806">
        <w:rPr>
          <w:rFonts w:ascii="Helvetica" w:hAnsi="Helvetica"/>
          <w:lang w:val="es-ES"/>
        </w:rPr>
        <w:t>:</w:t>
      </w:r>
    </w:p>
    <w:p w14:paraId="2D310F91" w14:textId="2BA7C628" w:rsidR="00CC50ED" w:rsidRPr="00623806" w:rsidRDefault="00CC50ED" w:rsidP="00CC50ED">
      <w:pPr>
        <w:pStyle w:val="SceneBreak"/>
        <w:spacing w:line="276" w:lineRule="auto"/>
        <w:ind w:firstLine="720"/>
        <w:jc w:val="both"/>
        <w:rPr>
          <w:rFonts w:ascii="Helvetica" w:hAnsi="Helvetica"/>
          <w:lang w:val="es-ES"/>
        </w:rPr>
      </w:pPr>
      <w:r w:rsidRPr="00623806">
        <w:rPr>
          <w:rFonts w:ascii="Helvetica" w:hAnsi="Helvetica"/>
          <w:lang w:val="es-ES"/>
        </w:rPr>
        <w:t xml:space="preserve">“Wolf bond </w:t>
      </w:r>
      <w:proofErr w:type="spellStart"/>
      <w:r w:rsidRPr="00623806">
        <w:rPr>
          <w:rFonts w:ascii="Helvetica" w:hAnsi="Helvetica"/>
          <w:lang w:val="es-ES"/>
        </w:rPr>
        <w:t>signs</w:t>
      </w:r>
      <w:proofErr w:type="spellEnd"/>
      <w:r w:rsidRPr="00623806">
        <w:rPr>
          <w:rFonts w:ascii="Helvetica" w:hAnsi="Helvetica"/>
          <w:lang w:val="es-ES"/>
        </w:rPr>
        <w:t>”</w:t>
      </w:r>
    </w:p>
    <w:p w14:paraId="7C0409DA" w14:textId="5E69C818" w:rsidR="00CC50ED" w:rsidRPr="00623806" w:rsidRDefault="00CC50ED" w:rsidP="00CC50ED">
      <w:pPr>
        <w:pStyle w:val="SceneBreak"/>
        <w:spacing w:line="276" w:lineRule="auto"/>
        <w:ind w:firstLine="720"/>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results</w:t>
      </w:r>
      <w:proofErr w:type="spellEnd"/>
      <w:r w:rsidRPr="00623806">
        <w:rPr>
          <w:rFonts w:ascii="Helvetica" w:hAnsi="Helvetica"/>
          <w:lang w:val="es-ES"/>
        </w:rPr>
        <w:t xml:space="preserve"> </w:t>
      </w:r>
      <w:proofErr w:type="spellStart"/>
      <w:r w:rsidRPr="00623806">
        <w:rPr>
          <w:rFonts w:ascii="Helvetica" w:hAnsi="Helvetica"/>
          <w:lang w:val="es-ES"/>
        </w:rPr>
        <w:t>poured</w:t>
      </w:r>
      <w:proofErr w:type="spellEnd"/>
      <w:r w:rsidRPr="00623806">
        <w:rPr>
          <w:rFonts w:ascii="Helvetica" w:hAnsi="Helvetica"/>
          <w:lang w:val="es-ES"/>
        </w:rPr>
        <w:t xml:space="preserve"> in—</w:t>
      </w:r>
      <w:proofErr w:type="spellStart"/>
      <w:r w:rsidRPr="00623806">
        <w:rPr>
          <w:rFonts w:ascii="Helvetica" w:hAnsi="Helvetica"/>
          <w:lang w:val="es-ES"/>
        </w:rPr>
        <w:t>articles</w:t>
      </w:r>
      <w:proofErr w:type="spellEnd"/>
      <w:r w:rsidRPr="00623806">
        <w:rPr>
          <w:rFonts w:ascii="Helvetica" w:hAnsi="Helvetica"/>
          <w:lang w:val="es-ES"/>
        </w:rPr>
        <w:t xml:space="preserve">, </w:t>
      </w:r>
      <w:proofErr w:type="spellStart"/>
      <w:r w:rsidRPr="00623806">
        <w:rPr>
          <w:rFonts w:ascii="Helvetica" w:hAnsi="Helvetica"/>
          <w:lang w:val="es-ES"/>
        </w:rPr>
        <w:t>forums</w:t>
      </w:r>
      <w:proofErr w:type="spellEnd"/>
      <w:r w:rsidRPr="00623806">
        <w:rPr>
          <w:rFonts w:ascii="Helvetica" w:hAnsi="Helvetica"/>
          <w:lang w:val="es-ES"/>
        </w:rPr>
        <w:t xml:space="preserve">, and </w:t>
      </w:r>
      <w:proofErr w:type="spellStart"/>
      <w:r w:rsidRPr="00623806">
        <w:rPr>
          <w:rFonts w:ascii="Helvetica" w:hAnsi="Helvetica"/>
          <w:lang w:val="es-ES"/>
        </w:rPr>
        <w:t>excerpts</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romance </w:t>
      </w:r>
      <w:proofErr w:type="spellStart"/>
      <w:r w:rsidRPr="00623806">
        <w:rPr>
          <w:rFonts w:ascii="Helvetica" w:hAnsi="Helvetica"/>
          <w:lang w:val="es-ES"/>
        </w:rPr>
        <w:t>books</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I </w:t>
      </w:r>
      <w:proofErr w:type="spellStart"/>
      <w:r w:rsidRPr="00623806">
        <w:rPr>
          <w:rFonts w:ascii="Helvetica" w:hAnsi="Helvetica"/>
          <w:lang w:val="es-ES"/>
        </w:rPr>
        <w:t>would’ve</w:t>
      </w:r>
      <w:proofErr w:type="spellEnd"/>
      <w:r w:rsidRPr="00623806">
        <w:rPr>
          <w:rFonts w:ascii="Helvetica" w:hAnsi="Helvetica"/>
          <w:lang w:val="es-ES"/>
        </w:rPr>
        <w:t xml:space="preserve"> </w:t>
      </w:r>
      <w:proofErr w:type="spellStart"/>
      <w:r w:rsidRPr="00623806">
        <w:rPr>
          <w:rFonts w:ascii="Helvetica" w:hAnsi="Helvetica"/>
          <w:lang w:val="es-ES"/>
        </w:rPr>
        <w:t>laughed</w:t>
      </w:r>
      <w:proofErr w:type="spellEnd"/>
      <w:r w:rsidRPr="00623806">
        <w:rPr>
          <w:rFonts w:ascii="Helvetica" w:hAnsi="Helvetica"/>
          <w:lang w:val="es-ES"/>
        </w:rPr>
        <w:t xml:space="preserve"> at </w:t>
      </w:r>
      <w:proofErr w:type="spellStart"/>
      <w:r w:rsidRPr="00623806">
        <w:rPr>
          <w:rFonts w:ascii="Helvetica" w:hAnsi="Helvetica"/>
          <w:lang w:val="es-ES"/>
        </w:rPr>
        <w:t>weeks</w:t>
      </w:r>
      <w:proofErr w:type="spellEnd"/>
      <w:r w:rsidRPr="00623806">
        <w:rPr>
          <w:rFonts w:ascii="Helvetica" w:hAnsi="Helvetica"/>
          <w:lang w:val="es-ES"/>
        </w:rPr>
        <w:t xml:space="preserve"> ago.</w:t>
      </w:r>
    </w:p>
    <w:p w14:paraId="506A074F" w14:textId="1B2E1936" w:rsidR="00CC50ED" w:rsidRPr="00623806" w:rsidRDefault="00CC50ED" w:rsidP="00CC50ED">
      <w:pPr>
        <w:pStyle w:val="SceneBreak"/>
        <w:spacing w:line="276" w:lineRule="auto"/>
        <w:ind w:firstLine="720"/>
        <w:jc w:val="both"/>
        <w:rPr>
          <w:rFonts w:ascii="Helvetica" w:hAnsi="Helvetica"/>
          <w:lang w:val="es-ES"/>
        </w:rPr>
      </w:pPr>
      <w:proofErr w:type="spellStart"/>
      <w:r w:rsidRPr="00623806">
        <w:rPr>
          <w:rFonts w:ascii="Helvetica" w:hAnsi="Helvetica"/>
          <w:lang w:val="es-ES"/>
        </w:rPr>
        <w:t>Now</w:t>
      </w:r>
      <w:proofErr w:type="spellEnd"/>
      <w:r w:rsidRPr="00623806">
        <w:rPr>
          <w:rFonts w:ascii="Helvetica" w:hAnsi="Helvetica"/>
          <w:lang w:val="es-ES"/>
        </w:rPr>
        <w:t>?</w:t>
      </w:r>
    </w:p>
    <w:p w14:paraId="3F1460C8" w14:textId="5289F3F3" w:rsidR="00CC50ED" w:rsidRPr="00623806" w:rsidRDefault="00CC50ED" w:rsidP="00CC50ED">
      <w:pPr>
        <w:pStyle w:val="SceneBreak"/>
        <w:spacing w:line="276" w:lineRule="auto"/>
        <w:ind w:firstLine="720"/>
        <w:jc w:val="both"/>
        <w:rPr>
          <w:rFonts w:ascii="Helvetica" w:hAnsi="Helvetica"/>
          <w:lang w:val="es-ES"/>
        </w:rPr>
      </w:pPr>
      <w:proofErr w:type="spellStart"/>
      <w:r w:rsidRPr="00623806">
        <w:rPr>
          <w:rFonts w:ascii="Helvetica" w:hAnsi="Helvetica"/>
          <w:lang w:val="es-ES"/>
        </w:rPr>
        <w:t>They</w:t>
      </w:r>
      <w:proofErr w:type="spellEnd"/>
      <w:r w:rsidRPr="00623806">
        <w:rPr>
          <w:rFonts w:ascii="Helvetica" w:hAnsi="Helvetica"/>
          <w:lang w:val="es-ES"/>
        </w:rPr>
        <w:t xml:space="preserve"> </w:t>
      </w:r>
      <w:proofErr w:type="spellStart"/>
      <w:r w:rsidRPr="00623806">
        <w:rPr>
          <w:rFonts w:ascii="Helvetica" w:hAnsi="Helvetica"/>
          <w:lang w:val="es-ES"/>
        </w:rPr>
        <w:t>read</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confessions</w:t>
      </w:r>
      <w:proofErr w:type="spellEnd"/>
      <w:r w:rsidRPr="00623806">
        <w:rPr>
          <w:rFonts w:ascii="Helvetica" w:hAnsi="Helvetica"/>
          <w:lang w:val="es-ES"/>
        </w:rPr>
        <w:t>.</w:t>
      </w:r>
    </w:p>
    <w:p w14:paraId="0643A91D" w14:textId="1160881F" w:rsidR="00CC50ED" w:rsidRPr="00623806" w:rsidRDefault="00CC50ED" w:rsidP="00CC50ED">
      <w:pPr>
        <w:pStyle w:val="SceneBreak"/>
        <w:spacing w:line="276" w:lineRule="auto"/>
        <w:ind w:firstLine="720"/>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clicked</w:t>
      </w:r>
      <w:proofErr w:type="spellEnd"/>
      <w:r w:rsidRPr="00623806">
        <w:rPr>
          <w:rFonts w:ascii="Helvetica" w:hAnsi="Helvetica"/>
          <w:lang w:val="es-ES"/>
        </w:rPr>
        <w:t xml:space="preserve"> a wiki </w:t>
      </w:r>
      <w:proofErr w:type="spellStart"/>
      <w:r w:rsidRPr="00623806">
        <w:rPr>
          <w:rFonts w:ascii="Helvetica" w:hAnsi="Helvetica"/>
          <w:lang w:val="es-ES"/>
        </w:rPr>
        <w:t>entry</w:t>
      </w:r>
      <w:proofErr w:type="spellEnd"/>
      <w:r w:rsidRPr="00623806">
        <w:rPr>
          <w:rFonts w:ascii="Helvetica" w:hAnsi="Helvetica"/>
          <w:lang w:val="es-ES"/>
        </w:rPr>
        <w:t xml:space="preserve"> </w:t>
      </w:r>
      <w:proofErr w:type="spellStart"/>
      <w:r w:rsidRPr="00623806">
        <w:rPr>
          <w:rFonts w:ascii="Helvetica" w:hAnsi="Helvetica"/>
          <w:lang w:val="es-ES"/>
        </w:rPr>
        <w:t>titled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Luna Bond."</w:t>
      </w:r>
    </w:p>
    <w:p w14:paraId="702D17C4" w14:textId="3F52D4BE" w:rsidR="00CC50ED" w:rsidRPr="00623806" w:rsidRDefault="00CC50ED" w:rsidP="00CC50ED">
      <w:pPr>
        <w:pStyle w:val="SceneBreak"/>
        <w:spacing w:line="276" w:lineRule="auto"/>
        <w:ind w:firstLine="720"/>
        <w:jc w:val="both"/>
        <w:rPr>
          <w:rFonts w:ascii="Helvetica" w:hAnsi="Helvetica"/>
          <w:lang w:val="es-ES"/>
        </w:rPr>
      </w:pPr>
      <w:r w:rsidRPr="00623806">
        <w:rPr>
          <w:rFonts w:ascii="Helvetica" w:hAnsi="Helvetica"/>
          <w:lang w:val="es-ES"/>
        </w:rPr>
        <w:t xml:space="preserve">“A Luna </w:t>
      </w:r>
      <w:proofErr w:type="spellStart"/>
      <w:r w:rsidRPr="00623806">
        <w:rPr>
          <w:rFonts w:ascii="Helvetica" w:hAnsi="Helvetica"/>
          <w:lang w:val="es-ES"/>
        </w:rPr>
        <w:t>is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fated</w:t>
      </w:r>
      <w:proofErr w:type="spellEnd"/>
      <w:r w:rsidRPr="00623806">
        <w:rPr>
          <w:rFonts w:ascii="Helvetica" w:hAnsi="Helvetica"/>
          <w:lang w:val="es-ES"/>
        </w:rPr>
        <w:t xml:space="preserve"> mate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Alpha.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presence</w:t>
      </w:r>
      <w:proofErr w:type="spellEnd"/>
      <w:r w:rsidRPr="00623806">
        <w:rPr>
          <w:rFonts w:ascii="Helvetica" w:hAnsi="Helvetica"/>
          <w:lang w:val="es-ES"/>
        </w:rPr>
        <w:t xml:space="preserve"> </w:t>
      </w:r>
      <w:proofErr w:type="spellStart"/>
      <w:r w:rsidRPr="00623806">
        <w:rPr>
          <w:rFonts w:ascii="Helvetica" w:hAnsi="Helvetica"/>
          <w:lang w:val="es-ES"/>
        </w:rPr>
        <w:t>calms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beast</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scent</w:t>
      </w:r>
      <w:proofErr w:type="spellEnd"/>
      <w:r w:rsidRPr="00623806">
        <w:rPr>
          <w:rFonts w:ascii="Helvetica" w:hAnsi="Helvetica"/>
          <w:lang w:val="es-ES"/>
        </w:rPr>
        <w:t xml:space="preserve"> </w:t>
      </w:r>
      <w:proofErr w:type="spellStart"/>
      <w:r w:rsidRPr="00623806">
        <w:rPr>
          <w:rFonts w:ascii="Helvetica" w:hAnsi="Helvetica"/>
          <w:lang w:val="es-ES"/>
        </w:rPr>
        <w:t>triggers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bond. Once </w:t>
      </w:r>
      <w:proofErr w:type="spellStart"/>
      <w:r w:rsidRPr="00623806">
        <w:rPr>
          <w:rFonts w:ascii="Helvetica" w:hAnsi="Helvetica"/>
          <w:lang w:val="es-ES"/>
        </w:rPr>
        <w:t>claimed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bond </w:t>
      </w:r>
      <w:proofErr w:type="spellStart"/>
      <w:r w:rsidRPr="00623806">
        <w:rPr>
          <w:rFonts w:ascii="Helvetica" w:hAnsi="Helvetica"/>
          <w:lang w:val="es-ES"/>
        </w:rPr>
        <w:t>becomes</w:t>
      </w:r>
      <w:proofErr w:type="spellEnd"/>
      <w:r w:rsidRPr="00623806">
        <w:rPr>
          <w:rFonts w:ascii="Helvetica" w:hAnsi="Helvetica"/>
          <w:lang w:val="es-ES"/>
        </w:rPr>
        <w:t xml:space="preserve"> </w:t>
      </w:r>
      <w:proofErr w:type="spellStart"/>
      <w:r w:rsidRPr="00623806">
        <w:rPr>
          <w:rFonts w:ascii="Helvetica" w:hAnsi="Helvetica"/>
          <w:lang w:val="es-ES"/>
        </w:rPr>
        <w:t>physical</w:t>
      </w:r>
      <w:proofErr w:type="spellEnd"/>
      <w:r w:rsidRPr="00623806">
        <w:rPr>
          <w:rFonts w:ascii="Helvetica" w:hAnsi="Helvetica"/>
          <w:lang w:val="es-ES"/>
        </w:rPr>
        <w:t>, spiritual—</w:t>
      </w:r>
      <w:proofErr w:type="spellStart"/>
      <w:r w:rsidRPr="00623806">
        <w:rPr>
          <w:rFonts w:ascii="Helvetica" w:hAnsi="Helvetica"/>
          <w:lang w:val="es-ES"/>
        </w:rPr>
        <w:t>unbreakable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alpha</w:t>
      </w:r>
      <w:proofErr w:type="spellEnd"/>
      <w:r w:rsidRPr="00623806">
        <w:rPr>
          <w:rFonts w:ascii="Helvetica" w:hAnsi="Helvetica"/>
          <w:lang w:val="es-ES"/>
        </w:rPr>
        <w:t xml:space="preserve"> </w:t>
      </w:r>
      <w:proofErr w:type="spellStart"/>
      <w:r w:rsidRPr="00623806">
        <w:rPr>
          <w:rFonts w:ascii="Helvetica" w:hAnsi="Helvetica"/>
          <w:lang w:val="es-ES"/>
        </w:rPr>
        <w:t>will</w:t>
      </w:r>
      <w:proofErr w:type="spellEnd"/>
      <w:r w:rsidRPr="00623806">
        <w:rPr>
          <w:rFonts w:ascii="Helvetica" w:hAnsi="Helvetica"/>
          <w:lang w:val="es-ES"/>
        </w:rPr>
        <w:t xml:space="preserve"> </w:t>
      </w:r>
      <w:proofErr w:type="spellStart"/>
      <w:r w:rsidRPr="00623806">
        <w:rPr>
          <w:rFonts w:ascii="Helvetica" w:hAnsi="Helvetica"/>
          <w:lang w:val="es-ES"/>
        </w:rPr>
        <w:t>become</w:t>
      </w:r>
      <w:proofErr w:type="spellEnd"/>
      <w:r w:rsidRPr="00623806">
        <w:rPr>
          <w:rFonts w:ascii="Helvetica" w:hAnsi="Helvetica"/>
          <w:lang w:val="es-ES"/>
        </w:rPr>
        <w:t xml:space="preserve"> territorial, </w:t>
      </w:r>
      <w:proofErr w:type="spellStart"/>
      <w:r w:rsidRPr="00623806">
        <w:rPr>
          <w:rFonts w:ascii="Helvetica" w:hAnsi="Helvetica"/>
          <w:lang w:val="es-ES"/>
        </w:rPr>
        <w:t>possessive</w:t>
      </w:r>
      <w:proofErr w:type="spellEnd"/>
      <w:r w:rsidRPr="00623806">
        <w:rPr>
          <w:rFonts w:ascii="Helvetica" w:hAnsi="Helvetica"/>
          <w:lang w:val="es-ES"/>
        </w:rPr>
        <w:t xml:space="preserve">, and </w:t>
      </w:r>
      <w:proofErr w:type="spellStart"/>
      <w:r w:rsidRPr="00623806">
        <w:rPr>
          <w:rFonts w:ascii="Helvetica" w:hAnsi="Helvetica"/>
          <w:lang w:val="es-ES"/>
        </w:rPr>
        <w:t>biologically</w:t>
      </w:r>
      <w:proofErr w:type="spellEnd"/>
      <w:r w:rsidRPr="00623806">
        <w:rPr>
          <w:rFonts w:ascii="Helvetica" w:hAnsi="Helvetica"/>
          <w:lang w:val="es-ES"/>
        </w:rPr>
        <w:t xml:space="preserve"> </w:t>
      </w:r>
      <w:proofErr w:type="spellStart"/>
      <w:r w:rsidRPr="00623806">
        <w:rPr>
          <w:rFonts w:ascii="Helvetica" w:hAnsi="Helvetica"/>
          <w:lang w:val="es-ES"/>
        </w:rPr>
        <w:t>unable</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desire</w:t>
      </w:r>
      <w:proofErr w:type="spellEnd"/>
      <w:r w:rsidRPr="00623806">
        <w:rPr>
          <w:rFonts w:ascii="Helvetica" w:hAnsi="Helvetica"/>
          <w:lang w:val="es-ES"/>
        </w:rPr>
        <w:t xml:space="preserve"> </w:t>
      </w:r>
      <w:proofErr w:type="spellStart"/>
      <w:r w:rsidRPr="00623806">
        <w:rPr>
          <w:rFonts w:ascii="Helvetica" w:hAnsi="Helvetica"/>
          <w:lang w:val="es-ES"/>
        </w:rPr>
        <w:t>another</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throat</w:t>
      </w:r>
      <w:proofErr w:type="spellEnd"/>
      <w:r w:rsidRPr="00623806">
        <w:rPr>
          <w:rFonts w:ascii="Helvetica" w:hAnsi="Helvetica"/>
          <w:lang w:val="es-ES"/>
        </w:rPr>
        <w:t xml:space="preserve"> </w:t>
      </w:r>
      <w:proofErr w:type="spellStart"/>
      <w:r w:rsidRPr="00623806">
        <w:rPr>
          <w:rFonts w:ascii="Helvetica" w:hAnsi="Helvetica"/>
          <w:lang w:val="es-ES"/>
        </w:rPr>
        <w:t>tightened</w:t>
      </w:r>
      <w:proofErr w:type="spellEnd"/>
      <w:r w:rsidRPr="00623806">
        <w:rPr>
          <w:rFonts w:ascii="Helvetica" w:hAnsi="Helvetica"/>
          <w:lang w:val="es-ES"/>
        </w:rPr>
        <w:t>.</w:t>
      </w:r>
    </w:p>
    <w:p w14:paraId="4687A15C" w14:textId="67B861CD" w:rsidR="00CC50ED" w:rsidRPr="00623806" w:rsidRDefault="00CC50ED" w:rsidP="00CC50ED">
      <w:pPr>
        <w:pStyle w:val="SceneBreak"/>
        <w:spacing w:line="276" w:lineRule="auto"/>
        <w:ind w:firstLine="720"/>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swallowed</w:t>
      </w:r>
      <w:proofErr w:type="spellEnd"/>
      <w:r w:rsidRPr="00623806">
        <w:rPr>
          <w:rFonts w:ascii="Helvetica" w:hAnsi="Helvetica"/>
          <w:lang w:val="es-ES"/>
        </w:rPr>
        <w:t xml:space="preserve"> </w:t>
      </w:r>
      <w:proofErr w:type="spellStart"/>
      <w:r w:rsidRPr="00623806">
        <w:rPr>
          <w:rFonts w:ascii="Helvetica" w:hAnsi="Helvetica"/>
          <w:lang w:val="es-ES"/>
        </w:rPr>
        <w:t>hard</w:t>
      </w:r>
      <w:proofErr w:type="spellEnd"/>
      <w:r w:rsidRPr="00623806">
        <w:rPr>
          <w:rFonts w:ascii="Helvetica" w:hAnsi="Helvetica"/>
          <w:lang w:val="es-ES"/>
        </w:rPr>
        <w:t>.</w:t>
      </w:r>
    </w:p>
    <w:p w14:paraId="0AC90B13" w14:textId="278CDB14" w:rsidR="00CC50ED" w:rsidRPr="00623806" w:rsidRDefault="00CC50ED" w:rsidP="00CC50ED">
      <w:pPr>
        <w:pStyle w:val="SceneBreak"/>
        <w:spacing w:line="276" w:lineRule="auto"/>
        <w:ind w:firstLine="720"/>
        <w:jc w:val="both"/>
        <w:rPr>
          <w:rFonts w:ascii="Helvetica" w:hAnsi="Helvetica"/>
          <w:lang w:val="es-ES"/>
        </w:rPr>
      </w:pPr>
      <w:proofErr w:type="spellStart"/>
      <w:r w:rsidRPr="00623806">
        <w:rPr>
          <w:rFonts w:ascii="Helvetica" w:hAnsi="Helvetica"/>
          <w:lang w:val="es-ES"/>
        </w:rPr>
        <w:t>Another</w:t>
      </w:r>
      <w:proofErr w:type="spellEnd"/>
      <w:r w:rsidRPr="00623806">
        <w:rPr>
          <w:rFonts w:ascii="Helvetica" w:hAnsi="Helvetica"/>
          <w:lang w:val="es-ES"/>
        </w:rPr>
        <w:t xml:space="preserve"> </w:t>
      </w:r>
      <w:proofErr w:type="gramStart"/>
      <w:r w:rsidRPr="00623806">
        <w:rPr>
          <w:rFonts w:ascii="Helvetica" w:hAnsi="Helvetica"/>
          <w:lang w:val="es-ES"/>
        </w:rPr>
        <w:t>link</w:t>
      </w:r>
      <w:proofErr w:type="gramEnd"/>
      <w:r w:rsidRPr="00623806">
        <w:rPr>
          <w:rFonts w:ascii="Helvetica" w:hAnsi="Helvetica"/>
          <w:lang w:val="es-ES"/>
        </w:rPr>
        <w:t>.</w:t>
      </w:r>
    </w:p>
    <w:p w14:paraId="58063F78" w14:textId="61BD4D6E" w:rsidR="00CC50ED" w:rsidRPr="00623806" w:rsidRDefault="00CC50ED" w:rsidP="00CC50ED">
      <w:pPr>
        <w:pStyle w:val="SceneBreak"/>
        <w:spacing w:line="276" w:lineRule="auto"/>
        <w:ind w:firstLine="720"/>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Wolves</w:t>
      </w:r>
      <w:proofErr w:type="spellEnd"/>
      <w:r w:rsidRPr="00623806">
        <w:rPr>
          <w:rFonts w:ascii="Helvetica" w:hAnsi="Helvetica"/>
          <w:lang w:val="es-ES"/>
        </w:rPr>
        <w:t xml:space="preserve"> </w:t>
      </w:r>
      <w:proofErr w:type="spellStart"/>
      <w:r w:rsidRPr="00623806">
        <w:rPr>
          <w:rFonts w:ascii="Helvetica" w:hAnsi="Helvetica"/>
          <w:lang w:val="es-ES"/>
        </w:rPr>
        <w:t>have</w:t>
      </w:r>
      <w:proofErr w:type="spellEnd"/>
      <w:r w:rsidRPr="00623806">
        <w:rPr>
          <w:rFonts w:ascii="Helvetica" w:hAnsi="Helvetica"/>
          <w:lang w:val="es-ES"/>
        </w:rPr>
        <w:t xml:space="preserve"> a </w:t>
      </w:r>
      <w:proofErr w:type="spellStart"/>
      <w:r w:rsidRPr="00623806">
        <w:rPr>
          <w:rFonts w:ascii="Helvetica" w:hAnsi="Helvetica"/>
          <w:lang w:val="es-ES"/>
        </w:rPr>
        <w:t>mating</w:t>
      </w:r>
      <w:proofErr w:type="spellEnd"/>
      <w:r w:rsidRPr="00623806">
        <w:rPr>
          <w:rFonts w:ascii="Helvetica" w:hAnsi="Helvetica"/>
          <w:lang w:val="es-ES"/>
        </w:rPr>
        <w:t xml:space="preserve"> </w:t>
      </w:r>
      <w:proofErr w:type="spellStart"/>
      <w:r w:rsidRPr="00623806">
        <w:rPr>
          <w:rFonts w:ascii="Helvetica" w:hAnsi="Helvetica"/>
          <w:lang w:val="es-ES"/>
        </w:rPr>
        <w:t>season</w:t>
      </w:r>
      <w:proofErr w:type="spellEnd"/>
      <w:r w:rsidRPr="00623806">
        <w:rPr>
          <w:rFonts w:ascii="Helvetica" w:hAnsi="Helvetica"/>
          <w:lang w:val="es-ES"/>
        </w:rPr>
        <w:t xml:space="preserve">. </w:t>
      </w:r>
      <w:proofErr w:type="spellStart"/>
      <w:r w:rsidRPr="00623806">
        <w:rPr>
          <w:rFonts w:ascii="Helvetica" w:hAnsi="Helvetica"/>
          <w:lang w:val="es-ES"/>
        </w:rPr>
        <w:t>During</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time,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heat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reproduction</w:t>
      </w:r>
      <w:proofErr w:type="spellEnd"/>
      <w:r w:rsidRPr="00623806">
        <w:rPr>
          <w:rFonts w:ascii="Helvetica" w:hAnsi="Helvetica"/>
          <w:lang w:val="es-ES"/>
        </w:rPr>
        <w:t xml:space="preserve"> and </w:t>
      </w:r>
      <w:proofErr w:type="spellStart"/>
      <w:r w:rsidRPr="00623806">
        <w:rPr>
          <w:rFonts w:ascii="Helvetica" w:hAnsi="Helvetica"/>
          <w:lang w:val="es-ES"/>
        </w:rPr>
        <w:t>bonding</w:t>
      </w:r>
      <w:proofErr w:type="spellEnd"/>
      <w:r w:rsidRPr="00623806">
        <w:rPr>
          <w:rFonts w:ascii="Helvetica" w:hAnsi="Helvetica"/>
          <w:lang w:val="es-ES"/>
        </w:rPr>
        <w:t xml:space="preserve"> </w:t>
      </w:r>
      <w:proofErr w:type="spellStart"/>
      <w:r w:rsidRPr="00623806">
        <w:rPr>
          <w:rFonts w:ascii="Helvetica" w:hAnsi="Helvetica"/>
          <w:lang w:val="es-ES"/>
        </w:rPr>
        <w:t>overwhelms</w:t>
      </w:r>
      <w:proofErr w:type="spellEnd"/>
      <w:r w:rsidRPr="00623806">
        <w:rPr>
          <w:rFonts w:ascii="Helvetica" w:hAnsi="Helvetica"/>
          <w:lang w:val="es-ES"/>
        </w:rPr>
        <w:t xml:space="preserve"> </w:t>
      </w:r>
      <w:proofErr w:type="spellStart"/>
      <w:r w:rsidRPr="00623806">
        <w:rPr>
          <w:rFonts w:ascii="Helvetica" w:hAnsi="Helvetica"/>
          <w:lang w:val="es-ES"/>
        </w:rPr>
        <w:t>them</w:t>
      </w:r>
      <w:proofErr w:type="spellEnd"/>
      <w:r w:rsidRPr="00623806">
        <w:rPr>
          <w:rFonts w:ascii="Helvetica" w:hAnsi="Helvetica"/>
          <w:lang w:val="es-ES"/>
        </w:rPr>
        <w:t xml:space="preserve">. </w:t>
      </w:r>
      <w:proofErr w:type="spellStart"/>
      <w:r w:rsidRPr="00623806">
        <w:rPr>
          <w:rFonts w:ascii="Helvetica" w:hAnsi="Helvetica"/>
          <w:lang w:val="es-ES"/>
        </w:rPr>
        <w:t>Instinct</w:t>
      </w:r>
      <w:proofErr w:type="spellEnd"/>
      <w:r w:rsidRPr="00623806">
        <w:rPr>
          <w:rFonts w:ascii="Helvetica" w:hAnsi="Helvetica"/>
          <w:lang w:val="es-ES"/>
        </w:rPr>
        <w:t xml:space="preserve"> </w:t>
      </w:r>
      <w:proofErr w:type="spellStart"/>
      <w:r w:rsidRPr="00623806">
        <w:rPr>
          <w:rFonts w:ascii="Helvetica" w:hAnsi="Helvetica"/>
          <w:lang w:val="es-ES"/>
        </w:rPr>
        <w:t>dominates</w:t>
      </w:r>
      <w:proofErr w:type="spellEnd"/>
      <w:r w:rsidRPr="00623806">
        <w:rPr>
          <w:rFonts w:ascii="Helvetica" w:hAnsi="Helvetica"/>
          <w:lang w:val="es-ES"/>
        </w:rPr>
        <w:t xml:space="preserve">. </w:t>
      </w:r>
      <w:proofErr w:type="spellStart"/>
      <w:r w:rsidRPr="00623806">
        <w:rPr>
          <w:rFonts w:ascii="Helvetica" w:hAnsi="Helvetica"/>
          <w:lang w:val="es-ES"/>
        </w:rPr>
        <w:t>Most</w:t>
      </w:r>
      <w:proofErr w:type="spellEnd"/>
      <w:r w:rsidRPr="00623806">
        <w:rPr>
          <w:rFonts w:ascii="Helvetica" w:hAnsi="Helvetica"/>
          <w:lang w:val="es-ES"/>
        </w:rPr>
        <w:t xml:space="preserve"> mates </w:t>
      </w:r>
      <w:proofErr w:type="spellStart"/>
      <w:r w:rsidRPr="00623806">
        <w:rPr>
          <w:rFonts w:ascii="Helvetica" w:hAnsi="Helvetica"/>
          <w:lang w:val="es-ES"/>
        </w:rPr>
        <w:t>experience</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as intense </w:t>
      </w:r>
      <w:proofErr w:type="spellStart"/>
      <w:r w:rsidRPr="00623806">
        <w:rPr>
          <w:rFonts w:ascii="Helvetica" w:hAnsi="Helvetica"/>
          <w:lang w:val="es-ES"/>
        </w:rPr>
        <w:t>heat</w:t>
      </w:r>
      <w:proofErr w:type="spellEnd"/>
      <w:r w:rsidRPr="00623806">
        <w:rPr>
          <w:rFonts w:ascii="Helvetica" w:hAnsi="Helvetica"/>
          <w:lang w:val="es-ES"/>
        </w:rPr>
        <w:t xml:space="preserve">, primal </w:t>
      </w:r>
      <w:proofErr w:type="spellStart"/>
      <w:r w:rsidRPr="00623806">
        <w:rPr>
          <w:rFonts w:ascii="Helvetica" w:hAnsi="Helvetica"/>
          <w:lang w:val="es-ES"/>
        </w:rPr>
        <w:t>craving</w:t>
      </w:r>
      <w:proofErr w:type="spellEnd"/>
      <w:r w:rsidRPr="00623806">
        <w:rPr>
          <w:rFonts w:ascii="Helvetica" w:hAnsi="Helvetica"/>
          <w:lang w:val="es-ES"/>
        </w:rPr>
        <w:t xml:space="preserve">, and </w:t>
      </w:r>
      <w:proofErr w:type="spellStart"/>
      <w:r w:rsidRPr="00623806">
        <w:rPr>
          <w:rFonts w:ascii="Helvetica" w:hAnsi="Helvetica"/>
          <w:lang w:val="es-ES"/>
        </w:rPr>
        <w:t>emotional</w:t>
      </w:r>
      <w:proofErr w:type="spellEnd"/>
      <w:r w:rsidRPr="00623806">
        <w:rPr>
          <w:rFonts w:ascii="Helvetica" w:hAnsi="Helvetica"/>
          <w:lang w:val="es-ES"/>
        </w:rPr>
        <w:t xml:space="preserve"> </w:t>
      </w:r>
      <w:proofErr w:type="spellStart"/>
      <w:r w:rsidRPr="00623806">
        <w:rPr>
          <w:rFonts w:ascii="Helvetica" w:hAnsi="Helvetica"/>
          <w:lang w:val="es-ES"/>
        </w:rPr>
        <w:t>fusion</w:t>
      </w:r>
      <w:proofErr w:type="spellEnd"/>
      <w:r w:rsidRPr="00623806">
        <w:rPr>
          <w:rFonts w:ascii="Helvetica" w:hAnsi="Helvetica"/>
          <w:lang w:val="es-ES"/>
        </w:rPr>
        <w:t xml:space="preserve">. </w:t>
      </w:r>
      <w:proofErr w:type="spellStart"/>
      <w:r w:rsidRPr="00623806">
        <w:rPr>
          <w:rFonts w:ascii="Helvetica" w:hAnsi="Helvetica"/>
          <w:lang w:val="es-ES"/>
        </w:rPr>
        <w:t>They</w:t>
      </w:r>
      <w:proofErr w:type="spellEnd"/>
      <w:r w:rsidRPr="00623806">
        <w:rPr>
          <w:rFonts w:ascii="Helvetica" w:hAnsi="Helvetica"/>
          <w:lang w:val="es-ES"/>
        </w:rPr>
        <w:t xml:space="preserve"> </w:t>
      </w:r>
      <w:proofErr w:type="spellStart"/>
      <w:r w:rsidRPr="00623806">
        <w:rPr>
          <w:rFonts w:ascii="Helvetica" w:hAnsi="Helvetica"/>
          <w:lang w:val="es-ES"/>
        </w:rPr>
        <w:t>may</w:t>
      </w:r>
      <w:proofErr w:type="spellEnd"/>
      <w:r w:rsidRPr="00623806">
        <w:rPr>
          <w:rFonts w:ascii="Helvetica" w:hAnsi="Helvetica"/>
          <w:lang w:val="es-ES"/>
        </w:rPr>
        <w:t xml:space="preserve"> </w:t>
      </w:r>
      <w:proofErr w:type="spellStart"/>
      <w:r w:rsidRPr="00623806">
        <w:rPr>
          <w:rFonts w:ascii="Helvetica" w:hAnsi="Helvetica"/>
          <w:lang w:val="es-ES"/>
        </w:rPr>
        <w:t>also</w:t>
      </w:r>
      <w:proofErr w:type="spellEnd"/>
      <w:r w:rsidRPr="00623806">
        <w:rPr>
          <w:rFonts w:ascii="Helvetica" w:hAnsi="Helvetica"/>
          <w:lang w:val="es-ES"/>
        </w:rPr>
        <w:t xml:space="preserve"> </w:t>
      </w:r>
      <w:proofErr w:type="spellStart"/>
      <w:r w:rsidRPr="00623806">
        <w:rPr>
          <w:rFonts w:ascii="Helvetica" w:hAnsi="Helvetica"/>
          <w:lang w:val="es-ES"/>
        </w:rPr>
        <w:t>exhibit</w:t>
      </w:r>
      <w:proofErr w:type="spellEnd"/>
      <w:r w:rsidRPr="00623806">
        <w:rPr>
          <w:rFonts w:ascii="Helvetica" w:hAnsi="Helvetica"/>
          <w:lang w:val="es-ES"/>
        </w:rPr>
        <w:t xml:space="preserve"> supernatural </w:t>
      </w:r>
      <w:proofErr w:type="spellStart"/>
      <w:r w:rsidRPr="00623806">
        <w:rPr>
          <w:rFonts w:ascii="Helvetica" w:hAnsi="Helvetica"/>
          <w:lang w:val="es-ES"/>
        </w:rPr>
        <w:t>sensitivity</w:t>
      </w:r>
      <w:proofErr w:type="spellEnd"/>
      <w:r w:rsidRPr="00623806">
        <w:rPr>
          <w:rFonts w:ascii="Helvetica" w:hAnsi="Helvetica"/>
          <w:lang w:val="es-ES"/>
        </w:rPr>
        <w:t>—</w:t>
      </w:r>
      <w:proofErr w:type="spellStart"/>
      <w:r w:rsidRPr="00623806">
        <w:rPr>
          <w:rFonts w:ascii="Helvetica" w:hAnsi="Helvetica"/>
          <w:lang w:val="es-ES"/>
        </w:rPr>
        <w:t>dreams</w:t>
      </w:r>
      <w:proofErr w:type="spellEnd"/>
      <w:r w:rsidRPr="00623806">
        <w:rPr>
          <w:rFonts w:ascii="Helvetica" w:hAnsi="Helvetica"/>
          <w:lang w:val="es-ES"/>
        </w:rPr>
        <w:t xml:space="preserve">, </w:t>
      </w:r>
      <w:proofErr w:type="spellStart"/>
      <w:r w:rsidRPr="00623806">
        <w:rPr>
          <w:rFonts w:ascii="Helvetica" w:hAnsi="Helvetica"/>
          <w:lang w:val="es-ES"/>
        </w:rPr>
        <w:t>heightened</w:t>
      </w:r>
      <w:proofErr w:type="spellEnd"/>
      <w:r w:rsidRPr="00623806">
        <w:rPr>
          <w:rFonts w:ascii="Helvetica" w:hAnsi="Helvetica"/>
          <w:lang w:val="es-ES"/>
        </w:rPr>
        <w:t xml:space="preserve"> </w:t>
      </w:r>
      <w:proofErr w:type="spellStart"/>
      <w:r w:rsidRPr="00623806">
        <w:rPr>
          <w:rFonts w:ascii="Helvetica" w:hAnsi="Helvetica"/>
          <w:lang w:val="es-ES"/>
        </w:rPr>
        <w:t>physical</w:t>
      </w:r>
      <w:proofErr w:type="spellEnd"/>
      <w:r w:rsidRPr="00623806">
        <w:rPr>
          <w:rFonts w:ascii="Helvetica" w:hAnsi="Helvetica"/>
          <w:lang w:val="es-ES"/>
        </w:rPr>
        <w:t xml:space="preserve"> responses, </w:t>
      </w:r>
      <w:proofErr w:type="spellStart"/>
      <w:r w:rsidRPr="00623806">
        <w:rPr>
          <w:rFonts w:ascii="Helvetica" w:hAnsi="Helvetica"/>
          <w:lang w:val="es-ES"/>
        </w:rPr>
        <w:t>even</w:t>
      </w:r>
      <w:proofErr w:type="spellEnd"/>
      <w:r w:rsidRPr="00623806">
        <w:rPr>
          <w:rFonts w:ascii="Helvetica" w:hAnsi="Helvetica"/>
          <w:lang w:val="es-ES"/>
        </w:rPr>
        <w:t xml:space="preserve"> </w:t>
      </w:r>
      <w:proofErr w:type="spellStart"/>
      <w:r w:rsidRPr="00623806">
        <w:rPr>
          <w:rFonts w:ascii="Helvetica" w:hAnsi="Helvetica"/>
          <w:lang w:val="es-ES"/>
        </w:rPr>
        <w:t>changes</w:t>
      </w:r>
      <w:proofErr w:type="spellEnd"/>
      <w:r w:rsidRPr="00623806">
        <w:rPr>
          <w:rFonts w:ascii="Helvetica" w:hAnsi="Helvetica"/>
          <w:lang w:val="es-ES"/>
        </w:rPr>
        <w:t xml:space="preserve"> in </w:t>
      </w:r>
      <w:proofErr w:type="spellStart"/>
      <w:r w:rsidRPr="00623806">
        <w:rPr>
          <w:rFonts w:ascii="Helvetica" w:hAnsi="Helvetica"/>
          <w:lang w:val="es-ES"/>
        </w:rPr>
        <w:t>behavior</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nearby</w:t>
      </w:r>
      <w:proofErr w:type="spellEnd"/>
      <w:r w:rsidRPr="00623806">
        <w:rPr>
          <w:rFonts w:ascii="Helvetica" w:hAnsi="Helvetica"/>
          <w:lang w:val="es-ES"/>
        </w:rPr>
        <w:t xml:space="preserve"> </w:t>
      </w:r>
      <w:proofErr w:type="spellStart"/>
      <w:r w:rsidRPr="00623806">
        <w:rPr>
          <w:rFonts w:ascii="Helvetica" w:hAnsi="Helvetica"/>
          <w:lang w:val="es-ES"/>
        </w:rPr>
        <w:t>animals</w:t>
      </w:r>
      <w:proofErr w:type="spellEnd"/>
      <w:r w:rsidRPr="00623806">
        <w:rPr>
          <w:rFonts w:ascii="Helvetica" w:hAnsi="Helvetica"/>
          <w:lang w:val="es-ES"/>
        </w:rPr>
        <w:t>.”</w:t>
      </w:r>
    </w:p>
    <w:p w14:paraId="46D743C7" w14:textId="36505385" w:rsidR="00CC50ED" w:rsidRPr="00623806" w:rsidRDefault="00CC50ED" w:rsidP="00CC50ED">
      <w:pPr>
        <w:pStyle w:val="SceneBreak"/>
        <w:spacing w:line="276" w:lineRule="auto"/>
        <w:ind w:firstLine="720"/>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blinked</w:t>
      </w:r>
      <w:proofErr w:type="spellEnd"/>
      <w:r w:rsidRPr="00623806">
        <w:rPr>
          <w:rFonts w:ascii="Helvetica" w:hAnsi="Helvetica"/>
          <w:lang w:val="es-ES"/>
        </w:rPr>
        <w:t>.</w:t>
      </w:r>
    </w:p>
    <w:p w14:paraId="552B13D5" w14:textId="6BDBD449" w:rsidR="00CC50ED" w:rsidRPr="00623806" w:rsidRDefault="00CC50ED" w:rsidP="00CC50ED">
      <w:pPr>
        <w:pStyle w:val="SceneBreak"/>
        <w:spacing w:line="276" w:lineRule="auto"/>
        <w:ind w:firstLine="720"/>
        <w:jc w:val="both"/>
        <w:rPr>
          <w:rFonts w:ascii="Helvetica" w:hAnsi="Helvetica"/>
          <w:i/>
          <w:iCs/>
          <w:lang w:val="es-ES"/>
        </w:rPr>
      </w:pPr>
      <w:proofErr w:type="spellStart"/>
      <w:r w:rsidRPr="00623806">
        <w:rPr>
          <w:rFonts w:ascii="Helvetica" w:hAnsi="Helvetica"/>
          <w:i/>
          <w:iCs/>
          <w:lang w:val="es-ES"/>
        </w:rPr>
        <w:t>Well</w:t>
      </w:r>
      <w:proofErr w:type="spellEnd"/>
      <w:r w:rsidRPr="00623806">
        <w:rPr>
          <w:rFonts w:ascii="Helvetica" w:hAnsi="Helvetica"/>
          <w:i/>
          <w:iCs/>
          <w:lang w:val="es-ES"/>
        </w:rPr>
        <w:t xml:space="preserve">. </w:t>
      </w:r>
      <w:proofErr w:type="spellStart"/>
      <w:r w:rsidRPr="00623806">
        <w:rPr>
          <w:rFonts w:ascii="Helvetica" w:hAnsi="Helvetica"/>
          <w:i/>
          <w:iCs/>
          <w:lang w:val="es-ES"/>
        </w:rPr>
        <w:t>Shit</w:t>
      </w:r>
      <w:proofErr w:type="spellEnd"/>
      <w:r w:rsidRPr="00623806">
        <w:rPr>
          <w:rFonts w:ascii="Helvetica" w:hAnsi="Helvetica"/>
          <w:i/>
          <w:iCs/>
          <w:lang w:val="es-ES"/>
        </w:rPr>
        <w:t>.</w:t>
      </w:r>
    </w:p>
    <w:p w14:paraId="778F7C1A" w14:textId="6B6BD613" w:rsidR="00CC50ED" w:rsidRPr="00623806" w:rsidRDefault="00CC50ED" w:rsidP="00CC50ED">
      <w:pPr>
        <w:pStyle w:val="SceneBreak"/>
        <w:spacing w:line="276" w:lineRule="auto"/>
        <w:ind w:firstLine="720"/>
        <w:jc w:val="both"/>
        <w:rPr>
          <w:rFonts w:ascii="Helvetica" w:hAnsi="Helvetica"/>
          <w:lang w:val="es-ES"/>
        </w:rPr>
      </w:pPr>
      <w:r w:rsidRPr="00623806">
        <w:rPr>
          <w:rFonts w:ascii="Helvetica" w:hAnsi="Helvetica"/>
          <w:lang w:val="es-ES"/>
        </w:rPr>
        <w:t xml:space="preserve">A wave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heat</w:t>
      </w:r>
      <w:proofErr w:type="spellEnd"/>
      <w:r w:rsidRPr="00623806">
        <w:rPr>
          <w:rFonts w:ascii="Helvetica" w:hAnsi="Helvetica"/>
          <w:lang w:val="es-ES"/>
        </w:rPr>
        <w:t xml:space="preserve"> </w:t>
      </w:r>
      <w:proofErr w:type="spellStart"/>
      <w:r w:rsidRPr="00623806">
        <w:rPr>
          <w:rFonts w:ascii="Helvetica" w:hAnsi="Helvetica"/>
          <w:lang w:val="es-ES"/>
        </w:rPr>
        <w:t>flushed</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chest</w:t>
      </w:r>
      <w:proofErr w:type="spellEnd"/>
      <w:r w:rsidRPr="00623806">
        <w:rPr>
          <w:rFonts w:ascii="Helvetica" w:hAnsi="Helvetica"/>
          <w:lang w:val="es-ES"/>
        </w:rPr>
        <w:t xml:space="preserve">, </w:t>
      </w:r>
      <w:proofErr w:type="spellStart"/>
      <w:r w:rsidRPr="00623806">
        <w:rPr>
          <w:rFonts w:ascii="Helvetica" w:hAnsi="Helvetica"/>
          <w:lang w:val="es-ES"/>
        </w:rPr>
        <w:t>blooming</w:t>
      </w:r>
      <w:proofErr w:type="spellEnd"/>
      <w:r w:rsidRPr="00623806">
        <w:rPr>
          <w:rFonts w:ascii="Helvetica" w:hAnsi="Helvetica"/>
          <w:lang w:val="es-ES"/>
        </w:rPr>
        <w:t xml:space="preserve"> </w:t>
      </w:r>
      <w:proofErr w:type="spellStart"/>
      <w:r w:rsidRPr="00623806">
        <w:rPr>
          <w:rFonts w:ascii="Helvetica" w:hAnsi="Helvetica"/>
          <w:lang w:val="es-ES"/>
        </w:rPr>
        <w:t>low</w:t>
      </w:r>
      <w:proofErr w:type="spellEnd"/>
      <w:r w:rsidRPr="00623806">
        <w:rPr>
          <w:rFonts w:ascii="Helvetica" w:hAnsi="Helvetica"/>
          <w:lang w:val="es-ES"/>
        </w:rPr>
        <w:t xml:space="preserve"> and </w:t>
      </w:r>
      <w:proofErr w:type="spellStart"/>
      <w:r w:rsidRPr="00623806">
        <w:rPr>
          <w:rFonts w:ascii="Helvetica" w:hAnsi="Helvetica"/>
          <w:lang w:val="es-ES"/>
        </w:rPr>
        <w:t>deep</w:t>
      </w:r>
      <w:proofErr w:type="spellEnd"/>
      <w:r w:rsidRPr="00623806">
        <w:rPr>
          <w:rFonts w:ascii="Helvetica" w:hAnsi="Helvetica"/>
          <w:lang w:val="es-ES"/>
        </w:rPr>
        <w:t>.</w:t>
      </w:r>
    </w:p>
    <w:p w14:paraId="40D7E8F4" w14:textId="41185845" w:rsidR="00CC50ED" w:rsidRPr="00623806" w:rsidRDefault="00CC50ED" w:rsidP="0035271A">
      <w:pPr>
        <w:pStyle w:val="SceneBreak"/>
        <w:spacing w:line="276" w:lineRule="auto"/>
        <w:ind w:firstLine="720"/>
        <w:jc w:val="both"/>
        <w:rPr>
          <w:rFonts w:ascii="Helvetica" w:hAnsi="Helvetica"/>
          <w:lang w:val="es-ES"/>
        </w:rPr>
      </w:pPr>
      <w:r w:rsidRPr="00623806">
        <w:rPr>
          <w:rFonts w:ascii="Helvetica" w:hAnsi="Helvetica"/>
          <w:lang w:val="es-ES"/>
        </w:rPr>
        <w:lastRenderedPageBreak/>
        <w:t xml:space="preserve">I </w:t>
      </w:r>
      <w:proofErr w:type="spellStart"/>
      <w:r w:rsidRPr="00623806">
        <w:rPr>
          <w:rFonts w:ascii="Helvetica" w:hAnsi="Helvetica"/>
          <w:lang w:val="es-ES"/>
        </w:rPr>
        <w:t>shifted</w:t>
      </w:r>
      <w:proofErr w:type="spellEnd"/>
      <w:r w:rsidRPr="00623806">
        <w:rPr>
          <w:rFonts w:ascii="Helvetica" w:hAnsi="Helvetica"/>
          <w:lang w:val="es-ES"/>
        </w:rPr>
        <w:t xml:space="preserve"> in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seat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thighs</w:t>
      </w:r>
      <w:proofErr w:type="spellEnd"/>
      <w:r w:rsidRPr="00623806">
        <w:rPr>
          <w:rFonts w:ascii="Helvetica" w:hAnsi="Helvetica"/>
          <w:lang w:val="es-ES"/>
        </w:rPr>
        <w:t xml:space="preserve"> </w:t>
      </w:r>
      <w:proofErr w:type="spellStart"/>
      <w:r w:rsidRPr="00623806">
        <w:rPr>
          <w:rFonts w:ascii="Helvetica" w:hAnsi="Helvetica"/>
          <w:lang w:val="es-ES"/>
        </w:rPr>
        <w:t>pressed</w:t>
      </w:r>
      <w:proofErr w:type="spellEnd"/>
      <w:r w:rsidRPr="00623806">
        <w:rPr>
          <w:rFonts w:ascii="Helvetica" w:hAnsi="Helvetica"/>
          <w:lang w:val="es-ES"/>
        </w:rPr>
        <w:t xml:space="preserve"> </w:t>
      </w:r>
      <w:proofErr w:type="spellStart"/>
      <w:r w:rsidRPr="00623806">
        <w:rPr>
          <w:rFonts w:ascii="Helvetica" w:hAnsi="Helvetica"/>
          <w:lang w:val="es-ES"/>
        </w:rPr>
        <w:t>together</w:t>
      </w:r>
      <w:proofErr w:type="spellEnd"/>
      <w:r w:rsidRPr="00623806">
        <w:rPr>
          <w:rFonts w:ascii="Helvetica" w:hAnsi="Helvetica"/>
          <w:lang w:val="es-ES"/>
        </w:rPr>
        <w:t xml:space="preserve"> </w:t>
      </w:r>
      <w:proofErr w:type="spellStart"/>
      <w:r w:rsidRPr="00623806">
        <w:rPr>
          <w:rFonts w:ascii="Helvetica" w:hAnsi="Helvetica"/>
          <w:lang w:val="es-ES"/>
        </w:rPr>
        <w:t>tightly</w:t>
      </w:r>
      <w:proofErr w:type="spellEnd"/>
      <w:r w:rsidRPr="00623806">
        <w:rPr>
          <w:rFonts w:ascii="Helvetica" w:hAnsi="Helvetica"/>
          <w:lang w:val="es-ES"/>
        </w:rPr>
        <w:t xml:space="preserve">, </w:t>
      </w:r>
      <w:proofErr w:type="spellStart"/>
      <w:r w:rsidRPr="00623806">
        <w:rPr>
          <w:rFonts w:ascii="Helvetica" w:hAnsi="Helvetica"/>
          <w:lang w:val="es-ES"/>
        </w:rPr>
        <w:t>trying</w:t>
      </w:r>
      <w:proofErr w:type="spellEnd"/>
      <w:r w:rsidRPr="00623806">
        <w:rPr>
          <w:rFonts w:ascii="Helvetica" w:hAnsi="Helvetica"/>
          <w:lang w:val="es-ES"/>
        </w:rPr>
        <w:t xml:space="preserve">—and </w:t>
      </w:r>
      <w:proofErr w:type="spellStart"/>
      <w:r w:rsidRPr="00623806">
        <w:rPr>
          <w:rFonts w:ascii="Helvetica" w:hAnsi="Helvetica"/>
          <w:lang w:val="es-ES"/>
        </w:rPr>
        <w:t>failing</w:t>
      </w:r>
      <w:proofErr w:type="spellEnd"/>
      <w:r w:rsidRPr="00623806">
        <w:rPr>
          <w:rFonts w:ascii="Helvetica" w:hAnsi="Helvetica"/>
          <w:lang w:val="es-ES"/>
        </w:rPr>
        <w:t>—</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suppress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memory</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clawed</w:t>
      </w:r>
      <w:proofErr w:type="spellEnd"/>
      <w:r w:rsidRPr="00623806">
        <w:rPr>
          <w:rFonts w:ascii="Helvetica" w:hAnsi="Helvetica"/>
          <w:lang w:val="es-ES"/>
        </w:rPr>
        <w:t xml:space="preserve"> </w:t>
      </w:r>
      <w:proofErr w:type="spellStart"/>
      <w:r w:rsidRPr="00623806">
        <w:rPr>
          <w:rFonts w:ascii="Helvetica" w:hAnsi="Helvetica"/>
          <w:lang w:val="es-ES"/>
        </w:rPr>
        <w:t>its</w:t>
      </w:r>
      <w:proofErr w:type="spellEnd"/>
      <w:r w:rsidRPr="00623806">
        <w:rPr>
          <w:rFonts w:ascii="Helvetica" w:hAnsi="Helvetica"/>
          <w:lang w:val="es-ES"/>
        </w:rPr>
        <w:t xml:space="preserve"> </w:t>
      </w:r>
      <w:proofErr w:type="spellStart"/>
      <w:r w:rsidRPr="00623806">
        <w:rPr>
          <w:rFonts w:ascii="Helvetica" w:hAnsi="Helvetica"/>
          <w:lang w:val="es-ES"/>
        </w:rPr>
        <w:t>way</w:t>
      </w:r>
      <w:proofErr w:type="spellEnd"/>
      <w:r w:rsidRPr="00623806">
        <w:rPr>
          <w:rFonts w:ascii="Helvetica" w:hAnsi="Helvetica"/>
          <w:lang w:val="es-ES"/>
        </w:rPr>
        <w:t xml:space="preserve"> up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spine</w:t>
      </w:r>
      <w:proofErr w:type="spellEnd"/>
      <w:r w:rsidRPr="00623806">
        <w:rPr>
          <w:rFonts w:ascii="Helvetica" w:hAnsi="Helvetica"/>
          <w:lang w:val="es-ES"/>
        </w:rPr>
        <w:t>.</w:t>
      </w:r>
    </w:p>
    <w:p w14:paraId="39768C0A" w14:textId="52CB1682" w:rsidR="00CC50ED" w:rsidRPr="00623806" w:rsidRDefault="00CC50ED" w:rsidP="00CC50ED">
      <w:pPr>
        <w:pStyle w:val="SceneBreak"/>
        <w:spacing w:line="276" w:lineRule="auto"/>
        <w:ind w:firstLine="720"/>
        <w:jc w:val="both"/>
        <w:rPr>
          <w:rFonts w:ascii="Helvetica" w:hAnsi="Helvetica"/>
          <w:lang w:val="es-ES"/>
        </w:rPr>
      </w:pP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mouth</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hands</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over</w:t>
      </w:r>
      <w:proofErr w:type="spellEnd"/>
      <w:r w:rsidRPr="00623806">
        <w:rPr>
          <w:rFonts w:ascii="Helvetica" w:hAnsi="Helvetica"/>
          <w:lang w:val="es-ES"/>
        </w:rPr>
        <w:t xml:space="preserve"> mine, </w:t>
      </w:r>
      <w:proofErr w:type="spellStart"/>
      <w:r w:rsidRPr="00623806">
        <w:rPr>
          <w:rFonts w:ascii="Helvetica" w:hAnsi="Helvetica"/>
          <w:lang w:val="es-ES"/>
        </w:rPr>
        <w:t>around</w:t>
      </w:r>
      <w:proofErr w:type="spellEnd"/>
      <w:r w:rsidRPr="00623806">
        <w:rPr>
          <w:rFonts w:ascii="Helvetica" w:hAnsi="Helvetica"/>
          <w:lang w:val="es-ES"/>
        </w:rPr>
        <w:t xml:space="preserve"> me, </w:t>
      </w:r>
      <w:proofErr w:type="spellStart"/>
      <w:r w:rsidRPr="00623806">
        <w:rPr>
          <w:rFonts w:ascii="Helvetica" w:hAnsi="Helvetica"/>
          <w:lang w:val="es-ES"/>
        </w:rPr>
        <w:t>inside</w:t>
      </w:r>
      <w:proofErr w:type="spellEnd"/>
      <w:r w:rsidRPr="00623806">
        <w:rPr>
          <w:rFonts w:ascii="Helvetica" w:hAnsi="Helvetica"/>
          <w:lang w:val="es-ES"/>
        </w:rPr>
        <w:t xml:space="preserve"> me.</w:t>
      </w:r>
    </w:p>
    <w:p w14:paraId="2471BD5E" w14:textId="542B54F0" w:rsidR="00CC50ED" w:rsidRPr="00623806" w:rsidRDefault="00CC50ED" w:rsidP="00CC50ED">
      <w:pPr>
        <w:pStyle w:val="SceneBreak"/>
        <w:spacing w:line="276" w:lineRule="auto"/>
        <w:ind w:firstLine="720"/>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way</w:t>
      </w:r>
      <w:proofErr w:type="spellEnd"/>
      <w:r w:rsidRPr="00623806">
        <w:rPr>
          <w:rFonts w:ascii="Helvetica" w:hAnsi="Helvetica"/>
          <w:lang w:val="es-ES"/>
        </w:rPr>
        <w:t xml:space="preserve"> he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pinned</w:t>
      </w:r>
      <w:proofErr w:type="spellEnd"/>
      <w:r w:rsidRPr="00623806">
        <w:rPr>
          <w:rFonts w:ascii="Helvetica" w:hAnsi="Helvetica"/>
          <w:lang w:val="es-ES"/>
        </w:rPr>
        <w:t xml:space="preserve"> me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vanity</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I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sacred</w:t>
      </w:r>
      <w:proofErr w:type="spellEnd"/>
      <w:r w:rsidRPr="00623806">
        <w:rPr>
          <w:rFonts w:ascii="Helvetica" w:hAnsi="Helvetica"/>
          <w:lang w:val="es-ES"/>
        </w:rPr>
        <w:t xml:space="preserve"> and </w:t>
      </w:r>
      <w:proofErr w:type="spellStart"/>
      <w:r w:rsidRPr="00623806">
        <w:rPr>
          <w:rFonts w:ascii="Helvetica" w:hAnsi="Helvetica"/>
          <w:lang w:val="es-ES"/>
        </w:rPr>
        <w:t>untouchable</w:t>
      </w:r>
      <w:proofErr w:type="spellEnd"/>
      <w:r w:rsidRPr="00623806">
        <w:rPr>
          <w:rFonts w:ascii="Helvetica" w:hAnsi="Helvetica"/>
          <w:lang w:val="es-ES"/>
        </w:rPr>
        <w:t xml:space="preserve">—and </w:t>
      </w:r>
      <w:proofErr w:type="spellStart"/>
      <w:r w:rsidRPr="00623806">
        <w:rPr>
          <w:rFonts w:ascii="Helvetica" w:hAnsi="Helvetica"/>
          <w:lang w:val="es-ES"/>
        </w:rPr>
        <w:t>ruined</w:t>
      </w:r>
      <w:proofErr w:type="spellEnd"/>
      <w:r w:rsidRPr="00623806">
        <w:rPr>
          <w:rFonts w:ascii="Helvetica" w:hAnsi="Helvetica"/>
          <w:lang w:val="es-ES"/>
        </w:rPr>
        <w:t xml:space="preserve"> me 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same</w:t>
      </w:r>
      <w:proofErr w:type="spellEnd"/>
      <w:r w:rsidRPr="00623806">
        <w:rPr>
          <w:rFonts w:ascii="Helvetica" w:hAnsi="Helvetica"/>
          <w:lang w:val="es-ES"/>
        </w:rPr>
        <w:t xml:space="preserve"> </w:t>
      </w:r>
      <w:proofErr w:type="spellStart"/>
      <w:r w:rsidRPr="00623806">
        <w:rPr>
          <w:rFonts w:ascii="Helvetica" w:hAnsi="Helvetica"/>
          <w:lang w:val="es-ES"/>
        </w:rPr>
        <w:t>breath</w:t>
      </w:r>
      <w:proofErr w:type="spellEnd"/>
      <w:r w:rsidRPr="00623806">
        <w:rPr>
          <w:rFonts w:ascii="Helvetica" w:hAnsi="Helvetica"/>
          <w:lang w:val="es-ES"/>
        </w:rPr>
        <w:t>.</w:t>
      </w:r>
    </w:p>
    <w:p w14:paraId="0B4C1F18" w14:textId="1D66619E" w:rsidR="00CC50ED" w:rsidRPr="00623806" w:rsidRDefault="00CC50ED" w:rsidP="00CC50ED">
      <w:pPr>
        <w:pStyle w:val="SceneBreak"/>
        <w:spacing w:line="276" w:lineRule="auto"/>
        <w:ind w:firstLine="720"/>
        <w:jc w:val="both"/>
        <w:rPr>
          <w:rFonts w:ascii="Helvetica" w:hAnsi="Helvetica"/>
          <w:lang w:val="es-ES"/>
        </w:rPr>
      </w:pPr>
      <w:proofErr w:type="spellStart"/>
      <w:r w:rsidRPr="00623806">
        <w:rPr>
          <w:rFonts w:ascii="Helvetica" w:hAnsi="Helvetica"/>
          <w:lang w:val="es-ES"/>
        </w:rPr>
        <w:t>How</w:t>
      </w:r>
      <w:proofErr w:type="spellEnd"/>
      <w:r w:rsidRPr="00623806">
        <w:rPr>
          <w:rFonts w:ascii="Helvetica" w:hAnsi="Helvetica"/>
          <w:lang w:val="es-ES"/>
        </w:rPr>
        <w:t xml:space="preserve"> I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begged</w:t>
      </w:r>
      <w:proofErr w:type="spellEnd"/>
      <w:r w:rsidRPr="00623806">
        <w:rPr>
          <w:rFonts w:ascii="Helvetica" w:hAnsi="Helvetica"/>
          <w:lang w:val="es-ES"/>
        </w:rPr>
        <w:t>—</w:t>
      </w:r>
      <w:proofErr w:type="spellStart"/>
      <w:r w:rsidRPr="00623806">
        <w:rPr>
          <w:rFonts w:ascii="Helvetica" w:hAnsi="Helvetica"/>
          <w:lang w:val="es-ES"/>
        </w:rPr>
        <w:t>genuinely</w:t>
      </w:r>
      <w:proofErr w:type="spellEnd"/>
      <w:r w:rsidRPr="00623806">
        <w:rPr>
          <w:rFonts w:ascii="Helvetica" w:hAnsi="Helvetica"/>
          <w:lang w:val="es-ES"/>
        </w:rPr>
        <w:t xml:space="preserve"> </w:t>
      </w:r>
      <w:proofErr w:type="spellStart"/>
      <w:r w:rsidRPr="00623806">
        <w:rPr>
          <w:rFonts w:ascii="Helvetica" w:hAnsi="Helvetica"/>
          <w:lang w:val="es-ES"/>
        </w:rPr>
        <w:t>begged</w:t>
      </w:r>
      <w:proofErr w:type="spellEnd"/>
      <w:r w:rsidRPr="00623806">
        <w:rPr>
          <w:rFonts w:ascii="Helvetica" w:hAnsi="Helvetica"/>
          <w:lang w:val="es-ES"/>
        </w:rPr>
        <w:t>—</w:t>
      </w:r>
      <w:proofErr w:type="spellStart"/>
      <w:r w:rsidRPr="00623806">
        <w:rPr>
          <w:rFonts w:ascii="Helvetica" w:hAnsi="Helvetica"/>
          <w:lang w:val="es-ES"/>
        </w:rPr>
        <w:t>for</w:t>
      </w:r>
      <w:proofErr w:type="spellEnd"/>
      <w:r w:rsidRPr="00623806">
        <w:rPr>
          <w:rFonts w:ascii="Helvetica" w:hAnsi="Helvetica"/>
          <w:lang w:val="es-ES"/>
        </w:rPr>
        <w:t xml:space="preserve"> more.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keep</w:t>
      </w:r>
      <w:proofErr w:type="spellEnd"/>
      <w:r w:rsidRPr="00623806">
        <w:rPr>
          <w:rFonts w:ascii="Helvetica" w:hAnsi="Helvetica"/>
          <w:lang w:val="es-ES"/>
        </w:rPr>
        <w:t xml:space="preserve"> </w:t>
      </w:r>
      <w:proofErr w:type="spellStart"/>
      <w:r w:rsidRPr="00623806">
        <w:rPr>
          <w:rFonts w:ascii="Helvetica" w:hAnsi="Helvetica"/>
          <w:lang w:val="es-ES"/>
        </w:rPr>
        <w:t>going</w:t>
      </w:r>
      <w:proofErr w:type="spellEnd"/>
      <w:r w:rsidRPr="00623806">
        <w:rPr>
          <w:rFonts w:ascii="Helvetica" w:hAnsi="Helvetica"/>
          <w:lang w:val="es-ES"/>
        </w:rPr>
        <w:t>.</w:t>
      </w:r>
    </w:p>
    <w:p w14:paraId="1116FE80" w14:textId="7BBBA97C" w:rsidR="00CC50ED" w:rsidRPr="00623806" w:rsidRDefault="00CC50ED" w:rsidP="00CC50ED">
      <w:pPr>
        <w:pStyle w:val="SceneBreak"/>
        <w:spacing w:line="276" w:lineRule="auto"/>
        <w:ind w:firstLine="720"/>
        <w:jc w:val="both"/>
        <w:rPr>
          <w:rFonts w:ascii="Helvetica" w:hAnsi="Helvetica"/>
          <w:lang w:val="es-ES"/>
        </w:rPr>
      </w:pP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never</w:t>
      </w:r>
      <w:proofErr w:type="spellEnd"/>
      <w:r w:rsidRPr="00623806">
        <w:rPr>
          <w:rFonts w:ascii="Helvetica" w:hAnsi="Helvetica"/>
          <w:lang w:val="es-ES"/>
        </w:rPr>
        <w:t xml:space="preserve"> stop.</w:t>
      </w:r>
    </w:p>
    <w:p w14:paraId="169E378F" w14:textId="6961F800" w:rsidR="00CC50ED" w:rsidRPr="00623806" w:rsidRDefault="00CC50ED" w:rsidP="00CC50ED">
      <w:pPr>
        <w:pStyle w:val="SceneBreak"/>
        <w:spacing w:line="276" w:lineRule="auto"/>
        <w:ind w:firstLine="720"/>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when</w:t>
      </w:r>
      <w:proofErr w:type="spellEnd"/>
      <w:r w:rsidRPr="00623806">
        <w:rPr>
          <w:rFonts w:ascii="Helvetica" w:hAnsi="Helvetica"/>
          <w:lang w:val="es-ES"/>
        </w:rPr>
        <w:t xml:space="preserve"> </w:t>
      </w:r>
      <w:proofErr w:type="spellStart"/>
      <w:r w:rsidRPr="00623806">
        <w:rPr>
          <w:rFonts w:ascii="Helvetica" w:hAnsi="Helvetica"/>
          <w:lang w:val="es-ES"/>
        </w:rPr>
        <w:t>we</w:t>
      </w:r>
      <w:proofErr w:type="spellEnd"/>
      <w:r w:rsidRPr="00623806">
        <w:rPr>
          <w:rFonts w:ascii="Helvetica" w:hAnsi="Helvetica"/>
          <w:lang w:val="es-ES"/>
        </w:rPr>
        <w:t xml:space="preserve"> </w:t>
      </w:r>
      <w:proofErr w:type="spellStart"/>
      <w:r w:rsidRPr="00623806">
        <w:rPr>
          <w:rFonts w:ascii="Helvetica" w:hAnsi="Helvetica"/>
          <w:lang w:val="es-ES"/>
        </w:rPr>
        <w:t>both</w:t>
      </w:r>
      <w:proofErr w:type="spellEnd"/>
      <w:r w:rsidRPr="00623806">
        <w:rPr>
          <w:rFonts w:ascii="Helvetica" w:hAnsi="Helvetica"/>
          <w:lang w:val="es-ES"/>
        </w:rPr>
        <w:t xml:space="preserve"> </w:t>
      </w:r>
      <w:proofErr w:type="spellStart"/>
      <w:r w:rsidRPr="00623806">
        <w:rPr>
          <w:rFonts w:ascii="Helvetica" w:hAnsi="Helvetica"/>
          <w:lang w:val="es-ES"/>
        </w:rPr>
        <w:t>came</w:t>
      </w:r>
      <w:proofErr w:type="spellEnd"/>
      <w:r w:rsidRPr="00623806">
        <w:rPr>
          <w:rFonts w:ascii="Helvetica" w:hAnsi="Helvetica"/>
          <w:lang w:val="es-ES"/>
        </w:rPr>
        <w:t>—</w:t>
      </w:r>
      <w:proofErr w:type="spellStart"/>
      <w:r w:rsidRPr="00623806">
        <w:rPr>
          <w:rFonts w:ascii="Helvetica" w:hAnsi="Helvetica"/>
          <w:lang w:val="es-ES"/>
        </w:rPr>
        <w:t>gods</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hadn’t</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been</w:t>
      </w:r>
      <w:proofErr w:type="spellEnd"/>
      <w:r w:rsidRPr="00623806">
        <w:rPr>
          <w:rFonts w:ascii="Helvetica" w:hAnsi="Helvetica"/>
          <w:lang w:val="es-ES"/>
        </w:rPr>
        <w:t xml:space="preserve"> sex.</w:t>
      </w:r>
    </w:p>
    <w:p w14:paraId="24B2AB70" w14:textId="6E73FEE0" w:rsidR="00CC50ED" w:rsidRPr="00623806" w:rsidRDefault="00CC50ED" w:rsidP="00CC50ED">
      <w:pPr>
        <w:pStyle w:val="SceneBreak"/>
        <w:spacing w:line="276" w:lineRule="auto"/>
        <w:ind w:firstLine="720"/>
        <w:jc w:val="both"/>
        <w:rPr>
          <w:rFonts w:ascii="Helvetica" w:hAnsi="Helvetica"/>
          <w:lang w:val="es-ES"/>
        </w:rPr>
      </w:pP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ancient</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cracked</w:t>
      </w:r>
      <w:proofErr w:type="spellEnd"/>
      <w:r w:rsidRPr="00623806">
        <w:rPr>
          <w:rFonts w:ascii="Helvetica" w:hAnsi="Helvetica"/>
          <w:lang w:val="es-ES"/>
        </w:rPr>
        <w:t xml:space="preserve"> open </w:t>
      </w:r>
      <w:proofErr w:type="spellStart"/>
      <w:r w:rsidRPr="00623806">
        <w:rPr>
          <w:rFonts w:ascii="Helvetica" w:hAnsi="Helvetica"/>
          <w:lang w:val="es-ES"/>
        </w:rPr>
        <w:t>inside</w:t>
      </w:r>
      <w:proofErr w:type="spellEnd"/>
      <w:r w:rsidRPr="00623806">
        <w:rPr>
          <w:rFonts w:ascii="Helvetica" w:hAnsi="Helvetica"/>
          <w:lang w:val="es-ES"/>
        </w:rPr>
        <w:t xml:space="preserve"> me and </w:t>
      </w:r>
      <w:proofErr w:type="spellStart"/>
      <w:r w:rsidRPr="00623806">
        <w:rPr>
          <w:rFonts w:ascii="Helvetica" w:hAnsi="Helvetica"/>
          <w:lang w:val="es-ES"/>
        </w:rPr>
        <w:t>poured</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every</w:t>
      </w:r>
      <w:proofErr w:type="spellEnd"/>
      <w:r w:rsidRPr="00623806">
        <w:rPr>
          <w:rFonts w:ascii="Helvetica" w:hAnsi="Helvetica"/>
          <w:lang w:val="es-ES"/>
        </w:rPr>
        <w:t xml:space="preserve"> </w:t>
      </w:r>
      <w:proofErr w:type="spellStart"/>
      <w:r w:rsidRPr="00623806">
        <w:rPr>
          <w:rFonts w:ascii="Helvetica" w:hAnsi="Helvetica"/>
          <w:lang w:val="es-ES"/>
        </w:rPr>
        <w:t>nerve</w:t>
      </w:r>
      <w:proofErr w:type="spellEnd"/>
      <w:r w:rsidRPr="00623806">
        <w:rPr>
          <w:rFonts w:ascii="Helvetica" w:hAnsi="Helvetica"/>
          <w:lang w:val="es-ES"/>
        </w:rPr>
        <w:t>.</w:t>
      </w:r>
    </w:p>
    <w:p w14:paraId="27E8702F" w14:textId="7305C046" w:rsidR="00CC50ED" w:rsidRPr="00623806" w:rsidRDefault="00CC50ED" w:rsidP="00CC50ED">
      <w:pPr>
        <w:pStyle w:val="SceneBreak"/>
        <w:spacing w:line="276" w:lineRule="auto"/>
        <w:ind w:firstLine="720"/>
        <w:jc w:val="both"/>
        <w:rPr>
          <w:rFonts w:ascii="Helvetica" w:hAnsi="Helvetica"/>
          <w:lang w:val="es-ES"/>
        </w:rPr>
      </w:pP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belonging</w:t>
      </w:r>
      <w:proofErr w:type="spellEnd"/>
      <w:r w:rsidRPr="00623806">
        <w:rPr>
          <w:rFonts w:ascii="Helvetica" w:hAnsi="Helvetica"/>
          <w:lang w:val="es-ES"/>
        </w:rPr>
        <w:t>.</w:t>
      </w:r>
    </w:p>
    <w:p w14:paraId="61C2D119" w14:textId="3EAE22A9" w:rsidR="00CC50ED" w:rsidRPr="00623806" w:rsidRDefault="00CC50ED" w:rsidP="00CC50ED">
      <w:pPr>
        <w:pStyle w:val="SceneBreak"/>
        <w:spacing w:line="276" w:lineRule="auto"/>
        <w:ind w:firstLine="720"/>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slammed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laptop </w:t>
      </w:r>
      <w:proofErr w:type="spellStart"/>
      <w:r w:rsidRPr="00623806">
        <w:rPr>
          <w:rFonts w:ascii="Helvetica" w:hAnsi="Helvetica"/>
          <w:lang w:val="es-ES"/>
        </w:rPr>
        <w:t>shut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breath</w:t>
      </w:r>
      <w:proofErr w:type="spellEnd"/>
      <w:r w:rsidRPr="00623806">
        <w:rPr>
          <w:rFonts w:ascii="Helvetica" w:hAnsi="Helvetica"/>
          <w:lang w:val="es-ES"/>
        </w:rPr>
        <w:t xml:space="preserve"> </w:t>
      </w:r>
      <w:proofErr w:type="spellStart"/>
      <w:r w:rsidRPr="00623806">
        <w:rPr>
          <w:rFonts w:ascii="Helvetica" w:hAnsi="Helvetica"/>
          <w:lang w:val="es-ES"/>
        </w:rPr>
        <w:t>catching</w:t>
      </w:r>
      <w:proofErr w:type="spellEnd"/>
      <w:r w:rsidRPr="00623806">
        <w:rPr>
          <w:rFonts w:ascii="Helvetica" w:hAnsi="Helvetica"/>
          <w:lang w:val="es-ES"/>
        </w:rPr>
        <w:t>.</w:t>
      </w:r>
    </w:p>
    <w:p w14:paraId="6D5231A9" w14:textId="39747028" w:rsidR="00CC50ED" w:rsidRPr="00623806" w:rsidRDefault="00CC50ED" w:rsidP="00CC50ED">
      <w:pPr>
        <w:pStyle w:val="SceneBreak"/>
        <w:spacing w:line="276" w:lineRule="auto"/>
        <w:ind w:firstLine="720"/>
        <w:jc w:val="both"/>
        <w:rPr>
          <w:rFonts w:ascii="Helvetica" w:hAnsi="Helvetica"/>
          <w:lang w:val="es-ES"/>
        </w:rPr>
      </w:pP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much</w:t>
      </w:r>
      <w:proofErr w:type="spellEnd"/>
      <w:r w:rsidRPr="00623806">
        <w:rPr>
          <w:rFonts w:ascii="Helvetica" w:hAnsi="Helvetica"/>
          <w:lang w:val="es-ES"/>
        </w:rPr>
        <w:t>.</w:t>
      </w:r>
    </w:p>
    <w:p w14:paraId="399BF067" w14:textId="42FF824D" w:rsidR="00CC50ED" w:rsidRPr="00623806" w:rsidRDefault="00CC50ED" w:rsidP="00CC50ED">
      <w:pPr>
        <w:pStyle w:val="SceneBreak"/>
        <w:spacing w:line="276" w:lineRule="auto"/>
        <w:ind w:firstLine="720"/>
        <w:jc w:val="both"/>
        <w:rPr>
          <w:rFonts w:ascii="Helvetica" w:hAnsi="Helvetica"/>
          <w:lang w:val="es-ES"/>
        </w:rPr>
      </w:pPr>
      <w:proofErr w:type="spellStart"/>
      <w:r w:rsidRPr="00623806">
        <w:rPr>
          <w:rFonts w:ascii="Helvetica" w:hAnsi="Helvetica"/>
          <w:lang w:val="es-ES"/>
        </w:rPr>
        <w:t>Too</w:t>
      </w:r>
      <w:proofErr w:type="spellEnd"/>
      <w:r w:rsidRPr="00623806">
        <w:rPr>
          <w:rFonts w:ascii="Helvetica" w:hAnsi="Helvetica"/>
          <w:lang w:val="es-ES"/>
        </w:rPr>
        <w:t xml:space="preserve"> real.</w:t>
      </w:r>
    </w:p>
    <w:p w14:paraId="0F1575B8" w14:textId="5F36A0A8" w:rsidR="00CC50ED" w:rsidRPr="00623806" w:rsidRDefault="00CC50ED" w:rsidP="00CC50ED">
      <w:pPr>
        <w:pStyle w:val="SceneBreak"/>
        <w:spacing w:line="276" w:lineRule="auto"/>
        <w:ind w:firstLine="720"/>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sat</w:t>
      </w:r>
      <w:proofErr w:type="spellEnd"/>
      <w:r w:rsidRPr="00623806">
        <w:rPr>
          <w:rFonts w:ascii="Helvetica" w:hAnsi="Helvetica"/>
          <w:lang w:val="es-ES"/>
        </w:rPr>
        <w:t xml:space="preserve"> </w:t>
      </w:r>
      <w:proofErr w:type="spellStart"/>
      <w:r w:rsidRPr="00623806">
        <w:rPr>
          <w:rFonts w:ascii="Helvetica" w:hAnsi="Helvetica"/>
          <w:lang w:val="es-ES"/>
        </w:rPr>
        <w:t>there</w:t>
      </w:r>
      <w:proofErr w:type="spellEnd"/>
      <w:r w:rsidRPr="00623806">
        <w:rPr>
          <w:rFonts w:ascii="Helvetica" w:hAnsi="Helvetica"/>
          <w:lang w:val="es-ES"/>
        </w:rPr>
        <w:t xml:space="preserve">, </w:t>
      </w:r>
      <w:proofErr w:type="spellStart"/>
      <w:r w:rsidRPr="00623806">
        <w:rPr>
          <w:rFonts w:ascii="Helvetica" w:hAnsi="Helvetica"/>
          <w:lang w:val="es-ES"/>
        </w:rPr>
        <w:t>frozen</w:t>
      </w:r>
      <w:proofErr w:type="spellEnd"/>
      <w:r w:rsidRPr="00623806">
        <w:rPr>
          <w:rFonts w:ascii="Helvetica" w:hAnsi="Helvetica"/>
          <w:lang w:val="es-ES"/>
        </w:rPr>
        <w:t xml:space="preserve">, </w:t>
      </w:r>
      <w:proofErr w:type="spellStart"/>
      <w:r w:rsidRPr="00623806">
        <w:rPr>
          <w:rFonts w:ascii="Helvetica" w:hAnsi="Helvetica"/>
          <w:lang w:val="es-ES"/>
        </w:rPr>
        <w:t>heart</w:t>
      </w:r>
      <w:proofErr w:type="spellEnd"/>
      <w:r w:rsidRPr="00623806">
        <w:rPr>
          <w:rFonts w:ascii="Helvetica" w:hAnsi="Helvetica"/>
          <w:lang w:val="es-ES"/>
        </w:rPr>
        <w:t xml:space="preserve"> </w:t>
      </w:r>
      <w:proofErr w:type="spellStart"/>
      <w:r w:rsidRPr="00623806">
        <w:rPr>
          <w:rFonts w:ascii="Helvetica" w:hAnsi="Helvetica"/>
          <w:lang w:val="es-ES"/>
        </w:rPr>
        <w:t>thundering</w:t>
      </w:r>
      <w:proofErr w:type="spellEnd"/>
      <w:r w:rsidRPr="00623806">
        <w:rPr>
          <w:rFonts w:ascii="Helvetica" w:hAnsi="Helvetica"/>
          <w:lang w:val="es-ES"/>
        </w:rPr>
        <w:t xml:space="preserve"> in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chest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fingers</w:t>
      </w:r>
      <w:proofErr w:type="spellEnd"/>
      <w:r w:rsidRPr="00623806">
        <w:rPr>
          <w:rFonts w:ascii="Helvetica" w:hAnsi="Helvetica"/>
          <w:lang w:val="es-ES"/>
        </w:rPr>
        <w:t xml:space="preserve"> </w:t>
      </w:r>
      <w:proofErr w:type="spellStart"/>
      <w:r w:rsidRPr="00623806">
        <w:rPr>
          <w:rFonts w:ascii="Helvetica" w:hAnsi="Helvetica"/>
          <w:lang w:val="es-ES"/>
        </w:rPr>
        <w:t>trembled</w:t>
      </w:r>
      <w:proofErr w:type="spellEnd"/>
      <w:r w:rsidRPr="00623806">
        <w:rPr>
          <w:rFonts w:ascii="Helvetica" w:hAnsi="Helvetica"/>
          <w:lang w:val="es-ES"/>
        </w:rPr>
        <w:t xml:space="preserve"> in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lap</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whole</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hummed</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phantom</w:t>
      </w:r>
      <w:proofErr w:type="spellEnd"/>
      <w:r w:rsidRPr="00623806">
        <w:rPr>
          <w:rFonts w:ascii="Helvetica" w:hAnsi="Helvetica"/>
          <w:lang w:val="es-ES"/>
        </w:rPr>
        <w:t xml:space="preserve"> </w:t>
      </w:r>
      <w:proofErr w:type="spellStart"/>
      <w:r w:rsidRPr="00623806">
        <w:rPr>
          <w:rFonts w:ascii="Helvetica" w:hAnsi="Helvetica"/>
          <w:lang w:val="es-ES"/>
        </w:rPr>
        <w:t>sensation</w:t>
      </w:r>
      <w:proofErr w:type="spellEnd"/>
      <w:r w:rsidRPr="00623806">
        <w:rPr>
          <w:rFonts w:ascii="Helvetica" w:hAnsi="Helvetica"/>
          <w:lang w:val="es-ES"/>
        </w:rPr>
        <w:t>.</w:t>
      </w:r>
    </w:p>
    <w:p w14:paraId="6BF6D65E" w14:textId="4DBE4152" w:rsidR="00CC50ED" w:rsidRPr="00623806" w:rsidRDefault="00CC50ED" w:rsidP="00CC50ED">
      <w:pPr>
        <w:pStyle w:val="SceneBreak"/>
        <w:spacing w:line="276" w:lineRule="auto"/>
        <w:ind w:firstLine="720"/>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wanted</w:t>
      </w:r>
      <w:proofErr w:type="spellEnd"/>
      <w:r w:rsidRPr="00623806">
        <w:rPr>
          <w:rFonts w:ascii="Helvetica" w:hAnsi="Helvetica"/>
          <w:lang w:val="es-ES"/>
        </w:rPr>
        <w:t xml:space="preserve"> so </w:t>
      </w:r>
      <w:proofErr w:type="spellStart"/>
      <w:r w:rsidRPr="00623806">
        <w:rPr>
          <w:rFonts w:ascii="Helvetica" w:hAnsi="Helvetica"/>
          <w:lang w:val="es-ES"/>
        </w:rPr>
        <w:t>badly</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believe</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all</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fantasy</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a </w:t>
      </w:r>
      <w:proofErr w:type="spellStart"/>
      <w:r w:rsidRPr="00623806">
        <w:rPr>
          <w:rFonts w:ascii="Helvetica" w:hAnsi="Helvetica"/>
          <w:lang w:val="es-ES"/>
        </w:rPr>
        <w:t>man</w:t>
      </w:r>
      <w:proofErr w:type="spellEnd"/>
      <w:r w:rsidRPr="00623806">
        <w:rPr>
          <w:rFonts w:ascii="Helvetica" w:hAnsi="Helvetica"/>
          <w:lang w:val="es-ES"/>
        </w:rPr>
        <w:t xml:space="preserve">—a </w:t>
      </w:r>
      <w:proofErr w:type="spellStart"/>
      <w:r w:rsidRPr="00623806">
        <w:rPr>
          <w:rFonts w:ascii="Helvetica" w:hAnsi="Helvetica"/>
          <w:lang w:val="es-ES"/>
        </w:rPr>
        <w:t>dangerously</w:t>
      </w:r>
      <w:proofErr w:type="spellEnd"/>
      <w:r w:rsidRPr="00623806">
        <w:rPr>
          <w:rFonts w:ascii="Helvetica" w:hAnsi="Helvetica"/>
          <w:lang w:val="es-ES"/>
        </w:rPr>
        <w:t xml:space="preserve"> </w:t>
      </w:r>
      <w:proofErr w:type="spellStart"/>
      <w:r w:rsidRPr="00623806">
        <w:rPr>
          <w:rFonts w:ascii="Helvetica" w:hAnsi="Helvetica"/>
          <w:lang w:val="es-ES"/>
        </w:rPr>
        <w:t>gorgeous</w:t>
      </w:r>
      <w:proofErr w:type="spellEnd"/>
      <w:r w:rsidRPr="00623806">
        <w:rPr>
          <w:rFonts w:ascii="Helvetica" w:hAnsi="Helvetica"/>
          <w:lang w:val="es-ES"/>
        </w:rPr>
        <w:t xml:space="preserve"> </w:t>
      </w:r>
      <w:proofErr w:type="spellStart"/>
      <w:r w:rsidRPr="00623806">
        <w:rPr>
          <w:rFonts w:ascii="Helvetica" w:hAnsi="Helvetica"/>
          <w:lang w:val="es-ES"/>
        </w:rPr>
        <w:t>man</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a rough </w:t>
      </w:r>
      <w:proofErr w:type="spellStart"/>
      <w:r w:rsidRPr="00623806">
        <w:rPr>
          <w:rFonts w:ascii="Helvetica" w:hAnsi="Helvetica"/>
          <w:lang w:val="es-ES"/>
        </w:rPr>
        <w:t>voice</w:t>
      </w:r>
      <w:proofErr w:type="spellEnd"/>
      <w:r w:rsidRPr="00623806">
        <w:rPr>
          <w:rFonts w:ascii="Helvetica" w:hAnsi="Helvetica"/>
          <w:lang w:val="es-ES"/>
        </w:rPr>
        <w:t xml:space="preserve"> and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many</w:t>
      </w:r>
      <w:proofErr w:type="spellEnd"/>
      <w:r w:rsidRPr="00623806">
        <w:rPr>
          <w:rFonts w:ascii="Helvetica" w:hAnsi="Helvetica"/>
          <w:lang w:val="es-ES"/>
        </w:rPr>
        <w:t xml:space="preserve"> </w:t>
      </w:r>
      <w:proofErr w:type="spellStart"/>
      <w:r w:rsidRPr="00623806">
        <w:rPr>
          <w:rFonts w:ascii="Helvetica" w:hAnsi="Helvetica"/>
          <w:lang w:val="es-ES"/>
        </w:rPr>
        <w:t>shadows</w:t>
      </w:r>
      <w:proofErr w:type="spellEnd"/>
      <w:r w:rsidRPr="00623806">
        <w:rPr>
          <w:rFonts w:ascii="Helvetica" w:hAnsi="Helvetica"/>
          <w:lang w:val="es-ES"/>
        </w:rPr>
        <w:t>.</w:t>
      </w:r>
    </w:p>
    <w:p w14:paraId="1F69A744" w14:textId="3EAECBBE" w:rsidR="00CC50ED" w:rsidRPr="00623806" w:rsidRDefault="00CC50ED" w:rsidP="00CC50ED">
      <w:pPr>
        <w:pStyle w:val="SceneBreak"/>
        <w:spacing w:line="276" w:lineRule="auto"/>
        <w:ind w:firstLine="720"/>
        <w:jc w:val="both"/>
        <w:rPr>
          <w:rFonts w:ascii="Helvetica" w:hAnsi="Helvetica"/>
          <w:lang w:val="es-ES"/>
        </w:rPr>
      </w:pPr>
      <w:r w:rsidRPr="00623806">
        <w:rPr>
          <w:rFonts w:ascii="Helvetica" w:hAnsi="Helvetica"/>
          <w:lang w:val="es-ES"/>
        </w:rPr>
        <w:t xml:space="preserve">And me? Just a </w:t>
      </w:r>
      <w:proofErr w:type="spellStart"/>
      <w:r w:rsidRPr="00623806">
        <w:rPr>
          <w:rFonts w:ascii="Helvetica" w:hAnsi="Helvetica"/>
          <w:lang w:val="es-ES"/>
        </w:rPr>
        <w:t>woman</w:t>
      </w:r>
      <w:proofErr w:type="spellEnd"/>
      <w:r w:rsidRPr="00623806">
        <w:rPr>
          <w:rFonts w:ascii="Helvetica" w:hAnsi="Helvetica"/>
          <w:lang w:val="es-ES"/>
        </w:rPr>
        <w:t xml:space="preserve"> </w:t>
      </w:r>
      <w:proofErr w:type="spellStart"/>
      <w:r w:rsidRPr="00623806">
        <w:rPr>
          <w:rFonts w:ascii="Helvetica" w:hAnsi="Helvetica"/>
          <w:lang w:val="es-ES"/>
        </w:rPr>
        <w:t>caught</w:t>
      </w:r>
      <w:proofErr w:type="spellEnd"/>
      <w:r w:rsidRPr="00623806">
        <w:rPr>
          <w:rFonts w:ascii="Helvetica" w:hAnsi="Helvetica"/>
          <w:lang w:val="es-ES"/>
        </w:rPr>
        <w:t xml:space="preserve"> 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unraveling</w:t>
      </w:r>
      <w:proofErr w:type="spellEnd"/>
      <w:r w:rsidRPr="00623806">
        <w:rPr>
          <w:rFonts w:ascii="Helvetica" w:hAnsi="Helvetica"/>
          <w:lang w:val="es-ES"/>
        </w:rPr>
        <w:t xml:space="preserve"> </w:t>
      </w:r>
      <w:proofErr w:type="spellStart"/>
      <w:r w:rsidRPr="00623806">
        <w:rPr>
          <w:rFonts w:ascii="Helvetica" w:hAnsi="Helvetica"/>
          <w:lang w:val="es-ES"/>
        </w:rPr>
        <w:t>threads</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a </w:t>
      </w:r>
      <w:proofErr w:type="spellStart"/>
      <w:r w:rsidRPr="00623806">
        <w:rPr>
          <w:rFonts w:ascii="Helvetica" w:hAnsi="Helvetica"/>
          <w:lang w:val="es-ES"/>
        </w:rPr>
        <w:t>failing</w:t>
      </w:r>
      <w:proofErr w:type="spellEnd"/>
      <w:r w:rsidRPr="00623806">
        <w:rPr>
          <w:rFonts w:ascii="Helvetica" w:hAnsi="Helvetica"/>
          <w:lang w:val="es-ES"/>
        </w:rPr>
        <w:t xml:space="preserve"> </w:t>
      </w:r>
      <w:proofErr w:type="spellStart"/>
      <w:r w:rsidRPr="00623806">
        <w:rPr>
          <w:rFonts w:ascii="Helvetica" w:hAnsi="Helvetica"/>
          <w:lang w:val="es-ES"/>
        </w:rPr>
        <w:t>relationship</w:t>
      </w:r>
      <w:proofErr w:type="spellEnd"/>
      <w:r w:rsidRPr="00623806">
        <w:rPr>
          <w:rFonts w:ascii="Helvetica" w:hAnsi="Helvetica"/>
          <w:lang w:val="es-ES"/>
        </w:rPr>
        <w:t>.</w:t>
      </w:r>
    </w:p>
    <w:p w14:paraId="1B0E6E4D" w14:textId="16DCBD09" w:rsidR="00CC50ED" w:rsidRPr="00623806" w:rsidRDefault="00CC50ED" w:rsidP="00CC50ED">
      <w:pPr>
        <w:pStyle w:val="SceneBreak"/>
        <w:spacing w:line="276" w:lineRule="auto"/>
        <w:ind w:firstLine="720"/>
        <w:jc w:val="both"/>
        <w:rPr>
          <w:rFonts w:ascii="Helvetica" w:hAnsi="Helvetica"/>
          <w:lang w:val="es-ES"/>
        </w:rPr>
      </w:pPr>
      <w:proofErr w:type="spellStart"/>
      <w:r w:rsidRPr="00623806">
        <w:rPr>
          <w:rFonts w:ascii="Helvetica" w:hAnsi="Helvetica"/>
          <w:lang w:val="es-ES"/>
        </w:rPr>
        <w:t>Desperate</w:t>
      </w:r>
      <w:proofErr w:type="spellEnd"/>
      <w:r w:rsidRPr="00623806">
        <w:rPr>
          <w:rFonts w:ascii="Helvetica" w:hAnsi="Helvetica"/>
          <w:lang w:val="es-ES"/>
        </w:rPr>
        <w:t xml:space="preserve">. </w:t>
      </w:r>
      <w:proofErr w:type="spellStart"/>
      <w:r w:rsidRPr="00623806">
        <w:rPr>
          <w:rFonts w:ascii="Helvetica" w:hAnsi="Helvetica"/>
          <w:lang w:val="es-ES"/>
        </w:rPr>
        <w:t>Confused</w:t>
      </w:r>
      <w:proofErr w:type="spellEnd"/>
      <w:r w:rsidRPr="00623806">
        <w:rPr>
          <w:rFonts w:ascii="Helvetica" w:hAnsi="Helvetica"/>
          <w:lang w:val="es-ES"/>
        </w:rPr>
        <w:t>. Vulnerable.</w:t>
      </w:r>
    </w:p>
    <w:p w14:paraId="03EC0FCC" w14:textId="2D4CB85F" w:rsidR="00CC50ED" w:rsidRPr="00623806" w:rsidRDefault="00CC50ED" w:rsidP="00CC50ED">
      <w:pPr>
        <w:pStyle w:val="SceneBreak"/>
        <w:spacing w:line="276" w:lineRule="auto"/>
        <w:ind w:firstLine="720"/>
        <w:jc w:val="both"/>
        <w:rPr>
          <w:rFonts w:ascii="Helvetica" w:hAnsi="Helvetica"/>
          <w:lang w:val="es-ES"/>
        </w:rPr>
      </w:pPr>
      <w:proofErr w:type="spellStart"/>
      <w:r w:rsidRPr="00623806">
        <w:rPr>
          <w:rFonts w:ascii="Helvetica" w:hAnsi="Helvetica"/>
          <w:lang w:val="es-ES"/>
        </w:rPr>
        <w:t>But</w:t>
      </w:r>
      <w:proofErr w:type="spellEnd"/>
      <w:r w:rsidRPr="00623806">
        <w:rPr>
          <w:rFonts w:ascii="Helvetica" w:hAnsi="Helvetica"/>
          <w:lang w:val="es-ES"/>
        </w:rPr>
        <w:t xml:space="preserve"> I </w:t>
      </w:r>
      <w:proofErr w:type="spellStart"/>
      <w:r w:rsidRPr="00623806">
        <w:rPr>
          <w:rFonts w:ascii="Helvetica" w:hAnsi="Helvetica"/>
          <w:lang w:val="es-ES"/>
        </w:rPr>
        <w:t>knew</w:t>
      </w:r>
      <w:proofErr w:type="spellEnd"/>
      <w:r w:rsidRPr="00623806">
        <w:rPr>
          <w:rFonts w:ascii="Helvetica" w:hAnsi="Helvetica"/>
          <w:lang w:val="es-ES"/>
        </w:rPr>
        <w:t xml:space="preserve"> </w:t>
      </w:r>
      <w:proofErr w:type="spellStart"/>
      <w:r w:rsidRPr="00623806">
        <w:rPr>
          <w:rFonts w:ascii="Helvetica" w:hAnsi="Helvetica"/>
          <w:lang w:val="es-ES"/>
        </w:rPr>
        <w:t>better</w:t>
      </w:r>
      <w:proofErr w:type="spellEnd"/>
      <w:r w:rsidRPr="00623806">
        <w:rPr>
          <w:rFonts w:ascii="Helvetica" w:hAnsi="Helvetica"/>
          <w:lang w:val="es-ES"/>
        </w:rPr>
        <w:t xml:space="preserve">. </w:t>
      </w:r>
      <w:proofErr w:type="spellStart"/>
      <w:r w:rsidRPr="00623806">
        <w:rPr>
          <w:rFonts w:ascii="Helvetica" w:hAnsi="Helvetica"/>
          <w:lang w:val="es-ES"/>
        </w:rPr>
        <w:t>Because</w:t>
      </w:r>
      <w:proofErr w:type="spellEnd"/>
      <w:r w:rsidRPr="00623806">
        <w:rPr>
          <w:rFonts w:ascii="Helvetica" w:hAnsi="Helvetica"/>
          <w:lang w:val="es-ES"/>
        </w:rPr>
        <w:t xml:space="preserve"> I </w:t>
      </w:r>
      <w:proofErr w:type="spellStart"/>
      <w:r w:rsidRPr="00623806">
        <w:rPr>
          <w:rFonts w:ascii="Helvetica" w:hAnsi="Helvetica"/>
          <w:lang w:val="es-ES"/>
        </w:rPr>
        <w:t>hadn’t</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wanted</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last</w:t>
      </w:r>
      <w:proofErr w:type="spellEnd"/>
      <w:r w:rsidRPr="00623806">
        <w:rPr>
          <w:rFonts w:ascii="Helvetica" w:hAnsi="Helvetica"/>
          <w:lang w:val="es-ES"/>
        </w:rPr>
        <w:t xml:space="preserve"> </w:t>
      </w:r>
      <w:proofErr w:type="spellStart"/>
      <w:r w:rsidRPr="00623806">
        <w:rPr>
          <w:rFonts w:ascii="Helvetica" w:hAnsi="Helvetica"/>
          <w:lang w:val="es-ES"/>
        </w:rPr>
        <w:t>night</w:t>
      </w:r>
      <w:proofErr w:type="spellEnd"/>
      <w:r w:rsidRPr="00623806">
        <w:rPr>
          <w:rFonts w:ascii="Helvetica" w:hAnsi="Helvetica"/>
          <w:lang w:val="es-ES"/>
        </w:rPr>
        <w:t xml:space="preserve">. </w:t>
      </w:r>
      <w:proofErr w:type="spellStart"/>
      <w:r w:rsidRPr="00623806">
        <w:rPr>
          <w:rFonts w:ascii="Helvetica" w:hAnsi="Helvetica"/>
          <w:lang w:val="es-ES"/>
        </w:rPr>
        <w:t>I’d</w:t>
      </w:r>
      <w:proofErr w:type="spellEnd"/>
      <w:r w:rsidRPr="00623806">
        <w:rPr>
          <w:rFonts w:ascii="Helvetica" w:hAnsi="Helvetica"/>
          <w:lang w:val="es-ES"/>
        </w:rPr>
        <w:t xml:space="preserve"> </w:t>
      </w:r>
      <w:proofErr w:type="spellStart"/>
      <w:r w:rsidRPr="00623806">
        <w:rPr>
          <w:rFonts w:ascii="Helvetica" w:hAnsi="Helvetica"/>
          <w:lang w:val="es-ES"/>
        </w:rPr>
        <w:t>needed</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In a </w:t>
      </w:r>
      <w:proofErr w:type="spellStart"/>
      <w:r w:rsidRPr="00623806">
        <w:rPr>
          <w:rFonts w:ascii="Helvetica" w:hAnsi="Helvetica"/>
          <w:lang w:val="es-ES"/>
        </w:rPr>
        <w:t>way</w:t>
      </w:r>
      <w:proofErr w:type="spellEnd"/>
      <w:r w:rsidRPr="00623806">
        <w:rPr>
          <w:rFonts w:ascii="Helvetica" w:hAnsi="Helvetica"/>
          <w:lang w:val="es-ES"/>
        </w:rPr>
        <w:t xml:space="preserve"> I </w:t>
      </w:r>
      <w:proofErr w:type="spellStart"/>
      <w:r w:rsidRPr="00623806">
        <w:rPr>
          <w:rFonts w:ascii="Helvetica" w:hAnsi="Helvetica"/>
          <w:lang w:val="es-ES"/>
        </w:rPr>
        <w:t>couldn’t</w:t>
      </w:r>
      <w:proofErr w:type="spellEnd"/>
      <w:r w:rsidRPr="00623806">
        <w:rPr>
          <w:rFonts w:ascii="Helvetica" w:hAnsi="Helvetica"/>
          <w:lang w:val="es-ES"/>
        </w:rPr>
        <w:t xml:space="preserve"> </w:t>
      </w:r>
      <w:proofErr w:type="spellStart"/>
      <w:r w:rsidRPr="00623806">
        <w:rPr>
          <w:rFonts w:ascii="Helvetica" w:hAnsi="Helvetica"/>
          <w:lang w:val="es-ES"/>
        </w:rPr>
        <w:t>explain</w:t>
      </w:r>
      <w:proofErr w:type="spellEnd"/>
      <w:r w:rsidRPr="00623806">
        <w:rPr>
          <w:rFonts w:ascii="Helvetica" w:hAnsi="Helvetica"/>
          <w:lang w:val="es-ES"/>
        </w:rPr>
        <w:t xml:space="preserve">. In a </w:t>
      </w:r>
      <w:proofErr w:type="spellStart"/>
      <w:r w:rsidRPr="00623806">
        <w:rPr>
          <w:rFonts w:ascii="Helvetica" w:hAnsi="Helvetica"/>
          <w:lang w:val="es-ES"/>
        </w:rPr>
        <w:t>way</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rewrote</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in me.</w:t>
      </w:r>
    </w:p>
    <w:p w14:paraId="73365C25" w14:textId="7349CD88" w:rsidR="00CC50ED" w:rsidRPr="00623806" w:rsidRDefault="00CC50ED" w:rsidP="00CC50ED">
      <w:pPr>
        <w:pStyle w:val="SceneBreak"/>
        <w:spacing w:line="276" w:lineRule="auto"/>
        <w:ind w:firstLine="720"/>
        <w:jc w:val="both"/>
        <w:rPr>
          <w:rFonts w:ascii="Helvetica" w:hAnsi="Helvetica"/>
          <w:lang w:val="es-ES"/>
        </w:rPr>
      </w:pPr>
      <w:r w:rsidRPr="00623806">
        <w:rPr>
          <w:rFonts w:ascii="Helvetica" w:hAnsi="Helvetica"/>
          <w:lang w:val="es-ES"/>
        </w:rPr>
        <w:lastRenderedPageBreak/>
        <w:t xml:space="preserve">And </w:t>
      </w:r>
      <w:proofErr w:type="spellStart"/>
      <w:r w:rsidRPr="00623806">
        <w:rPr>
          <w:rFonts w:ascii="Helvetica" w:hAnsi="Helvetica"/>
          <w:lang w:val="es-ES"/>
        </w:rPr>
        <w:t>now</w:t>
      </w:r>
      <w:proofErr w:type="spellEnd"/>
      <w:r w:rsidRPr="00623806">
        <w:rPr>
          <w:rFonts w:ascii="Helvetica" w:hAnsi="Helvetica"/>
          <w:lang w:val="es-ES"/>
        </w:rPr>
        <w:t xml:space="preserve">, I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sure</w:t>
      </w:r>
      <w:proofErr w:type="spellEnd"/>
      <w:r w:rsidRPr="00623806">
        <w:rPr>
          <w:rFonts w:ascii="Helvetica" w:hAnsi="Helvetica"/>
          <w:lang w:val="es-ES"/>
        </w:rPr>
        <w:t xml:space="preserve"> </w:t>
      </w:r>
      <w:proofErr w:type="spellStart"/>
      <w:r w:rsidRPr="00623806">
        <w:rPr>
          <w:rFonts w:ascii="Helvetica" w:hAnsi="Helvetica"/>
          <w:lang w:val="es-ES"/>
        </w:rPr>
        <w:t>who</w:t>
      </w:r>
      <w:proofErr w:type="spellEnd"/>
      <w:r w:rsidRPr="00623806">
        <w:rPr>
          <w:rFonts w:ascii="Helvetica" w:hAnsi="Helvetica"/>
          <w:lang w:val="es-ES"/>
        </w:rPr>
        <w:t xml:space="preserve"> I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without</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Because</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touch</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lingered</w:t>
      </w:r>
      <w:proofErr w:type="spellEnd"/>
      <w:r w:rsidRPr="00623806">
        <w:rPr>
          <w:rFonts w:ascii="Helvetica" w:hAnsi="Helvetica"/>
          <w:lang w:val="es-ES"/>
        </w:rPr>
        <w:t xml:space="preserve"> in places no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else</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ever</w:t>
      </w:r>
      <w:proofErr w:type="spellEnd"/>
      <w:r w:rsidRPr="00623806">
        <w:rPr>
          <w:rFonts w:ascii="Helvetica" w:hAnsi="Helvetica"/>
          <w:lang w:val="es-ES"/>
        </w:rPr>
        <w:t xml:space="preserve"> </w:t>
      </w:r>
      <w:proofErr w:type="spellStart"/>
      <w:r w:rsidRPr="00623806">
        <w:rPr>
          <w:rFonts w:ascii="Helvetica" w:hAnsi="Helvetica"/>
          <w:lang w:val="es-ES"/>
        </w:rPr>
        <w:t>reached</w:t>
      </w:r>
      <w:proofErr w:type="spellEnd"/>
      <w:r w:rsidRPr="00623806">
        <w:rPr>
          <w:rFonts w:ascii="Helvetica" w:hAnsi="Helvetica"/>
          <w:lang w:val="es-ES"/>
        </w:rPr>
        <w:t xml:space="preserve">. </w:t>
      </w:r>
      <w:proofErr w:type="spellStart"/>
      <w:r w:rsidRPr="00623806">
        <w:rPr>
          <w:rFonts w:ascii="Helvetica" w:hAnsi="Helvetica"/>
          <w:lang w:val="es-ES"/>
        </w:rPr>
        <w:t>Because</w:t>
      </w:r>
      <w:proofErr w:type="spellEnd"/>
      <w:r w:rsidRPr="00623806">
        <w:rPr>
          <w:rFonts w:ascii="Helvetica" w:hAnsi="Helvetica"/>
          <w:lang w:val="es-ES"/>
        </w:rPr>
        <w:t xml:space="preserve"> </w:t>
      </w:r>
      <w:proofErr w:type="spellStart"/>
      <w:r w:rsidRPr="00623806">
        <w:rPr>
          <w:rFonts w:ascii="Helvetica" w:hAnsi="Helvetica"/>
          <w:lang w:val="es-ES"/>
        </w:rPr>
        <w:t>when</w:t>
      </w:r>
      <w:proofErr w:type="spellEnd"/>
      <w:r w:rsidRPr="00623806">
        <w:rPr>
          <w:rFonts w:ascii="Helvetica" w:hAnsi="Helvetica"/>
          <w:lang w:val="es-ES"/>
        </w:rPr>
        <w:t xml:space="preserve"> he </w:t>
      </w:r>
      <w:proofErr w:type="spellStart"/>
      <w:r w:rsidRPr="00623806">
        <w:rPr>
          <w:rFonts w:ascii="Helvetica" w:hAnsi="Helvetica"/>
          <w:lang w:val="es-ES"/>
        </w:rPr>
        <w:t>told</w:t>
      </w:r>
      <w:proofErr w:type="spellEnd"/>
      <w:r w:rsidRPr="00623806">
        <w:rPr>
          <w:rFonts w:ascii="Helvetica" w:hAnsi="Helvetica"/>
          <w:lang w:val="es-ES"/>
        </w:rPr>
        <w:t xml:space="preserve"> me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lock</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door</w:t>
      </w:r>
      <w:proofErr w:type="spellEnd"/>
      <w:r w:rsidRPr="00623806">
        <w:rPr>
          <w:rFonts w:ascii="Helvetica" w:hAnsi="Helvetica"/>
          <w:lang w:val="es-ES"/>
        </w:rPr>
        <w:t xml:space="preserve">—I </w:t>
      </w:r>
      <w:proofErr w:type="spellStart"/>
      <w:r w:rsidRPr="00623806">
        <w:rPr>
          <w:rFonts w:ascii="Helvetica" w:hAnsi="Helvetica"/>
          <w:lang w:val="es-ES"/>
        </w:rPr>
        <w:t>had</w:t>
      </w:r>
      <w:proofErr w:type="spellEnd"/>
      <w:r w:rsidRPr="00623806">
        <w:rPr>
          <w:rFonts w:ascii="Helvetica" w:hAnsi="Helvetica"/>
          <w:lang w:val="es-ES"/>
        </w:rPr>
        <w:t>.</w:t>
      </w:r>
    </w:p>
    <w:p w14:paraId="6941732D" w14:textId="5DFF2B00" w:rsidR="00CC50ED" w:rsidRPr="00623806" w:rsidRDefault="00CC50ED" w:rsidP="0035271A">
      <w:pPr>
        <w:pStyle w:val="SceneBreak"/>
        <w:spacing w:line="276" w:lineRule="auto"/>
        <w:ind w:firstLine="720"/>
        <w:jc w:val="both"/>
        <w:rPr>
          <w:rFonts w:ascii="Helvetica" w:hAnsi="Helvetica"/>
          <w:lang w:val="es-ES"/>
        </w:rPr>
      </w:pP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fear</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because</w:t>
      </w:r>
      <w:proofErr w:type="spellEnd"/>
      <w:r w:rsidRPr="00623806">
        <w:rPr>
          <w:rFonts w:ascii="Helvetica" w:hAnsi="Helvetica"/>
          <w:lang w:val="es-ES"/>
        </w:rPr>
        <w:t xml:space="preserve"> </w:t>
      </w:r>
      <w:proofErr w:type="spellStart"/>
      <w:r w:rsidRPr="00623806">
        <w:rPr>
          <w:rFonts w:ascii="Helvetica" w:hAnsi="Helvetica"/>
          <w:lang w:val="es-ES"/>
        </w:rPr>
        <w:t>somewhere</w:t>
      </w:r>
      <w:proofErr w:type="spellEnd"/>
      <w:r w:rsidRPr="00623806">
        <w:rPr>
          <w:rFonts w:ascii="Helvetica" w:hAnsi="Helvetica"/>
          <w:lang w:val="es-ES"/>
        </w:rPr>
        <w:t xml:space="preserve"> </w:t>
      </w:r>
      <w:proofErr w:type="spellStart"/>
      <w:r w:rsidRPr="00623806">
        <w:rPr>
          <w:rFonts w:ascii="Helvetica" w:hAnsi="Helvetica"/>
          <w:lang w:val="es-ES"/>
        </w:rPr>
        <w:t>deep</w:t>
      </w:r>
      <w:proofErr w:type="spellEnd"/>
      <w:r w:rsidRPr="00623806">
        <w:rPr>
          <w:rFonts w:ascii="Helvetica" w:hAnsi="Helvetica"/>
          <w:lang w:val="es-ES"/>
        </w:rPr>
        <w:t xml:space="preserve"> </w:t>
      </w:r>
      <w:proofErr w:type="spellStart"/>
      <w:r w:rsidRPr="00623806">
        <w:rPr>
          <w:rFonts w:ascii="Helvetica" w:hAnsi="Helvetica"/>
          <w:lang w:val="es-ES"/>
        </w:rPr>
        <w:t>inside</w:t>
      </w:r>
      <w:proofErr w:type="spellEnd"/>
      <w:r w:rsidRPr="00623806">
        <w:rPr>
          <w:rFonts w:ascii="Helvetica" w:hAnsi="Helvetica"/>
          <w:lang w:val="es-ES"/>
        </w:rPr>
        <w:t xml:space="preserve"> me, a </w:t>
      </w:r>
      <w:proofErr w:type="spellStart"/>
      <w:r w:rsidRPr="00623806">
        <w:rPr>
          <w:rFonts w:ascii="Helvetica" w:hAnsi="Helvetica"/>
          <w:lang w:val="es-ES"/>
        </w:rPr>
        <w:t>voice</w:t>
      </w:r>
      <w:proofErr w:type="spellEnd"/>
      <w:r w:rsidRPr="00623806">
        <w:rPr>
          <w:rFonts w:ascii="Helvetica" w:hAnsi="Helvetica"/>
          <w:lang w:val="es-ES"/>
        </w:rPr>
        <w:t xml:space="preserve"> I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recognize</w:t>
      </w:r>
      <w:proofErr w:type="spellEnd"/>
      <w:r w:rsidRPr="00623806">
        <w:rPr>
          <w:rFonts w:ascii="Helvetica" w:hAnsi="Helvetica"/>
          <w:lang w:val="es-ES"/>
        </w:rPr>
        <w:t xml:space="preserve"> </w:t>
      </w:r>
      <w:proofErr w:type="spellStart"/>
      <w:r w:rsidRPr="00623806">
        <w:rPr>
          <w:rFonts w:ascii="Helvetica" w:hAnsi="Helvetica"/>
          <w:lang w:val="es-ES"/>
        </w:rPr>
        <w:t>whispered</w:t>
      </w:r>
      <w:proofErr w:type="spellEnd"/>
      <w:r w:rsidRPr="00623806">
        <w:rPr>
          <w:rFonts w:ascii="Helvetica" w:hAnsi="Helvetica"/>
          <w:lang w:val="es-ES"/>
        </w:rPr>
        <w:t>,</w:t>
      </w:r>
    </w:p>
    <w:p w14:paraId="1DC19DF7" w14:textId="715EBD02" w:rsidR="00CC50ED" w:rsidRPr="00623806" w:rsidRDefault="00CC50ED" w:rsidP="00CC50ED">
      <w:pPr>
        <w:pStyle w:val="SceneBreak"/>
        <w:spacing w:line="276" w:lineRule="auto"/>
        <w:ind w:firstLine="720"/>
        <w:jc w:val="both"/>
        <w:rPr>
          <w:rFonts w:ascii="Helvetica" w:hAnsi="Helvetica"/>
          <w:i/>
          <w:iCs/>
          <w:lang w:val="es-ES"/>
        </w:rPr>
      </w:pPr>
      <w:proofErr w:type="spellStart"/>
      <w:r w:rsidRPr="00623806">
        <w:rPr>
          <w:rFonts w:ascii="Helvetica" w:hAnsi="Helvetica"/>
          <w:i/>
          <w:iCs/>
          <w:lang w:val="es-ES"/>
        </w:rPr>
        <w:t>He’s</w:t>
      </w:r>
      <w:proofErr w:type="spellEnd"/>
      <w:r w:rsidRPr="00623806">
        <w:rPr>
          <w:rFonts w:ascii="Helvetica" w:hAnsi="Helvetica"/>
          <w:i/>
          <w:iCs/>
          <w:lang w:val="es-ES"/>
        </w:rPr>
        <w:t xml:space="preserve"> </w:t>
      </w:r>
      <w:proofErr w:type="spellStart"/>
      <w:r w:rsidRPr="00623806">
        <w:rPr>
          <w:rFonts w:ascii="Helvetica" w:hAnsi="Helvetica"/>
          <w:i/>
          <w:iCs/>
          <w:lang w:val="es-ES"/>
        </w:rPr>
        <w:t>not</w:t>
      </w:r>
      <w:proofErr w:type="spellEnd"/>
      <w:r w:rsidRPr="00623806">
        <w:rPr>
          <w:rFonts w:ascii="Helvetica" w:hAnsi="Helvetica"/>
          <w:i/>
          <w:iCs/>
          <w:lang w:val="es-ES"/>
        </w:rPr>
        <w:t xml:space="preserve"> done </w:t>
      </w:r>
      <w:proofErr w:type="spellStart"/>
      <w:r w:rsidRPr="00623806">
        <w:rPr>
          <w:rFonts w:ascii="Helvetica" w:hAnsi="Helvetica"/>
          <w:i/>
          <w:iCs/>
          <w:lang w:val="es-ES"/>
        </w:rPr>
        <w:t>with</w:t>
      </w:r>
      <w:proofErr w:type="spellEnd"/>
      <w:r w:rsidRPr="00623806">
        <w:rPr>
          <w:rFonts w:ascii="Helvetica" w:hAnsi="Helvetica"/>
          <w:i/>
          <w:iCs/>
          <w:lang w:val="es-ES"/>
        </w:rPr>
        <w:t xml:space="preserve"> </w:t>
      </w:r>
      <w:proofErr w:type="spellStart"/>
      <w:r w:rsidRPr="00623806">
        <w:rPr>
          <w:rFonts w:ascii="Helvetica" w:hAnsi="Helvetica"/>
          <w:i/>
          <w:iCs/>
          <w:lang w:val="es-ES"/>
        </w:rPr>
        <w:t>you</w:t>
      </w:r>
      <w:proofErr w:type="spellEnd"/>
      <w:r w:rsidRPr="00623806">
        <w:rPr>
          <w:rFonts w:ascii="Helvetica" w:hAnsi="Helvetica"/>
          <w:i/>
          <w:iCs/>
          <w:lang w:val="es-ES"/>
        </w:rPr>
        <w:t>.</w:t>
      </w:r>
    </w:p>
    <w:p w14:paraId="4F805450" w14:textId="5A85F76D" w:rsidR="00CC50ED" w:rsidRPr="00623806" w:rsidRDefault="00CC50ED" w:rsidP="00CC50ED">
      <w:pPr>
        <w:pStyle w:val="SceneBreak"/>
        <w:spacing w:line="276" w:lineRule="auto"/>
        <w:ind w:firstLine="720"/>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gaze</w:t>
      </w:r>
      <w:proofErr w:type="spellEnd"/>
      <w:r w:rsidRPr="00623806">
        <w:rPr>
          <w:rFonts w:ascii="Helvetica" w:hAnsi="Helvetica"/>
          <w:lang w:val="es-ES"/>
        </w:rPr>
        <w:t xml:space="preserve"> </w:t>
      </w:r>
      <w:proofErr w:type="spellStart"/>
      <w:r w:rsidRPr="00623806">
        <w:rPr>
          <w:rFonts w:ascii="Helvetica" w:hAnsi="Helvetica"/>
          <w:lang w:val="es-ES"/>
        </w:rPr>
        <w:t>flicked</w:t>
      </w:r>
      <w:proofErr w:type="spellEnd"/>
      <w:r w:rsidRPr="00623806">
        <w:rPr>
          <w:rFonts w:ascii="Helvetica" w:hAnsi="Helvetica"/>
          <w:lang w:val="es-ES"/>
        </w:rPr>
        <w:t xml:space="preserve"> </w:t>
      </w:r>
      <w:proofErr w:type="spellStart"/>
      <w:r w:rsidRPr="00623806">
        <w:rPr>
          <w:rFonts w:ascii="Helvetica" w:hAnsi="Helvetica"/>
          <w:lang w:val="es-ES"/>
        </w:rPr>
        <w:t>toward</w:t>
      </w:r>
      <w:proofErr w:type="spellEnd"/>
      <w:r w:rsidRPr="00623806">
        <w:rPr>
          <w:rFonts w:ascii="Helvetica" w:hAnsi="Helvetica"/>
          <w:lang w:val="es-ES"/>
        </w:rPr>
        <w:t xml:space="preserve"> Shadow.</w:t>
      </w:r>
    </w:p>
    <w:p w14:paraId="77E1CB8B" w14:textId="6071FA9F" w:rsidR="00CC50ED" w:rsidRPr="00623806" w:rsidRDefault="00CC50ED" w:rsidP="00CC50ED">
      <w:pPr>
        <w:pStyle w:val="SceneBreak"/>
        <w:spacing w:line="276" w:lineRule="auto"/>
        <w:ind w:firstLine="720"/>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little</w:t>
      </w:r>
      <w:proofErr w:type="spellEnd"/>
      <w:r w:rsidRPr="00623806">
        <w:rPr>
          <w:rFonts w:ascii="Helvetica" w:hAnsi="Helvetica"/>
          <w:lang w:val="es-ES"/>
        </w:rPr>
        <w:t xml:space="preserve"> </w:t>
      </w:r>
      <w:proofErr w:type="spellStart"/>
      <w:r w:rsidRPr="00623806">
        <w:rPr>
          <w:rFonts w:ascii="Helvetica" w:hAnsi="Helvetica"/>
          <w:lang w:val="es-ES"/>
        </w:rPr>
        <w:t>wolf</w:t>
      </w:r>
      <w:proofErr w:type="spellEnd"/>
      <w:r w:rsidRPr="00623806">
        <w:rPr>
          <w:rFonts w:ascii="Helvetica" w:hAnsi="Helvetica"/>
          <w:lang w:val="es-ES"/>
        </w:rPr>
        <w:t xml:space="preserve"> </w:t>
      </w:r>
      <w:proofErr w:type="spellStart"/>
      <w:r w:rsidRPr="00623806">
        <w:rPr>
          <w:rFonts w:ascii="Helvetica" w:hAnsi="Helvetica"/>
          <w:lang w:val="es-ES"/>
        </w:rPr>
        <w:t>pup</w:t>
      </w:r>
      <w:proofErr w:type="spellEnd"/>
      <w:r w:rsidRPr="00623806">
        <w:rPr>
          <w:rFonts w:ascii="Helvetica" w:hAnsi="Helvetica"/>
          <w:lang w:val="es-ES"/>
        </w:rPr>
        <w:t xml:space="preserve"> </w:t>
      </w:r>
      <w:proofErr w:type="spellStart"/>
      <w:r w:rsidRPr="00623806">
        <w:rPr>
          <w:rFonts w:ascii="Helvetica" w:hAnsi="Helvetica"/>
          <w:lang w:val="es-ES"/>
        </w:rPr>
        <w:t>sat</w:t>
      </w:r>
      <w:proofErr w:type="spellEnd"/>
      <w:r w:rsidRPr="00623806">
        <w:rPr>
          <w:rFonts w:ascii="Helvetica" w:hAnsi="Helvetica"/>
          <w:lang w:val="es-ES"/>
        </w:rPr>
        <w:t xml:space="preserve"> at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threshold</w:t>
      </w:r>
      <w:proofErr w:type="spellEnd"/>
      <w:r w:rsidRPr="00623806">
        <w:rPr>
          <w:rFonts w:ascii="Helvetica" w:hAnsi="Helvetica"/>
          <w:lang w:val="es-ES"/>
        </w:rPr>
        <w:t xml:space="preserve">, </w:t>
      </w:r>
      <w:proofErr w:type="spellStart"/>
      <w:r w:rsidRPr="00623806">
        <w:rPr>
          <w:rFonts w:ascii="Helvetica" w:hAnsi="Helvetica"/>
          <w:lang w:val="es-ES"/>
        </w:rPr>
        <w:t>watching</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door</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sentry</w:t>
      </w:r>
      <w:proofErr w:type="spellEnd"/>
      <w:r w:rsidRPr="00623806">
        <w:rPr>
          <w:rFonts w:ascii="Helvetica" w:hAnsi="Helvetica"/>
          <w:lang w:val="es-ES"/>
        </w:rPr>
        <w:t>—</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sharp</w:t>
      </w:r>
      <w:proofErr w:type="spellEnd"/>
      <w:r w:rsidRPr="00623806">
        <w:rPr>
          <w:rFonts w:ascii="Helvetica" w:hAnsi="Helvetica"/>
          <w:lang w:val="es-ES"/>
        </w:rPr>
        <w:t xml:space="preserve">, </w:t>
      </w:r>
      <w:proofErr w:type="spellStart"/>
      <w:r w:rsidRPr="00623806">
        <w:rPr>
          <w:rFonts w:ascii="Helvetica" w:hAnsi="Helvetica"/>
          <w:lang w:val="es-ES"/>
        </w:rPr>
        <w:t>posture</w:t>
      </w:r>
      <w:proofErr w:type="spellEnd"/>
      <w:r w:rsidRPr="00623806">
        <w:rPr>
          <w:rFonts w:ascii="Helvetica" w:hAnsi="Helvetica"/>
          <w:lang w:val="es-ES"/>
        </w:rPr>
        <w:t xml:space="preserve"> tense, </w:t>
      </w:r>
      <w:proofErr w:type="spellStart"/>
      <w:r w:rsidRPr="00623806">
        <w:rPr>
          <w:rFonts w:ascii="Helvetica" w:hAnsi="Helvetica"/>
          <w:lang w:val="es-ES"/>
        </w:rPr>
        <w:t>ears</w:t>
      </w:r>
      <w:proofErr w:type="spellEnd"/>
      <w:r w:rsidRPr="00623806">
        <w:rPr>
          <w:rFonts w:ascii="Helvetica" w:hAnsi="Helvetica"/>
          <w:lang w:val="es-ES"/>
        </w:rPr>
        <w:t xml:space="preserve"> </w:t>
      </w:r>
      <w:proofErr w:type="spellStart"/>
      <w:r w:rsidRPr="00623806">
        <w:rPr>
          <w:rFonts w:ascii="Helvetica" w:hAnsi="Helvetica"/>
          <w:lang w:val="es-ES"/>
        </w:rPr>
        <w:t>alert</w:t>
      </w:r>
      <w:proofErr w:type="spellEnd"/>
      <w:r w:rsidRPr="00623806">
        <w:rPr>
          <w:rFonts w:ascii="Helvetica" w:hAnsi="Helvetica"/>
          <w:lang w:val="es-ES"/>
        </w:rPr>
        <w:t>.</w:t>
      </w:r>
    </w:p>
    <w:p w14:paraId="458F5A80" w14:textId="0FA8806E" w:rsidR="00CC50ED" w:rsidRPr="00623806" w:rsidRDefault="00CC50ED" w:rsidP="00CC50ED">
      <w:pPr>
        <w:pStyle w:val="SceneBreak"/>
        <w:spacing w:line="276" w:lineRule="auto"/>
        <w:ind w:firstLine="720"/>
        <w:jc w:val="both"/>
        <w:rPr>
          <w:rFonts w:ascii="Helvetica" w:hAnsi="Helvetica"/>
          <w:lang w:val="es-ES"/>
        </w:rPr>
      </w:pPr>
      <w:proofErr w:type="spellStart"/>
      <w:r w:rsidRPr="00623806">
        <w:rPr>
          <w:rFonts w:ascii="Helvetica" w:hAnsi="Helvetica"/>
          <w:lang w:val="es-ES"/>
        </w:rPr>
        <w:t>Like</w:t>
      </w:r>
      <w:proofErr w:type="spellEnd"/>
      <w:r w:rsidRPr="00623806">
        <w:rPr>
          <w:rFonts w:ascii="Helvetica" w:hAnsi="Helvetica"/>
          <w:lang w:val="es-ES"/>
        </w:rPr>
        <w:t xml:space="preserve"> he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waiting</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someone</w:t>
      </w:r>
      <w:proofErr w:type="spellEnd"/>
      <w:r w:rsidRPr="00623806">
        <w:rPr>
          <w:rFonts w:ascii="Helvetica" w:hAnsi="Helvetica"/>
          <w:lang w:val="es-ES"/>
        </w:rPr>
        <w:t xml:space="preserve">. </w:t>
      </w:r>
      <w:proofErr w:type="spellStart"/>
      <w:r w:rsidRPr="00623806">
        <w:rPr>
          <w:rFonts w:ascii="Helvetica" w:hAnsi="Helvetica"/>
          <w:lang w:val="es-ES"/>
        </w:rPr>
        <w:t>Or</w:t>
      </w:r>
      <w:proofErr w:type="spellEnd"/>
      <w:r w:rsidRPr="00623806">
        <w:rPr>
          <w:rFonts w:ascii="Helvetica" w:hAnsi="Helvetica"/>
          <w:lang w:val="es-ES"/>
        </w:rPr>
        <w:t xml:space="preserve"> </w:t>
      </w:r>
      <w:proofErr w:type="spellStart"/>
      <w:r w:rsidRPr="00623806">
        <w:rPr>
          <w:rFonts w:ascii="Helvetica" w:hAnsi="Helvetica"/>
          <w:lang w:val="es-ES"/>
        </w:rPr>
        <w:t>guarding</w:t>
      </w:r>
      <w:proofErr w:type="spellEnd"/>
      <w:r w:rsidRPr="00623806">
        <w:rPr>
          <w:rFonts w:ascii="Helvetica" w:hAnsi="Helvetica"/>
          <w:lang w:val="es-ES"/>
        </w:rPr>
        <w:t xml:space="preserve"> </w:t>
      </w:r>
      <w:proofErr w:type="spellStart"/>
      <w:r w:rsidRPr="00623806">
        <w:rPr>
          <w:rFonts w:ascii="Helvetica" w:hAnsi="Helvetica"/>
          <w:lang w:val="es-ES"/>
        </w:rPr>
        <w:t>someone</w:t>
      </w:r>
      <w:proofErr w:type="spellEnd"/>
      <w:r w:rsidRPr="00623806">
        <w:rPr>
          <w:rFonts w:ascii="Helvetica" w:hAnsi="Helvetica"/>
          <w:lang w:val="es-ES"/>
        </w:rPr>
        <w:t>.</w:t>
      </w:r>
    </w:p>
    <w:p w14:paraId="4E34A110" w14:textId="4E53A732" w:rsidR="00CC50ED" w:rsidRPr="00623806" w:rsidRDefault="00CC50ED" w:rsidP="00CC50ED">
      <w:pPr>
        <w:pStyle w:val="SceneBreak"/>
        <w:spacing w:line="276" w:lineRule="auto"/>
        <w:ind w:firstLine="720"/>
        <w:jc w:val="both"/>
        <w:rPr>
          <w:rFonts w:ascii="Helvetica" w:hAnsi="Helvetica"/>
          <w:lang w:val="es-ES"/>
        </w:rPr>
      </w:pPr>
      <w:proofErr w:type="gramStart"/>
      <w:r w:rsidRPr="00623806">
        <w:rPr>
          <w:rFonts w:ascii="Helvetica" w:hAnsi="Helvetica"/>
          <w:lang w:val="es-ES"/>
        </w:rPr>
        <w:t>Me?</w:t>
      </w:r>
      <w:proofErr w:type="gramEnd"/>
    </w:p>
    <w:p w14:paraId="16A8E847" w14:textId="7A41FB95" w:rsidR="00CC50ED" w:rsidRPr="00623806" w:rsidRDefault="00CC50ED" w:rsidP="00CC50ED">
      <w:pPr>
        <w:pStyle w:val="SceneBreak"/>
        <w:spacing w:line="276" w:lineRule="auto"/>
        <w:ind w:firstLine="720"/>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mind</w:t>
      </w:r>
      <w:proofErr w:type="spellEnd"/>
      <w:r w:rsidRPr="00623806">
        <w:rPr>
          <w:rFonts w:ascii="Helvetica" w:hAnsi="Helvetica"/>
          <w:lang w:val="es-ES"/>
        </w:rPr>
        <w:t xml:space="preserve"> </w:t>
      </w:r>
      <w:proofErr w:type="spellStart"/>
      <w:r w:rsidRPr="00623806">
        <w:rPr>
          <w:rFonts w:ascii="Helvetica" w:hAnsi="Helvetica"/>
          <w:lang w:val="es-ES"/>
        </w:rPr>
        <w:t>spun</w:t>
      </w:r>
      <w:proofErr w:type="spellEnd"/>
      <w:r w:rsidRPr="00623806">
        <w:rPr>
          <w:rFonts w:ascii="Helvetica" w:hAnsi="Helvetica"/>
          <w:lang w:val="es-ES"/>
        </w:rPr>
        <w:t xml:space="preserve"> in </w:t>
      </w:r>
      <w:proofErr w:type="spellStart"/>
      <w:r w:rsidRPr="00623806">
        <w:rPr>
          <w:rFonts w:ascii="Helvetica" w:hAnsi="Helvetica"/>
          <w:lang w:val="es-ES"/>
        </w:rPr>
        <w:t>dizzy</w:t>
      </w:r>
      <w:proofErr w:type="spellEnd"/>
      <w:r w:rsidRPr="00623806">
        <w:rPr>
          <w:rFonts w:ascii="Helvetica" w:hAnsi="Helvetica"/>
          <w:lang w:val="es-ES"/>
        </w:rPr>
        <w:t xml:space="preserve"> </w:t>
      </w:r>
      <w:proofErr w:type="spellStart"/>
      <w:r w:rsidRPr="00623806">
        <w:rPr>
          <w:rFonts w:ascii="Helvetica" w:hAnsi="Helvetica"/>
          <w:lang w:val="es-ES"/>
        </w:rPr>
        <w:t>circles</w:t>
      </w:r>
      <w:proofErr w:type="spellEnd"/>
      <w:r w:rsidRPr="00623806">
        <w:rPr>
          <w:rFonts w:ascii="Helvetica" w:hAnsi="Helvetica"/>
          <w:lang w:val="es-ES"/>
        </w:rPr>
        <w:t xml:space="preserve">, </w:t>
      </w:r>
      <w:proofErr w:type="spellStart"/>
      <w:r w:rsidRPr="00623806">
        <w:rPr>
          <w:rFonts w:ascii="Helvetica" w:hAnsi="Helvetica"/>
          <w:lang w:val="es-ES"/>
        </w:rPr>
        <w:t>toeing</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edge</w:t>
      </w:r>
      <w:proofErr w:type="spellEnd"/>
      <w:r w:rsidRPr="00623806">
        <w:rPr>
          <w:rFonts w:ascii="Helvetica" w:hAnsi="Helvetica"/>
          <w:lang w:val="es-ES"/>
        </w:rPr>
        <w:t xml:space="preserve"> </w:t>
      </w:r>
      <w:proofErr w:type="spellStart"/>
      <w:r w:rsidRPr="00623806">
        <w:rPr>
          <w:rFonts w:ascii="Helvetica" w:hAnsi="Helvetica"/>
          <w:lang w:val="es-ES"/>
        </w:rPr>
        <w:t>between</w:t>
      </w:r>
      <w:proofErr w:type="spellEnd"/>
      <w:r w:rsidRPr="00623806">
        <w:rPr>
          <w:rFonts w:ascii="Helvetica" w:hAnsi="Helvetica"/>
          <w:lang w:val="es-ES"/>
        </w:rPr>
        <w:t xml:space="preserve"> </w:t>
      </w:r>
      <w:proofErr w:type="spellStart"/>
      <w:r w:rsidRPr="00623806">
        <w:rPr>
          <w:rFonts w:ascii="Helvetica" w:hAnsi="Helvetica"/>
          <w:lang w:val="es-ES"/>
        </w:rPr>
        <w:t>reason</w:t>
      </w:r>
      <w:proofErr w:type="spellEnd"/>
      <w:r w:rsidRPr="00623806">
        <w:rPr>
          <w:rFonts w:ascii="Helvetica" w:hAnsi="Helvetica"/>
          <w:lang w:val="es-ES"/>
        </w:rPr>
        <w:t xml:space="preserve"> and </w:t>
      </w:r>
      <w:proofErr w:type="spellStart"/>
      <w:r w:rsidRPr="00623806">
        <w:rPr>
          <w:rFonts w:ascii="Helvetica" w:hAnsi="Helvetica"/>
          <w:lang w:val="es-ES"/>
        </w:rPr>
        <w:t>delusion</w:t>
      </w:r>
      <w:proofErr w:type="spellEnd"/>
      <w:r w:rsidRPr="00623806">
        <w:rPr>
          <w:rFonts w:ascii="Helvetica" w:hAnsi="Helvetica"/>
          <w:lang w:val="es-ES"/>
        </w:rPr>
        <w:t>.</w:t>
      </w:r>
    </w:p>
    <w:p w14:paraId="59FF3000" w14:textId="561BE965" w:rsidR="00D563ED" w:rsidRPr="00623806" w:rsidRDefault="00CC50ED" w:rsidP="00CC50ED">
      <w:pPr>
        <w:pStyle w:val="SceneBreak"/>
        <w:spacing w:line="276" w:lineRule="auto"/>
        <w:ind w:firstLine="720"/>
        <w:jc w:val="both"/>
        <w:rPr>
          <w:rFonts w:ascii="Helvetica" w:hAnsi="Helvetica"/>
          <w:lang w:val="es-ES"/>
        </w:rPr>
      </w:pPr>
      <w:proofErr w:type="spellStart"/>
      <w:r w:rsidRPr="00623806">
        <w:rPr>
          <w:rFonts w:ascii="Helvetica" w:hAnsi="Helvetica"/>
          <w:lang w:val="es-ES"/>
        </w:rPr>
        <w:t>Is</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brain</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connecting</w:t>
      </w:r>
      <w:proofErr w:type="spellEnd"/>
      <w:r w:rsidRPr="00623806">
        <w:rPr>
          <w:rFonts w:ascii="Helvetica" w:hAnsi="Helvetica"/>
          <w:lang w:val="es-ES"/>
        </w:rPr>
        <w:t xml:space="preserve"> </w:t>
      </w:r>
      <w:proofErr w:type="spellStart"/>
      <w:r w:rsidRPr="00623806">
        <w:rPr>
          <w:rFonts w:ascii="Helvetica" w:hAnsi="Helvetica"/>
          <w:lang w:val="es-ES"/>
        </w:rPr>
        <w:t>dots</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aren’t</w:t>
      </w:r>
      <w:proofErr w:type="spellEnd"/>
      <w:r w:rsidRPr="00623806">
        <w:rPr>
          <w:rFonts w:ascii="Helvetica" w:hAnsi="Helvetica"/>
          <w:lang w:val="es-ES"/>
        </w:rPr>
        <w:t xml:space="preserve"> </w:t>
      </w:r>
      <w:proofErr w:type="spellStart"/>
      <w:r w:rsidRPr="00623806">
        <w:rPr>
          <w:rFonts w:ascii="Helvetica" w:hAnsi="Helvetica"/>
          <w:lang w:val="es-ES"/>
        </w:rPr>
        <w:t>there</w:t>
      </w:r>
      <w:proofErr w:type="spellEnd"/>
      <w:r w:rsidRPr="00623806">
        <w:rPr>
          <w:rFonts w:ascii="Helvetica" w:hAnsi="Helvetica"/>
          <w:lang w:val="es-ES"/>
        </w:rPr>
        <w:t xml:space="preserve">? </w:t>
      </w:r>
      <w:proofErr w:type="spellStart"/>
      <w:r w:rsidRPr="00623806">
        <w:rPr>
          <w:rFonts w:ascii="Helvetica" w:hAnsi="Helvetica"/>
          <w:lang w:val="es-ES"/>
        </w:rPr>
        <w:t>Or</w:t>
      </w:r>
      <w:proofErr w:type="spellEnd"/>
      <w:r w:rsidRPr="00623806">
        <w:rPr>
          <w:rFonts w:ascii="Helvetica" w:hAnsi="Helvetica"/>
          <w:lang w:val="es-ES"/>
        </w:rPr>
        <w:t xml:space="preserve"> </w:t>
      </w:r>
      <w:proofErr w:type="spellStart"/>
      <w:r w:rsidRPr="00623806">
        <w:rPr>
          <w:rFonts w:ascii="Helvetica" w:hAnsi="Helvetica"/>
          <w:lang w:val="es-ES"/>
        </w:rPr>
        <w:t>is</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beginning</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I </w:t>
      </w:r>
      <w:proofErr w:type="spellStart"/>
      <w:r w:rsidRPr="00623806">
        <w:rPr>
          <w:rFonts w:ascii="Helvetica" w:hAnsi="Helvetica"/>
          <w:lang w:val="es-ES"/>
        </w:rPr>
        <w:t>can’t</w:t>
      </w:r>
      <w:proofErr w:type="spellEnd"/>
      <w:r w:rsidRPr="00623806">
        <w:rPr>
          <w:rFonts w:ascii="Helvetica" w:hAnsi="Helvetica"/>
          <w:lang w:val="es-ES"/>
        </w:rPr>
        <w:t xml:space="preserve"> </w:t>
      </w:r>
      <w:proofErr w:type="spellStart"/>
      <w:r w:rsidRPr="00623806">
        <w:rPr>
          <w:rFonts w:ascii="Helvetica" w:hAnsi="Helvetica"/>
          <w:lang w:val="es-ES"/>
        </w:rPr>
        <w:t>take</w:t>
      </w:r>
      <w:proofErr w:type="spellEnd"/>
      <w:r w:rsidRPr="00623806">
        <w:rPr>
          <w:rFonts w:ascii="Helvetica" w:hAnsi="Helvetica"/>
          <w:lang w:val="es-ES"/>
        </w:rPr>
        <w:t xml:space="preserve"> back?</w:t>
      </w:r>
    </w:p>
    <w:p w14:paraId="56621D13" w14:textId="77777777" w:rsidR="00CC50ED" w:rsidRPr="00623806" w:rsidRDefault="00CC50ED" w:rsidP="00CC50ED">
      <w:pPr>
        <w:pStyle w:val="Scene"/>
        <w:rPr>
          <w:lang w:val="es-ES"/>
        </w:rPr>
      </w:pPr>
    </w:p>
    <w:p w14:paraId="3EE64F6D" w14:textId="3C210665" w:rsidR="00721441" w:rsidRPr="00623806" w:rsidRDefault="00721441" w:rsidP="00D563ED">
      <w:pPr>
        <w:pStyle w:val="SceneBreak"/>
        <w:spacing w:line="276" w:lineRule="auto"/>
        <w:rPr>
          <w:rFonts w:ascii="Helvetica" w:hAnsi="Helvetica"/>
          <w:lang w:val="es-ES"/>
        </w:rPr>
      </w:pPr>
      <w:r w:rsidRPr="00623806">
        <w:rPr>
          <w:rFonts w:ascii="Helvetica" w:hAnsi="Helvetica"/>
          <w:lang w:val="es-ES"/>
        </w:rPr>
        <w:t>****</w:t>
      </w:r>
    </w:p>
    <w:p w14:paraId="2481EEA7" w14:textId="77777777" w:rsidR="00721441" w:rsidRPr="00623806" w:rsidRDefault="00721441" w:rsidP="00721441">
      <w:pPr>
        <w:pStyle w:val="NovelQuoteAlternate"/>
        <w:spacing w:line="276" w:lineRule="auto"/>
        <w:rPr>
          <w:rFonts w:ascii="Helvetica" w:hAnsi="Helvetica"/>
          <w:b/>
          <w:bCs/>
          <w:lang w:val="es-ES"/>
        </w:rPr>
      </w:pPr>
    </w:p>
    <w:p w14:paraId="27AD3F48" w14:textId="77777777" w:rsidR="00721441" w:rsidRPr="00623806" w:rsidRDefault="00721441" w:rsidP="00721441">
      <w:pPr>
        <w:pStyle w:val="NovelQuoteAlternate"/>
        <w:spacing w:line="276" w:lineRule="auto"/>
        <w:rPr>
          <w:rFonts w:ascii="Helvetica" w:hAnsi="Helvetica"/>
          <w:b/>
          <w:bCs/>
          <w:lang w:val="es-ES"/>
        </w:rPr>
      </w:pPr>
      <w:r w:rsidRPr="00623806">
        <w:rPr>
          <w:rFonts w:ascii="Helvetica" w:hAnsi="Helvetica"/>
          <w:b/>
          <w:bCs/>
          <w:lang w:val="es-ES"/>
        </w:rPr>
        <w:t>Owen</w:t>
      </w:r>
    </w:p>
    <w:p w14:paraId="3C6172FD" w14:textId="77777777" w:rsidR="00721441" w:rsidRPr="00623806" w:rsidRDefault="00721441" w:rsidP="00721441">
      <w:pPr>
        <w:pStyle w:val="SceneFirstParagraph"/>
        <w:spacing w:line="276" w:lineRule="auto"/>
        <w:jc w:val="both"/>
        <w:rPr>
          <w:rFonts w:ascii="Helvetica" w:hAnsi="Helvetica"/>
          <w:lang w:val="es-ES"/>
        </w:rPr>
      </w:pPr>
    </w:p>
    <w:p w14:paraId="07EDA128" w14:textId="4BA885C5"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trying</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best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keep</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together</w:t>
      </w:r>
      <w:proofErr w:type="spellEnd"/>
      <w:r w:rsidRPr="00623806">
        <w:rPr>
          <w:rFonts w:ascii="Helvetica" w:hAnsi="Helvetica"/>
          <w:lang w:val="es-ES"/>
        </w:rPr>
        <w:t>.</w:t>
      </w:r>
    </w:p>
    <w:p w14:paraId="7FB43165" w14:textId="1B20B61A" w:rsidR="00CC50ED" w:rsidRPr="00623806" w:rsidRDefault="00CC50ED" w:rsidP="00CC50ED">
      <w:pPr>
        <w:pStyle w:val="Scene"/>
        <w:spacing w:line="276" w:lineRule="auto"/>
        <w:jc w:val="both"/>
        <w:rPr>
          <w:rFonts w:ascii="Helvetica" w:hAnsi="Helvetica"/>
          <w:lang w:val="es-ES"/>
        </w:rPr>
      </w:pPr>
      <w:proofErr w:type="spellStart"/>
      <w:r w:rsidRPr="00623806">
        <w:rPr>
          <w:rFonts w:ascii="Helvetica" w:hAnsi="Helvetica"/>
          <w:lang w:val="es-ES"/>
        </w:rPr>
        <w:t>Seeing</w:t>
      </w:r>
      <w:proofErr w:type="spellEnd"/>
      <w:r w:rsidRPr="00623806">
        <w:rPr>
          <w:rFonts w:ascii="Helvetica" w:hAnsi="Helvetica"/>
          <w:lang w:val="es-ES"/>
        </w:rPr>
        <w:t xml:space="preserve"> Liliam </w:t>
      </w:r>
      <w:proofErr w:type="spellStart"/>
      <w:r w:rsidRPr="00623806">
        <w:rPr>
          <w:rFonts w:ascii="Helvetica" w:hAnsi="Helvetica"/>
          <w:lang w:val="es-ES"/>
        </w:rPr>
        <w:t>spending</w:t>
      </w:r>
      <w:proofErr w:type="spellEnd"/>
      <w:r w:rsidRPr="00623806">
        <w:rPr>
          <w:rFonts w:ascii="Helvetica" w:hAnsi="Helvetica"/>
          <w:lang w:val="es-ES"/>
        </w:rPr>
        <w:t xml:space="preserve"> time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goddamn</w:t>
      </w:r>
      <w:proofErr w:type="spellEnd"/>
      <w:r w:rsidRPr="00623806">
        <w:rPr>
          <w:rFonts w:ascii="Helvetica" w:hAnsi="Helvetica"/>
          <w:lang w:val="es-ES"/>
        </w:rPr>
        <w:t xml:space="preserve"> </w:t>
      </w:r>
      <w:proofErr w:type="spellStart"/>
      <w:r w:rsidRPr="00623806">
        <w:rPr>
          <w:rFonts w:ascii="Helvetica" w:hAnsi="Helvetica"/>
          <w:lang w:val="es-ES"/>
        </w:rPr>
        <w:t>idiot</w:t>
      </w:r>
      <w:proofErr w:type="spellEnd"/>
      <w:r w:rsidRPr="00623806">
        <w:rPr>
          <w:rFonts w:ascii="Helvetica" w:hAnsi="Helvetica"/>
          <w:lang w:val="es-ES"/>
        </w:rPr>
        <w:t>—</w:t>
      </w:r>
      <w:proofErr w:type="spellStart"/>
      <w:r w:rsidRPr="00623806">
        <w:rPr>
          <w:rFonts w:ascii="Helvetica" w:hAnsi="Helvetica"/>
          <w:lang w:val="es-ES"/>
        </w:rPr>
        <w:t>Zeff</w:t>
      </w:r>
      <w:proofErr w:type="spellEnd"/>
      <w:r w:rsidRPr="00623806">
        <w:rPr>
          <w:rFonts w:ascii="Helvetica" w:hAnsi="Helvetica"/>
          <w:lang w:val="es-ES"/>
        </w:rPr>
        <w:t>—</w:t>
      </w:r>
      <w:proofErr w:type="spellStart"/>
      <w:r w:rsidRPr="00623806">
        <w:rPr>
          <w:rFonts w:ascii="Helvetica" w:hAnsi="Helvetica"/>
          <w:lang w:val="es-ES"/>
        </w:rPr>
        <w:t>who</w:t>
      </w:r>
      <w:proofErr w:type="spellEnd"/>
      <w:r w:rsidRPr="00623806">
        <w:rPr>
          <w:rFonts w:ascii="Helvetica" w:hAnsi="Helvetica"/>
          <w:lang w:val="es-ES"/>
        </w:rPr>
        <w:t xml:space="preserve"> </w:t>
      </w:r>
      <w:proofErr w:type="spellStart"/>
      <w:r w:rsidRPr="00623806">
        <w:rPr>
          <w:rFonts w:ascii="Helvetica" w:hAnsi="Helvetica"/>
          <w:lang w:val="es-ES"/>
        </w:rPr>
        <w:t>always</w:t>
      </w:r>
      <w:proofErr w:type="spellEnd"/>
      <w:r w:rsidRPr="00623806">
        <w:rPr>
          <w:rFonts w:ascii="Helvetica" w:hAnsi="Helvetica"/>
          <w:lang w:val="es-ES"/>
        </w:rPr>
        <w:t xml:space="preserve"> </w:t>
      </w:r>
      <w:proofErr w:type="spellStart"/>
      <w:r w:rsidRPr="00623806">
        <w:rPr>
          <w:rFonts w:ascii="Helvetica" w:hAnsi="Helvetica"/>
          <w:lang w:val="es-ES"/>
        </w:rPr>
        <w:t>smelled</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smoke</w:t>
      </w:r>
      <w:proofErr w:type="spellEnd"/>
      <w:r w:rsidRPr="00623806">
        <w:rPr>
          <w:rFonts w:ascii="Helvetica" w:hAnsi="Helvetica"/>
          <w:lang w:val="es-ES"/>
        </w:rPr>
        <w:t xml:space="preserve">, </w:t>
      </w:r>
      <w:proofErr w:type="spellStart"/>
      <w:r w:rsidRPr="00623806">
        <w:rPr>
          <w:rFonts w:ascii="Helvetica" w:hAnsi="Helvetica"/>
          <w:lang w:val="es-ES"/>
        </w:rPr>
        <w:t>sweat</w:t>
      </w:r>
      <w:proofErr w:type="spellEnd"/>
      <w:r w:rsidRPr="00623806">
        <w:rPr>
          <w:rFonts w:ascii="Helvetica" w:hAnsi="Helvetica"/>
          <w:lang w:val="es-ES"/>
        </w:rPr>
        <w:t xml:space="preserve">, and </w:t>
      </w:r>
      <w:proofErr w:type="spellStart"/>
      <w:r w:rsidRPr="00623806">
        <w:rPr>
          <w:rFonts w:ascii="Helvetica" w:hAnsi="Helvetica"/>
          <w:lang w:val="es-ES"/>
        </w:rPr>
        <w:t>something</w:t>
      </w:r>
      <w:proofErr w:type="spellEnd"/>
      <w:r w:rsidRPr="00623806">
        <w:rPr>
          <w:rFonts w:ascii="Helvetica" w:hAnsi="Helvetica"/>
          <w:lang w:val="es-ES"/>
        </w:rPr>
        <w:t xml:space="preserve"> primal I </w:t>
      </w:r>
      <w:proofErr w:type="spellStart"/>
      <w:r w:rsidRPr="00623806">
        <w:rPr>
          <w:rFonts w:ascii="Helvetica" w:hAnsi="Helvetica"/>
          <w:lang w:val="es-ES"/>
        </w:rPr>
        <w:t>couldn’t</w:t>
      </w:r>
      <w:proofErr w:type="spellEnd"/>
      <w:r w:rsidRPr="00623806">
        <w:rPr>
          <w:rFonts w:ascii="Helvetica" w:hAnsi="Helvetica"/>
          <w:lang w:val="es-ES"/>
        </w:rPr>
        <w:t xml:space="preserve"> </w:t>
      </w:r>
      <w:proofErr w:type="spellStart"/>
      <w:r w:rsidRPr="00623806">
        <w:rPr>
          <w:rFonts w:ascii="Helvetica" w:hAnsi="Helvetica"/>
          <w:lang w:val="es-ES"/>
        </w:rPr>
        <w:t>name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taking</w:t>
      </w:r>
      <w:proofErr w:type="spellEnd"/>
      <w:r w:rsidRPr="00623806">
        <w:rPr>
          <w:rFonts w:ascii="Helvetica" w:hAnsi="Helvetica"/>
          <w:lang w:val="es-ES"/>
        </w:rPr>
        <w:t xml:space="preserve"> a </w:t>
      </w:r>
      <w:proofErr w:type="spellStart"/>
      <w:r w:rsidRPr="00623806">
        <w:rPr>
          <w:rFonts w:ascii="Helvetica" w:hAnsi="Helvetica"/>
          <w:lang w:val="es-ES"/>
        </w:rPr>
        <w:t>toll</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me. </w:t>
      </w:r>
      <w:proofErr w:type="spellStart"/>
      <w:r w:rsidRPr="00623806">
        <w:rPr>
          <w:rFonts w:ascii="Helvetica" w:hAnsi="Helvetica"/>
          <w:lang w:val="es-ES"/>
        </w:rPr>
        <w:t>Every</w:t>
      </w:r>
      <w:proofErr w:type="spellEnd"/>
      <w:r w:rsidRPr="00623806">
        <w:rPr>
          <w:rFonts w:ascii="Helvetica" w:hAnsi="Helvetica"/>
          <w:lang w:val="es-ES"/>
        </w:rPr>
        <w:t xml:space="preserve"> time I </w:t>
      </w:r>
      <w:proofErr w:type="spellStart"/>
      <w:r w:rsidRPr="00623806">
        <w:rPr>
          <w:rFonts w:ascii="Helvetica" w:hAnsi="Helvetica"/>
          <w:lang w:val="es-ES"/>
        </w:rPr>
        <w:t>saw</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near</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smiling</w:t>
      </w:r>
      <w:proofErr w:type="spellEnd"/>
      <w:r w:rsidRPr="00623806">
        <w:rPr>
          <w:rFonts w:ascii="Helvetica" w:hAnsi="Helvetica"/>
          <w:lang w:val="es-ES"/>
        </w:rPr>
        <w:t xml:space="preserve">, </w:t>
      </w:r>
      <w:proofErr w:type="spellStart"/>
      <w:r w:rsidRPr="00623806">
        <w:rPr>
          <w:rFonts w:ascii="Helvetica" w:hAnsi="Helvetica"/>
          <w:lang w:val="es-ES"/>
        </w:rPr>
        <w:t>laughing</w:t>
      </w:r>
      <w:proofErr w:type="spellEnd"/>
      <w:r w:rsidRPr="00623806">
        <w:rPr>
          <w:rFonts w:ascii="Helvetica" w:hAnsi="Helvetica"/>
          <w:lang w:val="es-ES"/>
        </w:rPr>
        <w:t xml:space="preserve">, </w:t>
      </w:r>
      <w:proofErr w:type="spellStart"/>
      <w:r w:rsidRPr="00623806">
        <w:rPr>
          <w:rFonts w:ascii="Helvetica" w:hAnsi="Helvetica"/>
          <w:lang w:val="es-ES"/>
        </w:rPr>
        <w:t>leaning</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a </w:t>
      </w:r>
      <w:proofErr w:type="spellStart"/>
      <w:r w:rsidRPr="00623806">
        <w:rPr>
          <w:rFonts w:ascii="Helvetica" w:hAnsi="Helvetica"/>
          <w:lang w:val="es-ES"/>
        </w:rPr>
        <w:t>little</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close</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someone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tightening</w:t>
      </w:r>
      <w:proofErr w:type="spellEnd"/>
      <w:r w:rsidRPr="00623806">
        <w:rPr>
          <w:rFonts w:ascii="Helvetica" w:hAnsi="Helvetica"/>
          <w:lang w:val="es-ES"/>
        </w:rPr>
        <w:t xml:space="preserve"> a </w:t>
      </w:r>
      <w:proofErr w:type="spellStart"/>
      <w:r w:rsidRPr="00623806">
        <w:rPr>
          <w:rFonts w:ascii="Helvetica" w:hAnsi="Helvetica"/>
          <w:lang w:val="es-ES"/>
        </w:rPr>
        <w:t>noose</w:t>
      </w:r>
      <w:proofErr w:type="spellEnd"/>
      <w:r w:rsidRPr="00623806">
        <w:rPr>
          <w:rFonts w:ascii="Helvetica" w:hAnsi="Helvetica"/>
          <w:lang w:val="es-ES"/>
        </w:rPr>
        <w:t xml:space="preserve"> </w:t>
      </w:r>
      <w:proofErr w:type="spellStart"/>
      <w:r w:rsidRPr="00623806">
        <w:rPr>
          <w:rFonts w:ascii="Helvetica" w:hAnsi="Helvetica"/>
          <w:lang w:val="es-ES"/>
        </w:rPr>
        <w:t>around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ribs</w:t>
      </w:r>
      <w:proofErr w:type="spellEnd"/>
      <w:r w:rsidRPr="00623806">
        <w:rPr>
          <w:rFonts w:ascii="Helvetica" w:hAnsi="Helvetica"/>
          <w:lang w:val="es-ES"/>
        </w:rPr>
        <w:t>.</w:t>
      </w:r>
    </w:p>
    <w:p w14:paraId="7D09B6B6" w14:textId="50F6CDA0"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know</w:t>
      </w:r>
      <w:proofErr w:type="spellEnd"/>
      <w:r w:rsidRPr="00623806">
        <w:rPr>
          <w:rFonts w:ascii="Helvetica" w:hAnsi="Helvetica"/>
          <w:lang w:val="es-ES"/>
        </w:rPr>
        <w:t xml:space="preserve"> </w:t>
      </w:r>
      <w:proofErr w:type="spellStart"/>
      <w:r w:rsidRPr="00623806">
        <w:rPr>
          <w:rFonts w:ascii="Helvetica" w:hAnsi="Helvetica"/>
          <w:lang w:val="es-ES"/>
        </w:rPr>
        <w:t>what</w:t>
      </w:r>
      <w:proofErr w:type="spellEnd"/>
      <w:r w:rsidRPr="00623806">
        <w:rPr>
          <w:rFonts w:ascii="Helvetica" w:hAnsi="Helvetica"/>
          <w:lang w:val="es-ES"/>
        </w:rPr>
        <w:t xml:space="preserve"> I </w:t>
      </w:r>
      <w:proofErr w:type="spellStart"/>
      <w:r w:rsidRPr="00623806">
        <w:rPr>
          <w:rFonts w:ascii="Helvetica" w:hAnsi="Helvetica"/>
          <w:lang w:val="es-ES"/>
        </w:rPr>
        <w:t>did</w:t>
      </w:r>
      <w:proofErr w:type="spellEnd"/>
      <w:r w:rsidRPr="00623806">
        <w:rPr>
          <w:rFonts w:ascii="Helvetica" w:hAnsi="Helvetica"/>
          <w:lang w:val="es-ES"/>
        </w:rPr>
        <w:t xml:space="preserve"> a </w:t>
      </w:r>
      <w:proofErr w:type="spellStart"/>
      <w:r w:rsidRPr="00623806">
        <w:rPr>
          <w:rFonts w:ascii="Helvetica" w:hAnsi="Helvetica"/>
          <w:lang w:val="es-ES"/>
        </w:rPr>
        <w:t>year</w:t>
      </w:r>
      <w:proofErr w:type="spellEnd"/>
      <w:r w:rsidRPr="00623806">
        <w:rPr>
          <w:rFonts w:ascii="Helvetica" w:hAnsi="Helvetica"/>
          <w:lang w:val="es-ES"/>
        </w:rPr>
        <w:t xml:space="preserve"> ago. I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drunk</w:t>
      </w:r>
      <w:proofErr w:type="spellEnd"/>
      <w:r w:rsidRPr="00623806">
        <w:rPr>
          <w:rFonts w:ascii="Helvetica" w:hAnsi="Helvetica"/>
          <w:lang w:val="es-ES"/>
        </w:rPr>
        <w:t xml:space="preserve">—so </w:t>
      </w:r>
      <w:proofErr w:type="spellStart"/>
      <w:r w:rsidRPr="00623806">
        <w:rPr>
          <w:rFonts w:ascii="Helvetica" w:hAnsi="Helvetica"/>
          <w:lang w:val="es-ES"/>
        </w:rPr>
        <w:t>far</w:t>
      </w:r>
      <w:proofErr w:type="spellEnd"/>
      <w:r w:rsidRPr="00623806">
        <w:rPr>
          <w:rFonts w:ascii="Helvetica" w:hAnsi="Helvetica"/>
          <w:lang w:val="es-ES"/>
        </w:rPr>
        <w:t xml:space="preserve"> </w:t>
      </w:r>
      <w:proofErr w:type="spellStart"/>
      <w:r w:rsidRPr="00623806">
        <w:rPr>
          <w:rFonts w:ascii="Helvetica" w:hAnsi="Helvetica"/>
          <w:lang w:val="es-ES"/>
        </w:rPr>
        <w:t>gone</w:t>
      </w:r>
      <w:proofErr w:type="spellEnd"/>
      <w:r w:rsidRPr="00623806">
        <w:rPr>
          <w:rFonts w:ascii="Helvetica" w:hAnsi="Helvetica"/>
          <w:lang w:val="es-ES"/>
        </w:rPr>
        <w:t xml:space="preserve"> I </w:t>
      </w:r>
      <w:proofErr w:type="spellStart"/>
      <w:r w:rsidRPr="00623806">
        <w:rPr>
          <w:rFonts w:ascii="Helvetica" w:hAnsi="Helvetica"/>
          <w:lang w:val="es-ES"/>
        </w:rPr>
        <w:t>woke</w:t>
      </w:r>
      <w:proofErr w:type="spellEnd"/>
      <w:r w:rsidRPr="00623806">
        <w:rPr>
          <w:rFonts w:ascii="Helvetica" w:hAnsi="Helvetica"/>
          <w:lang w:val="es-ES"/>
        </w:rPr>
        <w:t xml:space="preserve"> up </w:t>
      </w:r>
      <w:proofErr w:type="spellStart"/>
      <w:r w:rsidRPr="00623806">
        <w:rPr>
          <w:rFonts w:ascii="Helvetica" w:hAnsi="Helvetica"/>
          <w:lang w:val="es-ES"/>
        </w:rPr>
        <w:t>tangled</w:t>
      </w:r>
      <w:proofErr w:type="spellEnd"/>
      <w:r w:rsidRPr="00623806">
        <w:rPr>
          <w:rFonts w:ascii="Helvetica" w:hAnsi="Helvetica"/>
          <w:lang w:val="es-ES"/>
        </w:rPr>
        <w:t xml:space="preserve"> in </w:t>
      </w:r>
      <w:proofErr w:type="spellStart"/>
      <w:r w:rsidRPr="00623806">
        <w:rPr>
          <w:rFonts w:ascii="Helvetica" w:hAnsi="Helvetica"/>
          <w:lang w:val="es-ES"/>
        </w:rPr>
        <w:t>sheets</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weren’t</w:t>
      </w:r>
      <w:proofErr w:type="spellEnd"/>
      <w:r w:rsidRPr="00623806">
        <w:rPr>
          <w:rFonts w:ascii="Helvetica" w:hAnsi="Helvetica"/>
          <w:lang w:val="es-ES"/>
        </w:rPr>
        <w:t xml:space="preserve"> </w:t>
      </w:r>
      <w:proofErr w:type="spellStart"/>
      <w:r w:rsidRPr="00623806">
        <w:rPr>
          <w:rFonts w:ascii="Helvetica" w:hAnsi="Helvetica"/>
          <w:lang w:val="es-ES"/>
        </w:rPr>
        <w:t>hers</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a </w:t>
      </w:r>
      <w:proofErr w:type="spellStart"/>
      <w:r w:rsidRPr="00623806">
        <w:rPr>
          <w:rFonts w:ascii="Helvetica" w:hAnsi="Helvetica"/>
          <w:lang w:val="es-ES"/>
        </w:rPr>
        <w:t>girl</w:t>
      </w:r>
      <w:proofErr w:type="spellEnd"/>
      <w:r w:rsidRPr="00623806">
        <w:rPr>
          <w:rFonts w:ascii="Helvetica" w:hAnsi="Helvetica"/>
          <w:lang w:val="es-ES"/>
        </w:rPr>
        <w:t xml:space="preserve"> </w:t>
      </w:r>
      <w:proofErr w:type="spellStart"/>
      <w:r w:rsidRPr="00623806">
        <w:rPr>
          <w:rFonts w:ascii="Helvetica" w:hAnsi="Helvetica"/>
          <w:lang w:val="es-ES"/>
        </w:rPr>
        <w:t>whose</w:t>
      </w:r>
      <w:proofErr w:type="spellEnd"/>
      <w:r w:rsidRPr="00623806">
        <w:rPr>
          <w:rFonts w:ascii="Helvetica" w:hAnsi="Helvetica"/>
          <w:lang w:val="es-ES"/>
        </w:rPr>
        <w:t xml:space="preserve"> </w:t>
      </w:r>
      <w:proofErr w:type="spellStart"/>
      <w:r w:rsidRPr="00623806">
        <w:rPr>
          <w:rFonts w:ascii="Helvetica" w:hAnsi="Helvetica"/>
          <w:lang w:val="es-ES"/>
        </w:rPr>
        <w:t>name</w:t>
      </w:r>
      <w:proofErr w:type="spellEnd"/>
      <w:r w:rsidRPr="00623806">
        <w:rPr>
          <w:rFonts w:ascii="Helvetica" w:hAnsi="Helvetica"/>
          <w:lang w:val="es-ES"/>
        </w:rPr>
        <w:t xml:space="preserve"> I </w:t>
      </w:r>
      <w:proofErr w:type="spellStart"/>
      <w:r w:rsidRPr="00623806">
        <w:rPr>
          <w:rFonts w:ascii="Helvetica" w:hAnsi="Helvetica"/>
          <w:lang w:val="es-ES"/>
        </w:rPr>
        <w:t>don’t</w:t>
      </w:r>
      <w:proofErr w:type="spellEnd"/>
      <w:r w:rsidRPr="00623806">
        <w:rPr>
          <w:rFonts w:ascii="Helvetica" w:hAnsi="Helvetica"/>
          <w:lang w:val="es-ES"/>
        </w:rPr>
        <w:t xml:space="preserve"> </w:t>
      </w:r>
      <w:proofErr w:type="spellStart"/>
      <w:r w:rsidRPr="00623806">
        <w:rPr>
          <w:rFonts w:ascii="Helvetica" w:hAnsi="Helvetica"/>
          <w:lang w:val="es-ES"/>
        </w:rPr>
        <w:t>even</w:t>
      </w:r>
      <w:proofErr w:type="spellEnd"/>
      <w:r w:rsidRPr="00623806">
        <w:rPr>
          <w:rFonts w:ascii="Helvetica" w:hAnsi="Helvetica"/>
          <w:lang w:val="es-ES"/>
        </w:rPr>
        <w:t xml:space="preserve"> </w:t>
      </w:r>
      <w:proofErr w:type="spellStart"/>
      <w:r w:rsidRPr="00623806">
        <w:rPr>
          <w:rFonts w:ascii="Helvetica" w:hAnsi="Helvetica"/>
          <w:lang w:val="es-ES"/>
        </w:rPr>
        <w:t>remember</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reckless</w:t>
      </w:r>
      <w:proofErr w:type="spellEnd"/>
      <w:r w:rsidRPr="00623806">
        <w:rPr>
          <w:rFonts w:ascii="Helvetica" w:hAnsi="Helvetica"/>
          <w:lang w:val="es-ES"/>
        </w:rPr>
        <w:t xml:space="preserve">. </w:t>
      </w:r>
      <w:proofErr w:type="spellStart"/>
      <w:r w:rsidRPr="00623806">
        <w:rPr>
          <w:rFonts w:ascii="Helvetica" w:hAnsi="Helvetica"/>
          <w:lang w:val="es-ES"/>
        </w:rPr>
        <w:t>Pathetic</w:t>
      </w:r>
      <w:proofErr w:type="spellEnd"/>
      <w:r w:rsidRPr="00623806">
        <w:rPr>
          <w:rFonts w:ascii="Helvetica" w:hAnsi="Helvetica"/>
          <w:lang w:val="es-ES"/>
        </w:rPr>
        <w:t xml:space="preserve">. And </w:t>
      </w:r>
      <w:proofErr w:type="spellStart"/>
      <w:r w:rsidRPr="00623806">
        <w:rPr>
          <w:rFonts w:ascii="Helvetica" w:hAnsi="Helvetica"/>
          <w:lang w:val="es-ES"/>
        </w:rPr>
        <w:t>I’d</w:t>
      </w:r>
      <w:proofErr w:type="spellEnd"/>
      <w:r w:rsidRPr="00623806">
        <w:rPr>
          <w:rFonts w:ascii="Helvetica" w:hAnsi="Helvetica"/>
          <w:lang w:val="es-ES"/>
        </w:rPr>
        <w:t xml:space="preserve"> </w:t>
      </w:r>
      <w:proofErr w:type="spellStart"/>
      <w:r w:rsidRPr="00623806">
        <w:rPr>
          <w:rFonts w:ascii="Helvetica" w:hAnsi="Helvetica"/>
          <w:lang w:val="es-ES"/>
        </w:rPr>
        <w:t>give</w:t>
      </w:r>
      <w:proofErr w:type="spellEnd"/>
      <w:r w:rsidRPr="00623806">
        <w:rPr>
          <w:rFonts w:ascii="Helvetica" w:hAnsi="Helvetica"/>
          <w:lang w:val="es-ES"/>
        </w:rPr>
        <w:t xml:space="preserve"> </w:t>
      </w:r>
      <w:proofErr w:type="spellStart"/>
      <w:r w:rsidRPr="00623806">
        <w:rPr>
          <w:rFonts w:ascii="Helvetica" w:hAnsi="Helvetica"/>
          <w:lang w:val="es-ES"/>
        </w:rPr>
        <w:t>anything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take</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back.</w:t>
      </w:r>
    </w:p>
    <w:p w14:paraId="140B5BC0" w14:textId="273B4639"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 xml:space="preserve">Liliam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deserve</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w:t>
      </w:r>
    </w:p>
    <w:p w14:paraId="26555DD0" w14:textId="51DA824C" w:rsidR="00CC50ED" w:rsidRPr="00623806" w:rsidRDefault="00CC50ED" w:rsidP="00CC50ED">
      <w:pPr>
        <w:pStyle w:val="Scene"/>
        <w:spacing w:line="276" w:lineRule="auto"/>
        <w:jc w:val="both"/>
        <w:rPr>
          <w:rFonts w:ascii="Helvetica" w:hAnsi="Helvetica"/>
          <w:lang w:val="es-ES"/>
        </w:rPr>
      </w:pPr>
      <w:proofErr w:type="spellStart"/>
      <w:r w:rsidRPr="00623806">
        <w:rPr>
          <w:rFonts w:ascii="Helvetica" w:hAnsi="Helvetica"/>
          <w:lang w:val="es-ES"/>
        </w:rPr>
        <w:lastRenderedPageBreak/>
        <w:t>But</w:t>
      </w:r>
      <w:proofErr w:type="spellEnd"/>
      <w:r w:rsidRPr="00623806">
        <w:rPr>
          <w:rFonts w:ascii="Helvetica" w:hAnsi="Helvetica"/>
          <w:lang w:val="es-ES"/>
        </w:rPr>
        <w:t xml:space="preserve"> I </w:t>
      </w:r>
      <w:proofErr w:type="spellStart"/>
      <w:r w:rsidRPr="00623806">
        <w:rPr>
          <w:rFonts w:ascii="Helvetica" w:hAnsi="Helvetica"/>
          <w:lang w:val="es-ES"/>
        </w:rPr>
        <w:t>loved</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I </w:t>
      </w:r>
      <w:proofErr w:type="spellStart"/>
      <w:r w:rsidRPr="00623806">
        <w:rPr>
          <w:rFonts w:ascii="Helvetica" w:hAnsi="Helvetica"/>
          <w:lang w:val="es-ES"/>
        </w:rPr>
        <w:t>told</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truth</w:t>
      </w:r>
      <w:proofErr w:type="spellEnd"/>
      <w:r w:rsidRPr="00623806">
        <w:rPr>
          <w:rFonts w:ascii="Helvetica" w:hAnsi="Helvetica"/>
          <w:lang w:val="es-ES"/>
        </w:rPr>
        <w:t xml:space="preserve">. I </w:t>
      </w:r>
      <w:proofErr w:type="spellStart"/>
      <w:r w:rsidRPr="00623806">
        <w:rPr>
          <w:rFonts w:ascii="Helvetica" w:hAnsi="Helvetica"/>
          <w:lang w:val="es-ES"/>
        </w:rPr>
        <w:t>told</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a </w:t>
      </w:r>
      <w:proofErr w:type="spellStart"/>
      <w:r w:rsidRPr="00623806">
        <w:rPr>
          <w:rFonts w:ascii="Helvetica" w:hAnsi="Helvetica"/>
          <w:lang w:val="es-ES"/>
        </w:rPr>
        <w:t>mistake</w:t>
      </w:r>
      <w:proofErr w:type="spellEnd"/>
      <w:r w:rsidRPr="00623806">
        <w:rPr>
          <w:rFonts w:ascii="Helvetica" w:hAnsi="Helvetica"/>
          <w:lang w:val="es-ES"/>
        </w:rPr>
        <w:t>—</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would</w:t>
      </w:r>
      <w:proofErr w:type="spellEnd"/>
      <w:r w:rsidRPr="00623806">
        <w:rPr>
          <w:rFonts w:ascii="Helvetica" w:hAnsi="Helvetica"/>
          <w:lang w:val="es-ES"/>
        </w:rPr>
        <w:t xml:space="preserve"> </w:t>
      </w:r>
      <w:proofErr w:type="spellStart"/>
      <w:r w:rsidRPr="00623806">
        <w:rPr>
          <w:rFonts w:ascii="Helvetica" w:hAnsi="Helvetica"/>
          <w:lang w:val="es-ES"/>
        </w:rPr>
        <w:t>never</w:t>
      </w:r>
      <w:proofErr w:type="spellEnd"/>
      <w:r w:rsidRPr="00623806">
        <w:rPr>
          <w:rFonts w:ascii="Helvetica" w:hAnsi="Helvetica"/>
          <w:lang w:val="es-ES"/>
        </w:rPr>
        <w:t xml:space="preserve"> </w:t>
      </w:r>
      <w:proofErr w:type="spellStart"/>
      <w:r w:rsidRPr="00623806">
        <w:rPr>
          <w:rFonts w:ascii="Helvetica" w:hAnsi="Helvetica"/>
          <w:lang w:val="es-ES"/>
        </w:rPr>
        <w:t>happen</w:t>
      </w:r>
      <w:proofErr w:type="spellEnd"/>
      <w:r w:rsidRPr="00623806">
        <w:rPr>
          <w:rFonts w:ascii="Helvetica" w:hAnsi="Helvetica"/>
          <w:lang w:val="es-ES"/>
        </w:rPr>
        <w:t xml:space="preserve"> </w:t>
      </w:r>
      <w:proofErr w:type="spellStart"/>
      <w:r w:rsidRPr="00623806">
        <w:rPr>
          <w:rFonts w:ascii="Helvetica" w:hAnsi="Helvetica"/>
          <w:lang w:val="es-ES"/>
        </w:rPr>
        <w:t>again</w:t>
      </w:r>
      <w:proofErr w:type="spellEnd"/>
      <w:r w:rsidRPr="00623806">
        <w:rPr>
          <w:rFonts w:ascii="Helvetica" w:hAnsi="Helvetica"/>
          <w:lang w:val="es-ES"/>
        </w:rPr>
        <w:t>.</w:t>
      </w:r>
    </w:p>
    <w:p w14:paraId="00318904" w14:textId="68D1C0B3"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hasn’t</w:t>
      </w:r>
      <w:proofErr w:type="spellEnd"/>
      <w:r w:rsidRPr="00623806">
        <w:rPr>
          <w:rFonts w:ascii="Helvetica" w:hAnsi="Helvetica"/>
          <w:lang w:val="es-ES"/>
        </w:rPr>
        <w:t>.</w:t>
      </w:r>
    </w:p>
    <w:p w14:paraId="5531CD58" w14:textId="65CF9D48" w:rsidR="00CC50ED" w:rsidRPr="00623806" w:rsidRDefault="00CC50ED" w:rsidP="00CC50ED">
      <w:pPr>
        <w:pStyle w:val="Scene"/>
        <w:spacing w:line="276" w:lineRule="auto"/>
        <w:jc w:val="both"/>
        <w:rPr>
          <w:rFonts w:ascii="Helvetica" w:hAnsi="Helvetica"/>
          <w:lang w:val="es-ES"/>
        </w:rPr>
      </w:pP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things</w:t>
      </w:r>
      <w:proofErr w:type="spellEnd"/>
      <w:r w:rsidRPr="00623806">
        <w:rPr>
          <w:rFonts w:ascii="Helvetica" w:hAnsi="Helvetica"/>
          <w:lang w:val="es-ES"/>
        </w:rPr>
        <w:t xml:space="preserve"> </w:t>
      </w:r>
      <w:proofErr w:type="spellStart"/>
      <w:r w:rsidRPr="00623806">
        <w:rPr>
          <w:rFonts w:ascii="Helvetica" w:hAnsi="Helvetica"/>
          <w:lang w:val="es-ES"/>
        </w:rPr>
        <w:t>between</w:t>
      </w:r>
      <w:proofErr w:type="spellEnd"/>
      <w:r w:rsidRPr="00623806">
        <w:rPr>
          <w:rFonts w:ascii="Helvetica" w:hAnsi="Helvetica"/>
          <w:lang w:val="es-ES"/>
        </w:rPr>
        <w:t xml:space="preserve"> </w:t>
      </w:r>
      <w:proofErr w:type="spellStart"/>
      <w:r w:rsidRPr="00623806">
        <w:rPr>
          <w:rFonts w:ascii="Helvetica" w:hAnsi="Helvetica"/>
          <w:lang w:val="es-ES"/>
        </w:rPr>
        <w:t>us</w:t>
      </w:r>
      <w:proofErr w:type="spellEnd"/>
      <w:r w:rsidRPr="00623806">
        <w:rPr>
          <w:rFonts w:ascii="Helvetica" w:hAnsi="Helvetica"/>
          <w:lang w:val="es-ES"/>
        </w:rPr>
        <w:t xml:space="preserve"> </w:t>
      </w:r>
      <w:proofErr w:type="spellStart"/>
      <w:r w:rsidRPr="00623806">
        <w:rPr>
          <w:rFonts w:ascii="Helvetica" w:hAnsi="Helvetica"/>
          <w:lang w:val="es-ES"/>
        </w:rPr>
        <w:t>haven’t</w:t>
      </w:r>
      <w:proofErr w:type="spellEnd"/>
      <w:r w:rsidRPr="00623806">
        <w:rPr>
          <w:rFonts w:ascii="Helvetica" w:hAnsi="Helvetica"/>
          <w:lang w:val="es-ES"/>
        </w:rPr>
        <w:t xml:space="preserve"> </w:t>
      </w:r>
      <w:proofErr w:type="spellStart"/>
      <w:r w:rsidRPr="00623806">
        <w:rPr>
          <w:rFonts w:ascii="Helvetica" w:hAnsi="Helvetica"/>
          <w:lang w:val="es-ES"/>
        </w:rPr>
        <w:t>been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same</w:t>
      </w:r>
      <w:proofErr w:type="spellEnd"/>
      <w:r w:rsidRPr="00623806">
        <w:rPr>
          <w:rFonts w:ascii="Helvetica" w:hAnsi="Helvetica"/>
          <w:lang w:val="es-ES"/>
        </w:rPr>
        <w:t xml:space="preserve"> </w:t>
      </w:r>
      <w:proofErr w:type="spellStart"/>
      <w:r w:rsidRPr="00623806">
        <w:rPr>
          <w:rFonts w:ascii="Helvetica" w:hAnsi="Helvetica"/>
          <w:lang w:val="es-ES"/>
        </w:rPr>
        <w:t>since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connection</w:t>
      </w:r>
      <w:proofErr w:type="spellEnd"/>
      <w:r w:rsidRPr="00623806">
        <w:rPr>
          <w:rFonts w:ascii="Helvetica" w:hAnsi="Helvetica"/>
          <w:lang w:val="es-ES"/>
        </w:rPr>
        <w:t xml:space="preserve"> </w:t>
      </w:r>
      <w:proofErr w:type="spellStart"/>
      <w:r w:rsidRPr="00623806">
        <w:rPr>
          <w:rFonts w:ascii="Helvetica" w:hAnsi="Helvetica"/>
          <w:lang w:val="es-ES"/>
        </w:rPr>
        <w:t>we</w:t>
      </w:r>
      <w:proofErr w:type="spellEnd"/>
      <w:r w:rsidRPr="00623806">
        <w:rPr>
          <w:rFonts w:ascii="Helvetica" w:hAnsi="Helvetica"/>
          <w:lang w:val="es-ES"/>
        </w:rPr>
        <w:t xml:space="preserve"> </w:t>
      </w:r>
      <w:proofErr w:type="spellStart"/>
      <w:r w:rsidRPr="00623806">
        <w:rPr>
          <w:rFonts w:ascii="Helvetica" w:hAnsi="Helvetica"/>
          <w:lang w:val="es-ES"/>
        </w:rPr>
        <w:t>used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have</w:t>
      </w:r>
      <w:proofErr w:type="spellEnd"/>
      <w:r w:rsidRPr="00623806">
        <w:rPr>
          <w:rFonts w:ascii="Helvetica" w:hAnsi="Helvetica"/>
          <w:lang w:val="es-ES"/>
        </w:rPr>
        <w:t>—</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easy</w:t>
      </w:r>
      <w:proofErr w:type="spellEnd"/>
      <w:r w:rsidRPr="00623806">
        <w:rPr>
          <w:rFonts w:ascii="Helvetica" w:hAnsi="Helvetica"/>
          <w:lang w:val="es-ES"/>
        </w:rPr>
        <w:t xml:space="preserve"> </w:t>
      </w:r>
      <w:proofErr w:type="spellStart"/>
      <w:r w:rsidRPr="00623806">
        <w:rPr>
          <w:rFonts w:ascii="Helvetica" w:hAnsi="Helvetica"/>
          <w:lang w:val="es-ES"/>
        </w:rPr>
        <w:t>laughter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quiet</w:t>
      </w:r>
      <w:proofErr w:type="spellEnd"/>
      <w:r w:rsidRPr="00623806">
        <w:rPr>
          <w:rFonts w:ascii="Helvetica" w:hAnsi="Helvetica"/>
          <w:lang w:val="es-ES"/>
        </w:rPr>
        <w:t xml:space="preserve"> </w:t>
      </w:r>
      <w:proofErr w:type="spellStart"/>
      <w:r w:rsidRPr="00623806">
        <w:rPr>
          <w:rFonts w:ascii="Helvetica" w:hAnsi="Helvetica"/>
          <w:lang w:val="es-ES"/>
        </w:rPr>
        <w:t>understanding</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way</w:t>
      </w:r>
      <w:proofErr w:type="spellEnd"/>
      <w:r w:rsidRPr="00623806">
        <w:rPr>
          <w:rFonts w:ascii="Helvetica" w:hAnsi="Helvetica"/>
          <w:lang w:val="es-ES"/>
        </w:rPr>
        <w:t xml:space="preserve">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used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gramStart"/>
      <w:r w:rsidRPr="00623806">
        <w:rPr>
          <w:rFonts w:ascii="Helvetica" w:hAnsi="Helvetica"/>
          <w:lang w:val="es-ES"/>
        </w:rPr>
        <w:t>look</w:t>
      </w:r>
      <w:proofErr w:type="gramEnd"/>
      <w:r w:rsidRPr="00623806">
        <w:rPr>
          <w:rFonts w:ascii="Helvetica" w:hAnsi="Helvetica"/>
          <w:lang w:val="es-ES"/>
        </w:rPr>
        <w:t xml:space="preserve"> at me </w:t>
      </w:r>
      <w:proofErr w:type="spellStart"/>
      <w:r w:rsidRPr="00623806">
        <w:rPr>
          <w:rFonts w:ascii="Helvetica" w:hAnsi="Helvetica"/>
          <w:lang w:val="es-ES"/>
        </w:rPr>
        <w:t>like</w:t>
      </w:r>
      <w:proofErr w:type="spellEnd"/>
      <w:r w:rsidRPr="00623806">
        <w:rPr>
          <w:rFonts w:ascii="Helvetica" w:hAnsi="Helvetica"/>
          <w:lang w:val="es-ES"/>
        </w:rPr>
        <w:t xml:space="preserve"> I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whole</w:t>
      </w:r>
      <w:proofErr w:type="spellEnd"/>
      <w:r w:rsidRPr="00623806">
        <w:rPr>
          <w:rFonts w:ascii="Helvetica" w:hAnsi="Helvetica"/>
          <w:lang w:val="es-ES"/>
        </w:rPr>
        <w:t xml:space="preserve"> </w:t>
      </w:r>
      <w:proofErr w:type="spellStart"/>
      <w:r w:rsidRPr="00623806">
        <w:rPr>
          <w:rFonts w:ascii="Helvetica" w:hAnsi="Helvetica"/>
          <w:lang w:val="es-ES"/>
        </w:rPr>
        <w:t>world</w:t>
      </w:r>
      <w:proofErr w:type="spellEnd"/>
      <w:r w:rsidRPr="00623806">
        <w:rPr>
          <w:rFonts w:ascii="Helvetica" w:hAnsi="Helvetica"/>
          <w:lang w:val="es-ES"/>
        </w:rPr>
        <w:t>—</w:t>
      </w:r>
      <w:proofErr w:type="spellStart"/>
      <w:r w:rsidRPr="00623806">
        <w:rPr>
          <w:rFonts w:ascii="Helvetica" w:hAnsi="Helvetica"/>
          <w:lang w:val="es-ES"/>
        </w:rPr>
        <w:t>it’s</w:t>
      </w:r>
      <w:proofErr w:type="spellEnd"/>
      <w:r w:rsidRPr="00623806">
        <w:rPr>
          <w:rFonts w:ascii="Helvetica" w:hAnsi="Helvetica"/>
          <w:lang w:val="es-ES"/>
        </w:rPr>
        <w:t xml:space="preserve"> </w:t>
      </w:r>
      <w:proofErr w:type="spellStart"/>
      <w:r w:rsidRPr="00623806">
        <w:rPr>
          <w:rFonts w:ascii="Helvetica" w:hAnsi="Helvetica"/>
          <w:lang w:val="es-ES"/>
        </w:rPr>
        <w:t>fractured</w:t>
      </w:r>
      <w:proofErr w:type="spellEnd"/>
      <w:r w:rsidRPr="00623806">
        <w:rPr>
          <w:rFonts w:ascii="Helvetica" w:hAnsi="Helvetica"/>
          <w:lang w:val="es-ES"/>
        </w:rPr>
        <w:t>.</w:t>
      </w:r>
    </w:p>
    <w:p w14:paraId="6EF357A1" w14:textId="3160B369" w:rsidR="00CC50ED" w:rsidRPr="00623806" w:rsidRDefault="00CC50ED" w:rsidP="00CC50ED">
      <w:pPr>
        <w:pStyle w:val="Scene"/>
        <w:spacing w:line="276" w:lineRule="auto"/>
        <w:jc w:val="both"/>
        <w:rPr>
          <w:rFonts w:ascii="Helvetica" w:hAnsi="Helvetica"/>
          <w:lang w:val="es-ES"/>
        </w:rPr>
      </w:pPr>
      <w:proofErr w:type="spellStart"/>
      <w:r w:rsidRPr="00623806">
        <w:rPr>
          <w:rFonts w:ascii="Helvetica" w:hAnsi="Helvetica"/>
          <w:lang w:val="es-ES"/>
        </w:rPr>
        <w:t>I’ve</w:t>
      </w:r>
      <w:proofErr w:type="spellEnd"/>
      <w:r w:rsidRPr="00623806">
        <w:rPr>
          <w:rFonts w:ascii="Helvetica" w:hAnsi="Helvetica"/>
          <w:lang w:val="es-ES"/>
        </w:rPr>
        <w:t xml:space="preserve"> </w:t>
      </w:r>
      <w:proofErr w:type="spellStart"/>
      <w:r w:rsidRPr="00623806">
        <w:rPr>
          <w:rFonts w:ascii="Helvetica" w:hAnsi="Helvetica"/>
          <w:lang w:val="es-ES"/>
        </w:rPr>
        <w:t>been</w:t>
      </w:r>
      <w:proofErr w:type="spellEnd"/>
      <w:r w:rsidRPr="00623806">
        <w:rPr>
          <w:rFonts w:ascii="Helvetica" w:hAnsi="Helvetica"/>
          <w:lang w:val="es-ES"/>
        </w:rPr>
        <w:t xml:space="preserve"> </w:t>
      </w:r>
      <w:proofErr w:type="spellStart"/>
      <w:r w:rsidRPr="00623806">
        <w:rPr>
          <w:rFonts w:ascii="Helvetica" w:hAnsi="Helvetica"/>
          <w:lang w:val="es-ES"/>
        </w:rPr>
        <w:t>trying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rebuild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Brick</w:t>
      </w:r>
      <w:proofErr w:type="spellEnd"/>
      <w:r w:rsidRPr="00623806">
        <w:rPr>
          <w:rFonts w:ascii="Helvetica" w:hAnsi="Helvetica"/>
          <w:lang w:val="es-ES"/>
        </w:rPr>
        <w:t xml:space="preserve"> </w:t>
      </w:r>
      <w:proofErr w:type="spellStart"/>
      <w:r w:rsidRPr="00623806">
        <w:rPr>
          <w:rFonts w:ascii="Helvetica" w:hAnsi="Helvetica"/>
          <w:lang w:val="es-ES"/>
        </w:rPr>
        <w:t>by</w:t>
      </w:r>
      <w:proofErr w:type="spellEnd"/>
      <w:r w:rsidRPr="00623806">
        <w:rPr>
          <w:rFonts w:ascii="Helvetica" w:hAnsi="Helvetica"/>
          <w:lang w:val="es-ES"/>
        </w:rPr>
        <w:t xml:space="preserve"> </w:t>
      </w:r>
      <w:proofErr w:type="spellStart"/>
      <w:r w:rsidRPr="00623806">
        <w:rPr>
          <w:rFonts w:ascii="Helvetica" w:hAnsi="Helvetica"/>
          <w:lang w:val="es-ES"/>
        </w:rPr>
        <w:t>goddamn</w:t>
      </w:r>
      <w:proofErr w:type="spellEnd"/>
      <w:r w:rsidRPr="00623806">
        <w:rPr>
          <w:rFonts w:ascii="Helvetica" w:hAnsi="Helvetica"/>
          <w:lang w:val="es-ES"/>
        </w:rPr>
        <w:t xml:space="preserve"> </w:t>
      </w:r>
      <w:proofErr w:type="spellStart"/>
      <w:r w:rsidRPr="00623806">
        <w:rPr>
          <w:rFonts w:ascii="Helvetica" w:hAnsi="Helvetica"/>
          <w:lang w:val="es-ES"/>
        </w:rPr>
        <w:t>brick</w:t>
      </w:r>
      <w:proofErr w:type="spellEnd"/>
      <w:r w:rsidRPr="00623806">
        <w:rPr>
          <w:rFonts w:ascii="Helvetica" w:hAnsi="Helvetica"/>
          <w:lang w:val="es-ES"/>
        </w:rPr>
        <w:t xml:space="preserve">. And </w:t>
      </w:r>
      <w:proofErr w:type="spellStart"/>
      <w:r w:rsidRPr="00623806">
        <w:rPr>
          <w:rFonts w:ascii="Helvetica" w:hAnsi="Helvetica"/>
          <w:lang w:val="es-ES"/>
        </w:rPr>
        <w:t>she’s</w:t>
      </w:r>
      <w:proofErr w:type="spellEnd"/>
      <w:r w:rsidRPr="00623806">
        <w:rPr>
          <w:rFonts w:ascii="Helvetica" w:hAnsi="Helvetica"/>
          <w:lang w:val="es-ES"/>
        </w:rPr>
        <w:t xml:space="preserve"> </w:t>
      </w:r>
      <w:proofErr w:type="spellStart"/>
      <w:r w:rsidRPr="00623806">
        <w:rPr>
          <w:rFonts w:ascii="Helvetica" w:hAnsi="Helvetica"/>
          <w:lang w:val="es-ES"/>
        </w:rPr>
        <w:t>tried</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I </w:t>
      </w:r>
      <w:proofErr w:type="spellStart"/>
      <w:r w:rsidRPr="00623806">
        <w:rPr>
          <w:rFonts w:ascii="Helvetica" w:hAnsi="Helvetica"/>
          <w:lang w:val="es-ES"/>
        </w:rPr>
        <w:t>see</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way</w:t>
      </w:r>
      <w:proofErr w:type="spellEnd"/>
      <w:r w:rsidRPr="00623806">
        <w:rPr>
          <w:rFonts w:ascii="Helvetica" w:hAnsi="Helvetica"/>
          <w:lang w:val="es-ES"/>
        </w:rPr>
        <w:t xml:space="preserve">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smiles</w:t>
      </w:r>
      <w:proofErr w:type="spellEnd"/>
      <w:r w:rsidRPr="00623806">
        <w:rPr>
          <w:rFonts w:ascii="Helvetica" w:hAnsi="Helvetica"/>
          <w:lang w:val="es-ES"/>
        </w:rPr>
        <w:t xml:space="preserve"> at me </w:t>
      </w:r>
      <w:proofErr w:type="spellStart"/>
      <w:r w:rsidRPr="00623806">
        <w:rPr>
          <w:rFonts w:ascii="Helvetica" w:hAnsi="Helvetica"/>
          <w:lang w:val="es-ES"/>
        </w:rPr>
        <w:t>sometimes</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I </w:t>
      </w:r>
      <w:proofErr w:type="spellStart"/>
      <w:r w:rsidRPr="00623806">
        <w:rPr>
          <w:rFonts w:ascii="Helvetica" w:hAnsi="Helvetica"/>
          <w:lang w:val="es-ES"/>
        </w:rPr>
        <w:t>also</w:t>
      </w:r>
      <w:proofErr w:type="spellEnd"/>
      <w:r w:rsidRPr="00623806">
        <w:rPr>
          <w:rFonts w:ascii="Helvetica" w:hAnsi="Helvetica"/>
          <w:lang w:val="es-ES"/>
        </w:rPr>
        <w:t xml:space="preserve"> </w:t>
      </w:r>
      <w:proofErr w:type="spellStart"/>
      <w:r w:rsidRPr="00623806">
        <w:rPr>
          <w:rFonts w:ascii="Helvetica" w:hAnsi="Helvetica"/>
          <w:lang w:val="es-ES"/>
        </w:rPr>
        <w:t>see</w:t>
      </w:r>
      <w:proofErr w:type="spellEnd"/>
      <w:r w:rsidRPr="00623806">
        <w:rPr>
          <w:rFonts w:ascii="Helvetica" w:hAnsi="Helvetica"/>
          <w:lang w:val="es-ES"/>
        </w:rPr>
        <w:t xml:space="preserve"> </w:t>
      </w:r>
      <w:proofErr w:type="spellStart"/>
      <w:r w:rsidRPr="00623806">
        <w:rPr>
          <w:rFonts w:ascii="Helvetica" w:hAnsi="Helvetica"/>
          <w:lang w:val="es-ES"/>
        </w:rPr>
        <w:t>when</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smile</w:t>
      </w:r>
      <w:proofErr w:type="spellEnd"/>
      <w:r w:rsidRPr="00623806">
        <w:rPr>
          <w:rFonts w:ascii="Helvetica" w:hAnsi="Helvetica"/>
          <w:lang w:val="es-ES"/>
        </w:rPr>
        <w:t xml:space="preserve"> </w:t>
      </w:r>
      <w:proofErr w:type="spellStart"/>
      <w:r w:rsidRPr="00623806">
        <w:rPr>
          <w:rFonts w:ascii="Helvetica" w:hAnsi="Helvetica"/>
          <w:lang w:val="es-ES"/>
        </w:rPr>
        <w:t>falters</w:t>
      </w:r>
      <w:proofErr w:type="spellEnd"/>
      <w:r w:rsidRPr="00623806">
        <w:rPr>
          <w:rFonts w:ascii="Helvetica" w:hAnsi="Helvetica"/>
          <w:lang w:val="es-ES"/>
        </w:rPr>
        <w:t xml:space="preserve">, </w:t>
      </w:r>
      <w:proofErr w:type="spellStart"/>
      <w:r w:rsidRPr="00623806">
        <w:rPr>
          <w:rFonts w:ascii="Helvetica" w:hAnsi="Helvetica"/>
          <w:lang w:val="es-ES"/>
        </w:rPr>
        <w:t>when</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dim</w:t>
      </w:r>
      <w:proofErr w:type="spellEnd"/>
      <w:r w:rsidRPr="00623806">
        <w:rPr>
          <w:rFonts w:ascii="Helvetica" w:hAnsi="Helvetica"/>
          <w:lang w:val="es-ES"/>
        </w:rPr>
        <w:t xml:space="preserve"> and </w:t>
      </w:r>
      <w:proofErr w:type="spellStart"/>
      <w:r w:rsidRPr="00623806">
        <w:rPr>
          <w:rFonts w:ascii="Helvetica" w:hAnsi="Helvetica"/>
          <w:lang w:val="es-ES"/>
        </w:rPr>
        <w:t>she</w:t>
      </w:r>
      <w:proofErr w:type="spellEnd"/>
      <w:r w:rsidRPr="00623806">
        <w:rPr>
          <w:rFonts w:ascii="Helvetica" w:hAnsi="Helvetica"/>
          <w:lang w:val="es-ES"/>
        </w:rPr>
        <w:t xml:space="preserve"> slips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headphones</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drown</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silence</w:t>
      </w:r>
      <w:proofErr w:type="spellEnd"/>
      <w:r w:rsidRPr="00623806">
        <w:rPr>
          <w:rFonts w:ascii="Helvetica" w:hAnsi="Helvetica"/>
          <w:lang w:val="es-ES"/>
        </w:rPr>
        <w:t xml:space="preserve"> </w:t>
      </w:r>
      <w:proofErr w:type="spellStart"/>
      <w:r w:rsidRPr="00623806">
        <w:rPr>
          <w:rFonts w:ascii="Helvetica" w:hAnsi="Helvetica"/>
          <w:lang w:val="es-ES"/>
        </w:rPr>
        <w:t>between</w:t>
      </w:r>
      <w:proofErr w:type="spellEnd"/>
      <w:r w:rsidRPr="00623806">
        <w:rPr>
          <w:rFonts w:ascii="Helvetica" w:hAnsi="Helvetica"/>
          <w:lang w:val="es-ES"/>
        </w:rPr>
        <w:t xml:space="preserve"> </w:t>
      </w:r>
      <w:proofErr w:type="spellStart"/>
      <w:r w:rsidRPr="00623806">
        <w:rPr>
          <w:rFonts w:ascii="Helvetica" w:hAnsi="Helvetica"/>
          <w:lang w:val="es-ES"/>
        </w:rPr>
        <w:t>us</w:t>
      </w:r>
      <w:proofErr w:type="spellEnd"/>
      <w:r w:rsidRPr="00623806">
        <w:rPr>
          <w:rFonts w:ascii="Helvetica" w:hAnsi="Helvetica"/>
          <w:lang w:val="es-ES"/>
        </w:rPr>
        <w:t>.</w:t>
      </w:r>
    </w:p>
    <w:p w14:paraId="25B45DD0" w14:textId="55E79C36" w:rsidR="00CC50ED" w:rsidRPr="00623806" w:rsidRDefault="00CC50ED" w:rsidP="00CC50ED">
      <w:pPr>
        <w:pStyle w:val="Scene"/>
        <w:spacing w:line="276" w:lineRule="auto"/>
        <w:jc w:val="both"/>
        <w:rPr>
          <w:rFonts w:ascii="Helvetica" w:hAnsi="Helvetica"/>
          <w:lang w:val="es-ES"/>
        </w:rPr>
      </w:pPr>
      <w:proofErr w:type="spellStart"/>
      <w:r w:rsidRPr="00623806">
        <w:rPr>
          <w:rFonts w:ascii="Helvetica" w:hAnsi="Helvetica"/>
          <w:lang w:val="es-ES"/>
        </w:rPr>
        <w:t>That’s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sign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guts</w:t>
      </w:r>
      <w:proofErr w:type="spellEnd"/>
      <w:r w:rsidRPr="00623806">
        <w:rPr>
          <w:rFonts w:ascii="Helvetica" w:hAnsi="Helvetica"/>
          <w:lang w:val="es-ES"/>
        </w:rPr>
        <w:t xml:space="preserve"> me. </w:t>
      </w:r>
      <w:proofErr w:type="spellStart"/>
      <w:r w:rsidRPr="00623806">
        <w:rPr>
          <w:rFonts w:ascii="Helvetica" w:hAnsi="Helvetica"/>
          <w:lang w:val="es-ES"/>
        </w:rPr>
        <w:t>She’s</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struggling</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doubting</w:t>
      </w:r>
      <w:proofErr w:type="spellEnd"/>
      <w:r w:rsidRPr="00623806">
        <w:rPr>
          <w:rFonts w:ascii="Helvetica" w:hAnsi="Helvetica"/>
          <w:lang w:val="es-ES"/>
        </w:rPr>
        <w:t>.</w:t>
      </w:r>
    </w:p>
    <w:p w14:paraId="23CE7443" w14:textId="07835F31"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yet</w:t>
      </w:r>
      <w:proofErr w:type="spellEnd"/>
      <w:r w:rsidRPr="00623806">
        <w:rPr>
          <w:rFonts w:ascii="Helvetica" w:hAnsi="Helvetica"/>
          <w:lang w:val="es-ES"/>
        </w:rPr>
        <w:t>—</w:t>
      </w:r>
      <w:proofErr w:type="spellStart"/>
      <w:r w:rsidRPr="00623806">
        <w:rPr>
          <w:rFonts w:ascii="Helvetica" w:hAnsi="Helvetica"/>
          <w:lang w:val="es-ES"/>
        </w:rPr>
        <w:t>I’ve</w:t>
      </w:r>
      <w:proofErr w:type="spellEnd"/>
      <w:r w:rsidRPr="00623806">
        <w:rPr>
          <w:rFonts w:ascii="Helvetica" w:hAnsi="Helvetica"/>
          <w:lang w:val="es-ES"/>
        </w:rPr>
        <w:t xml:space="preserve"> </w:t>
      </w:r>
      <w:proofErr w:type="spellStart"/>
      <w:r w:rsidRPr="00623806">
        <w:rPr>
          <w:rFonts w:ascii="Helvetica" w:hAnsi="Helvetica"/>
          <w:lang w:val="es-ES"/>
        </w:rPr>
        <w:t>stayed</w:t>
      </w:r>
      <w:proofErr w:type="spellEnd"/>
      <w:r w:rsidRPr="00623806">
        <w:rPr>
          <w:rFonts w:ascii="Helvetica" w:hAnsi="Helvetica"/>
          <w:lang w:val="es-ES"/>
        </w:rPr>
        <w:t xml:space="preserve">. </w:t>
      </w:r>
      <w:proofErr w:type="spellStart"/>
      <w:r w:rsidRPr="00623806">
        <w:rPr>
          <w:rFonts w:ascii="Helvetica" w:hAnsi="Helvetica"/>
          <w:lang w:val="es-ES"/>
        </w:rPr>
        <w:t>I’ve</w:t>
      </w:r>
      <w:proofErr w:type="spellEnd"/>
      <w:r w:rsidRPr="00623806">
        <w:rPr>
          <w:rFonts w:ascii="Helvetica" w:hAnsi="Helvetica"/>
          <w:lang w:val="es-ES"/>
        </w:rPr>
        <w:t xml:space="preserve"> </w:t>
      </w:r>
      <w:proofErr w:type="spellStart"/>
      <w:r w:rsidRPr="00623806">
        <w:rPr>
          <w:rFonts w:ascii="Helvetica" w:hAnsi="Helvetica"/>
          <w:lang w:val="es-ES"/>
        </w:rPr>
        <w:t>kept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hands</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myself</w:t>
      </w:r>
      <w:proofErr w:type="spellEnd"/>
      <w:r w:rsidRPr="00623806">
        <w:rPr>
          <w:rFonts w:ascii="Helvetica" w:hAnsi="Helvetica"/>
          <w:lang w:val="es-ES"/>
        </w:rPr>
        <w:t xml:space="preserve">. </w:t>
      </w:r>
      <w:proofErr w:type="spellStart"/>
      <w:r w:rsidRPr="00623806">
        <w:rPr>
          <w:rFonts w:ascii="Helvetica" w:hAnsi="Helvetica"/>
          <w:lang w:val="es-ES"/>
        </w:rPr>
        <w:t>I’ve</w:t>
      </w:r>
      <w:proofErr w:type="spellEnd"/>
      <w:r w:rsidRPr="00623806">
        <w:rPr>
          <w:rFonts w:ascii="Helvetica" w:hAnsi="Helvetica"/>
          <w:lang w:val="es-ES"/>
        </w:rPr>
        <w:t xml:space="preserve"> </w:t>
      </w:r>
      <w:proofErr w:type="spellStart"/>
      <w:r w:rsidRPr="00623806">
        <w:rPr>
          <w:rFonts w:ascii="Helvetica" w:hAnsi="Helvetica"/>
          <w:lang w:val="es-ES"/>
        </w:rPr>
        <w:t>held</w:t>
      </w:r>
      <w:proofErr w:type="spellEnd"/>
      <w:r w:rsidRPr="00623806">
        <w:rPr>
          <w:rFonts w:ascii="Helvetica" w:hAnsi="Helvetica"/>
          <w:lang w:val="es-ES"/>
        </w:rPr>
        <w:t xml:space="preserve"> back </w:t>
      </w:r>
      <w:proofErr w:type="spellStart"/>
      <w:r w:rsidRPr="00623806">
        <w:rPr>
          <w:rFonts w:ascii="Helvetica" w:hAnsi="Helvetica"/>
          <w:lang w:val="es-ES"/>
        </w:rPr>
        <w:t>every</w:t>
      </w:r>
      <w:proofErr w:type="spellEnd"/>
      <w:r w:rsidRPr="00623806">
        <w:rPr>
          <w:rFonts w:ascii="Helvetica" w:hAnsi="Helvetica"/>
          <w:lang w:val="es-ES"/>
        </w:rPr>
        <w:t xml:space="preserve"> </w:t>
      </w:r>
      <w:proofErr w:type="spellStart"/>
      <w:r w:rsidRPr="00623806">
        <w:rPr>
          <w:rFonts w:ascii="Helvetica" w:hAnsi="Helvetica"/>
          <w:lang w:val="es-ES"/>
        </w:rPr>
        <w:t>frustrated</w:t>
      </w:r>
      <w:proofErr w:type="spellEnd"/>
      <w:r w:rsidRPr="00623806">
        <w:rPr>
          <w:rFonts w:ascii="Helvetica" w:hAnsi="Helvetica"/>
          <w:lang w:val="es-ES"/>
        </w:rPr>
        <w:t xml:space="preserve"> urge, </w:t>
      </w:r>
      <w:proofErr w:type="spellStart"/>
      <w:r w:rsidRPr="00623806">
        <w:rPr>
          <w:rFonts w:ascii="Helvetica" w:hAnsi="Helvetica"/>
          <w:lang w:val="es-ES"/>
        </w:rPr>
        <w:t>every</w:t>
      </w:r>
      <w:proofErr w:type="spellEnd"/>
      <w:r w:rsidRPr="00623806">
        <w:rPr>
          <w:rFonts w:ascii="Helvetica" w:hAnsi="Helvetica"/>
          <w:lang w:val="es-ES"/>
        </w:rPr>
        <w:t xml:space="preserve"> </w:t>
      </w:r>
      <w:proofErr w:type="spellStart"/>
      <w:r w:rsidRPr="00623806">
        <w:rPr>
          <w:rFonts w:ascii="Helvetica" w:hAnsi="Helvetica"/>
          <w:lang w:val="es-ES"/>
        </w:rPr>
        <w:t>jealous</w:t>
      </w:r>
      <w:proofErr w:type="spellEnd"/>
      <w:r w:rsidRPr="00623806">
        <w:rPr>
          <w:rFonts w:ascii="Helvetica" w:hAnsi="Helvetica"/>
          <w:lang w:val="es-ES"/>
        </w:rPr>
        <w:t xml:space="preserve"> </w:t>
      </w:r>
      <w:proofErr w:type="spellStart"/>
      <w:r w:rsidRPr="00623806">
        <w:rPr>
          <w:rFonts w:ascii="Helvetica" w:hAnsi="Helvetica"/>
          <w:lang w:val="es-ES"/>
        </w:rPr>
        <w:t>snap</w:t>
      </w:r>
      <w:proofErr w:type="spellEnd"/>
      <w:r w:rsidRPr="00623806">
        <w:rPr>
          <w:rFonts w:ascii="Helvetica" w:hAnsi="Helvetica"/>
          <w:lang w:val="es-ES"/>
        </w:rPr>
        <w:t xml:space="preserve">, and </w:t>
      </w:r>
      <w:proofErr w:type="spellStart"/>
      <w:r w:rsidRPr="00623806">
        <w:rPr>
          <w:rFonts w:ascii="Helvetica" w:hAnsi="Helvetica"/>
          <w:lang w:val="es-ES"/>
        </w:rPr>
        <w:t>every</w:t>
      </w:r>
      <w:proofErr w:type="spellEnd"/>
      <w:r w:rsidRPr="00623806">
        <w:rPr>
          <w:rFonts w:ascii="Helvetica" w:hAnsi="Helvetica"/>
          <w:lang w:val="es-ES"/>
        </w:rPr>
        <w:t xml:space="preserve"> </w:t>
      </w:r>
      <w:proofErr w:type="spellStart"/>
      <w:r w:rsidRPr="00623806">
        <w:rPr>
          <w:rFonts w:ascii="Helvetica" w:hAnsi="Helvetica"/>
          <w:lang w:val="es-ES"/>
        </w:rPr>
        <w:t>desire</w:t>
      </w:r>
      <w:proofErr w:type="spellEnd"/>
      <w:r w:rsidRPr="00623806">
        <w:rPr>
          <w:rFonts w:ascii="Helvetica" w:hAnsi="Helvetica"/>
          <w:lang w:val="es-ES"/>
        </w:rPr>
        <w:t xml:space="preserve"> </w:t>
      </w:r>
      <w:proofErr w:type="spellStart"/>
      <w:r w:rsidRPr="00623806">
        <w:rPr>
          <w:rFonts w:ascii="Helvetica" w:hAnsi="Helvetica"/>
          <w:lang w:val="es-ES"/>
        </w:rPr>
        <w:t>because</w:t>
      </w:r>
      <w:proofErr w:type="spellEnd"/>
      <w:r w:rsidRPr="00623806">
        <w:rPr>
          <w:rFonts w:ascii="Helvetica" w:hAnsi="Helvetica"/>
          <w:lang w:val="es-ES"/>
        </w:rPr>
        <w:t xml:space="preserve"> I </w:t>
      </w:r>
      <w:proofErr w:type="spellStart"/>
      <w:r w:rsidRPr="00623806">
        <w:rPr>
          <w:rFonts w:ascii="Helvetica" w:hAnsi="Helvetica"/>
          <w:lang w:val="es-ES"/>
        </w:rPr>
        <w:t>want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be </w:t>
      </w:r>
      <w:proofErr w:type="spellStart"/>
      <w:r w:rsidRPr="00623806">
        <w:rPr>
          <w:rFonts w:ascii="Helvetica" w:hAnsi="Helvetica"/>
          <w:lang w:val="es-ES"/>
        </w:rPr>
        <w:t>better</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w:t>
      </w:r>
    </w:p>
    <w:p w14:paraId="6BD18BB3" w14:textId="46C56D55" w:rsidR="00CC50ED" w:rsidRPr="00623806" w:rsidRDefault="00CC50ED" w:rsidP="00CC50ED">
      <w:pPr>
        <w:pStyle w:val="Scene"/>
        <w:spacing w:line="276" w:lineRule="auto"/>
        <w:jc w:val="both"/>
        <w:rPr>
          <w:rFonts w:ascii="Helvetica" w:hAnsi="Helvetica"/>
          <w:lang w:val="es-ES"/>
        </w:rPr>
      </w:pP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God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tension’s</w:t>
      </w:r>
      <w:proofErr w:type="spellEnd"/>
      <w:r w:rsidRPr="00623806">
        <w:rPr>
          <w:rFonts w:ascii="Helvetica" w:hAnsi="Helvetica"/>
          <w:lang w:val="es-ES"/>
        </w:rPr>
        <w:t xml:space="preserve"> </w:t>
      </w:r>
      <w:proofErr w:type="spellStart"/>
      <w:r w:rsidRPr="00623806">
        <w:rPr>
          <w:rFonts w:ascii="Helvetica" w:hAnsi="Helvetica"/>
          <w:lang w:val="es-ES"/>
        </w:rPr>
        <w:t>burning</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veins</w:t>
      </w:r>
      <w:proofErr w:type="spellEnd"/>
      <w:r w:rsidRPr="00623806">
        <w:rPr>
          <w:rFonts w:ascii="Helvetica" w:hAnsi="Helvetica"/>
          <w:lang w:val="es-ES"/>
        </w:rPr>
        <w:t xml:space="preserve">. And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worst</w:t>
      </w:r>
      <w:proofErr w:type="spellEnd"/>
      <w:r w:rsidRPr="00623806">
        <w:rPr>
          <w:rFonts w:ascii="Helvetica" w:hAnsi="Helvetica"/>
          <w:lang w:val="es-ES"/>
        </w:rPr>
        <w:t xml:space="preserve"> </w:t>
      </w:r>
      <w:proofErr w:type="spellStart"/>
      <w:r w:rsidRPr="00623806">
        <w:rPr>
          <w:rFonts w:ascii="Helvetica" w:hAnsi="Helvetica"/>
          <w:lang w:val="es-ES"/>
        </w:rPr>
        <w:t>part</w:t>
      </w:r>
      <w:proofErr w:type="spellEnd"/>
      <w:r w:rsidRPr="00623806">
        <w:rPr>
          <w:rFonts w:ascii="Helvetica" w:hAnsi="Helvetica"/>
          <w:lang w:val="es-ES"/>
        </w:rPr>
        <w:t>?</w:t>
      </w:r>
    </w:p>
    <w:p w14:paraId="72520F9C" w14:textId="1F0039E9" w:rsidR="00CC50ED" w:rsidRPr="00623806" w:rsidRDefault="00CC50ED" w:rsidP="00CC50ED">
      <w:pPr>
        <w:pStyle w:val="Scene"/>
        <w:spacing w:line="276" w:lineRule="auto"/>
        <w:jc w:val="both"/>
        <w:rPr>
          <w:rFonts w:ascii="Helvetica" w:hAnsi="Helvetica"/>
          <w:lang w:val="es-ES"/>
        </w:rPr>
      </w:pPr>
      <w:proofErr w:type="spellStart"/>
      <w:r w:rsidRPr="00623806">
        <w:rPr>
          <w:rFonts w:ascii="Helvetica" w:hAnsi="Helvetica"/>
          <w:lang w:val="es-ES"/>
        </w:rPr>
        <w:t>Knowing</w:t>
      </w:r>
      <w:proofErr w:type="spellEnd"/>
      <w:r w:rsidRPr="00623806">
        <w:rPr>
          <w:rFonts w:ascii="Helvetica" w:hAnsi="Helvetica"/>
          <w:lang w:val="es-ES"/>
        </w:rPr>
        <w:t xml:space="preserve"> </w:t>
      </w:r>
      <w:proofErr w:type="spellStart"/>
      <w:r w:rsidRPr="00623806">
        <w:rPr>
          <w:rFonts w:ascii="Helvetica" w:hAnsi="Helvetica"/>
          <w:lang w:val="es-ES"/>
        </w:rPr>
        <w:t>there’s</w:t>
      </w:r>
      <w:proofErr w:type="spellEnd"/>
      <w:r w:rsidRPr="00623806">
        <w:rPr>
          <w:rFonts w:ascii="Helvetica" w:hAnsi="Helvetica"/>
          <w:lang w:val="es-ES"/>
        </w:rPr>
        <w:t xml:space="preserve"> </w:t>
      </w:r>
      <w:proofErr w:type="spellStart"/>
      <w:r w:rsidRPr="00623806">
        <w:rPr>
          <w:rFonts w:ascii="Helvetica" w:hAnsi="Helvetica"/>
          <w:lang w:val="es-ES"/>
        </w:rPr>
        <w:t>another</w:t>
      </w:r>
      <w:proofErr w:type="spellEnd"/>
      <w:r w:rsidRPr="00623806">
        <w:rPr>
          <w:rFonts w:ascii="Helvetica" w:hAnsi="Helvetica"/>
          <w:lang w:val="es-ES"/>
        </w:rPr>
        <w:t xml:space="preserve"> </w:t>
      </w:r>
      <w:proofErr w:type="spellStart"/>
      <w:r w:rsidRPr="00623806">
        <w:rPr>
          <w:rFonts w:ascii="Helvetica" w:hAnsi="Helvetica"/>
          <w:lang w:val="es-ES"/>
        </w:rPr>
        <w:t>man</w:t>
      </w:r>
      <w:proofErr w:type="spellEnd"/>
      <w:r w:rsidRPr="00623806">
        <w:rPr>
          <w:rFonts w:ascii="Helvetica" w:hAnsi="Helvetica"/>
          <w:lang w:val="es-ES"/>
        </w:rPr>
        <w:t xml:space="preserve"> </w:t>
      </w:r>
      <w:proofErr w:type="spellStart"/>
      <w:r w:rsidRPr="00623806">
        <w:rPr>
          <w:rFonts w:ascii="Helvetica" w:hAnsi="Helvetica"/>
          <w:lang w:val="es-ES"/>
        </w:rPr>
        <w:t>now</w:t>
      </w:r>
      <w:proofErr w:type="spellEnd"/>
      <w:r w:rsidRPr="00623806">
        <w:rPr>
          <w:rFonts w:ascii="Helvetica" w:hAnsi="Helvetica"/>
          <w:lang w:val="es-ES"/>
        </w:rPr>
        <w:t xml:space="preserve">. </w:t>
      </w:r>
      <w:proofErr w:type="spellStart"/>
      <w:r w:rsidRPr="00623806">
        <w:rPr>
          <w:rFonts w:ascii="Helvetica" w:hAnsi="Helvetica"/>
          <w:lang w:val="es-ES"/>
        </w:rPr>
        <w:t>Bigger</w:t>
      </w:r>
      <w:proofErr w:type="spellEnd"/>
      <w:r w:rsidRPr="00623806">
        <w:rPr>
          <w:rFonts w:ascii="Helvetica" w:hAnsi="Helvetica"/>
          <w:lang w:val="es-ES"/>
        </w:rPr>
        <w:t xml:space="preserve">. </w:t>
      </w:r>
      <w:proofErr w:type="spellStart"/>
      <w:r w:rsidRPr="00623806">
        <w:rPr>
          <w:rFonts w:ascii="Helvetica" w:hAnsi="Helvetica"/>
          <w:lang w:val="es-ES"/>
        </w:rPr>
        <w:t>Stronger</w:t>
      </w:r>
      <w:proofErr w:type="spellEnd"/>
      <w:r w:rsidRPr="00623806">
        <w:rPr>
          <w:rFonts w:ascii="Helvetica" w:hAnsi="Helvetica"/>
          <w:lang w:val="es-ES"/>
        </w:rPr>
        <w:t xml:space="preserve">. </w:t>
      </w:r>
      <w:proofErr w:type="spellStart"/>
      <w:r w:rsidRPr="00623806">
        <w:rPr>
          <w:rFonts w:ascii="Helvetica" w:hAnsi="Helvetica"/>
          <w:lang w:val="es-ES"/>
        </w:rPr>
        <w:t>Always</w:t>
      </w:r>
      <w:proofErr w:type="spellEnd"/>
      <w:r w:rsidRPr="00623806">
        <w:rPr>
          <w:rFonts w:ascii="Helvetica" w:hAnsi="Helvetica"/>
          <w:lang w:val="es-ES"/>
        </w:rPr>
        <w:t xml:space="preserve"> </w:t>
      </w:r>
      <w:proofErr w:type="spellStart"/>
      <w:r w:rsidRPr="00623806">
        <w:rPr>
          <w:rFonts w:ascii="Helvetica" w:hAnsi="Helvetica"/>
          <w:lang w:val="es-ES"/>
        </w:rPr>
        <w:t>there</w:t>
      </w:r>
      <w:proofErr w:type="spellEnd"/>
      <w:r w:rsidRPr="00623806">
        <w:rPr>
          <w:rFonts w:ascii="Helvetica" w:hAnsi="Helvetica"/>
          <w:lang w:val="es-ES"/>
        </w:rPr>
        <w:t xml:space="preserve">. </w:t>
      </w:r>
      <w:proofErr w:type="spellStart"/>
      <w:r w:rsidRPr="00623806">
        <w:rPr>
          <w:rFonts w:ascii="Helvetica" w:hAnsi="Helvetica"/>
          <w:lang w:val="es-ES"/>
        </w:rPr>
        <w:t>Always</w:t>
      </w:r>
      <w:proofErr w:type="spellEnd"/>
      <w:r w:rsidRPr="00623806">
        <w:rPr>
          <w:rFonts w:ascii="Helvetica" w:hAnsi="Helvetica"/>
          <w:lang w:val="es-ES"/>
        </w:rPr>
        <w:t xml:space="preserve"> </w:t>
      </w:r>
      <w:proofErr w:type="spellStart"/>
      <w:r w:rsidRPr="00623806">
        <w:rPr>
          <w:rFonts w:ascii="Helvetica" w:hAnsi="Helvetica"/>
          <w:lang w:val="es-ES"/>
        </w:rPr>
        <w:t>hovering</w:t>
      </w:r>
      <w:proofErr w:type="spellEnd"/>
      <w:r w:rsidRPr="00623806">
        <w:rPr>
          <w:rFonts w:ascii="Helvetica" w:hAnsi="Helvetica"/>
          <w:lang w:val="es-ES"/>
        </w:rPr>
        <w:t>.</w:t>
      </w:r>
    </w:p>
    <w:p w14:paraId="66A7643A" w14:textId="66BA65ED"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laughs</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w:t>
      </w:r>
    </w:p>
    <w:p w14:paraId="6FA37819" w14:textId="17E51D7A" w:rsidR="00CC50ED" w:rsidRPr="00623806" w:rsidRDefault="00CC50ED" w:rsidP="00CC50ED">
      <w:pPr>
        <w:pStyle w:val="Scene"/>
        <w:spacing w:line="276" w:lineRule="auto"/>
        <w:jc w:val="both"/>
        <w:rPr>
          <w:rFonts w:ascii="Helvetica" w:hAnsi="Helvetica"/>
          <w:lang w:val="es-ES"/>
        </w:rPr>
      </w:pPr>
      <w:proofErr w:type="spellStart"/>
      <w:r w:rsidRPr="00623806">
        <w:rPr>
          <w:rFonts w:ascii="Helvetica" w:hAnsi="Helvetica"/>
          <w:lang w:val="es-ES"/>
        </w:rPr>
        <w:t>Laughs</w:t>
      </w:r>
      <w:proofErr w:type="spellEnd"/>
      <w:r w:rsidRPr="00623806">
        <w:rPr>
          <w:rFonts w:ascii="Helvetica" w:hAnsi="Helvetica"/>
          <w:lang w:val="es-ES"/>
        </w:rPr>
        <w:t>.</w:t>
      </w:r>
    </w:p>
    <w:p w14:paraId="489B5E2B" w14:textId="32191690"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haven’t</w:t>
      </w:r>
      <w:proofErr w:type="spellEnd"/>
      <w:r w:rsidRPr="00623806">
        <w:rPr>
          <w:rFonts w:ascii="Helvetica" w:hAnsi="Helvetica"/>
          <w:lang w:val="es-ES"/>
        </w:rPr>
        <w:t xml:space="preserve"> </w:t>
      </w:r>
      <w:proofErr w:type="spellStart"/>
      <w:r w:rsidRPr="00623806">
        <w:rPr>
          <w:rFonts w:ascii="Helvetica" w:hAnsi="Helvetica"/>
          <w:lang w:val="es-ES"/>
        </w:rPr>
        <w:t>heard</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sound</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in </w:t>
      </w:r>
      <w:proofErr w:type="spellStart"/>
      <w:r w:rsidRPr="00623806">
        <w:rPr>
          <w:rFonts w:ascii="Helvetica" w:hAnsi="Helvetica"/>
          <w:lang w:val="es-ES"/>
        </w:rPr>
        <w:t>months</w:t>
      </w:r>
      <w:proofErr w:type="spellEnd"/>
      <w:r w:rsidRPr="00623806">
        <w:rPr>
          <w:rFonts w:ascii="Helvetica" w:hAnsi="Helvetica"/>
          <w:lang w:val="es-ES"/>
        </w:rPr>
        <w:t>.</w:t>
      </w:r>
    </w:p>
    <w:p w14:paraId="28D8F431" w14:textId="2E3E964F"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pisses</w:t>
      </w:r>
      <w:proofErr w:type="spellEnd"/>
      <w:r w:rsidRPr="00623806">
        <w:rPr>
          <w:rFonts w:ascii="Helvetica" w:hAnsi="Helvetica"/>
          <w:lang w:val="es-ES"/>
        </w:rPr>
        <w:t xml:space="preserve"> me off more </w:t>
      </w:r>
      <w:proofErr w:type="spellStart"/>
      <w:r w:rsidRPr="00623806">
        <w:rPr>
          <w:rFonts w:ascii="Helvetica" w:hAnsi="Helvetica"/>
          <w:lang w:val="es-ES"/>
        </w:rPr>
        <w:t>than</w:t>
      </w:r>
      <w:proofErr w:type="spellEnd"/>
      <w:r w:rsidRPr="00623806">
        <w:rPr>
          <w:rFonts w:ascii="Helvetica" w:hAnsi="Helvetica"/>
          <w:lang w:val="es-ES"/>
        </w:rPr>
        <w:t xml:space="preserve"> I </w:t>
      </w:r>
      <w:proofErr w:type="spellStart"/>
      <w:r w:rsidRPr="00623806">
        <w:rPr>
          <w:rFonts w:ascii="Helvetica" w:hAnsi="Helvetica"/>
          <w:lang w:val="es-ES"/>
        </w:rPr>
        <w:t>want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admit</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because</w:t>
      </w:r>
      <w:proofErr w:type="spellEnd"/>
      <w:r w:rsidRPr="00623806">
        <w:rPr>
          <w:rFonts w:ascii="Helvetica" w:hAnsi="Helvetica"/>
          <w:lang w:val="es-ES"/>
        </w:rPr>
        <w:t xml:space="preserve"> I </w:t>
      </w:r>
      <w:proofErr w:type="spellStart"/>
      <w:r w:rsidRPr="00623806">
        <w:rPr>
          <w:rFonts w:ascii="Helvetica" w:hAnsi="Helvetica"/>
          <w:lang w:val="es-ES"/>
        </w:rPr>
        <w:t>don’t</w:t>
      </w:r>
      <w:proofErr w:type="spellEnd"/>
      <w:r w:rsidRPr="00623806">
        <w:rPr>
          <w:rFonts w:ascii="Helvetica" w:hAnsi="Helvetica"/>
          <w:lang w:val="es-ES"/>
        </w:rPr>
        <w:t xml:space="preserve"> trust </w:t>
      </w:r>
      <w:proofErr w:type="spellStart"/>
      <w:r w:rsidRPr="00623806">
        <w:rPr>
          <w:rFonts w:ascii="Helvetica" w:hAnsi="Helvetica"/>
          <w:lang w:val="es-ES"/>
        </w:rPr>
        <w:t>her</w:t>
      </w:r>
      <w:proofErr w:type="spellEnd"/>
      <w:r w:rsidRPr="00623806">
        <w:rPr>
          <w:rFonts w:ascii="Helvetica" w:hAnsi="Helvetica"/>
          <w:lang w:val="es-ES"/>
        </w:rPr>
        <w:t>—</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because</w:t>
      </w:r>
      <w:proofErr w:type="spellEnd"/>
      <w:r w:rsidRPr="00623806">
        <w:rPr>
          <w:rFonts w:ascii="Helvetica" w:hAnsi="Helvetica"/>
          <w:lang w:val="es-ES"/>
        </w:rPr>
        <w:t xml:space="preserve"> </w:t>
      </w:r>
      <w:proofErr w:type="spellStart"/>
      <w:r w:rsidRPr="00623806">
        <w:rPr>
          <w:rFonts w:ascii="Helvetica" w:hAnsi="Helvetica"/>
          <w:lang w:val="es-ES"/>
        </w:rPr>
        <w:t>deep</w:t>
      </w:r>
      <w:proofErr w:type="spellEnd"/>
      <w:r w:rsidRPr="00623806">
        <w:rPr>
          <w:rFonts w:ascii="Helvetica" w:hAnsi="Helvetica"/>
          <w:lang w:val="es-ES"/>
        </w:rPr>
        <w:t xml:space="preserve"> </w:t>
      </w:r>
      <w:proofErr w:type="spellStart"/>
      <w:r w:rsidRPr="00623806">
        <w:rPr>
          <w:rFonts w:ascii="Helvetica" w:hAnsi="Helvetica"/>
          <w:lang w:val="es-ES"/>
        </w:rPr>
        <w:t>down</w:t>
      </w:r>
      <w:proofErr w:type="spellEnd"/>
      <w:r w:rsidRPr="00623806">
        <w:rPr>
          <w:rFonts w:ascii="Helvetica" w:hAnsi="Helvetica"/>
          <w:lang w:val="es-ES"/>
        </w:rPr>
        <w:t xml:space="preserve">, I </w:t>
      </w:r>
      <w:proofErr w:type="spellStart"/>
      <w:r w:rsidRPr="00623806">
        <w:rPr>
          <w:rFonts w:ascii="Helvetica" w:hAnsi="Helvetica"/>
          <w:lang w:val="es-ES"/>
        </w:rPr>
        <w:t>know</w:t>
      </w:r>
      <w:proofErr w:type="spellEnd"/>
      <w:r w:rsidRPr="00623806">
        <w:rPr>
          <w:rFonts w:ascii="Helvetica" w:hAnsi="Helvetica"/>
          <w:lang w:val="es-ES"/>
        </w:rPr>
        <w:t xml:space="preserve"> </w:t>
      </w:r>
      <w:proofErr w:type="spellStart"/>
      <w:r w:rsidRPr="00623806">
        <w:rPr>
          <w:rFonts w:ascii="Helvetica" w:hAnsi="Helvetica"/>
          <w:lang w:val="es-ES"/>
        </w:rPr>
        <w:t>she’s</w:t>
      </w:r>
      <w:proofErr w:type="spellEnd"/>
      <w:r w:rsidRPr="00623806">
        <w:rPr>
          <w:rFonts w:ascii="Helvetica" w:hAnsi="Helvetica"/>
          <w:lang w:val="es-ES"/>
        </w:rPr>
        <w:t xml:space="preserve"> </w:t>
      </w:r>
      <w:proofErr w:type="spellStart"/>
      <w:r w:rsidRPr="00623806">
        <w:rPr>
          <w:rFonts w:ascii="Helvetica" w:hAnsi="Helvetica"/>
          <w:lang w:val="es-ES"/>
        </w:rPr>
        <w:t>slipping</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fingers</w:t>
      </w:r>
      <w:proofErr w:type="spellEnd"/>
      <w:r w:rsidRPr="00623806">
        <w:rPr>
          <w:rFonts w:ascii="Helvetica" w:hAnsi="Helvetica"/>
          <w:lang w:val="es-ES"/>
        </w:rPr>
        <w:t>.</w:t>
      </w:r>
    </w:p>
    <w:p w14:paraId="3ADB0AA6" w14:textId="603361DF"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I’m</w:t>
      </w:r>
      <w:proofErr w:type="spellEnd"/>
      <w:r w:rsidRPr="00623806">
        <w:rPr>
          <w:rFonts w:ascii="Helvetica" w:hAnsi="Helvetica"/>
          <w:lang w:val="es-ES"/>
        </w:rPr>
        <w:t xml:space="preserve"> </w:t>
      </w:r>
      <w:proofErr w:type="spellStart"/>
      <w:r w:rsidRPr="00623806">
        <w:rPr>
          <w:rFonts w:ascii="Helvetica" w:hAnsi="Helvetica"/>
          <w:lang w:val="es-ES"/>
        </w:rPr>
        <w:t>terrified</w:t>
      </w:r>
      <w:proofErr w:type="spellEnd"/>
      <w:r w:rsidRPr="00623806">
        <w:rPr>
          <w:rFonts w:ascii="Helvetica" w:hAnsi="Helvetica"/>
          <w:lang w:val="es-ES"/>
        </w:rPr>
        <w:t xml:space="preserve"> </w:t>
      </w:r>
      <w:proofErr w:type="spellStart"/>
      <w:r w:rsidRPr="00623806">
        <w:rPr>
          <w:rFonts w:ascii="Helvetica" w:hAnsi="Helvetica"/>
          <w:lang w:val="es-ES"/>
        </w:rPr>
        <w:t>I’ve</w:t>
      </w:r>
      <w:proofErr w:type="spellEnd"/>
      <w:r w:rsidRPr="00623806">
        <w:rPr>
          <w:rFonts w:ascii="Helvetica" w:hAnsi="Helvetica"/>
          <w:lang w:val="es-ES"/>
        </w:rPr>
        <w:t xml:space="preserve"> </w:t>
      </w:r>
      <w:proofErr w:type="spellStart"/>
      <w:r w:rsidRPr="00623806">
        <w:rPr>
          <w:rFonts w:ascii="Helvetica" w:hAnsi="Helvetica"/>
          <w:lang w:val="es-ES"/>
        </w:rPr>
        <w:t>already</w:t>
      </w:r>
      <w:proofErr w:type="spellEnd"/>
      <w:r w:rsidRPr="00623806">
        <w:rPr>
          <w:rFonts w:ascii="Helvetica" w:hAnsi="Helvetica"/>
          <w:lang w:val="es-ES"/>
        </w:rPr>
        <w:t xml:space="preserve"> </w:t>
      </w:r>
      <w:proofErr w:type="spellStart"/>
      <w:r w:rsidRPr="00623806">
        <w:rPr>
          <w:rFonts w:ascii="Helvetica" w:hAnsi="Helvetica"/>
          <w:lang w:val="es-ES"/>
        </w:rPr>
        <w:t>lost</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w:t>
      </w:r>
    </w:p>
    <w:p w14:paraId="71AEE0E8" w14:textId="10EC9C43"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 xml:space="preserve">At </w:t>
      </w:r>
      <w:proofErr w:type="spellStart"/>
      <w:r w:rsidRPr="00623806">
        <w:rPr>
          <w:rFonts w:ascii="Helvetica" w:hAnsi="Helvetica"/>
          <w:lang w:val="es-ES"/>
        </w:rPr>
        <w:t>work</w:t>
      </w:r>
      <w:proofErr w:type="spellEnd"/>
      <w:r w:rsidRPr="00623806">
        <w:rPr>
          <w:rFonts w:ascii="Helvetica" w:hAnsi="Helvetica"/>
          <w:lang w:val="es-ES"/>
        </w:rPr>
        <w:t xml:space="preserve">, I </w:t>
      </w:r>
      <w:proofErr w:type="spellStart"/>
      <w:r w:rsidRPr="00623806">
        <w:rPr>
          <w:rFonts w:ascii="Helvetica" w:hAnsi="Helvetica"/>
          <w:lang w:val="es-ES"/>
        </w:rPr>
        <w:t>did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best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block </w:t>
      </w:r>
      <w:proofErr w:type="spellStart"/>
      <w:r w:rsidRPr="00623806">
        <w:rPr>
          <w:rFonts w:ascii="Helvetica" w:hAnsi="Helvetica"/>
          <w:lang w:val="es-ES"/>
        </w:rPr>
        <w:t>out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constant</w:t>
      </w:r>
      <w:proofErr w:type="spellEnd"/>
      <w:r w:rsidRPr="00623806">
        <w:rPr>
          <w:rFonts w:ascii="Helvetica" w:hAnsi="Helvetica"/>
          <w:lang w:val="es-ES"/>
        </w:rPr>
        <w:t xml:space="preserve"> hum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gossip</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fuck</w:t>
      </w:r>
      <w:proofErr w:type="spellEnd"/>
      <w:r w:rsidRPr="00623806">
        <w:rPr>
          <w:rFonts w:ascii="Helvetica" w:hAnsi="Helvetica"/>
          <w:lang w:val="es-ES"/>
        </w:rPr>
        <w:t>—</w:t>
      </w:r>
      <w:proofErr w:type="spellStart"/>
      <w:r w:rsidRPr="00623806">
        <w:rPr>
          <w:rFonts w:ascii="Helvetica" w:hAnsi="Helvetica"/>
          <w:lang w:val="es-ES"/>
        </w:rPr>
        <w:t>if</w:t>
      </w:r>
      <w:proofErr w:type="spellEnd"/>
      <w:r w:rsidRPr="00623806">
        <w:rPr>
          <w:rFonts w:ascii="Helvetica" w:hAnsi="Helvetica"/>
          <w:lang w:val="es-ES"/>
        </w:rPr>
        <w:t xml:space="preserve"> </w:t>
      </w:r>
      <w:proofErr w:type="spellStart"/>
      <w:r w:rsidRPr="00623806">
        <w:rPr>
          <w:rFonts w:ascii="Helvetica" w:hAnsi="Helvetica"/>
          <w:lang w:val="es-ES"/>
        </w:rPr>
        <w:t>you’re</w:t>
      </w:r>
      <w:proofErr w:type="spellEnd"/>
      <w:r w:rsidRPr="00623806">
        <w:rPr>
          <w:rFonts w:ascii="Helvetica" w:hAnsi="Helvetica"/>
          <w:lang w:val="es-ES"/>
        </w:rPr>
        <w:t xml:space="preserve"> </w:t>
      </w:r>
      <w:proofErr w:type="spellStart"/>
      <w:r w:rsidRPr="00623806">
        <w:rPr>
          <w:rFonts w:ascii="Helvetica" w:hAnsi="Helvetica"/>
          <w:lang w:val="es-ES"/>
        </w:rPr>
        <w:t>hoping</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a drama-free </w:t>
      </w:r>
      <w:proofErr w:type="spellStart"/>
      <w:r w:rsidRPr="00623806">
        <w:rPr>
          <w:rFonts w:ascii="Helvetica" w:hAnsi="Helvetica"/>
          <w:lang w:val="es-ES"/>
        </w:rPr>
        <w:t>environment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office </w:t>
      </w:r>
      <w:proofErr w:type="spellStart"/>
      <w:r w:rsidRPr="00623806">
        <w:rPr>
          <w:rFonts w:ascii="Helvetica" w:hAnsi="Helvetica"/>
          <w:lang w:val="es-ES"/>
        </w:rPr>
        <w:t>isn’t</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People </w:t>
      </w:r>
      <w:proofErr w:type="spellStart"/>
      <w:r w:rsidRPr="00623806">
        <w:rPr>
          <w:rFonts w:ascii="Helvetica" w:hAnsi="Helvetica"/>
          <w:lang w:val="es-ES"/>
        </w:rPr>
        <w:t>thrive</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chaos. </w:t>
      </w:r>
      <w:proofErr w:type="spellStart"/>
      <w:r w:rsidRPr="00623806">
        <w:rPr>
          <w:rFonts w:ascii="Helvetica" w:hAnsi="Helvetica"/>
          <w:lang w:val="es-ES"/>
        </w:rPr>
        <w:t>They</w:t>
      </w:r>
      <w:proofErr w:type="spellEnd"/>
      <w:r w:rsidRPr="00623806">
        <w:rPr>
          <w:rFonts w:ascii="Helvetica" w:hAnsi="Helvetica"/>
          <w:lang w:val="es-ES"/>
        </w:rPr>
        <w:t xml:space="preserve"> </w:t>
      </w:r>
      <w:proofErr w:type="spellStart"/>
      <w:r w:rsidRPr="00623806">
        <w:rPr>
          <w:rFonts w:ascii="Helvetica" w:hAnsi="Helvetica"/>
          <w:lang w:val="es-ES"/>
        </w:rPr>
        <w:lastRenderedPageBreak/>
        <w:t>feed</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whispers</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half-truths</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stories</w:t>
      </w:r>
      <w:proofErr w:type="spellEnd"/>
      <w:r w:rsidRPr="00623806">
        <w:rPr>
          <w:rFonts w:ascii="Helvetica" w:hAnsi="Helvetica"/>
          <w:lang w:val="es-ES"/>
        </w:rPr>
        <w:t xml:space="preserve"> </w:t>
      </w:r>
      <w:proofErr w:type="spellStart"/>
      <w:r w:rsidRPr="00623806">
        <w:rPr>
          <w:rFonts w:ascii="Helvetica" w:hAnsi="Helvetica"/>
          <w:lang w:val="es-ES"/>
        </w:rPr>
        <w:t>twisted</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enough</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sting</w:t>
      </w:r>
      <w:proofErr w:type="spellEnd"/>
      <w:r w:rsidRPr="00623806">
        <w:rPr>
          <w:rFonts w:ascii="Helvetica" w:hAnsi="Helvetica"/>
          <w:lang w:val="es-ES"/>
        </w:rPr>
        <w:t>.</w:t>
      </w:r>
    </w:p>
    <w:p w14:paraId="0ED55954" w14:textId="74844233"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lately</w:t>
      </w:r>
      <w:proofErr w:type="spellEnd"/>
      <w:r w:rsidRPr="00623806">
        <w:rPr>
          <w:rFonts w:ascii="Helvetica" w:hAnsi="Helvetica"/>
          <w:lang w:val="es-ES"/>
        </w:rPr>
        <w:t xml:space="preserve">, </w:t>
      </w:r>
      <w:proofErr w:type="spellStart"/>
      <w:r w:rsidRPr="00623806">
        <w:rPr>
          <w:rFonts w:ascii="Helvetica" w:hAnsi="Helvetica"/>
          <w:lang w:val="es-ES"/>
        </w:rPr>
        <w:t>those</w:t>
      </w:r>
      <w:proofErr w:type="spellEnd"/>
      <w:r w:rsidRPr="00623806">
        <w:rPr>
          <w:rFonts w:ascii="Helvetica" w:hAnsi="Helvetica"/>
          <w:lang w:val="es-ES"/>
        </w:rPr>
        <w:t xml:space="preserve"> </w:t>
      </w:r>
      <w:proofErr w:type="spellStart"/>
      <w:r w:rsidRPr="00623806">
        <w:rPr>
          <w:rFonts w:ascii="Helvetica" w:hAnsi="Helvetica"/>
          <w:lang w:val="es-ES"/>
        </w:rPr>
        <w:t>whispers</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a </w:t>
      </w:r>
      <w:proofErr w:type="spellStart"/>
      <w:r w:rsidRPr="00623806">
        <w:rPr>
          <w:rFonts w:ascii="Helvetica" w:hAnsi="Helvetica"/>
          <w:lang w:val="es-ES"/>
        </w:rPr>
        <w:t>name</w:t>
      </w:r>
      <w:proofErr w:type="spellEnd"/>
      <w:r w:rsidRPr="00623806">
        <w:rPr>
          <w:rFonts w:ascii="Helvetica" w:hAnsi="Helvetica"/>
          <w:lang w:val="es-ES"/>
        </w:rPr>
        <w:t>.</w:t>
      </w:r>
    </w:p>
    <w:p w14:paraId="44AF5997" w14:textId="058FB0F4"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Liliam.</w:t>
      </w:r>
    </w:p>
    <w:p w14:paraId="04E78D12" w14:textId="522F8F0C"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feel</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me—</w:t>
      </w:r>
      <w:proofErr w:type="spellStart"/>
      <w:r w:rsidRPr="00623806">
        <w:rPr>
          <w:rFonts w:ascii="Helvetica" w:hAnsi="Helvetica"/>
          <w:lang w:val="es-ES"/>
        </w:rPr>
        <w:t>behind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back, </w:t>
      </w:r>
      <w:proofErr w:type="spellStart"/>
      <w:r w:rsidRPr="00623806">
        <w:rPr>
          <w:rFonts w:ascii="Helvetica" w:hAnsi="Helvetica"/>
          <w:lang w:val="es-ES"/>
        </w:rPr>
        <w:t>across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room</w:t>
      </w:r>
      <w:proofErr w:type="spellEnd"/>
      <w:r w:rsidRPr="00623806">
        <w:rPr>
          <w:rFonts w:ascii="Helvetica" w:hAnsi="Helvetica"/>
          <w:lang w:val="es-ES"/>
        </w:rPr>
        <w:t>—</w:t>
      </w:r>
      <w:proofErr w:type="spellStart"/>
      <w:r w:rsidRPr="00623806">
        <w:rPr>
          <w:rFonts w:ascii="Helvetica" w:hAnsi="Helvetica"/>
          <w:lang w:val="es-ES"/>
        </w:rPr>
        <w:t>watching</w:t>
      </w:r>
      <w:proofErr w:type="spellEnd"/>
      <w:r w:rsidRPr="00623806">
        <w:rPr>
          <w:rFonts w:ascii="Helvetica" w:hAnsi="Helvetica"/>
          <w:lang w:val="es-ES"/>
        </w:rPr>
        <w:t xml:space="preserve">, </w:t>
      </w:r>
      <w:proofErr w:type="spellStart"/>
      <w:r w:rsidRPr="00623806">
        <w:rPr>
          <w:rFonts w:ascii="Helvetica" w:hAnsi="Helvetica"/>
          <w:lang w:val="es-ES"/>
        </w:rPr>
        <w:t>waiting</w:t>
      </w:r>
      <w:proofErr w:type="spellEnd"/>
      <w:r w:rsidRPr="00623806">
        <w:rPr>
          <w:rFonts w:ascii="Helvetica" w:hAnsi="Helvetica"/>
          <w:lang w:val="es-ES"/>
        </w:rPr>
        <w:t xml:space="preserve">, </w:t>
      </w:r>
      <w:proofErr w:type="spellStart"/>
      <w:r w:rsidRPr="00623806">
        <w:rPr>
          <w:rFonts w:ascii="Helvetica" w:hAnsi="Helvetica"/>
          <w:lang w:val="es-ES"/>
        </w:rPr>
        <w:t>lips</w:t>
      </w:r>
      <w:proofErr w:type="spellEnd"/>
      <w:r w:rsidRPr="00623806">
        <w:rPr>
          <w:rFonts w:ascii="Helvetica" w:hAnsi="Helvetica"/>
          <w:lang w:val="es-ES"/>
        </w:rPr>
        <w:t xml:space="preserve"> </w:t>
      </w:r>
      <w:proofErr w:type="spellStart"/>
      <w:r w:rsidRPr="00623806">
        <w:rPr>
          <w:rFonts w:ascii="Helvetica" w:hAnsi="Helvetica"/>
          <w:lang w:val="es-ES"/>
        </w:rPr>
        <w:t>mouthing</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name</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some</w:t>
      </w:r>
      <w:proofErr w:type="spellEnd"/>
      <w:r w:rsidRPr="00623806">
        <w:rPr>
          <w:rFonts w:ascii="Helvetica" w:hAnsi="Helvetica"/>
          <w:lang w:val="es-ES"/>
        </w:rPr>
        <w:t xml:space="preserve"> </w:t>
      </w:r>
      <w:proofErr w:type="spellStart"/>
      <w:r w:rsidRPr="00623806">
        <w:rPr>
          <w:rFonts w:ascii="Helvetica" w:hAnsi="Helvetica"/>
          <w:lang w:val="es-ES"/>
        </w:rPr>
        <w:t>dirty</w:t>
      </w:r>
      <w:proofErr w:type="spellEnd"/>
      <w:r w:rsidRPr="00623806">
        <w:rPr>
          <w:rFonts w:ascii="Helvetica" w:hAnsi="Helvetica"/>
          <w:lang w:val="es-ES"/>
        </w:rPr>
        <w:t xml:space="preserve"> </w:t>
      </w:r>
      <w:proofErr w:type="spellStart"/>
      <w:r w:rsidRPr="00623806">
        <w:rPr>
          <w:rFonts w:ascii="Helvetica" w:hAnsi="Helvetica"/>
          <w:lang w:val="es-ES"/>
        </w:rPr>
        <w:t>secret</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I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already</w:t>
      </w:r>
      <w:proofErr w:type="spellEnd"/>
      <w:r w:rsidRPr="00623806">
        <w:rPr>
          <w:rFonts w:ascii="Helvetica" w:hAnsi="Helvetica"/>
          <w:lang w:val="es-ES"/>
        </w:rPr>
        <w:t xml:space="preserve"> </w:t>
      </w:r>
      <w:proofErr w:type="spellStart"/>
      <w:r w:rsidRPr="00623806">
        <w:rPr>
          <w:rFonts w:ascii="Helvetica" w:hAnsi="Helvetica"/>
          <w:lang w:val="es-ES"/>
        </w:rPr>
        <w:t>drowning</w:t>
      </w:r>
      <w:proofErr w:type="spellEnd"/>
      <w:r w:rsidRPr="00623806">
        <w:rPr>
          <w:rFonts w:ascii="Helvetica" w:hAnsi="Helvetica"/>
          <w:lang w:val="es-ES"/>
        </w:rPr>
        <w:t xml:space="preserve"> in </w:t>
      </w:r>
      <w:proofErr w:type="spellStart"/>
      <w:r w:rsidRPr="00623806">
        <w:rPr>
          <w:rFonts w:ascii="Helvetica" w:hAnsi="Helvetica"/>
          <w:lang w:val="es-ES"/>
        </w:rPr>
        <w:t>guilt</w:t>
      </w:r>
      <w:proofErr w:type="spellEnd"/>
      <w:r w:rsidRPr="00623806">
        <w:rPr>
          <w:rFonts w:ascii="Helvetica" w:hAnsi="Helvetica"/>
          <w:lang w:val="es-ES"/>
        </w:rPr>
        <w:t xml:space="preserve"> and </w:t>
      </w:r>
      <w:proofErr w:type="spellStart"/>
      <w:r w:rsidRPr="00623806">
        <w:rPr>
          <w:rFonts w:ascii="Helvetica" w:hAnsi="Helvetica"/>
          <w:lang w:val="es-ES"/>
        </w:rPr>
        <w:t>trying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keep</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shit</w:t>
      </w:r>
      <w:proofErr w:type="spellEnd"/>
      <w:r w:rsidRPr="00623806">
        <w:rPr>
          <w:rFonts w:ascii="Helvetica" w:hAnsi="Helvetica"/>
          <w:lang w:val="es-ES"/>
        </w:rPr>
        <w:t xml:space="preserve"> </w:t>
      </w:r>
      <w:proofErr w:type="spellStart"/>
      <w:r w:rsidRPr="00623806">
        <w:rPr>
          <w:rFonts w:ascii="Helvetica" w:hAnsi="Helvetica"/>
          <w:lang w:val="es-ES"/>
        </w:rPr>
        <w:t>together</w:t>
      </w:r>
      <w:proofErr w:type="spellEnd"/>
      <w:r w:rsidRPr="00623806">
        <w:rPr>
          <w:rFonts w:ascii="Helvetica" w:hAnsi="Helvetica"/>
          <w:lang w:val="es-ES"/>
        </w:rPr>
        <w:t>.</w:t>
      </w:r>
    </w:p>
    <w:p w14:paraId="3B3CB0C5" w14:textId="31061A66" w:rsidR="00CC50ED" w:rsidRPr="00623806" w:rsidRDefault="00CC50ED" w:rsidP="00CC50ED">
      <w:pPr>
        <w:pStyle w:val="Scene"/>
        <w:spacing w:line="276" w:lineRule="auto"/>
        <w:jc w:val="both"/>
        <w:rPr>
          <w:rFonts w:ascii="Helvetica" w:hAnsi="Helvetica"/>
          <w:lang w:val="es-ES"/>
        </w:rPr>
      </w:pP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exhausting</w:t>
      </w:r>
      <w:proofErr w:type="spellEnd"/>
      <w:r w:rsidRPr="00623806">
        <w:rPr>
          <w:rFonts w:ascii="Helvetica" w:hAnsi="Helvetica"/>
          <w:lang w:val="es-ES"/>
        </w:rPr>
        <w:t>.</w:t>
      </w:r>
    </w:p>
    <w:p w14:paraId="61E994B4" w14:textId="2D05921C" w:rsidR="00CC50ED" w:rsidRPr="00623806" w:rsidRDefault="00775DFD" w:rsidP="00CC50ED">
      <w:pPr>
        <w:pStyle w:val="Scene"/>
        <w:spacing w:line="276" w:lineRule="auto"/>
        <w:jc w:val="both"/>
        <w:rPr>
          <w:rFonts w:ascii="Helvetica" w:hAnsi="Helvetica"/>
          <w:lang w:val="es-ES"/>
        </w:rPr>
      </w:pPr>
      <w:r w:rsidRPr="00623806">
        <w:rPr>
          <w:rFonts w:ascii="Helvetica" w:hAnsi="Helvetica"/>
          <w:lang w:val="es-ES"/>
        </w:rPr>
        <w:t>So,</w:t>
      </w:r>
      <w:r w:rsidR="00CC50ED" w:rsidRPr="00623806">
        <w:rPr>
          <w:rFonts w:ascii="Helvetica" w:hAnsi="Helvetica"/>
          <w:lang w:val="es-ES"/>
        </w:rPr>
        <w:t xml:space="preserve"> </w:t>
      </w:r>
      <w:proofErr w:type="spellStart"/>
      <w:r w:rsidR="00CC50ED" w:rsidRPr="00623806">
        <w:rPr>
          <w:rFonts w:ascii="Helvetica" w:hAnsi="Helvetica"/>
          <w:lang w:val="es-ES"/>
        </w:rPr>
        <w:t>when</w:t>
      </w:r>
      <w:proofErr w:type="spellEnd"/>
      <w:r w:rsidR="00CC50ED" w:rsidRPr="00623806">
        <w:rPr>
          <w:rFonts w:ascii="Helvetica" w:hAnsi="Helvetica"/>
          <w:lang w:val="es-ES"/>
        </w:rPr>
        <w:t xml:space="preserve"> </w:t>
      </w:r>
      <w:proofErr w:type="spellStart"/>
      <w:r w:rsidR="00CC50ED" w:rsidRPr="00623806">
        <w:rPr>
          <w:rFonts w:ascii="Helvetica" w:hAnsi="Helvetica"/>
          <w:lang w:val="es-ES"/>
        </w:rPr>
        <w:t>my</w:t>
      </w:r>
      <w:proofErr w:type="spellEnd"/>
      <w:r w:rsidR="00CC50ED" w:rsidRPr="00623806">
        <w:rPr>
          <w:rFonts w:ascii="Helvetica" w:hAnsi="Helvetica"/>
          <w:lang w:val="es-ES"/>
        </w:rPr>
        <w:t xml:space="preserve"> </w:t>
      </w:r>
      <w:proofErr w:type="gramStart"/>
      <w:r w:rsidR="00CC50ED" w:rsidRPr="00623806">
        <w:rPr>
          <w:rFonts w:ascii="Helvetica" w:hAnsi="Helvetica"/>
          <w:lang w:val="es-ES"/>
        </w:rPr>
        <w:t>manager</w:t>
      </w:r>
      <w:proofErr w:type="gramEnd"/>
      <w:r w:rsidR="00CC50ED" w:rsidRPr="00623806">
        <w:rPr>
          <w:rFonts w:ascii="Helvetica" w:hAnsi="Helvetica"/>
          <w:lang w:val="es-ES"/>
        </w:rPr>
        <w:t xml:space="preserve"> </w:t>
      </w:r>
      <w:proofErr w:type="spellStart"/>
      <w:r w:rsidR="00CC50ED" w:rsidRPr="00623806">
        <w:rPr>
          <w:rFonts w:ascii="Helvetica" w:hAnsi="Helvetica"/>
          <w:lang w:val="es-ES"/>
        </w:rPr>
        <w:t>offered</w:t>
      </w:r>
      <w:proofErr w:type="spellEnd"/>
      <w:r w:rsidR="00CC50ED" w:rsidRPr="00623806">
        <w:rPr>
          <w:rFonts w:ascii="Helvetica" w:hAnsi="Helvetica"/>
          <w:lang w:val="es-ES"/>
        </w:rPr>
        <w:t xml:space="preserve"> me </w:t>
      </w:r>
      <w:proofErr w:type="spellStart"/>
      <w:r w:rsidR="00CC50ED" w:rsidRPr="00623806">
        <w:rPr>
          <w:rFonts w:ascii="Helvetica" w:hAnsi="Helvetica"/>
          <w:lang w:val="es-ES"/>
        </w:rPr>
        <w:t>an</w:t>
      </w:r>
      <w:proofErr w:type="spellEnd"/>
      <w:r w:rsidR="00CC50ED" w:rsidRPr="00623806">
        <w:rPr>
          <w:rFonts w:ascii="Helvetica" w:hAnsi="Helvetica"/>
          <w:lang w:val="es-ES"/>
        </w:rPr>
        <w:t xml:space="preserve"> off-site </w:t>
      </w:r>
      <w:proofErr w:type="spellStart"/>
      <w:r w:rsidR="00CC50ED" w:rsidRPr="00623806">
        <w:rPr>
          <w:rFonts w:ascii="Helvetica" w:hAnsi="Helvetica"/>
          <w:lang w:val="es-ES"/>
        </w:rPr>
        <w:t>installation</w:t>
      </w:r>
      <w:proofErr w:type="spellEnd"/>
      <w:r w:rsidR="00CC50ED" w:rsidRPr="00623806">
        <w:rPr>
          <w:rFonts w:ascii="Helvetica" w:hAnsi="Helvetica"/>
          <w:lang w:val="es-ES"/>
        </w:rPr>
        <w:t xml:space="preserve"> </w:t>
      </w:r>
      <w:proofErr w:type="spellStart"/>
      <w:r w:rsidR="00CC50ED" w:rsidRPr="00623806">
        <w:rPr>
          <w:rFonts w:ascii="Helvetica" w:hAnsi="Helvetica"/>
          <w:lang w:val="es-ES"/>
        </w:rPr>
        <w:t>gig</w:t>
      </w:r>
      <w:proofErr w:type="spellEnd"/>
      <w:r w:rsidR="00CC50ED" w:rsidRPr="00623806">
        <w:rPr>
          <w:rFonts w:ascii="Helvetica" w:hAnsi="Helvetica"/>
          <w:lang w:val="es-ES"/>
        </w:rPr>
        <w:t xml:space="preserve">, I </w:t>
      </w:r>
      <w:proofErr w:type="spellStart"/>
      <w:r w:rsidR="00CC50ED" w:rsidRPr="00623806">
        <w:rPr>
          <w:rFonts w:ascii="Helvetica" w:hAnsi="Helvetica"/>
          <w:lang w:val="es-ES"/>
        </w:rPr>
        <w:t>took</w:t>
      </w:r>
      <w:proofErr w:type="spellEnd"/>
      <w:r w:rsidR="00CC50ED" w:rsidRPr="00623806">
        <w:rPr>
          <w:rFonts w:ascii="Helvetica" w:hAnsi="Helvetica"/>
          <w:lang w:val="es-ES"/>
        </w:rPr>
        <w:t xml:space="preserve"> </w:t>
      </w:r>
      <w:proofErr w:type="spellStart"/>
      <w:r w:rsidR="00CC50ED" w:rsidRPr="00623806">
        <w:rPr>
          <w:rFonts w:ascii="Helvetica" w:hAnsi="Helvetica"/>
          <w:lang w:val="es-ES"/>
        </w:rPr>
        <w:t>it</w:t>
      </w:r>
      <w:proofErr w:type="spellEnd"/>
      <w:r w:rsidR="00CC50ED" w:rsidRPr="00623806">
        <w:rPr>
          <w:rFonts w:ascii="Helvetica" w:hAnsi="Helvetica"/>
          <w:lang w:val="es-ES"/>
        </w:rPr>
        <w:t xml:space="preserve"> </w:t>
      </w:r>
      <w:proofErr w:type="spellStart"/>
      <w:r w:rsidR="00CC50ED" w:rsidRPr="00623806">
        <w:rPr>
          <w:rFonts w:ascii="Helvetica" w:hAnsi="Helvetica"/>
          <w:lang w:val="es-ES"/>
        </w:rPr>
        <w:t>without</w:t>
      </w:r>
      <w:proofErr w:type="spellEnd"/>
      <w:r w:rsidR="00CC50ED" w:rsidRPr="00623806">
        <w:rPr>
          <w:rFonts w:ascii="Helvetica" w:hAnsi="Helvetica"/>
          <w:lang w:val="es-ES"/>
        </w:rPr>
        <w:t xml:space="preserve"> </w:t>
      </w:r>
      <w:proofErr w:type="spellStart"/>
      <w:r w:rsidR="00CC50ED" w:rsidRPr="00623806">
        <w:rPr>
          <w:rFonts w:ascii="Helvetica" w:hAnsi="Helvetica"/>
          <w:lang w:val="es-ES"/>
        </w:rPr>
        <w:t>hesitation</w:t>
      </w:r>
      <w:proofErr w:type="spellEnd"/>
      <w:r w:rsidR="00CC50ED" w:rsidRPr="00623806">
        <w:rPr>
          <w:rFonts w:ascii="Helvetica" w:hAnsi="Helvetica"/>
          <w:lang w:val="es-ES"/>
        </w:rPr>
        <w:t xml:space="preserve">. No </w:t>
      </w:r>
      <w:proofErr w:type="spellStart"/>
      <w:r w:rsidR="00CC50ED" w:rsidRPr="00623806">
        <w:rPr>
          <w:rFonts w:ascii="Helvetica" w:hAnsi="Helvetica"/>
          <w:lang w:val="es-ES"/>
        </w:rPr>
        <w:t>questions</w:t>
      </w:r>
      <w:proofErr w:type="spellEnd"/>
      <w:r w:rsidR="00CC50ED" w:rsidRPr="00623806">
        <w:rPr>
          <w:rFonts w:ascii="Helvetica" w:hAnsi="Helvetica"/>
          <w:lang w:val="es-ES"/>
        </w:rPr>
        <w:t xml:space="preserve">. No </w:t>
      </w:r>
      <w:proofErr w:type="spellStart"/>
      <w:r w:rsidR="00CC50ED" w:rsidRPr="00623806">
        <w:rPr>
          <w:rFonts w:ascii="Helvetica" w:hAnsi="Helvetica"/>
          <w:lang w:val="es-ES"/>
        </w:rPr>
        <w:t>complaints</w:t>
      </w:r>
      <w:proofErr w:type="spellEnd"/>
      <w:r w:rsidR="00CC50ED" w:rsidRPr="00623806">
        <w:rPr>
          <w:rFonts w:ascii="Helvetica" w:hAnsi="Helvetica"/>
          <w:lang w:val="es-ES"/>
        </w:rPr>
        <w:t>.</w:t>
      </w:r>
    </w:p>
    <w:p w14:paraId="251A6F79" w14:textId="2870F8E6" w:rsidR="00CC50ED" w:rsidRPr="00623806" w:rsidRDefault="00CC50ED" w:rsidP="00CC50ED">
      <w:pPr>
        <w:pStyle w:val="Scene"/>
        <w:spacing w:line="276" w:lineRule="auto"/>
        <w:jc w:val="both"/>
        <w:rPr>
          <w:rFonts w:ascii="Helvetica" w:hAnsi="Helvetica"/>
          <w:lang w:val="es-ES"/>
        </w:rPr>
      </w:pPr>
      <w:proofErr w:type="spellStart"/>
      <w:r w:rsidRPr="00623806">
        <w:rPr>
          <w:rFonts w:ascii="Helvetica" w:hAnsi="Helvetica"/>
          <w:lang w:val="es-ES"/>
        </w:rPr>
        <w:t>Anything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get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hell</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building</w:t>
      </w:r>
      <w:proofErr w:type="spellEnd"/>
      <w:r w:rsidRPr="00623806">
        <w:rPr>
          <w:rFonts w:ascii="Helvetica" w:hAnsi="Helvetica"/>
          <w:lang w:val="es-ES"/>
        </w:rPr>
        <w:t>.</w:t>
      </w:r>
    </w:p>
    <w:p w14:paraId="012CCA48" w14:textId="485CBAA4"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 xml:space="preserve">A new </w:t>
      </w:r>
      <w:proofErr w:type="spellStart"/>
      <w:r w:rsidRPr="00623806">
        <w:rPr>
          <w:rFonts w:ascii="Helvetica" w:hAnsi="Helvetica"/>
          <w:lang w:val="es-ES"/>
        </w:rPr>
        <w:t>client</w:t>
      </w:r>
      <w:proofErr w:type="spellEnd"/>
      <w:r w:rsidRPr="00623806">
        <w:rPr>
          <w:rFonts w:ascii="Helvetica" w:hAnsi="Helvetica"/>
          <w:lang w:val="es-ES"/>
        </w:rPr>
        <w:t xml:space="preserve">, a </w:t>
      </w:r>
      <w:proofErr w:type="spellStart"/>
      <w:r w:rsidRPr="00623806">
        <w:rPr>
          <w:rFonts w:ascii="Helvetica" w:hAnsi="Helvetica"/>
          <w:lang w:val="es-ES"/>
        </w:rPr>
        <w:t>high-end</w:t>
      </w:r>
      <w:proofErr w:type="spellEnd"/>
      <w:r w:rsidRPr="00623806">
        <w:rPr>
          <w:rFonts w:ascii="Helvetica" w:hAnsi="Helvetica"/>
          <w:lang w:val="es-ES"/>
        </w:rPr>
        <w:t xml:space="preserve"> </w:t>
      </w:r>
      <w:proofErr w:type="spellStart"/>
      <w:r w:rsidRPr="00623806">
        <w:rPr>
          <w:rFonts w:ascii="Helvetica" w:hAnsi="Helvetica"/>
          <w:lang w:val="es-ES"/>
        </w:rPr>
        <w:t>security</w:t>
      </w:r>
      <w:proofErr w:type="spellEnd"/>
      <w:r w:rsidRPr="00623806">
        <w:rPr>
          <w:rFonts w:ascii="Helvetica" w:hAnsi="Helvetica"/>
          <w:lang w:val="es-ES"/>
        </w:rPr>
        <w:t xml:space="preserve"> </w:t>
      </w:r>
      <w:proofErr w:type="spellStart"/>
      <w:r w:rsidRPr="00623806">
        <w:rPr>
          <w:rFonts w:ascii="Helvetica" w:hAnsi="Helvetica"/>
          <w:lang w:val="es-ES"/>
        </w:rPr>
        <w:t>package</w:t>
      </w:r>
      <w:proofErr w:type="spellEnd"/>
      <w:r w:rsidRPr="00623806">
        <w:rPr>
          <w:rFonts w:ascii="Helvetica" w:hAnsi="Helvetica"/>
          <w:lang w:val="es-ES"/>
        </w:rPr>
        <w:t xml:space="preserve">. </w:t>
      </w:r>
      <w:proofErr w:type="spellStart"/>
      <w:r w:rsidRPr="00623806">
        <w:rPr>
          <w:rFonts w:ascii="Helvetica" w:hAnsi="Helvetica"/>
          <w:lang w:val="es-ES"/>
        </w:rPr>
        <w:t>I’d</w:t>
      </w:r>
      <w:proofErr w:type="spellEnd"/>
      <w:r w:rsidRPr="00623806">
        <w:rPr>
          <w:rFonts w:ascii="Helvetica" w:hAnsi="Helvetica"/>
          <w:lang w:val="es-ES"/>
        </w:rPr>
        <w:t xml:space="preserve"> done </w:t>
      </w:r>
      <w:proofErr w:type="spellStart"/>
      <w:r w:rsidRPr="00623806">
        <w:rPr>
          <w:rFonts w:ascii="Helvetica" w:hAnsi="Helvetica"/>
          <w:lang w:val="es-ES"/>
        </w:rPr>
        <w:t>this</w:t>
      </w:r>
      <w:proofErr w:type="spellEnd"/>
      <w:r w:rsidRPr="00623806">
        <w:rPr>
          <w:rFonts w:ascii="Helvetica" w:hAnsi="Helvetica"/>
          <w:lang w:val="es-ES"/>
        </w:rPr>
        <w:t xml:space="preserve"> a </w:t>
      </w:r>
      <w:proofErr w:type="spellStart"/>
      <w:r w:rsidRPr="00623806">
        <w:rPr>
          <w:rFonts w:ascii="Helvetica" w:hAnsi="Helvetica"/>
          <w:lang w:val="es-ES"/>
        </w:rPr>
        <w:t>dozen</w:t>
      </w:r>
      <w:proofErr w:type="spellEnd"/>
      <w:r w:rsidRPr="00623806">
        <w:rPr>
          <w:rFonts w:ascii="Helvetica" w:hAnsi="Helvetica"/>
          <w:lang w:val="es-ES"/>
        </w:rPr>
        <w:t xml:space="preserve"> times </w:t>
      </w:r>
      <w:proofErr w:type="spellStart"/>
      <w:r w:rsidRPr="00623806">
        <w:rPr>
          <w:rFonts w:ascii="Helvetica" w:hAnsi="Helvetica"/>
          <w:lang w:val="es-ES"/>
        </w:rPr>
        <w:t>before</w:t>
      </w:r>
      <w:proofErr w:type="spellEnd"/>
      <w:r w:rsidRPr="00623806">
        <w:rPr>
          <w:rFonts w:ascii="Helvetica" w:hAnsi="Helvetica"/>
          <w:lang w:val="es-ES"/>
        </w:rPr>
        <w:t>—</w:t>
      </w:r>
      <w:proofErr w:type="spellStart"/>
      <w:r w:rsidRPr="00623806">
        <w:rPr>
          <w:rFonts w:ascii="Helvetica" w:hAnsi="Helvetica"/>
          <w:lang w:val="es-ES"/>
        </w:rPr>
        <w:t>usually</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government</w:t>
      </w:r>
      <w:proofErr w:type="spellEnd"/>
      <w:r w:rsidRPr="00623806">
        <w:rPr>
          <w:rFonts w:ascii="Helvetica" w:hAnsi="Helvetica"/>
          <w:lang w:val="es-ES"/>
        </w:rPr>
        <w:t xml:space="preserve"> </w:t>
      </w:r>
      <w:proofErr w:type="spellStart"/>
      <w:r w:rsidRPr="00623806">
        <w:rPr>
          <w:rFonts w:ascii="Helvetica" w:hAnsi="Helvetica"/>
          <w:lang w:val="es-ES"/>
        </w:rPr>
        <w:t>offices</w:t>
      </w:r>
      <w:proofErr w:type="spellEnd"/>
      <w:r w:rsidRPr="00623806">
        <w:rPr>
          <w:rFonts w:ascii="Helvetica" w:hAnsi="Helvetica"/>
          <w:lang w:val="es-ES"/>
        </w:rPr>
        <w:t xml:space="preserve">, </w:t>
      </w:r>
      <w:proofErr w:type="spellStart"/>
      <w:r w:rsidRPr="00623806">
        <w:rPr>
          <w:rFonts w:ascii="Helvetica" w:hAnsi="Helvetica"/>
          <w:lang w:val="es-ES"/>
        </w:rPr>
        <w:t>high-profile</w:t>
      </w:r>
      <w:proofErr w:type="spellEnd"/>
      <w:r w:rsidRPr="00623806">
        <w:rPr>
          <w:rFonts w:ascii="Helvetica" w:hAnsi="Helvetica"/>
          <w:lang w:val="es-ES"/>
        </w:rPr>
        <w:t xml:space="preserve"> </w:t>
      </w:r>
      <w:proofErr w:type="spellStart"/>
      <w:r w:rsidRPr="00623806">
        <w:rPr>
          <w:rFonts w:ascii="Helvetica" w:hAnsi="Helvetica"/>
          <w:lang w:val="es-ES"/>
        </w:rPr>
        <w:t>lawyers</w:t>
      </w:r>
      <w:proofErr w:type="spellEnd"/>
      <w:r w:rsidRPr="00623806">
        <w:rPr>
          <w:rFonts w:ascii="Helvetica" w:hAnsi="Helvetica"/>
          <w:lang w:val="es-ES"/>
        </w:rPr>
        <w:t xml:space="preserve">, and </w:t>
      </w:r>
      <w:proofErr w:type="spellStart"/>
      <w:r w:rsidRPr="00623806">
        <w:rPr>
          <w:rFonts w:ascii="Helvetica" w:hAnsi="Helvetica"/>
          <w:lang w:val="es-ES"/>
        </w:rPr>
        <w:t>sometimes</w:t>
      </w:r>
      <w:proofErr w:type="spellEnd"/>
      <w:r w:rsidRPr="00623806">
        <w:rPr>
          <w:rFonts w:ascii="Helvetica" w:hAnsi="Helvetica"/>
          <w:lang w:val="es-ES"/>
        </w:rPr>
        <w:t xml:space="preserve"> </w:t>
      </w:r>
      <w:proofErr w:type="spellStart"/>
      <w:r w:rsidRPr="00623806">
        <w:rPr>
          <w:rFonts w:ascii="Helvetica" w:hAnsi="Helvetica"/>
          <w:lang w:val="es-ES"/>
        </w:rPr>
        <w:t>private</w:t>
      </w:r>
      <w:proofErr w:type="spellEnd"/>
      <w:r w:rsidRPr="00623806">
        <w:rPr>
          <w:rFonts w:ascii="Helvetica" w:hAnsi="Helvetica"/>
          <w:lang w:val="es-ES"/>
        </w:rPr>
        <w:t xml:space="preserve"> </w:t>
      </w:r>
      <w:proofErr w:type="spellStart"/>
      <w:r w:rsidRPr="00623806">
        <w:rPr>
          <w:rFonts w:ascii="Helvetica" w:hAnsi="Helvetica"/>
          <w:lang w:val="es-ES"/>
        </w:rPr>
        <w:t>labs</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off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moment</w:t>
      </w:r>
      <w:proofErr w:type="spellEnd"/>
      <w:r w:rsidRPr="00623806">
        <w:rPr>
          <w:rFonts w:ascii="Helvetica" w:hAnsi="Helvetica"/>
          <w:lang w:val="es-ES"/>
        </w:rPr>
        <w:t xml:space="preserve"> I </w:t>
      </w:r>
      <w:proofErr w:type="spellStart"/>
      <w:r w:rsidRPr="00623806">
        <w:rPr>
          <w:rFonts w:ascii="Helvetica" w:hAnsi="Helvetica"/>
          <w:lang w:val="es-ES"/>
        </w:rPr>
        <w:t>stepped</w:t>
      </w:r>
      <w:proofErr w:type="spellEnd"/>
      <w:r w:rsidRPr="00623806">
        <w:rPr>
          <w:rFonts w:ascii="Helvetica" w:hAnsi="Helvetica"/>
          <w:lang w:val="es-ES"/>
        </w:rPr>
        <w:t xml:space="preserve"> </w:t>
      </w:r>
      <w:proofErr w:type="spellStart"/>
      <w:r w:rsidRPr="00623806">
        <w:rPr>
          <w:rFonts w:ascii="Helvetica" w:hAnsi="Helvetica"/>
          <w:lang w:val="es-ES"/>
        </w:rPr>
        <w:t>inside</w:t>
      </w:r>
      <w:proofErr w:type="spellEnd"/>
      <w:r w:rsidRPr="00623806">
        <w:rPr>
          <w:rFonts w:ascii="Helvetica" w:hAnsi="Helvetica"/>
          <w:lang w:val="es-ES"/>
        </w:rPr>
        <w:t>.</w:t>
      </w:r>
    </w:p>
    <w:p w14:paraId="2417C08C" w14:textId="634AD1BA" w:rsidR="00CC50ED" w:rsidRPr="00623806" w:rsidRDefault="00CC50ED" w:rsidP="00CC50ED">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space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quiet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lights</w:t>
      </w:r>
      <w:proofErr w:type="spellEnd"/>
      <w:r w:rsidRPr="00623806">
        <w:rPr>
          <w:rFonts w:ascii="Helvetica" w:hAnsi="Helvetica"/>
          <w:lang w:val="es-ES"/>
        </w:rPr>
        <w:t xml:space="preserve"> </w:t>
      </w:r>
      <w:proofErr w:type="spellStart"/>
      <w:r w:rsidRPr="00623806">
        <w:rPr>
          <w:rFonts w:ascii="Helvetica" w:hAnsi="Helvetica"/>
          <w:lang w:val="es-ES"/>
        </w:rPr>
        <w:t>dimmed</w:t>
      </w:r>
      <w:proofErr w:type="spellEnd"/>
      <w:r w:rsidRPr="00623806">
        <w:rPr>
          <w:rFonts w:ascii="Helvetica" w:hAnsi="Helvetica"/>
          <w:lang w:val="es-ES"/>
        </w:rPr>
        <w:t xml:space="preserve"> </w:t>
      </w:r>
      <w:proofErr w:type="spellStart"/>
      <w:r w:rsidRPr="00623806">
        <w:rPr>
          <w:rFonts w:ascii="Helvetica" w:hAnsi="Helvetica"/>
          <w:lang w:val="es-ES"/>
        </w:rPr>
        <w:t>low</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whole</w:t>
      </w:r>
      <w:proofErr w:type="spellEnd"/>
      <w:r w:rsidRPr="00623806">
        <w:rPr>
          <w:rFonts w:ascii="Helvetica" w:hAnsi="Helvetica"/>
          <w:lang w:val="es-ES"/>
        </w:rPr>
        <w:t xml:space="preserve"> </w:t>
      </w:r>
      <w:proofErr w:type="spellStart"/>
      <w:r w:rsidRPr="00623806">
        <w:rPr>
          <w:rFonts w:ascii="Helvetica" w:hAnsi="Helvetica"/>
          <w:lang w:val="es-ES"/>
        </w:rPr>
        <w:t>floor</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been</w:t>
      </w:r>
      <w:proofErr w:type="spellEnd"/>
      <w:r w:rsidRPr="00623806">
        <w:rPr>
          <w:rFonts w:ascii="Helvetica" w:hAnsi="Helvetica"/>
          <w:lang w:val="es-ES"/>
        </w:rPr>
        <w:t xml:space="preserve"> </w:t>
      </w:r>
      <w:proofErr w:type="spellStart"/>
      <w:r w:rsidRPr="00623806">
        <w:rPr>
          <w:rFonts w:ascii="Helvetica" w:hAnsi="Helvetica"/>
          <w:lang w:val="es-ES"/>
        </w:rPr>
        <w:t>cut</w:t>
      </w:r>
      <w:proofErr w:type="spellEnd"/>
      <w:r w:rsidRPr="00623806">
        <w:rPr>
          <w:rFonts w:ascii="Helvetica" w:hAnsi="Helvetica"/>
          <w:lang w:val="es-ES"/>
        </w:rPr>
        <w:t xml:space="preserve"> off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rest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building</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male </w:t>
      </w:r>
      <w:proofErr w:type="spellStart"/>
      <w:r w:rsidRPr="00623806">
        <w:rPr>
          <w:rFonts w:ascii="Helvetica" w:hAnsi="Helvetica"/>
          <w:lang w:val="es-ES"/>
        </w:rPr>
        <w:t>receptionist</w:t>
      </w:r>
      <w:proofErr w:type="spellEnd"/>
      <w:r w:rsidRPr="00623806">
        <w:rPr>
          <w:rFonts w:ascii="Helvetica" w:hAnsi="Helvetica"/>
          <w:lang w:val="es-ES"/>
        </w:rPr>
        <w:t xml:space="preserve"> </w:t>
      </w:r>
      <w:proofErr w:type="spellStart"/>
      <w:r w:rsidRPr="00623806">
        <w:rPr>
          <w:rFonts w:ascii="Helvetica" w:hAnsi="Helvetica"/>
          <w:lang w:val="es-ES"/>
        </w:rPr>
        <w:t>who</w:t>
      </w:r>
      <w:proofErr w:type="spellEnd"/>
      <w:r w:rsidRPr="00623806">
        <w:rPr>
          <w:rFonts w:ascii="Helvetica" w:hAnsi="Helvetica"/>
          <w:lang w:val="es-ES"/>
        </w:rPr>
        <w:t xml:space="preserve"> </w:t>
      </w:r>
      <w:proofErr w:type="spellStart"/>
      <w:r w:rsidRPr="00623806">
        <w:rPr>
          <w:rFonts w:ascii="Helvetica" w:hAnsi="Helvetica"/>
          <w:lang w:val="es-ES"/>
        </w:rPr>
        <w:t>greeted</w:t>
      </w:r>
      <w:proofErr w:type="spellEnd"/>
      <w:r w:rsidRPr="00623806">
        <w:rPr>
          <w:rFonts w:ascii="Helvetica" w:hAnsi="Helvetica"/>
          <w:lang w:val="es-ES"/>
        </w:rPr>
        <w:t xml:space="preserve"> me </w:t>
      </w:r>
      <w:proofErr w:type="spellStart"/>
      <w:r w:rsidRPr="00623806">
        <w:rPr>
          <w:rFonts w:ascii="Helvetica" w:hAnsi="Helvetica"/>
          <w:lang w:val="es-ES"/>
        </w:rPr>
        <w:t>with</w:t>
      </w:r>
      <w:proofErr w:type="spellEnd"/>
      <w:r w:rsidRPr="00623806">
        <w:rPr>
          <w:rFonts w:ascii="Helvetica" w:hAnsi="Helvetica"/>
          <w:lang w:val="es-ES"/>
        </w:rPr>
        <w:t xml:space="preserve"> a </w:t>
      </w:r>
      <w:proofErr w:type="spellStart"/>
      <w:r w:rsidRPr="00623806">
        <w:rPr>
          <w:rFonts w:ascii="Helvetica" w:hAnsi="Helvetica"/>
          <w:lang w:val="es-ES"/>
        </w:rPr>
        <w:t>blank</w:t>
      </w:r>
      <w:proofErr w:type="spellEnd"/>
      <w:r w:rsidRPr="00623806">
        <w:rPr>
          <w:rFonts w:ascii="Helvetica" w:hAnsi="Helvetica"/>
          <w:lang w:val="es-ES"/>
        </w:rPr>
        <w:t xml:space="preserve"> </w:t>
      </w:r>
      <w:proofErr w:type="spellStart"/>
      <w:r w:rsidRPr="00623806">
        <w:rPr>
          <w:rFonts w:ascii="Helvetica" w:hAnsi="Helvetica"/>
          <w:lang w:val="es-ES"/>
        </w:rPr>
        <w:t>expression</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there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no </w:t>
      </w:r>
      <w:proofErr w:type="spellStart"/>
      <w:r w:rsidRPr="00623806">
        <w:rPr>
          <w:rFonts w:ascii="Helvetica" w:hAnsi="Helvetica"/>
          <w:lang w:val="es-ES"/>
        </w:rPr>
        <w:t>tech</w:t>
      </w:r>
      <w:proofErr w:type="spellEnd"/>
      <w:r w:rsidRPr="00623806">
        <w:rPr>
          <w:rFonts w:ascii="Helvetica" w:hAnsi="Helvetica"/>
          <w:lang w:val="es-ES"/>
        </w:rPr>
        <w:t xml:space="preserve"> </w:t>
      </w:r>
      <w:proofErr w:type="spellStart"/>
      <w:r w:rsidRPr="00623806">
        <w:rPr>
          <w:rFonts w:ascii="Helvetica" w:hAnsi="Helvetica"/>
          <w:lang w:val="es-ES"/>
        </w:rPr>
        <w:t>team</w:t>
      </w:r>
      <w:proofErr w:type="spellEnd"/>
      <w:r w:rsidRPr="00623806">
        <w:rPr>
          <w:rFonts w:ascii="Helvetica" w:hAnsi="Helvetica"/>
          <w:lang w:val="es-ES"/>
        </w:rPr>
        <w:t xml:space="preserve"> </w:t>
      </w:r>
      <w:proofErr w:type="spellStart"/>
      <w:r w:rsidRPr="00623806">
        <w:rPr>
          <w:rFonts w:ascii="Helvetica" w:hAnsi="Helvetica"/>
          <w:lang w:val="es-ES"/>
        </w:rPr>
        <w:t>nor</w:t>
      </w:r>
      <w:proofErr w:type="spellEnd"/>
      <w:r w:rsidRPr="00623806">
        <w:rPr>
          <w:rFonts w:ascii="Helvetica" w:hAnsi="Helvetica"/>
          <w:lang w:val="es-ES"/>
        </w:rPr>
        <w:t xml:space="preserve"> </w:t>
      </w:r>
      <w:proofErr w:type="spellStart"/>
      <w:r w:rsidRPr="00623806">
        <w:rPr>
          <w:rFonts w:ascii="Helvetica" w:hAnsi="Helvetica"/>
          <w:lang w:val="es-ES"/>
        </w:rPr>
        <w:t>security</w:t>
      </w:r>
      <w:proofErr w:type="spellEnd"/>
      <w:r w:rsidRPr="00623806">
        <w:rPr>
          <w:rFonts w:ascii="Helvetica" w:hAnsi="Helvetica"/>
          <w:lang w:val="es-ES"/>
        </w:rPr>
        <w:t xml:space="preserve">. Just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man</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waiting</w:t>
      </w:r>
      <w:proofErr w:type="spellEnd"/>
      <w:r w:rsidRPr="00623806">
        <w:rPr>
          <w:rFonts w:ascii="Helvetica" w:hAnsi="Helvetica"/>
          <w:lang w:val="es-ES"/>
        </w:rPr>
        <w:t xml:space="preserve"> in </w:t>
      </w:r>
      <w:proofErr w:type="spellStart"/>
      <w:r w:rsidRPr="00623806">
        <w:rPr>
          <w:rFonts w:ascii="Helvetica" w:hAnsi="Helvetica"/>
          <w:lang w:val="es-ES"/>
        </w:rPr>
        <w:t>the</w:t>
      </w:r>
      <w:proofErr w:type="spellEnd"/>
      <w:r w:rsidRPr="00623806">
        <w:rPr>
          <w:rFonts w:ascii="Helvetica" w:hAnsi="Helvetica"/>
          <w:lang w:val="es-ES"/>
        </w:rPr>
        <w:t xml:space="preserve"> center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conference</w:t>
      </w:r>
      <w:proofErr w:type="spellEnd"/>
      <w:r w:rsidRPr="00623806">
        <w:rPr>
          <w:rFonts w:ascii="Helvetica" w:hAnsi="Helvetica"/>
          <w:lang w:val="es-ES"/>
        </w:rPr>
        <w:t xml:space="preserve"> </w:t>
      </w:r>
      <w:proofErr w:type="spellStart"/>
      <w:r w:rsidRPr="00623806">
        <w:rPr>
          <w:rFonts w:ascii="Helvetica" w:hAnsi="Helvetica"/>
          <w:lang w:val="es-ES"/>
        </w:rPr>
        <w:t>room</w:t>
      </w:r>
      <w:proofErr w:type="spellEnd"/>
      <w:r w:rsidRPr="00623806">
        <w:rPr>
          <w:rFonts w:ascii="Helvetica" w:hAnsi="Helvetica"/>
          <w:lang w:val="es-ES"/>
        </w:rPr>
        <w:t xml:space="preserve">, </w:t>
      </w:r>
      <w:proofErr w:type="spellStart"/>
      <w:r w:rsidRPr="00623806">
        <w:rPr>
          <w:rFonts w:ascii="Helvetica" w:hAnsi="Helvetica"/>
          <w:lang w:val="es-ES"/>
        </w:rPr>
        <w:t>leaning</w:t>
      </w:r>
      <w:proofErr w:type="spellEnd"/>
      <w:r w:rsidRPr="00623806">
        <w:rPr>
          <w:rFonts w:ascii="Helvetica" w:hAnsi="Helvetica"/>
          <w:lang w:val="es-ES"/>
        </w:rPr>
        <w:t xml:space="preserve"> back in a </w:t>
      </w:r>
      <w:proofErr w:type="spellStart"/>
      <w:r w:rsidRPr="00623806">
        <w:rPr>
          <w:rFonts w:ascii="Helvetica" w:hAnsi="Helvetica"/>
          <w:lang w:val="es-ES"/>
        </w:rPr>
        <w:t>leather</w:t>
      </w:r>
      <w:proofErr w:type="spellEnd"/>
      <w:r w:rsidRPr="00623806">
        <w:rPr>
          <w:rFonts w:ascii="Helvetica" w:hAnsi="Helvetica"/>
          <w:lang w:val="es-ES"/>
        </w:rPr>
        <w:t xml:space="preserve"> </w:t>
      </w:r>
      <w:proofErr w:type="spellStart"/>
      <w:r w:rsidRPr="00623806">
        <w:rPr>
          <w:rFonts w:ascii="Helvetica" w:hAnsi="Helvetica"/>
          <w:lang w:val="es-ES"/>
        </w:rPr>
        <w:t>chair</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he </w:t>
      </w:r>
      <w:proofErr w:type="spellStart"/>
      <w:r w:rsidRPr="00623806">
        <w:rPr>
          <w:rFonts w:ascii="Helvetica" w:hAnsi="Helvetica"/>
          <w:lang w:val="es-ES"/>
        </w:rPr>
        <w:t>owned</w:t>
      </w:r>
      <w:proofErr w:type="spellEnd"/>
      <w:r w:rsidRPr="00623806">
        <w:rPr>
          <w:rFonts w:ascii="Helvetica" w:hAnsi="Helvetica"/>
          <w:lang w:val="es-ES"/>
        </w:rPr>
        <w:t xml:space="preserve"> me.</w:t>
      </w:r>
    </w:p>
    <w:p w14:paraId="1769F594" w14:textId="6B15A9CB"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stood</w:t>
      </w:r>
      <w:proofErr w:type="spellEnd"/>
      <w:r w:rsidRPr="00623806">
        <w:rPr>
          <w:rFonts w:ascii="Helvetica" w:hAnsi="Helvetica"/>
          <w:lang w:val="es-ES"/>
        </w:rPr>
        <w:t xml:space="preserve"> as I </w:t>
      </w:r>
      <w:proofErr w:type="spellStart"/>
      <w:r w:rsidRPr="00623806">
        <w:rPr>
          <w:rFonts w:ascii="Helvetica" w:hAnsi="Helvetica"/>
          <w:lang w:val="es-ES"/>
        </w:rPr>
        <w:t>entered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smile</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wide</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warm</w:t>
      </w:r>
      <w:proofErr w:type="spellEnd"/>
      <w:r w:rsidRPr="00623806">
        <w:rPr>
          <w:rFonts w:ascii="Helvetica" w:hAnsi="Helvetica"/>
          <w:lang w:val="es-ES"/>
        </w:rPr>
        <w:t>.</w:t>
      </w:r>
    </w:p>
    <w:p w14:paraId="0CBE44BD" w14:textId="21B3000D"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 xml:space="preserve">“Good </w:t>
      </w:r>
      <w:proofErr w:type="spellStart"/>
      <w:r w:rsidRPr="00623806">
        <w:rPr>
          <w:rFonts w:ascii="Helvetica" w:hAnsi="Helvetica"/>
          <w:lang w:val="es-ES"/>
        </w:rPr>
        <w:t>afternoon</w:t>
      </w:r>
      <w:proofErr w:type="spellEnd"/>
      <w:r w:rsidRPr="00623806">
        <w:rPr>
          <w:rFonts w:ascii="Helvetica" w:hAnsi="Helvetica"/>
          <w:lang w:val="es-ES"/>
        </w:rPr>
        <w:t xml:space="preserve">, Mr. Greene,” he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extending</w:t>
      </w:r>
      <w:proofErr w:type="spellEnd"/>
      <w:r w:rsidRPr="00623806">
        <w:rPr>
          <w:rFonts w:ascii="Helvetica" w:hAnsi="Helvetica"/>
          <w:lang w:val="es-ES"/>
        </w:rPr>
        <w:t xml:space="preserve"> a </w:t>
      </w:r>
      <w:proofErr w:type="spellStart"/>
      <w:r w:rsidRPr="00623806">
        <w:rPr>
          <w:rFonts w:ascii="Helvetica" w:hAnsi="Helvetica"/>
          <w:lang w:val="es-ES"/>
        </w:rPr>
        <w:t>hand</w:t>
      </w:r>
      <w:proofErr w:type="spellEnd"/>
      <w:r w:rsidRPr="00623806">
        <w:rPr>
          <w:rFonts w:ascii="Helvetica" w:hAnsi="Helvetica"/>
          <w:lang w:val="es-ES"/>
        </w:rPr>
        <w:t xml:space="preserve">. </w:t>
      </w:r>
      <w:proofErr w:type="spellStart"/>
      <w:r w:rsidRPr="00623806">
        <w:rPr>
          <w:rFonts w:ascii="Helvetica" w:hAnsi="Helvetica"/>
          <w:lang w:val="es-ES"/>
        </w:rPr>
        <w:t>Smooth</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smooth</w:t>
      </w:r>
      <w:proofErr w:type="spellEnd"/>
      <w:r w:rsidRPr="00623806">
        <w:rPr>
          <w:rFonts w:ascii="Helvetica" w:hAnsi="Helvetica"/>
          <w:lang w:val="es-ES"/>
        </w:rPr>
        <w:t xml:space="preserve">. Skin </w:t>
      </w:r>
      <w:proofErr w:type="spellStart"/>
      <w:r w:rsidRPr="00623806">
        <w:rPr>
          <w:rFonts w:ascii="Helvetica" w:hAnsi="Helvetica"/>
          <w:lang w:val="es-ES"/>
        </w:rPr>
        <w:t>cold</w:t>
      </w:r>
      <w:proofErr w:type="spellEnd"/>
      <w:r w:rsidRPr="00623806">
        <w:rPr>
          <w:rFonts w:ascii="Helvetica" w:hAnsi="Helvetica"/>
          <w:lang w:val="es-ES"/>
        </w:rPr>
        <w:t xml:space="preserve"> as </w:t>
      </w:r>
      <w:proofErr w:type="spellStart"/>
      <w:r w:rsidRPr="00623806">
        <w:rPr>
          <w:rFonts w:ascii="Helvetica" w:hAnsi="Helvetica"/>
          <w:lang w:val="es-ES"/>
        </w:rPr>
        <w:t>polished</w:t>
      </w:r>
      <w:proofErr w:type="spellEnd"/>
      <w:r w:rsidRPr="00623806">
        <w:rPr>
          <w:rFonts w:ascii="Helvetica" w:hAnsi="Helvetica"/>
          <w:lang w:val="es-ES"/>
        </w:rPr>
        <w:t xml:space="preserve"> </w:t>
      </w:r>
      <w:proofErr w:type="spellStart"/>
      <w:r w:rsidRPr="00623806">
        <w:rPr>
          <w:rFonts w:ascii="Helvetica" w:hAnsi="Helvetica"/>
          <w:lang w:val="es-ES"/>
        </w:rPr>
        <w:t>stone</w:t>
      </w:r>
      <w:proofErr w:type="spellEnd"/>
      <w:r w:rsidRPr="00623806">
        <w:rPr>
          <w:rFonts w:ascii="Helvetica" w:hAnsi="Helvetica"/>
          <w:lang w:val="es-ES"/>
        </w:rPr>
        <w:t>.</w:t>
      </w:r>
    </w:p>
    <w:p w14:paraId="4840622F" w14:textId="204C1449"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gripped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hand</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reflex</w:t>
      </w:r>
      <w:proofErr w:type="spellEnd"/>
      <w:r w:rsidRPr="00623806">
        <w:rPr>
          <w:rFonts w:ascii="Helvetica" w:hAnsi="Helvetica"/>
          <w:lang w:val="es-ES"/>
        </w:rPr>
        <w:t xml:space="preserve">, and a </w:t>
      </w:r>
      <w:proofErr w:type="spellStart"/>
      <w:r w:rsidRPr="00623806">
        <w:rPr>
          <w:rFonts w:ascii="Helvetica" w:hAnsi="Helvetica"/>
          <w:lang w:val="es-ES"/>
        </w:rPr>
        <w:t>chill</w:t>
      </w:r>
      <w:proofErr w:type="spellEnd"/>
      <w:r w:rsidRPr="00623806">
        <w:rPr>
          <w:rFonts w:ascii="Helvetica" w:hAnsi="Helvetica"/>
          <w:lang w:val="es-ES"/>
        </w:rPr>
        <w:t xml:space="preserve"> </w:t>
      </w:r>
      <w:proofErr w:type="spellStart"/>
      <w:r w:rsidRPr="00623806">
        <w:rPr>
          <w:rFonts w:ascii="Helvetica" w:hAnsi="Helvetica"/>
          <w:lang w:val="es-ES"/>
        </w:rPr>
        <w:t>seeped</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bones</w:t>
      </w:r>
      <w:proofErr w:type="spellEnd"/>
      <w:r w:rsidRPr="00623806">
        <w:rPr>
          <w:rFonts w:ascii="Helvetica" w:hAnsi="Helvetica"/>
          <w:lang w:val="es-ES"/>
        </w:rPr>
        <w:t>.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course</w:t>
      </w:r>
      <w:proofErr w:type="spellEnd"/>
      <w:r w:rsidRPr="00623806">
        <w:rPr>
          <w:rFonts w:ascii="Helvetica" w:hAnsi="Helvetica"/>
          <w:lang w:val="es-ES"/>
        </w:rPr>
        <w:t xml:space="preserve">,” I </w:t>
      </w:r>
      <w:proofErr w:type="spellStart"/>
      <w:r w:rsidRPr="00623806">
        <w:rPr>
          <w:rFonts w:ascii="Helvetica" w:hAnsi="Helvetica"/>
          <w:lang w:val="es-ES"/>
        </w:rPr>
        <w:t>replied</w:t>
      </w:r>
      <w:proofErr w:type="spellEnd"/>
      <w:r w:rsidRPr="00623806">
        <w:rPr>
          <w:rFonts w:ascii="Helvetica" w:hAnsi="Helvetica"/>
          <w:lang w:val="es-ES"/>
        </w:rPr>
        <w:t xml:space="preserve"> </w:t>
      </w:r>
      <w:proofErr w:type="spellStart"/>
      <w:r w:rsidRPr="00623806">
        <w:rPr>
          <w:rFonts w:ascii="Helvetica" w:hAnsi="Helvetica"/>
          <w:lang w:val="es-ES"/>
        </w:rPr>
        <w:t>evenly</w:t>
      </w:r>
      <w:proofErr w:type="spellEnd"/>
      <w:r w:rsidRPr="00623806">
        <w:rPr>
          <w:rFonts w:ascii="Helvetica" w:hAnsi="Helvetica"/>
          <w:lang w:val="es-ES"/>
        </w:rPr>
        <w:t xml:space="preserve">, </w:t>
      </w:r>
      <w:proofErr w:type="spellStart"/>
      <w:r w:rsidRPr="00623806">
        <w:rPr>
          <w:rFonts w:ascii="Helvetica" w:hAnsi="Helvetica"/>
          <w:lang w:val="es-ES"/>
        </w:rPr>
        <w:t>suppressing</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instinctive</w:t>
      </w:r>
      <w:proofErr w:type="spellEnd"/>
      <w:r w:rsidRPr="00623806">
        <w:rPr>
          <w:rFonts w:ascii="Helvetica" w:hAnsi="Helvetica"/>
          <w:lang w:val="es-ES"/>
        </w:rPr>
        <w:t xml:space="preserve"> </w:t>
      </w:r>
      <w:proofErr w:type="spellStart"/>
      <w:r w:rsidRPr="00623806">
        <w:rPr>
          <w:rFonts w:ascii="Helvetica" w:hAnsi="Helvetica"/>
          <w:lang w:val="es-ES"/>
        </w:rPr>
        <w:t>shiver</w:t>
      </w:r>
      <w:proofErr w:type="spellEnd"/>
      <w:r w:rsidRPr="00623806">
        <w:rPr>
          <w:rFonts w:ascii="Helvetica" w:hAnsi="Helvetica"/>
          <w:lang w:val="es-ES"/>
        </w:rPr>
        <w:t xml:space="preserve">. “I </w:t>
      </w:r>
      <w:proofErr w:type="spellStart"/>
      <w:r w:rsidRPr="00623806">
        <w:rPr>
          <w:rFonts w:ascii="Helvetica" w:hAnsi="Helvetica"/>
          <w:lang w:val="es-ES"/>
        </w:rPr>
        <w:t>handle</w:t>
      </w:r>
      <w:proofErr w:type="spellEnd"/>
      <w:r w:rsidRPr="00623806">
        <w:rPr>
          <w:rFonts w:ascii="Helvetica" w:hAnsi="Helvetica"/>
          <w:lang w:val="es-ES"/>
        </w:rPr>
        <w:t xml:space="preserve"> </w:t>
      </w:r>
      <w:proofErr w:type="spellStart"/>
      <w:r w:rsidRPr="00623806">
        <w:rPr>
          <w:rFonts w:ascii="Helvetica" w:hAnsi="Helvetica"/>
          <w:lang w:val="es-ES"/>
        </w:rPr>
        <w:t>our</w:t>
      </w:r>
      <w:proofErr w:type="spellEnd"/>
      <w:r w:rsidRPr="00623806">
        <w:rPr>
          <w:rFonts w:ascii="Helvetica" w:hAnsi="Helvetica"/>
          <w:lang w:val="es-ES"/>
        </w:rPr>
        <w:t xml:space="preserve"> elite </w:t>
      </w:r>
      <w:proofErr w:type="spellStart"/>
      <w:r w:rsidRPr="00623806">
        <w:rPr>
          <w:rFonts w:ascii="Helvetica" w:hAnsi="Helvetica"/>
          <w:lang w:val="es-ES"/>
        </w:rPr>
        <w:t>clients</w:t>
      </w:r>
      <w:proofErr w:type="spellEnd"/>
      <w:r w:rsidRPr="00623806">
        <w:rPr>
          <w:rFonts w:ascii="Helvetica" w:hAnsi="Helvetica"/>
          <w:lang w:val="es-ES"/>
        </w:rPr>
        <w:t xml:space="preserve"> </w:t>
      </w:r>
      <w:proofErr w:type="spellStart"/>
      <w:r w:rsidRPr="00623806">
        <w:rPr>
          <w:rFonts w:ascii="Helvetica" w:hAnsi="Helvetica"/>
          <w:lang w:val="es-ES"/>
        </w:rPr>
        <w:t>personally</w:t>
      </w:r>
      <w:proofErr w:type="spellEnd"/>
      <w:r w:rsidRPr="00623806">
        <w:rPr>
          <w:rFonts w:ascii="Helvetica" w:hAnsi="Helvetica"/>
          <w:lang w:val="es-ES"/>
        </w:rPr>
        <w:t>.”</w:t>
      </w:r>
    </w:p>
    <w:p w14:paraId="478D18A5" w14:textId="2BBA2C8E" w:rsidR="00CC50ED" w:rsidRPr="00623806" w:rsidRDefault="00CC50ED" w:rsidP="00CC50ED">
      <w:pPr>
        <w:pStyle w:val="Scene"/>
        <w:spacing w:line="276" w:lineRule="auto"/>
        <w:jc w:val="both"/>
        <w:rPr>
          <w:rFonts w:ascii="Helvetica" w:hAnsi="Helvetica"/>
          <w:lang w:val="es-ES"/>
        </w:rPr>
      </w:pPr>
      <w:proofErr w:type="spellStart"/>
      <w:r w:rsidRPr="00623806">
        <w:rPr>
          <w:rFonts w:ascii="Helvetica" w:hAnsi="Helvetica"/>
          <w:lang w:val="es-ES"/>
        </w:rPr>
        <w:t>We</w:t>
      </w:r>
      <w:proofErr w:type="spellEnd"/>
      <w:r w:rsidRPr="00623806">
        <w:rPr>
          <w:rFonts w:ascii="Helvetica" w:hAnsi="Helvetica"/>
          <w:lang w:val="es-ES"/>
        </w:rPr>
        <w:t xml:space="preserve"> </w:t>
      </w:r>
      <w:proofErr w:type="spellStart"/>
      <w:r w:rsidRPr="00623806">
        <w:rPr>
          <w:rFonts w:ascii="Helvetica" w:hAnsi="Helvetica"/>
          <w:lang w:val="es-ES"/>
        </w:rPr>
        <w:t>got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work</w:t>
      </w:r>
      <w:proofErr w:type="spellEnd"/>
      <w:r w:rsidRPr="00623806">
        <w:rPr>
          <w:rFonts w:ascii="Helvetica" w:hAnsi="Helvetica"/>
          <w:lang w:val="es-ES"/>
        </w:rPr>
        <w:t xml:space="preserve">. </w:t>
      </w:r>
      <w:proofErr w:type="spellStart"/>
      <w:r w:rsidRPr="00623806">
        <w:rPr>
          <w:rFonts w:ascii="Helvetica" w:hAnsi="Helvetica"/>
          <w:lang w:val="es-ES"/>
        </w:rPr>
        <w:t>Or</w:t>
      </w:r>
      <w:proofErr w:type="spellEnd"/>
      <w:r w:rsidRPr="00623806">
        <w:rPr>
          <w:rFonts w:ascii="Helvetica" w:hAnsi="Helvetica"/>
          <w:lang w:val="es-ES"/>
        </w:rPr>
        <w:t xml:space="preserve">—at </w:t>
      </w:r>
      <w:proofErr w:type="spellStart"/>
      <w:r w:rsidRPr="00623806">
        <w:rPr>
          <w:rFonts w:ascii="Helvetica" w:hAnsi="Helvetica"/>
          <w:lang w:val="es-ES"/>
        </w:rPr>
        <w:t>least</w:t>
      </w:r>
      <w:proofErr w:type="spellEnd"/>
      <w:r w:rsidRPr="00623806">
        <w:rPr>
          <w:rFonts w:ascii="Helvetica" w:hAnsi="Helvetica"/>
          <w:lang w:val="es-ES"/>
        </w:rPr>
        <w:t xml:space="preserve">, I </w:t>
      </w:r>
      <w:proofErr w:type="spellStart"/>
      <w:r w:rsidRPr="00623806">
        <w:rPr>
          <w:rFonts w:ascii="Helvetica" w:hAnsi="Helvetica"/>
          <w:lang w:val="es-ES"/>
        </w:rPr>
        <w:t>tried</w:t>
      </w:r>
      <w:proofErr w:type="spellEnd"/>
      <w:r w:rsidRPr="00623806">
        <w:rPr>
          <w:rFonts w:ascii="Helvetica" w:hAnsi="Helvetica"/>
          <w:lang w:val="es-ES"/>
        </w:rPr>
        <w:t>.</w:t>
      </w:r>
    </w:p>
    <w:p w14:paraId="4A3A5F50" w14:textId="0FE6F5ED" w:rsidR="00CC50ED" w:rsidRPr="00623806" w:rsidRDefault="00CC50ED" w:rsidP="00CC50ED">
      <w:pPr>
        <w:pStyle w:val="Scene"/>
        <w:spacing w:line="276" w:lineRule="auto"/>
        <w:jc w:val="both"/>
        <w:rPr>
          <w:rFonts w:ascii="Helvetica" w:hAnsi="Helvetica"/>
          <w:lang w:val="es-ES"/>
        </w:rPr>
      </w:pPr>
      <w:proofErr w:type="spellStart"/>
      <w:r w:rsidRPr="00623806">
        <w:rPr>
          <w:rFonts w:ascii="Helvetica" w:hAnsi="Helvetica"/>
          <w:lang w:val="es-ES"/>
        </w:rPr>
        <w:t>Every</w:t>
      </w:r>
      <w:proofErr w:type="spellEnd"/>
      <w:r w:rsidRPr="00623806">
        <w:rPr>
          <w:rFonts w:ascii="Helvetica" w:hAnsi="Helvetica"/>
          <w:lang w:val="es-ES"/>
        </w:rPr>
        <w:t xml:space="preserve"> time I </w:t>
      </w:r>
      <w:proofErr w:type="spellStart"/>
      <w:r w:rsidRPr="00623806">
        <w:rPr>
          <w:rFonts w:ascii="Helvetica" w:hAnsi="Helvetica"/>
          <w:lang w:val="es-ES"/>
        </w:rPr>
        <w:t>pulled</w:t>
      </w:r>
      <w:proofErr w:type="spellEnd"/>
      <w:r w:rsidRPr="00623806">
        <w:rPr>
          <w:rFonts w:ascii="Helvetica" w:hAnsi="Helvetica"/>
          <w:lang w:val="es-ES"/>
        </w:rPr>
        <w:t xml:space="preserve"> up </w:t>
      </w:r>
      <w:proofErr w:type="spellStart"/>
      <w:r w:rsidRPr="00623806">
        <w:rPr>
          <w:rFonts w:ascii="Helvetica" w:hAnsi="Helvetica"/>
          <w:lang w:val="es-ES"/>
        </w:rPr>
        <w:t>schematics</w:t>
      </w:r>
      <w:proofErr w:type="spellEnd"/>
      <w:r w:rsidRPr="00623806">
        <w:rPr>
          <w:rFonts w:ascii="Helvetica" w:hAnsi="Helvetica"/>
          <w:lang w:val="es-ES"/>
        </w:rPr>
        <w:t xml:space="preserve"> </w:t>
      </w:r>
      <w:proofErr w:type="spellStart"/>
      <w:r w:rsidRPr="00623806">
        <w:rPr>
          <w:rFonts w:ascii="Helvetica" w:hAnsi="Helvetica"/>
          <w:lang w:val="es-ES"/>
        </w:rPr>
        <w:t>or</w:t>
      </w:r>
      <w:proofErr w:type="spellEnd"/>
      <w:r w:rsidRPr="00623806">
        <w:rPr>
          <w:rFonts w:ascii="Helvetica" w:hAnsi="Helvetica"/>
          <w:lang w:val="es-ES"/>
        </w:rPr>
        <w:t xml:space="preserve"> </w:t>
      </w:r>
      <w:proofErr w:type="spellStart"/>
      <w:r w:rsidRPr="00623806">
        <w:rPr>
          <w:rFonts w:ascii="Helvetica" w:hAnsi="Helvetica"/>
          <w:lang w:val="es-ES"/>
        </w:rPr>
        <w:t>ran</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system</w:t>
      </w:r>
      <w:proofErr w:type="spellEnd"/>
      <w:r w:rsidRPr="00623806">
        <w:rPr>
          <w:rFonts w:ascii="Helvetica" w:hAnsi="Helvetica"/>
          <w:lang w:val="es-ES"/>
        </w:rPr>
        <w:t xml:space="preserve"> </w:t>
      </w:r>
      <w:proofErr w:type="spellStart"/>
      <w:r w:rsidRPr="00623806">
        <w:rPr>
          <w:rFonts w:ascii="Helvetica" w:hAnsi="Helvetica"/>
          <w:lang w:val="es-ES"/>
        </w:rPr>
        <w:t>specs</w:t>
      </w:r>
      <w:proofErr w:type="spellEnd"/>
      <w:r w:rsidRPr="00623806">
        <w:rPr>
          <w:rFonts w:ascii="Helvetica" w:hAnsi="Helvetica"/>
          <w:lang w:val="es-ES"/>
        </w:rPr>
        <w:t xml:space="preserve">, I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feel</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ins w:id="263" w:author="Author">
        <w:r w:rsidR="00F456A3" w:rsidRPr="00623806">
          <w:rPr>
            <w:rFonts w:ascii="Helvetica" w:hAnsi="Helvetica"/>
            <w:lang w:val="es-ES"/>
          </w:rPr>
          <w:t>predatory</w:t>
        </w:r>
        <w:proofErr w:type="spellEnd"/>
        <w:r w:rsidR="00F456A3" w:rsidRPr="00623806">
          <w:rPr>
            <w:rFonts w:ascii="Helvetica" w:hAnsi="Helvetica"/>
            <w:lang w:val="es-ES"/>
          </w:rPr>
          <w:t xml:space="preserve"> </w:t>
        </w:r>
      </w:ins>
      <w:proofErr w:type="spellStart"/>
      <w:r w:rsidRPr="00623806">
        <w:rPr>
          <w:rFonts w:ascii="Helvetica" w:hAnsi="Helvetica"/>
          <w:lang w:val="es-ES"/>
        </w:rPr>
        <w:t>eyes</w:t>
      </w:r>
      <w:proofErr w:type="spellEnd"/>
      <w:r w:rsidRPr="00623806">
        <w:rPr>
          <w:rFonts w:ascii="Helvetica" w:hAnsi="Helvetica"/>
          <w:lang w:val="es-ES"/>
        </w:rPr>
        <w:t>.</w:t>
      </w:r>
    </w:p>
    <w:p w14:paraId="6560B409" w14:textId="055C49A8" w:rsidR="00CC50ED" w:rsidRPr="00623806" w:rsidDel="00F456A3" w:rsidRDefault="00CC50ED" w:rsidP="00F456A3">
      <w:pPr>
        <w:pStyle w:val="Scene"/>
        <w:spacing w:line="276" w:lineRule="auto"/>
        <w:jc w:val="both"/>
        <w:rPr>
          <w:del w:id="264" w:author="Author"/>
          <w:rFonts w:ascii="Helvetica" w:hAnsi="Helvetica"/>
          <w:lang w:val="es-ES"/>
        </w:rPr>
      </w:pPr>
      <w:del w:id="265" w:author="Author">
        <w:r w:rsidRPr="00623806" w:rsidDel="00F456A3">
          <w:rPr>
            <w:rFonts w:ascii="Helvetica" w:hAnsi="Helvetica"/>
            <w:lang w:val="es-ES"/>
          </w:rPr>
          <w:lastRenderedPageBreak/>
          <w:delText>Predator</w:delText>
        </w:r>
      </w:del>
      <w:ins w:id="266" w:author="Author">
        <w:r w:rsidR="00F456A3" w:rsidRPr="00623806">
          <w:rPr>
            <w:rFonts w:ascii="Helvetica" w:hAnsi="Helvetica"/>
            <w:lang w:val="es-ES"/>
          </w:rPr>
          <w:tab/>
        </w:r>
      </w:ins>
      <w:del w:id="267" w:author="Author">
        <w:r w:rsidRPr="00623806" w:rsidDel="00F456A3">
          <w:rPr>
            <w:rFonts w:ascii="Helvetica" w:hAnsi="Helvetica"/>
            <w:lang w:val="es-ES"/>
          </w:rPr>
          <w:delText>y.</w:delText>
        </w:r>
      </w:del>
    </w:p>
    <w:p w14:paraId="55FB8F11" w14:textId="69BE5A11" w:rsidR="00CC50ED" w:rsidRPr="00623806" w:rsidDel="00F456A3" w:rsidRDefault="00CC50ED">
      <w:pPr>
        <w:pStyle w:val="Scene"/>
        <w:spacing w:line="276" w:lineRule="auto"/>
        <w:ind w:firstLine="0"/>
        <w:jc w:val="both"/>
        <w:rPr>
          <w:del w:id="268" w:author="Author"/>
          <w:rFonts w:ascii="Helvetica" w:hAnsi="Helvetica"/>
          <w:lang w:val="es-ES"/>
        </w:rPr>
        <w:pPrChange w:id="269" w:author="Author">
          <w:pPr>
            <w:pStyle w:val="Scene"/>
            <w:spacing w:line="276" w:lineRule="auto"/>
            <w:jc w:val="both"/>
          </w:pPr>
        </w:pPrChange>
      </w:pPr>
      <w:del w:id="270" w:author="Author">
        <w:r w:rsidRPr="00623806" w:rsidDel="00F456A3">
          <w:rPr>
            <w:rFonts w:ascii="Helvetica" w:hAnsi="Helvetica"/>
            <w:lang w:val="es-ES"/>
          </w:rPr>
          <w:delText>Patient.</w:delText>
        </w:r>
      </w:del>
    </w:p>
    <w:p w14:paraId="243347E3" w14:textId="4FF1FE55" w:rsidR="00CC50ED" w:rsidRPr="00623806" w:rsidDel="00F456A3" w:rsidRDefault="00CC50ED">
      <w:pPr>
        <w:pStyle w:val="Scene"/>
        <w:spacing w:line="276" w:lineRule="auto"/>
        <w:ind w:firstLine="0"/>
        <w:jc w:val="both"/>
        <w:rPr>
          <w:del w:id="271" w:author="Author"/>
          <w:rFonts w:ascii="Helvetica" w:hAnsi="Helvetica"/>
          <w:lang w:val="es-ES"/>
        </w:rPr>
        <w:pPrChange w:id="272" w:author="Author">
          <w:pPr>
            <w:pStyle w:val="Scene"/>
            <w:spacing w:line="276" w:lineRule="auto"/>
            <w:jc w:val="both"/>
          </w:pPr>
        </w:pPrChange>
      </w:pPr>
      <w:proofErr w:type="spellStart"/>
      <w:r w:rsidRPr="00623806">
        <w:rPr>
          <w:rFonts w:ascii="Helvetica" w:hAnsi="Helvetica"/>
          <w:lang w:val="es-ES"/>
        </w:rPr>
        <w:t>Like</w:t>
      </w:r>
      <w:proofErr w:type="spellEnd"/>
      <w:r w:rsidRPr="00623806">
        <w:rPr>
          <w:rFonts w:ascii="Helvetica" w:hAnsi="Helvetica"/>
          <w:lang w:val="es-ES"/>
        </w:rPr>
        <w:t xml:space="preserve"> he </w:t>
      </w:r>
      <w:proofErr w:type="spellStart"/>
      <w:r w:rsidRPr="00623806">
        <w:rPr>
          <w:rFonts w:ascii="Helvetica" w:hAnsi="Helvetica"/>
          <w:lang w:val="es-ES"/>
        </w:rPr>
        <w:t>already</w:t>
      </w:r>
      <w:proofErr w:type="spellEnd"/>
      <w:r w:rsidRPr="00623806">
        <w:rPr>
          <w:rFonts w:ascii="Helvetica" w:hAnsi="Helvetica"/>
          <w:lang w:val="es-ES"/>
        </w:rPr>
        <w:t xml:space="preserve"> </w:t>
      </w:r>
      <w:proofErr w:type="spellStart"/>
      <w:r w:rsidRPr="00623806">
        <w:rPr>
          <w:rFonts w:ascii="Helvetica" w:hAnsi="Helvetica"/>
          <w:lang w:val="es-ES"/>
        </w:rPr>
        <w:t>knew</w:t>
      </w:r>
      <w:proofErr w:type="spellEnd"/>
      <w:r w:rsidRPr="00623806">
        <w:rPr>
          <w:rFonts w:ascii="Helvetica" w:hAnsi="Helvetica"/>
          <w:lang w:val="es-ES"/>
        </w:rPr>
        <w:t xml:space="preserve"> </w:t>
      </w:r>
      <w:proofErr w:type="spellStart"/>
      <w:r w:rsidRPr="00623806">
        <w:rPr>
          <w:rFonts w:ascii="Helvetica" w:hAnsi="Helvetica"/>
          <w:lang w:val="es-ES"/>
        </w:rPr>
        <w:t>every</w:t>
      </w:r>
      <w:proofErr w:type="spellEnd"/>
      <w:r w:rsidRPr="00623806">
        <w:rPr>
          <w:rFonts w:ascii="Helvetica" w:hAnsi="Helvetica"/>
          <w:lang w:val="es-ES"/>
        </w:rPr>
        <w:t xml:space="preserve"> </w:t>
      </w:r>
      <w:proofErr w:type="spellStart"/>
      <w:r w:rsidRPr="00623806">
        <w:rPr>
          <w:rFonts w:ascii="Helvetica" w:hAnsi="Helvetica"/>
          <w:lang w:val="es-ES"/>
        </w:rPr>
        <w:t>inch</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me—and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savoring</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confirmation</w:t>
      </w:r>
      <w:proofErr w:type="spellEnd"/>
      <w:r w:rsidRPr="00623806">
        <w:rPr>
          <w:rFonts w:ascii="Helvetica" w:hAnsi="Helvetica"/>
          <w:lang w:val="es-ES"/>
        </w:rPr>
        <w:t>.</w:t>
      </w:r>
      <w:ins w:id="273" w:author="Author">
        <w:r w:rsidR="00F456A3" w:rsidRPr="00623806">
          <w:rPr>
            <w:rFonts w:ascii="Helvetica" w:hAnsi="Helvetica"/>
            <w:lang w:val="es-ES"/>
          </w:rPr>
          <w:t xml:space="preserve"> </w:t>
        </w:r>
      </w:ins>
    </w:p>
    <w:p w14:paraId="2D7F4C84" w14:textId="5B84D4C0" w:rsidR="00CC50ED" w:rsidRPr="00623806" w:rsidRDefault="00CC50ED">
      <w:pPr>
        <w:pStyle w:val="Scene"/>
        <w:spacing w:line="276" w:lineRule="auto"/>
        <w:ind w:firstLine="0"/>
        <w:jc w:val="both"/>
        <w:rPr>
          <w:rFonts w:ascii="Helvetica" w:hAnsi="Helvetica"/>
          <w:lang w:val="es-ES"/>
        </w:rPr>
        <w:pPrChange w:id="274" w:author="Author">
          <w:pPr>
            <w:pStyle w:val="Scene"/>
            <w:spacing w:line="276" w:lineRule="auto"/>
            <w:jc w:val="both"/>
          </w:pPr>
        </w:pPrChange>
      </w:pPr>
      <w:r w:rsidRPr="00623806">
        <w:rPr>
          <w:rFonts w:ascii="Helvetica" w:hAnsi="Helvetica"/>
          <w:lang w:val="es-ES"/>
        </w:rPr>
        <w:t xml:space="preserve">He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ask</w:t>
      </w:r>
      <w:proofErr w:type="spellEnd"/>
      <w:r w:rsidRPr="00623806">
        <w:rPr>
          <w:rFonts w:ascii="Helvetica" w:hAnsi="Helvetica"/>
          <w:lang w:val="es-ES"/>
        </w:rPr>
        <w:t xml:space="preserve"> </w:t>
      </w:r>
      <w:proofErr w:type="spellStart"/>
      <w:r w:rsidRPr="00623806">
        <w:rPr>
          <w:rFonts w:ascii="Helvetica" w:hAnsi="Helvetica"/>
          <w:lang w:val="es-ES"/>
        </w:rPr>
        <w:t>about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equipment’s</w:t>
      </w:r>
      <w:proofErr w:type="spellEnd"/>
      <w:r w:rsidRPr="00623806">
        <w:rPr>
          <w:rFonts w:ascii="Helvetica" w:hAnsi="Helvetica"/>
          <w:lang w:val="es-ES"/>
        </w:rPr>
        <w:t xml:space="preserve"> </w:t>
      </w:r>
      <w:proofErr w:type="spellStart"/>
      <w:r w:rsidRPr="00623806">
        <w:rPr>
          <w:rFonts w:ascii="Helvetica" w:hAnsi="Helvetica"/>
          <w:lang w:val="es-ES"/>
        </w:rPr>
        <w:t>specs</w:t>
      </w:r>
      <w:proofErr w:type="spellEnd"/>
      <w:r w:rsidRPr="00623806">
        <w:rPr>
          <w:rFonts w:ascii="Helvetica" w:hAnsi="Helvetica"/>
          <w:lang w:val="es-ES"/>
        </w:rPr>
        <w:t xml:space="preserve">. He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even</w:t>
      </w:r>
      <w:proofErr w:type="spellEnd"/>
      <w:r w:rsidRPr="00623806">
        <w:rPr>
          <w:rFonts w:ascii="Helvetica" w:hAnsi="Helvetica"/>
          <w:lang w:val="es-ES"/>
        </w:rPr>
        <w:t xml:space="preserve"> </w:t>
      </w:r>
      <w:proofErr w:type="spellStart"/>
      <w:r w:rsidRPr="00623806">
        <w:rPr>
          <w:rFonts w:ascii="Helvetica" w:hAnsi="Helvetica"/>
          <w:lang w:val="es-ES"/>
        </w:rPr>
        <w:t>glance</w:t>
      </w:r>
      <w:proofErr w:type="spellEnd"/>
      <w:r w:rsidRPr="00623806">
        <w:rPr>
          <w:rFonts w:ascii="Helvetica" w:hAnsi="Helvetica"/>
          <w:lang w:val="es-ES"/>
        </w:rPr>
        <w:t xml:space="preserve"> at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designs</w:t>
      </w:r>
      <w:proofErr w:type="spellEnd"/>
      <w:r w:rsidRPr="00623806">
        <w:rPr>
          <w:rFonts w:ascii="Helvetica" w:hAnsi="Helvetica"/>
          <w:lang w:val="es-ES"/>
        </w:rPr>
        <w:t>.</w:t>
      </w:r>
    </w:p>
    <w:p w14:paraId="31099F53" w14:textId="50FB80B1"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 xml:space="preserve">No—he </w:t>
      </w:r>
      <w:proofErr w:type="spellStart"/>
      <w:r w:rsidRPr="00623806">
        <w:rPr>
          <w:rFonts w:ascii="Helvetica" w:hAnsi="Helvetica"/>
          <w:lang w:val="es-ES"/>
        </w:rPr>
        <w:t>asked</w:t>
      </w:r>
      <w:proofErr w:type="spellEnd"/>
      <w:r w:rsidRPr="00623806">
        <w:rPr>
          <w:rFonts w:ascii="Helvetica" w:hAnsi="Helvetica"/>
          <w:lang w:val="es-ES"/>
        </w:rPr>
        <w:t xml:space="preserve"> </w:t>
      </w:r>
      <w:proofErr w:type="spellStart"/>
      <w:r w:rsidRPr="00623806">
        <w:rPr>
          <w:rFonts w:ascii="Helvetica" w:hAnsi="Helvetica"/>
          <w:lang w:val="es-ES"/>
        </w:rPr>
        <w:t>about</w:t>
      </w:r>
      <w:proofErr w:type="spellEnd"/>
      <w:r w:rsidRPr="00623806">
        <w:rPr>
          <w:rFonts w:ascii="Helvetica" w:hAnsi="Helvetica"/>
          <w:lang w:val="es-ES"/>
        </w:rPr>
        <w:t xml:space="preserve"> me.</w:t>
      </w:r>
    </w:p>
    <w:p w14:paraId="6BDF2F58" w14:textId="0EFE687F"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served</w:t>
      </w:r>
      <w:proofErr w:type="spellEnd"/>
      <w:r w:rsidRPr="00623806">
        <w:rPr>
          <w:rFonts w:ascii="Helvetica" w:hAnsi="Helvetica"/>
          <w:lang w:val="es-ES"/>
        </w:rPr>
        <w:t xml:space="preserve"> in </w:t>
      </w:r>
      <w:proofErr w:type="spellStart"/>
      <w:r w:rsidRPr="00623806">
        <w:rPr>
          <w:rFonts w:ascii="Helvetica" w:hAnsi="Helvetica"/>
          <w:lang w:val="es-ES"/>
        </w:rPr>
        <w:t>the</w:t>
      </w:r>
      <w:proofErr w:type="spellEnd"/>
      <w:r w:rsidRPr="00623806">
        <w:rPr>
          <w:rFonts w:ascii="Helvetica" w:hAnsi="Helvetica"/>
          <w:lang w:val="es-ES"/>
        </w:rPr>
        <w:t xml:space="preserve"> Marines,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 xml:space="preserve">?” He </w:t>
      </w:r>
      <w:proofErr w:type="spellStart"/>
      <w:r w:rsidRPr="00623806">
        <w:rPr>
          <w:rFonts w:ascii="Helvetica" w:hAnsi="Helvetica"/>
          <w:lang w:val="es-ES"/>
        </w:rPr>
        <w:t>asked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casual, </w:t>
      </w:r>
      <w:proofErr w:type="spellStart"/>
      <w:r w:rsidRPr="00623806">
        <w:rPr>
          <w:rFonts w:ascii="Helvetica" w:hAnsi="Helvetica"/>
          <w:lang w:val="es-ES"/>
        </w:rPr>
        <w:t>almost</w:t>
      </w:r>
      <w:proofErr w:type="spellEnd"/>
      <w:r w:rsidRPr="00623806">
        <w:rPr>
          <w:rFonts w:ascii="Helvetica" w:hAnsi="Helvetica"/>
          <w:lang w:val="es-ES"/>
        </w:rPr>
        <w:t xml:space="preserve"> </w:t>
      </w:r>
      <w:proofErr w:type="spellStart"/>
      <w:r w:rsidRPr="00623806">
        <w:rPr>
          <w:rFonts w:ascii="Helvetica" w:hAnsi="Helvetica"/>
          <w:lang w:val="es-ES"/>
        </w:rPr>
        <w:t>bored</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we</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w:t>
      </w:r>
      <w:proofErr w:type="spellStart"/>
      <w:r w:rsidRPr="00623806">
        <w:rPr>
          <w:rFonts w:ascii="Helvetica" w:hAnsi="Helvetica"/>
          <w:lang w:val="es-ES"/>
        </w:rPr>
        <w:t>two</w:t>
      </w:r>
      <w:proofErr w:type="spellEnd"/>
      <w:r w:rsidRPr="00623806">
        <w:rPr>
          <w:rFonts w:ascii="Helvetica" w:hAnsi="Helvetica"/>
          <w:lang w:val="es-ES"/>
        </w:rPr>
        <w:t xml:space="preserve"> </w:t>
      </w:r>
      <w:proofErr w:type="spellStart"/>
      <w:r w:rsidRPr="00623806">
        <w:rPr>
          <w:rFonts w:ascii="Helvetica" w:hAnsi="Helvetica"/>
          <w:lang w:val="es-ES"/>
        </w:rPr>
        <w:t>old</w:t>
      </w:r>
      <w:proofErr w:type="spellEnd"/>
      <w:r w:rsidRPr="00623806">
        <w:rPr>
          <w:rFonts w:ascii="Helvetica" w:hAnsi="Helvetica"/>
          <w:lang w:val="es-ES"/>
        </w:rPr>
        <w:t xml:space="preserve"> </w:t>
      </w:r>
      <w:proofErr w:type="spellStart"/>
      <w:r w:rsidRPr="00623806">
        <w:rPr>
          <w:rFonts w:ascii="Helvetica" w:hAnsi="Helvetica"/>
          <w:lang w:val="es-ES"/>
        </w:rPr>
        <w:t>friends</w:t>
      </w:r>
      <w:proofErr w:type="spellEnd"/>
      <w:r w:rsidRPr="00623806">
        <w:rPr>
          <w:rFonts w:ascii="Helvetica" w:hAnsi="Helvetica"/>
          <w:lang w:val="es-ES"/>
        </w:rPr>
        <w:t xml:space="preserve"> </w:t>
      </w:r>
      <w:proofErr w:type="spellStart"/>
      <w:r w:rsidRPr="00623806">
        <w:rPr>
          <w:rFonts w:ascii="Helvetica" w:hAnsi="Helvetica"/>
          <w:lang w:val="es-ES"/>
        </w:rPr>
        <w:t>catching</w:t>
      </w:r>
      <w:proofErr w:type="spellEnd"/>
      <w:r w:rsidRPr="00623806">
        <w:rPr>
          <w:rFonts w:ascii="Helvetica" w:hAnsi="Helvetica"/>
          <w:lang w:val="es-ES"/>
        </w:rPr>
        <w:t xml:space="preserve"> up.</w:t>
      </w:r>
    </w:p>
    <w:p w14:paraId="5FC83F2D" w14:textId="2192922C"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stiffened</w:t>
      </w:r>
      <w:proofErr w:type="spellEnd"/>
      <w:r w:rsidRPr="00623806">
        <w:rPr>
          <w:rFonts w:ascii="Helvetica" w:hAnsi="Helvetica"/>
          <w:lang w:val="es-ES"/>
        </w:rPr>
        <w:t xml:space="preserve">, </w:t>
      </w:r>
      <w:proofErr w:type="spellStart"/>
      <w:r w:rsidRPr="00623806">
        <w:rPr>
          <w:rFonts w:ascii="Helvetica" w:hAnsi="Helvetica"/>
          <w:lang w:val="es-ES"/>
        </w:rPr>
        <w:t>hiding</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beneath</w:t>
      </w:r>
      <w:proofErr w:type="spellEnd"/>
      <w:r w:rsidRPr="00623806">
        <w:rPr>
          <w:rFonts w:ascii="Helvetica" w:hAnsi="Helvetica"/>
          <w:lang w:val="es-ES"/>
        </w:rPr>
        <w:t xml:space="preserve"> a </w:t>
      </w:r>
      <w:proofErr w:type="spellStart"/>
      <w:r w:rsidRPr="00623806">
        <w:rPr>
          <w:rFonts w:ascii="Helvetica" w:hAnsi="Helvetica"/>
          <w:lang w:val="es-ES"/>
        </w:rPr>
        <w:t>controlled</w:t>
      </w:r>
      <w:proofErr w:type="spellEnd"/>
      <w:r w:rsidRPr="00623806">
        <w:rPr>
          <w:rFonts w:ascii="Helvetica" w:hAnsi="Helvetica"/>
          <w:lang w:val="es-ES"/>
        </w:rPr>
        <w:t xml:space="preserve"> </w:t>
      </w:r>
      <w:proofErr w:type="spellStart"/>
      <w:r w:rsidRPr="00623806">
        <w:rPr>
          <w:rFonts w:ascii="Helvetica" w:hAnsi="Helvetica"/>
          <w:lang w:val="es-ES"/>
        </w:rPr>
        <w:t>breath</w:t>
      </w:r>
      <w:proofErr w:type="spellEnd"/>
      <w:r w:rsidRPr="00623806">
        <w:rPr>
          <w:rFonts w:ascii="Helvetica" w:hAnsi="Helvetica"/>
          <w:lang w:val="es-ES"/>
        </w:rPr>
        <w:t xml:space="preserve">. </w:t>
      </w:r>
      <w:proofErr w:type="spellStart"/>
      <w:r w:rsidRPr="00623806">
        <w:rPr>
          <w:rFonts w:ascii="Helvetica" w:hAnsi="Helvetica"/>
          <w:lang w:val="es-ES"/>
        </w:rPr>
        <w:t>Few</w:t>
      </w:r>
      <w:proofErr w:type="spellEnd"/>
      <w:r w:rsidRPr="00623806">
        <w:rPr>
          <w:rFonts w:ascii="Helvetica" w:hAnsi="Helvetica"/>
          <w:lang w:val="es-ES"/>
        </w:rPr>
        <w:t xml:space="preserve"> </w:t>
      </w:r>
      <w:proofErr w:type="spellStart"/>
      <w:r w:rsidRPr="00623806">
        <w:rPr>
          <w:rFonts w:ascii="Helvetica" w:hAnsi="Helvetica"/>
          <w:lang w:val="es-ES"/>
        </w:rPr>
        <w:t>people</w:t>
      </w:r>
      <w:proofErr w:type="spellEnd"/>
      <w:r w:rsidRPr="00623806">
        <w:rPr>
          <w:rFonts w:ascii="Helvetica" w:hAnsi="Helvetica"/>
          <w:lang w:val="es-ES"/>
        </w:rPr>
        <w:t xml:space="preserve"> </w:t>
      </w:r>
      <w:proofErr w:type="spellStart"/>
      <w:r w:rsidRPr="00623806">
        <w:rPr>
          <w:rFonts w:ascii="Helvetica" w:hAnsi="Helvetica"/>
          <w:lang w:val="es-ES"/>
        </w:rPr>
        <w:t>knew</w:t>
      </w:r>
      <w:proofErr w:type="spellEnd"/>
      <w:r w:rsidRPr="00623806">
        <w:rPr>
          <w:rFonts w:ascii="Helvetica" w:hAnsi="Helvetica"/>
          <w:lang w:val="es-ES"/>
        </w:rPr>
        <w:t xml:space="preserve"> </w:t>
      </w:r>
      <w:proofErr w:type="spellStart"/>
      <w:r w:rsidRPr="00623806">
        <w:rPr>
          <w:rFonts w:ascii="Helvetica" w:hAnsi="Helvetica"/>
          <w:lang w:val="es-ES"/>
        </w:rPr>
        <w:t>about</w:t>
      </w:r>
      <w:proofErr w:type="spellEnd"/>
      <w:r w:rsidRPr="00623806">
        <w:rPr>
          <w:rFonts w:ascii="Helvetica" w:hAnsi="Helvetica"/>
          <w:lang w:val="es-ES"/>
        </w:rPr>
        <w:t xml:space="preserve"> </w:t>
      </w:r>
      <w:proofErr w:type="spellStart"/>
      <w:r w:rsidRPr="00623806">
        <w:rPr>
          <w:rFonts w:ascii="Helvetica" w:hAnsi="Helvetica"/>
          <w:lang w:val="es-ES"/>
        </w:rPr>
        <w:t>those</w:t>
      </w:r>
      <w:proofErr w:type="spellEnd"/>
      <w:r w:rsidRPr="00623806">
        <w:rPr>
          <w:rFonts w:ascii="Helvetica" w:hAnsi="Helvetica"/>
          <w:lang w:val="es-ES"/>
        </w:rPr>
        <w:t xml:space="preserve"> </w:t>
      </w:r>
      <w:proofErr w:type="spellStart"/>
      <w:r w:rsidRPr="00623806">
        <w:rPr>
          <w:rFonts w:ascii="Helvetica" w:hAnsi="Helvetica"/>
          <w:lang w:val="es-ES"/>
        </w:rPr>
        <w:t>years</w:t>
      </w:r>
      <w:proofErr w:type="spellEnd"/>
      <w:r w:rsidRPr="00623806">
        <w:rPr>
          <w:rFonts w:ascii="Helvetica" w:hAnsi="Helvetica"/>
          <w:lang w:val="es-ES"/>
        </w:rPr>
        <w:t xml:space="preserve">. </w:t>
      </w:r>
      <w:proofErr w:type="spellStart"/>
      <w:r w:rsidRPr="00623806">
        <w:rPr>
          <w:rFonts w:ascii="Helvetica" w:hAnsi="Helvetica"/>
          <w:lang w:val="es-ES"/>
        </w:rPr>
        <w:t>Even</w:t>
      </w:r>
      <w:proofErr w:type="spellEnd"/>
      <w:r w:rsidRPr="00623806">
        <w:rPr>
          <w:rFonts w:ascii="Helvetica" w:hAnsi="Helvetica"/>
          <w:lang w:val="es-ES"/>
        </w:rPr>
        <w:t xml:space="preserve"> </w:t>
      </w:r>
      <w:proofErr w:type="spellStart"/>
      <w:r w:rsidRPr="00623806">
        <w:rPr>
          <w:rFonts w:ascii="Helvetica" w:hAnsi="Helvetica"/>
          <w:lang w:val="es-ES"/>
        </w:rPr>
        <w:t>fewer</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clearance</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find</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 xml:space="preserve">. </w:t>
      </w:r>
      <w:proofErr w:type="spellStart"/>
      <w:r w:rsidRPr="00623806">
        <w:rPr>
          <w:rFonts w:ascii="Helvetica" w:hAnsi="Helvetica"/>
          <w:lang w:val="es-ES"/>
        </w:rPr>
        <w:t>Unless</w:t>
      </w:r>
      <w:proofErr w:type="spellEnd"/>
      <w:r w:rsidRPr="00623806">
        <w:rPr>
          <w:rFonts w:ascii="Helvetica" w:hAnsi="Helvetica"/>
          <w:lang w:val="es-ES"/>
        </w:rPr>
        <w:t>…</w:t>
      </w:r>
    </w:p>
    <w:p w14:paraId="6A91F7A7" w14:textId="30F3E6CA"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 xml:space="preserve">“Honorable </w:t>
      </w:r>
      <w:proofErr w:type="spellStart"/>
      <w:r w:rsidRPr="00623806">
        <w:rPr>
          <w:rFonts w:ascii="Helvetica" w:hAnsi="Helvetica"/>
          <w:lang w:val="es-ES"/>
        </w:rPr>
        <w:t>discharge</w:t>
      </w:r>
      <w:proofErr w:type="spellEnd"/>
      <w:r w:rsidRPr="00623806">
        <w:rPr>
          <w:rFonts w:ascii="Helvetica" w:hAnsi="Helvetica"/>
          <w:lang w:val="es-ES"/>
        </w:rPr>
        <w:t xml:space="preserve">,” I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tightly</w:t>
      </w:r>
      <w:proofErr w:type="spellEnd"/>
      <w:r w:rsidRPr="00623806">
        <w:rPr>
          <w:rFonts w:ascii="Helvetica" w:hAnsi="Helvetica"/>
          <w:lang w:val="es-ES"/>
        </w:rPr>
        <w:t>. “</w:t>
      </w:r>
      <w:proofErr w:type="spellStart"/>
      <w:r w:rsidRPr="00623806">
        <w:rPr>
          <w:rFonts w:ascii="Helvetica" w:hAnsi="Helvetica"/>
          <w:lang w:val="es-ES"/>
        </w:rPr>
        <w:t>Four</w:t>
      </w:r>
      <w:proofErr w:type="spellEnd"/>
      <w:r w:rsidRPr="00623806">
        <w:rPr>
          <w:rFonts w:ascii="Helvetica" w:hAnsi="Helvetica"/>
          <w:lang w:val="es-ES"/>
        </w:rPr>
        <w:t xml:space="preserve"> </w:t>
      </w:r>
      <w:proofErr w:type="spellStart"/>
      <w:r w:rsidRPr="00623806">
        <w:rPr>
          <w:rFonts w:ascii="Helvetica" w:hAnsi="Helvetica"/>
          <w:lang w:val="es-ES"/>
        </w:rPr>
        <w:t>years</w:t>
      </w:r>
      <w:proofErr w:type="spellEnd"/>
      <w:r w:rsidR="00775DFD" w:rsidRPr="00623806">
        <w:rPr>
          <w:rFonts w:ascii="Helvetica" w:hAnsi="Helvetica"/>
          <w:lang w:val="es-ES"/>
        </w:rPr>
        <w:t>,”</w:t>
      </w:r>
      <w:r w:rsidRPr="00623806">
        <w:rPr>
          <w:rFonts w:ascii="Helvetica" w:hAnsi="Helvetica"/>
          <w:lang w:val="es-ES"/>
        </w:rPr>
        <w:t xml:space="preserve"> I </w:t>
      </w:r>
      <w:proofErr w:type="spellStart"/>
      <w:r w:rsidRPr="00623806">
        <w:rPr>
          <w:rFonts w:ascii="Helvetica" w:hAnsi="Helvetica"/>
          <w:lang w:val="es-ES"/>
        </w:rPr>
        <w:t>narrowed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w:t>
      </w:r>
      <w:proofErr w:type="spellStart"/>
      <w:r w:rsidRPr="00623806">
        <w:rPr>
          <w:rFonts w:ascii="Helvetica" w:hAnsi="Helvetica"/>
          <w:lang w:val="es-ES"/>
        </w:rPr>
        <w:t>How</w:t>
      </w:r>
      <w:proofErr w:type="spellEnd"/>
      <w:r w:rsidRPr="00623806">
        <w:rPr>
          <w:rFonts w:ascii="Helvetica" w:hAnsi="Helvetica"/>
          <w:lang w:val="es-ES"/>
        </w:rPr>
        <w:t xml:space="preserve"> do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know</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w:t>
      </w:r>
    </w:p>
    <w:p w14:paraId="5296BF30" w14:textId="475CA659"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smiled</w:t>
      </w:r>
      <w:proofErr w:type="spellEnd"/>
      <w:r w:rsidRPr="00623806">
        <w:rPr>
          <w:rFonts w:ascii="Helvetica" w:hAnsi="Helvetica"/>
          <w:lang w:val="es-ES"/>
        </w:rPr>
        <w:t xml:space="preserve"> </w:t>
      </w:r>
      <w:proofErr w:type="spellStart"/>
      <w:r w:rsidRPr="00623806">
        <w:rPr>
          <w:rFonts w:ascii="Helvetica" w:hAnsi="Helvetica"/>
          <w:lang w:val="es-ES"/>
        </w:rPr>
        <w:t>again</w:t>
      </w:r>
      <w:proofErr w:type="spellEnd"/>
      <w:r w:rsidRPr="00623806">
        <w:rPr>
          <w:rFonts w:ascii="Helvetica" w:hAnsi="Helvetica"/>
          <w:lang w:val="es-ES"/>
        </w:rPr>
        <w:t>—</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slow</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knowing</w:t>
      </w:r>
      <w:proofErr w:type="spellEnd"/>
      <w:r w:rsidRPr="00623806">
        <w:rPr>
          <w:rFonts w:ascii="Helvetica" w:hAnsi="Helvetica"/>
          <w:lang w:val="es-ES"/>
        </w:rPr>
        <w:t xml:space="preserve">—and </w:t>
      </w:r>
      <w:proofErr w:type="spellStart"/>
      <w:r w:rsidRPr="00623806">
        <w:rPr>
          <w:rFonts w:ascii="Helvetica" w:hAnsi="Helvetica"/>
          <w:lang w:val="es-ES"/>
        </w:rPr>
        <w:t>tapped</w:t>
      </w:r>
      <w:proofErr w:type="spellEnd"/>
      <w:r w:rsidRPr="00623806">
        <w:rPr>
          <w:rFonts w:ascii="Helvetica" w:hAnsi="Helvetica"/>
          <w:lang w:val="es-ES"/>
        </w:rPr>
        <w:t xml:space="preserve"> a pen </w:t>
      </w:r>
      <w:proofErr w:type="spellStart"/>
      <w:r w:rsidRPr="00623806">
        <w:rPr>
          <w:rFonts w:ascii="Helvetica" w:hAnsi="Helvetica"/>
          <w:lang w:val="es-ES"/>
        </w:rPr>
        <w:t>lightly</w:t>
      </w:r>
      <w:proofErr w:type="spellEnd"/>
      <w:r w:rsidRPr="00623806">
        <w:rPr>
          <w:rFonts w:ascii="Helvetica" w:hAnsi="Helvetica"/>
          <w:lang w:val="es-ES"/>
        </w:rPr>
        <w:t xml:space="preserve"> </w:t>
      </w:r>
      <w:proofErr w:type="spellStart"/>
      <w:r w:rsidRPr="00623806">
        <w:rPr>
          <w:rFonts w:ascii="Helvetica" w:hAnsi="Helvetica"/>
          <w:lang w:val="es-ES"/>
        </w:rPr>
        <w:t>against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desk</w:t>
      </w:r>
      <w:proofErr w:type="spellEnd"/>
      <w:r w:rsidRPr="00623806">
        <w:rPr>
          <w:rFonts w:ascii="Helvetica" w:hAnsi="Helvetica"/>
          <w:lang w:val="es-ES"/>
        </w:rPr>
        <w:t>.</w:t>
      </w:r>
    </w:p>
    <w:p w14:paraId="102F6228" w14:textId="7A631D01" w:rsidR="00CC50ED" w:rsidRPr="00623806" w:rsidRDefault="00CC50ED" w:rsidP="00CC50ED">
      <w:pPr>
        <w:pStyle w:val="Scene"/>
        <w:spacing w:line="276" w:lineRule="auto"/>
        <w:jc w:val="both"/>
        <w:rPr>
          <w:rFonts w:ascii="Helvetica" w:hAnsi="Helvetica"/>
          <w:lang w:val="es-ES"/>
        </w:rPr>
      </w:pPr>
      <w:proofErr w:type="spellStart"/>
      <w:r w:rsidRPr="00623806">
        <w:rPr>
          <w:rFonts w:ascii="Helvetica" w:hAnsi="Helvetica"/>
          <w:lang w:val="es-ES"/>
        </w:rPr>
        <w:t>Tap</w:t>
      </w:r>
      <w:proofErr w:type="spellEnd"/>
      <w:r w:rsidRPr="00623806">
        <w:rPr>
          <w:rFonts w:ascii="Helvetica" w:hAnsi="Helvetica"/>
          <w:lang w:val="es-ES"/>
        </w:rPr>
        <w:t xml:space="preserve">. </w:t>
      </w:r>
      <w:proofErr w:type="spellStart"/>
      <w:r w:rsidRPr="00623806">
        <w:rPr>
          <w:rFonts w:ascii="Helvetica" w:hAnsi="Helvetica"/>
          <w:lang w:val="es-ES"/>
        </w:rPr>
        <w:t>Tap</w:t>
      </w:r>
      <w:proofErr w:type="spellEnd"/>
      <w:r w:rsidRPr="00623806">
        <w:rPr>
          <w:rFonts w:ascii="Helvetica" w:hAnsi="Helvetica"/>
          <w:lang w:val="es-ES"/>
        </w:rPr>
        <w:t xml:space="preserve">. </w:t>
      </w:r>
      <w:proofErr w:type="spellStart"/>
      <w:r w:rsidRPr="00623806">
        <w:rPr>
          <w:rFonts w:ascii="Helvetica" w:hAnsi="Helvetica"/>
          <w:lang w:val="es-ES"/>
        </w:rPr>
        <w:t>Tap</w:t>
      </w:r>
      <w:proofErr w:type="spellEnd"/>
      <w:r w:rsidRPr="00623806">
        <w:rPr>
          <w:rFonts w:ascii="Helvetica" w:hAnsi="Helvetica"/>
          <w:lang w:val="es-ES"/>
        </w:rPr>
        <w:t>.</w:t>
      </w:r>
    </w:p>
    <w:p w14:paraId="07476997" w14:textId="430A3A15"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Strong</w:t>
      </w:r>
      <w:proofErr w:type="spellEnd"/>
      <w:r w:rsidRPr="00623806">
        <w:rPr>
          <w:rFonts w:ascii="Helvetica" w:hAnsi="Helvetica"/>
          <w:lang w:val="es-ES"/>
        </w:rPr>
        <w:t xml:space="preserve">. </w:t>
      </w:r>
      <w:proofErr w:type="spellStart"/>
      <w:r w:rsidRPr="00623806">
        <w:rPr>
          <w:rFonts w:ascii="Helvetica" w:hAnsi="Helvetica"/>
          <w:lang w:val="es-ES"/>
        </w:rPr>
        <w:t>Disciplined</w:t>
      </w:r>
      <w:proofErr w:type="spellEnd"/>
      <w:r w:rsidRPr="00623806">
        <w:rPr>
          <w:rFonts w:ascii="Helvetica" w:hAnsi="Helvetica"/>
          <w:lang w:val="es-ES"/>
        </w:rPr>
        <w:t xml:space="preserve">. </w:t>
      </w:r>
      <w:proofErr w:type="spellStart"/>
      <w:r w:rsidRPr="00623806">
        <w:rPr>
          <w:rFonts w:ascii="Helvetica" w:hAnsi="Helvetica"/>
          <w:lang w:val="es-ES"/>
        </w:rPr>
        <w:t>Broken</w:t>
      </w:r>
      <w:proofErr w:type="spellEnd"/>
      <w:r w:rsidRPr="00623806">
        <w:rPr>
          <w:rFonts w:ascii="Helvetica" w:hAnsi="Helvetica"/>
          <w:lang w:val="es-ES"/>
        </w:rPr>
        <w:t xml:space="preserve"> in…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functional</w:t>
      </w:r>
      <w:proofErr w:type="spellEnd"/>
      <w:r w:rsidRPr="00623806">
        <w:rPr>
          <w:rFonts w:ascii="Helvetica" w:hAnsi="Helvetica"/>
          <w:lang w:val="es-ES"/>
        </w:rPr>
        <w:t>.”</w:t>
      </w:r>
    </w:p>
    <w:p w14:paraId="7C2001FF" w14:textId="522726D9" w:rsidR="00CC50ED" w:rsidRPr="00623806" w:rsidRDefault="00CC50ED" w:rsidP="00CC50ED">
      <w:pPr>
        <w:pStyle w:val="Scene"/>
        <w:spacing w:line="276" w:lineRule="auto"/>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pulse </w:t>
      </w:r>
      <w:proofErr w:type="spellStart"/>
      <w:r w:rsidRPr="00623806">
        <w:rPr>
          <w:rFonts w:ascii="Helvetica" w:hAnsi="Helvetica"/>
          <w:lang w:val="es-ES"/>
        </w:rPr>
        <w:t>kicked</w:t>
      </w:r>
      <w:proofErr w:type="spellEnd"/>
      <w:r w:rsidRPr="00623806">
        <w:rPr>
          <w:rFonts w:ascii="Helvetica" w:hAnsi="Helvetica"/>
          <w:lang w:val="es-ES"/>
        </w:rPr>
        <w:t xml:space="preserve"> </w:t>
      </w:r>
      <w:proofErr w:type="spellStart"/>
      <w:r w:rsidRPr="00623806">
        <w:rPr>
          <w:rFonts w:ascii="Helvetica" w:hAnsi="Helvetica"/>
          <w:lang w:val="es-ES"/>
        </w:rPr>
        <w:t>harder</w:t>
      </w:r>
      <w:proofErr w:type="spellEnd"/>
      <w:r w:rsidRPr="00623806">
        <w:rPr>
          <w:rFonts w:ascii="Helvetica" w:hAnsi="Helvetica"/>
          <w:lang w:val="es-ES"/>
        </w:rPr>
        <w:t>. “</w:t>
      </w:r>
      <w:proofErr w:type="spellStart"/>
      <w:r w:rsidRPr="00623806">
        <w:rPr>
          <w:rFonts w:ascii="Helvetica" w:hAnsi="Helvetica"/>
          <w:lang w:val="es-ES"/>
        </w:rPr>
        <w:t>What</w:t>
      </w:r>
      <w:proofErr w:type="spellEnd"/>
      <w:r w:rsidRPr="00623806">
        <w:rPr>
          <w:rFonts w:ascii="Helvetica" w:hAnsi="Helvetica"/>
          <w:lang w:val="es-ES"/>
        </w:rPr>
        <w:t xml:space="preserve"> </w:t>
      </w:r>
      <w:proofErr w:type="spellStart"/>
      <w:r w:rsidRPr="00623806">
        <w:rPr>
          <w:rFonts w:ascii="Helvetica" w:hAnsi="Helvetica"/>
          <w:lang w:val="es-ES"/>
        </w:rPr>
        <w:t>did</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say</w:t>
      </w:r>
      <w:proofErr w:type="spellEnd"/>
      <w:r w:rsidRPr="00623806">
        <w:rPr>
          <w:rFonts w:ascii="Helvetica" w:hAnsi="Helvetica"/>
          <w:lang w:val="es-ES"/>
        </w:rPr>
        <w:t xml:space="preserve">?” I </w:t>
      </w:r>
      <w:proofErr w:type="spellStart"/>
      <w:r w:rsidRPr="00623806">
        <w:rPr>
          <w:rFonts w:ascii="Helvetica" w:hAnsi="Helvetica"/>
          <w:lang w:val="es-ES"/>
        </w:rPr>
        <w:t>asked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low</w:t>
      </w:r>
      <w:proofErr w:type="spellEnd"/>
      <w:r w:rsidRPr="00623806">
        <w:rPr>
          <w:rFonts w:ascii="Helvetica" w:hAnsi="Helvetica"/>
          <w:lang w:val="es-ES"/>
        </w:rPr>
        <w:t>.</w:t>
      </w:r>
    </w:p>
    <w:p w14:paraId="69EEC4C4" w14:textId="2C1BA2AF"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leaned</w:t>
      </w:r>
      <w:proofErr w:type="spellEnd"/>
      <w:r w:rsidRPr="00623806">
        <w:rPr>
          <w:rFonts w:ascii="Helvetica" w:hAnsi="Helvetica"/>
          <w:lang w:val="es-ES"/>
        </w:rPr>
        <w:t xml:space="preserve"> forward, </w:t>
      </w:r>
      <w:proofErr w:type="spellStart"/>
      <w:r w:rsidRPr="00623806">
        <w:rPr>
          <w:rFonts w:ascii="Helvetica" w:hAnsi="Helvetica"/>
          <w:lang w:val="es-ES"/>
        </w:rPr>
        <w:t>elbows</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desk</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dropping</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r w:rsidR="00A00F3C" w:rsidRPr="00623806">
        <w:rPr>
          <w:rFonts w:ascii="Helvetica" w:hAnsi="Helvetica"/>
          <w:lang w:val="es-ES"/>
        </w:rPr>
        <w:t xml:space="preserve">a </w:t>
      </w:r>
      <w:proofErr w:type="spellStart"/>
      <w:r w:rsidR="00A00F3C" w:rsidRPr="00623806">
        <w:rPr>
          <w:rFonts w:ascii="Helvetica" w:hAnsi="Helvetica"/>
          <w:lang w:val="es-ES"/>
        </w:rPr>
        <w:t>whisper</w:t>
      </w:r>
      <w:proofErr w:type="spellEnd"/>
      <w:r w:rsidR="00A00F3C" w:rsidRPr="00623806">
        <w:rPr>
          <w:rFonts w:ascii="Helvetica" w:hAnsi="Helvetica"/>
          <w:lang w:val="es-ES"/>
        </w:rPr>
        <w:t>.</w:t>
      </w:r>
    </w:p>
    <w:p w14:paraId="71232155" w14:textId="4271371A"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Knowing</w:t>
      </w:r>
      <w:proofErr w:type="spellEnd"/>
      <w:r w:rsidRPr="00623806">
        <w:rPr>
          <w:rFonts w:ascii="Helvetica" w:hAnsi="Helvetica"/>
          <w:lang w:val="es-ES"/>
        </w:rPr>
        <w:t xml:space="preserve"> </w:t>
      </w:r>
      <w:proofErr w:type="spellStart"/>
      <w:r w:rsidRPr="00623806">
        <w:rPr>
          <w:rFonts w:ascii="Helvetica" w:hAnsi="Helvetica"/>
          <w:lang w:val="es-ES"/>
        </w:rPr>
        <w:t>yourself</w:t>
      </w:r>
      <w:proofErr w:type="spellEnd"/>
      <w:r w:rsidRPr="00623806">
        <w:rPr>
          <w:rFonts w:ascii="Helvetica" w:hAnsi="Helvetica"/>
          <w:lang w:val="es-ES"/>
        </w:rPr>
        <w:t xml:space="preserve"> </w:t>
      </w:r>
      <w:proofErr w:type="spellStart"/>
      <w:r w:rsidRPr="00623806">
        <w:rPr>
          <w:rFonts w:ascii="Helvetica" w:hAnsi="Helvetica"/>
          <w:lang w:val="es-ES"/>
        </w:rPr>
        <w:t>is</w:t>
      </w:r>
      <w:proofErr w:type="spellEnd"/>
      <w:r w:rsidRPr="00623806">
        <w:rPr>
          <w:rFonts w:ascii="Helvetica" w:hAnsi="Helvetica"/>
          <w:lang w:val="es-ES"/>
        </w:rPr>
        <w:t xml:space="preserve"> </w:t>
      </w:r>
      <w:proofErr w:type="spellStart"/>
      <w:r w:rsidRPr="00623806">
        <w:rPr>
          <w:rFonts w:ascii="Helvetica" w:hAnsi="Helvetica"/>
          <w:lang w:val="es-ES"/>
        </w:rPr>
        <w:t>important</w:t>
      </w:r>
      <w:proofErr w:type="spellEnd"/>
      <w:r w:rsidRPr="00623806">
        <w:rPr>
          <w:rFonts w:ascii="Helvetica" w:hAnsi="Helvetica"/>
          <w:lang w:val="es-ES"/>
        </w:rPr>
        <w:t xml:space="preserve">. </w:t>
      </w:r>
      <w:proofErr w:type="spellStart"/>
      <w:r w:rsidRPr="00623806">
        <w:rPr>
          <w:rFonts w:ascii="Helvetica" w:hAnsi="Helvetica"/>
          <w:lang w:val="es-ES"/>
        </w:rPr>
        <w:t>Especially</w:t>
      </w:r>
      <w:proofErr w:type="spellEnd"/>
      <w:r w:rsidRPr="00623806">
        <w:rPr>
          <w:rFonts w:ascii="Helvetica" w:hAnsi="Helvetica"/>
          <w:lang w:val="es-ES"/>
        </w:rPr>
        <w:t xml:space="preserve"> </w:t>
      </w:r>
      <w:proofErr w:type="spellStart"/>
      <w:r w:rsidRPr="00623806">
        <w:rPr>
          <w:rFonts w:ascii="Helvetica" w:hAnsi="Helvetica"/>
          <w:lang w:val="es-ES"/>
        </w:rPr>
        <w:t>when</w:t>
      </w:r>
      <w:proofErr w:type="spellEnd"/>
      <w:r w:rsidRPr="00623806">
        <w:rPr>
          <w:rFonts w:ascii="Helvetica" w:hAnsi="Helvetica"/>
          <w:lang w:val="es-ES"/>
        </w:rPr>
        <w:t xml:space="preserve"> </w:t>
      </w:r>
      <w:proofErr w:type="spellStart"/>
      <w:r w:rsidRPr="00623806">
        <w:rPr>
          <w:rFonts w:ascii="Helvetica" w:hAnsi="Helvetica"/>
          <w:lang w:val="es-ES"/>
        </w:rPr>
        <w:t>you’ve</w:t>
      </w:r>
      <w:proofErr w:type="spellEnd"/>
      <w:r w:rsidRPr="00623806">
        <w:rPr>
          <w:rFonts w:ascii="Helvetica" w:hAnsi="Helvetica"/>
          <w:lang w:val="es-ES"/>
        </w:rPr>
        <w:t xml:space="preserve"> </w:t>
      </w:r>
      <w:proofErr w:type="spellStart"/>
      <w:r w:rsidRPr="00623806">
        <w:rPr>
          <w:rFonts w:ascii="Helvetica" w:hAnsi="Helvetica"/>
          <w:lang w:val="es-ES"/>
        </w:rPr>
        <w:t>spent</w:t>
      </w:r>
      <w:proofErr w:type="spellEnd"/>
      <w:r w:rsidRPr="00623806">
        <w:rPr>
          <w:rFonts w:ascii="Helvetica" w:hAnsi="Helvetica"/>
          <w:lang w:val="es-ES"/>
        </w:rPr>
        <w:t xml:space="preserve"> so </w:t>
      </w:r>
      <w:proofErr w:type="spellStart"/>
      <w:r w:rsidRPr="00623806">
        <w:rPr>
          <w:rFonts w:ascii="Helvetica" w:hAnsi="Helvetica"/>
          <w:lang w:val="es-ES"/>
        </w:rPr>
        <w:t>long</w:t>
      </w:r>
      <w:proofErr w:type="spellEnd"/>
      <w:r w:rsidRPr="00623806">
        <w:rPr>
          <w:rFonts w:ascii="Helvetica" w:hAnsi="Helvetica"/>
          <w:lang w:val="es-ES"/>
        </w:rPr>
        <w:t xml:space="preserve"> </w:t>
      </w:r>
      <w:proofErr w:type="spellStart"/>
      <w:r w:rsidRPr="00623806">
        <w:rPr>
          <w:rFonts w:ascii="Helvetica" w:hAnsi="Helvetica"/>
          <w:lang w:val="es-ES"/>
        </w:rPr>
        <w:t>pretending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be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you’re</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w:t>
      </w:r>
    </w:p>
    <w:p w14:paraId="26869F1B" w14:textId="21219A56" w:rsidR="00CC50ED" w:rsidRPr="00623806" w:rsidRDefault="00CC50ED" w:rsidP="0035271A">
      <w:pPr>
        <w:pStyle w:val="Scene"/>
        <w:spacing w:line="276" w:lineRule="auto"/>
        <w:jc w:val="both"/>
        <w:rPr>
          <w:rFonts w:ascii="Helvetica" w:hAnsi="Helvetica"/>
          <w:lang w:val="es-ES"/>
        </w:rPr>
      </w:pP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deep</w:t>
      </w:r>
      <w:proofErr w:type="spellEnd"/>
      <w:r w:rsidRPr="00623806">
        <w:rPr>
          <w:rFonts w:ascii="Helvetica" w:hAnsi="Helvetica"/>
          <w:lang w:val="es-ES"/>
        </w:rPr>
        <w:t xml:space="preserve"> in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gut</w:t>
      </w:r>
      <w:proofErr w:type="spellEnd"/>
      <w:r w:rsidRPr="00623806">
        <w:rPr>
          <w:rFonts w:ascii="Helvetica" w:hAnsi="Helvetica"/>
          <w:lang w:val="es-ES"/>
        </w:rPr>
        <w:t xml:space="preserve"> </w:t>
      </w:r>
      <w:proofErr w:type="spellStart"/>
      <w:r w:rsidRPr="00623806">
        <w:rPr>
          <w:rFonts w:ascii="Helvetica" w:hAnsi="Helvetica"/>
          <w:lang w:val="es-ES"/>
        </w:rPr>
        <w:t>twisted</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tight-coiled</w:t>
      </w:r>
      <w:proofErr w:type="spellEnd"/>
      <w:r w:rsidRPr="00623806">
        <w:rPr>
          <w:rFonts w:ascii="Helvetica" w:hAnsi="Helvetica"/>
          <w:lang w:val="es-ES"/>
        </w:rPr>
        <w:t xml:space="preserve"> </w:t>
      </w:r>
      <w:proofErr w:type="spellStart"/>
      <w:r w:rsidRPr="00623806">
        <w:rPr>
          <w:rFonts w:ascii="Helvetica" w:hAnsi="Helvetica"/>
          <w:lang w:val="es-ES"/>
        </w:rPr>
        <w:t>spring</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every</w:t>
      </w:r>
      <w:proofErr w:type="spellEnd"/>
      <w:r w:rsidRPr="00623806">
        <w:rPr>
          <w:rFonts w:ascii="Helvetica" w:hAnsi="Helvetica"/>
          <w:lang w:val="es-ES"/>
        </w:rPr>
        <w:t xml:space="preserve"> </w:t>
      </w:r>
      <w:proofErr w:type="spellStart"/>
      <w:r w:rsidRPr="00623806">
        <w:rPr>
          <w:rFonts w:ascii="Helvetica" w:hAnsi="Helvetica"/>
          <w:lang w:val="es-ES"/>
        </w:rPr>
        <w:t>soldier</w:t>
      </w:r>
      <w:proofErr w:type="spellEnd"/>
      <w:r w:rsidRPr="00623806">
        <w:rPr>
          <w:rFonts w:ascii="Helvetica" w:hAnsi="Helvetica"/>
          <w:lang w:val="es-ES"/>
        </w:rPr>
        <w:t xml:space="preserve"> </w:t>
      </w:r>
      <w:proofErr w:type="spellStart"/>
      <w:r w:rsidRPr="00623806">
        <w:rPr>
          <w:rFonts w:ascii="Helvetica" w:hAnsi="Helvetica"/>
          <w:lang w:val="es-ES"/>
        </w:rPr>
        <w:t>knows</w:t>
      </w:r>
      <w:proofErr w:type="spellEnd"/>
      <w:r w:rsidRPr="00623806">
        <w:rPr>
          <w:rFonts w:ascii="Helvetica" w:hAnsi="Helvetica"/>
          <w:lang w:val="es-ES"/>
        </w:rPr>
        <w:t>—</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means</w:t>
      </w:r>
      <w:proofErr w:type="spellEnd"/>
      <w:r w:rsidRPr="00623806">
        <w:rPr>
          <w:rFonts w:ascii="Helvetica" w:hAnsi="Helvetica"/>
          <w:lang w:val="es-ES"/>
        </w:rPr>
        <w:t xml:space="preserve"> </w:t>
      </w:r>
      <w:proofErr w:type="spellStart"/>
      <w:r w:rsidRPr="00623806">
        <w:rPr>
          <w:rFonts w:ascii="Helvetica" w:hAnsi="Helvetica"/>
          <w:lang w:val="es-ES"/>
        </w:rPr>
        <w:t>danger</w:t>
      </w:r>
      <w:proofErr w:type="spellEnd"/>
      <w:r w:rsidRPr="00623806">
        <w:rPr>
          <w:rFonts w:ascii="Helvetica" w:hAnsi="Helvetica"/>
          <w:lang w:val="es-ES"/>
        </w:rPr>
        <w:t xml:space="preserve">. </w:t>
      </w:r>
      <w:proofErr w:type="spellStart"/>
      <w:r w:rsidRPr="00623806">
        <w:rPr>
          <w:rFonts w:ascii="Helvetica" w:hAnsi="Helvetica"/>
          <w:lang w:val="es-ES"/>
        </w:rPr>
        <w:t>Now</w:t>
      </w:r>
      <w:proofErr w:type="spellEnd"/>
      <w:r w:rsidRPr="00623806">
        <w:rPr>
          <w:rFonts w:ascii="Helvetica" w:hAnsi="Helvetica"/>
          <w:lang w:val="es-ES"/>
        </w:rPr>
        <w:t>.</w:t>
      </w:r>
    </w:p>
    <w:p w14:paraId="31DEEDB5" w14:textId="68168174"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blinked</w:t>
      </w:r>
      <w:proofErr w:type="spellEnd"/>
      <w:r w:rsidRPr="00623806">
        <w:rPr>
          <w:rFonts w:ascii="Helvetica" w:hAnsi="Helvetica"/>
          <w:lang w:val="es-ES"/>
        </w:rPr>
        <w:t xml:space="preserve">. A surge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heat</w:t>
      </w:r>
      <w:proofErr w:type="spellEnd"/>
      <w:r w:rsidRPr="00623806">
        <w:rPr>
          <w:rFonts w:ascii="Helvetica" w:hAnsi="Helvetica"/>
          <w:lang w:val="es-ES"/>
        </w:rPr>
        <w:t xml:space="preserve"> </w:t>
      </w:r>
      <w:proofErr w:type="spellStart"/>
      <w:r w:rsidRPr="00623806">
        <w:rPr>
          <w:rFonts w:ascii="Helvetica" w:hAnsi="Helvetica"/>
          <w:lang w:val="es-ES"/>
        </w:rPr>
        <w:t>burst</w:t>
      </w:r>
      <w:proofErr w:type="spellEnd"/>
      <w:r w:rsidRPr="00623806">
        <w:rPr>
          <w:rFonts w:ascii="Helvetica" w:hAnsi="Helvetica"/>
          <w:lang w:val="es-ES"/>
        </w:rPr>
        <w:t xml:space="preserve"> </w:t>
      </w:r>
      <w:proofErr w:type="spellStart"/>
      <w:r w:rsidRPr="00623806">
        <w:rPr>
          <w:rFonts w:ascii="Helvetica" w:hAnsi="Helvetica"/>
          <w:lang w:val="es-ES"/>
        </w:rPr>
        <w:t>behind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w:t>
      </w:r>
    </w:p>
    <w:p w14:paraId="7760E5BC" w14:textId="78A4DF46"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When</w:t>
      </w:r>
      <w:proofErr w:type="spellEnd"/>
      <w:r w:rsidRPr="00623806">
        <w:rPr>
          <w:rFonts w:ascii="Helvetica" w:hAnsi="Helvetica"/>
          <w:lang w:val="es-ES"/>
        </w:rPr>
        <w:t xml:space="preserve"> I </w:t>
      </w:r>
      <w:proofErr w:type="spellStart"/>
      <w:r w:rsidRPr="00623806">
        <w:rPr>
          <w:rFonts w:ascii="Helvetica" w:hAnsi="Helvetica"/>
          <w:lang w:val="es-ES"/>
        </w:rPr>
        <w:t>read</w:t>
      </w:r>
      <w:proofErr w:type="spellEnd"/>
      <w:r w:rsidRPr="00623806">
        <w:rPr>
          <w:rFonts w:ascii="Helvetica" w:hAnsi="Helvetica"/>
          <w:lang w:val="es-ES"/>
        </w:rPr>
        <w:t xml:space="preserve"> </w:t>
      </w:r>
      <w:proofErr w:type="spellStart"/>
      <w:r w:rsidRPr="00623806">
        <w:rPr>
          <w:rFonts w:ascii="Helvetica" w:hAnsi="Helvetica"/>
          <w:lang w:val="es-ES"/>
        </w:rPr>
        <w:t>your</w:t>
      </w:r>
      <w:proofErr w:type="spellEnd"/>
      <w:r w:rsidRPr="00623806">
        <w:rPr>
          <w:rFonts w:ascii="Helvetica" w:hAnsi="Helvetica"/>
          <w:lang w:val="es-ES"/>
        </w:rPr>
        <w:t xml:space="preserve"> file,” he </w:t>
      </w:r>
      <w:proofErr w:type="spellStart"/>
      <w:r w:rsidRPr="00623806">
        <w:rPr>
          <w:rFonts w:ascii="Helvetica" w:hAnsi="Helvetica"/>
          <w:lang w:val="es-ES"/>
        </w:rPr>
        <w:t>continued</w:t>
      </w:r>
      <w:proofErr w:type="spellEnd"/>
      <w:r w:rsidRPr="00623806">
        <w:rPr>
          <w:rFonts w:ascii="Helvetica" w:hAnsi="Helvetica"/>
          <w:lang w:val="es-ES"/>
        </w:rPr>
        <w:t xml:space="preserve"> </w:t>
      </w:r>
      <w:proofErr w:type="spellStart"/>
      <w:r w:rsidRPr="00623806">
        <w:rPr>
          <w:rFonts w:ascii="Helvetica" w:hAnsi="Helvetica"/>
          <w:lang w:val="es-ES"/>
        </w:rPr>
        <w:t>smoothly</w:t>
      </w:r>
      <w:proofErr w:type="spellEnd"/>
      <w:r w:rsidRPr="00623806">
        <w:rPr>
          <w:rFonts w:ascii="Helvetica" w:hAnsi="Helvetica"/>
          <w:lang w:val="es-ES"/>
        </w:rPr>
        <w:t xml:space="preserve">, “I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surprised</w:t>
      </w:r>
      <w:proofErr w:type="spellEnd"/>
      <w:r w:rsidRPr="00623806">
        <w:rPr>
          <w:rFonts w:ascii="Helvetica" w:hAnsi="Helvetica"/>
          <w:lang w:val="es-ES"/>
        </w:rPr>
        <w:t xml:space="preserve">. A corporal </w:t>
      </w:r>
      <w:proofErr w:type="spellStart"/>
      <w:r w:rsidRPr="00623806">
        <w:rPr>
          <w:rFonts w:ascii="Helvetica" w:hAnsi="Helvetica"/>
          <w:lang w:val="es-ES"/>
        </w:rPr>
        <w:t>who</w:t>
      </w:r>
      <w:proofErr w:type="spellEnd"/>
      <w:r w:rsidRPr="00623806">
        <w:rPr>
          <w:rFonts w:ascii="Helvetica" w:hAnsi="Helvetica"/>
          <w:lang w:val="es-ES"/>
        </w:rPr>
        <w:t xml:space="preserve"> </w:t>
      </w:r>
      <w:proofErr w:type="spellStart"/>
      <w:r w:rsidRPr="00623806">
        <w:rPr>
          <w:rFonts w:ascii="Helvetica" w:hAnsi="Helvetica"/>
          <w:lang w:val="es-ES"/>
        </w:rPr>
        <w:t>took</w:t>
      </w:r>
      <w:proofErr w:type="spellEnd"/>
      <w:r w:rsidRPr="00623806">
        <w:rPr>
          <w:rFonts w:ascii="Helvetica" w:hAnsi="Helvetica"/>
          <w:lang w:val="es-ES"/>
        </w:rPr>
        <w:t xml:space="preserve"> </w:t>
      </w:r>
      <w:proofErr w:type="spellStart"/>
      <w:r w:rsidRPr="00623806">
        <w:rPr>
          <w:rFonts w:ascii="Helvetica" w:hAnsi="Helvetica"/>
          <w:lang w:val="es-ES"/>
        </w:rPr>
        <w:t>down</w:t>
      </w:r>
      <w:proofErr w:type="spellEnd"/>
      <w:r w:rsidRPr="00623806">
        <w:rPr>
          <w:rFonts w:ascii="Helvetica" w:hAnsi="Helvetica"/>
          <w:lang w:val="es-ES"/>
        </w:rPr>
        <w:t xml:space="preserve"> 23 targets in a </w:t>
      </w:r>
      <w:proofErr w:type="gramStart"/>
      <w:r w:rsidRPr="00623806">
        <w:rPr>
          <w:rFonts w:ascii="Helvetica" w:hAnsi="Helvetica"/>
          <w:lang w:val="es-ES"/>
        </w:rPr>
        <w:t>single</w:t>
      </w:r>
      <w:proofErr w:type="gramEnd"/>
      <w:r w:rsidRPr="00623806">
        <w:rPr>
          <w:rFonts w:ascii="Helvetica" w:hAnsi="Helvetica"/>
          <w:lang w:val="es-ES"/>
        </w:rPr>
        <w:t xml:space="preserve"> </w:t>
      </w:r>
      <w:proofErr w:type="spellStart"/>
      <w:r w:rsidRPr="00623806">
        <w:rPr>
          <w:rFonts w:ascii="Helvetica" w:hAnsi="Helvetica"/>
          <w:lang w:val="es-ES"/>
        </w:rPr>
        <w:t>op</w:t>
      </w:r>
      <w:proofErr w:type="spellEnd"/>
      <w:r w:rsidRPr="00623806">
        <w:rPr>
          <w:rFonts w:ascii="Helvetica" w:hAnsi="Helvetica"/>
          <w:lang w:val="es-ES"/>
        </w:rPr>
        <w:t xml:space="preserve">. </w:t>
      </w:r>
      <w:proofErr w:type="spellStart"/>
      <w:r w:rsidRPr="00623806">
        <w:rPr>
          <w:rFonts w:ascii="Helvetica" w:hAnsi="Helvetica"/>
          <w:lang w:val="es-ES"/>
        </w:rPr>
        <w:t>Then</w:t>
      </w:r>
      <w:proofErr w:type="spellEnd"/>
      <w:r w:rsidRPr="00623806">
        <w:rPr>
          <w:rFonts w:ascii="Helvetica" w:hAnsi="Helvetica"/>
          <w:lang w:val="es-ES"/>
        </w:rPr>
        <w:t xml:space="preserve"> </w:t>
      </w:r>
      <w:proofErr w:type="spellStart"/>
      <w:r w:rsidRPr="00623806">
        <w:rPr>
          <w:rFonts w:ascii="Helvetica" w:hAnsi="Helvetica"/>
          <w:lang w:val="es-ES"/>
        </w:rPr>
        <w:t>promoted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Raiders</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is</w:t>
      </w:r>
      <w:proofErr w:type="spellEnd"/>
      <w:r w:rsidRPr="00623806">
        <w:rPr>
          <w:rFonts w:ascii="Helvetica" w:hAnsi="Helvetica"/>
          <w:lang w:val="es-ES"/>
        </w:rPr>
        <w:t xml:space="preserve"> </w:t>
      </w:r>
      <w:proofErr w:type="spellStart"/>
      <w:r w:rsidRPr="00623806">
        <w:rPr>
          <w:rFonts w:ascii="Helvetica" w:hAnsi="Helvetica"/>
          <w:lang w:val="es-ES"/>
        </w:rPr>
        <w:t>outright</w:t>
      </w:r>
      <w:proofErr w:type="spellEnd"/>
      <w:r w:rsidRPr="00623806">
        <w:rPr>
          <w:rFonts w:ascii="Helvetica" w:hAnsi="Helvetica"/>
          <w:lang w:val="es-ES"/>
        </w:rPr>
        <w:t xml:space="preserve"> </w:t>
      </w:r>
      <w:proofErr w:type="spellStart"/>
      <w:r w:rsidRPr="00623806">
        <w:rPr>
          <w:rFonts w:ascii="Helvetica" w:hAnsi="Helvetica"/>
          <w:lang w:val="es-ES"/>
        </w:rPr>
        <w:t>uncommon</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see</w:t>
      </w:r>
      <w:proofErr w:type="spellEnd"/>
      <w:r w:rsidRPr="00623806">
        <w:rPr>
          <w:rFonts w:ascii="Helvetica" w:hAnsi="Helvetica"/>
          <w:lang w:val="es-ES"/>
        </w:rPr>
        <w:t xml:space="preserve"> so </w:t>
      </w:r>
      <w:proofErr w:type="spellStart"/>
      <w:r w:rsidRPr="00623806">
        <w:rPr>
          <w:rFonts w:ascii="Helvetica" w:hAnsi="Helvetica"/>
          <w:lang w:val="es-ES"/>
        </w:rPr>
        <w:t>many</w:t>
      </w:r>
      <w:proofErr w:type="spellEnd"/>
      <w:r w:rsidRPr="00623806">
        <w:rPr>
          <w:rFonts w:ascii="Helvetica" w:hAnsi="Helvetica"/>
          <w:lang w:val="es-ES"/>
        </w:rPr>
        <w:t xml:space="preserve"> </w:t>
      </w:r>
      <w:proofErr w:type="spellStart"/>
      <w:r w:rsidRPr="00623806">
        <w:rPr>
          <w:rFonts w:ascii="Helvetica" w:hAnsi="Helvetica"/>
          <w:lang w:val="es-ES"/>
        </w:rPr>
        <w:t>blacked-out</w:t>
      </w:r>
      <w:proofErr w:type="spellEnd"/>
      <w:r w:rsidRPr="00623806">
        <w:rPr>
          <w:rFonts w:ascii="Helvetica" w:hAnsi="Helvetica"/>
          <w:lang w:val="es-ES"/>
        </w:rPr>
        <w:t xml:space="preserve"> </w:t>
      </w:r>
      <w:proofErr w:type="spellStart"/>
      <w:r w:rsidRPr="00623806">
        <w:rPr>
          <w:rFonts w:ascii="Helvetica" w:hAnsi="Helvetica"/>
          <w:lang w:val="es-ES"/>
        </w:rPr>
        <w:t>lines</w:t>
      </w:r>
      <w:proofErr w:type="spellEnd"/>
      <w:r w:rsidRPr="00623806">
        <w:rPr>
          <w:rFonts w:ascii="Helvetica" w:hAnsi="Helvetica"/>
          <w:lang w:val="es-ES"/>
        </w:rPr>
        <w:t xml:space="preserve">.” He </w:t>
      </w:r>
      <w:proofErr w:type="spellStart"/>
      <w:r w:rsidRPr="00623806">
        <w:rPr>
          <w:rFonts w:ascii="Helvetica" w:hAnsi="Helvetica"/>
          <w:lang w:val="es-ES"/>
        </w:rPr>
        <w:t>smiled</w:t>
      </w:r>
      <w:proofErr w:type="spellEnd"/>
      <w:r w:rsidRPr="00623806">
        <w:rPr>
          <w:rFonts w:ascii="Helvetica" w:hAnsi="Helvetica"/>
          <w:lang w:val="es-ES"/>
        </w:rPr>
        <w:t xml:space="preserve"> </w:t>
      </w:r>
      <w:proofErr w:type="spellStart"/>
      <w:r w:rsidRPr="00623806">
        <w:rPr>
          <w:rFonts w:ascii="Helvetica" w:hAnsi="Helvetica"/>
          <w:lang w:val="es-ES"/>
        </w:rPr>
        <w:t>wider</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gleaming</w:t>
      </w:r>
      <w:proofErr w:type="spellEnd"/>
      <w:r w:rsidRPr="00623806">
        <w:rPr>
          <w:rFonts w:ascii="Helvetica" w:hAnsi="Helvetica"/>
          <w:lang w:val="es-ES"/>
        </w:rPr>
        <w:t>. “</w:t>
      </w:r>
      <w:proofErr w:type="spellStart"/>
      <w:r w:rsidRPr="00623806">
        <w:rPr>
          <w:rFonts w:ascii="Helvetica" w:hAnsi="Helvetica"/>
          <w:lang w:val="es-ES"/>
        </w:rPr>
        <w:t>Those</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favorite.”</w:t>
      </w:r>
    </w:p>
    <w:p w14:paraId="3107742F" w14:textId="6247D435"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lastRenderedPageBreak/>
        <w:t xml:space="preserve">I </w:t>
      </w:r>
      <w:proofErr w:type="spellStart"/>
      <w:r w:rsidRPr="00623806">
        <w:rPr>
          <w:rFonts w:ascii="Helvetica" w:hAnsi="Helvetica"/>
          <w:lang w:val="es-ES"/>
        </w:rPr>
        <w:t>stared</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down</w:t>
      </w:r>
      <w:proofErr w:type="spellEnd"/>
      <w:r w:rsidRPr="00623806">
        <w:rPr>
          <w:rFonts w:ascii="Helvetica" w:hAnsi="Helvetica"/>
          <w:lang w:val="es-ES"/>
        </w:rPr>
        <w:t xml:space="preserve">, </w:t>
      </w:r>
      <w:proofErr w:type="spellStart"/>
      <w:r w:rsidRPr="00623806">
        <w:rPr>
          <w:rFonts w:ascii="Helvetica" w:hAnsi="Helvetica"/>
          <w:lang w:val="es-ES"/>
        </w:rPr>
        <w:t>blood</w:t>
      </w:r>
      <w:proofErr w:type="spellEnd"/>
      <w:r w:rsidRPr="00623806">
        <w:rPr>
          <w:rFonts w:ascii="Helvetica" w:hAnsi="Helvetica"/>
          <w:lang w:val="es-ES"/>
        </w:rPr>
        <w:t xml:space="preserve"> </w:t>
      </w:r>
      <w:proofErr w:type="spellStart"/>
      <w:r w:rsidRPr="00623806">
        <w:rPr>
          <w:rFonts w:ascii="Helvetica" w:hAnsi="Helvetica"/>
          <w:lang w:val="es-ES"/>
        </w:rPr>
        <w:t>thundering</w:t>
      </w:r>
      <w:proofErr w:type="spellEnd"/>
      <w:r w:rsidRPr="00623806">
        <w:rPr>
          <w:rFonts w:ascii="Helvetica" w:hAnsi="Helvetica"/>
          <w:lang w:val="es-ES"/>
        </w:rPr>
        <w:t xml:space="preserve"> in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ears</w:t>
      </w:r>
      <w:proofErr w:type="spellEnd"/>
      <w:r w:rsidRPr="00623806">
        <w:rPr>
          <w:rFonts w:ascii="Helvetica" w:hAnsi="Helvetica"/>
          <w:lang w:val="es-ES"/>
        </w:rPr>
        <w:t>. “</w:t>
      </w:r>
      <w:proofErr w:type="spellStart"/>
      <w:r w:rsidRPr="00623806">
        <w:rPr>
          <w:rFonts w:ascii="Helvetica" w:hAnsi="Helvetica"/>
          <w:lang w:val="es-ES"/>
        </w:rPr>
        <w:t>What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hell</w:t>
      </w:r>
      <w:proofErr w:type="spellEnd"/>
      <w:r w:rsidRPr="00623806">
        <w:rPr>
          <w:rFonts w:ascii="Helvetica" w:hAnsi="Helvetica"/>
          <w:lang w:val="es-ES"/>
        </w:rPr>
        <w:t xml:space="preserve"> are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getting</w:t>
      </w:r>
      <w:proofErr w:type="spellEnd"/>
      <w:r w:rsidRPr="00623806">
        <w:rPr>
          <w:rFonts w:ascii="Helvetica" w:hAnsi="Helvetica"/>
          <w:lang w:val="es-ES"/>
        </w:rPr>
        <w:t xml:space="preserve"> at?”</w:t>
      </w:r>
    </w:p>
    <w:p w14:paraId="6FCB75AB" w14:textId="4071A15A"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answer</w:t>
      </w:r>
      <w:proofErr w:type="spellEnd"/>
      <w:r w:rsidRPr="00623806">
        <w:rPr>
          <w:rFonts w:ascii="Helvetica" w:hAnsi="Helvetica"/>
          <w:lang w:val="es-ES"/>
        </w:rPr>
        <w:t>.</w:t>
      </w:r>
    </w:p>
    <w:p w14:paraId="7BB096EF" w14:textId="52271586" w:rsidR="00CC50ED" w:rsidRPr="00623806" w:rsidRDefault="00CC50ED" w:rsidP="00CC50ED">
      <w:pPr>
        <w:pStyle w:val="Scene"/>
        <w:spacing w:line="276" w:lineRule="auto"/>
        <w:jc w:val="both"/>
        <w:rPr>
          <w:rFonts w:ascii="Helvetica" w:hAnsi="Helvetica"/>
          <w:lang w:val="es-ES"/>
        </w:rPr>
      </w:pPr>
      <w:proofErr w:type="spellStart"/>
      <w:r w:rsidRPr="00623806">
        <w:rPr>
          <w:rFonts w:ascii="Helvetica" w:hAnsi="Helvetica"/>
          <w:lang w:val="es-ES"/>
        </w:rPr>
        <w:t>Instead</w:t>
      </w:r>
      <w:proofErr w:type="spellEnd"/>
      <w:r w:rsidRPr="00623806">
        <w:rPr>
          <w:rFonts w:ascii="Helvetica" w:hAnsi="Helvetica"/>
          <w:lang w:val="es-ES"/>
        </w:rPr>
        <w:t>—</w:t>
      </w:r>
      <w:proofErr w:type="spellStart"/>
      <w:r w:rsidRPr="00623806">
        <w:rPr>
          <w:rFonts w:ascii="Helvetica" w:hAnsi="Helvetica"/>
          <w:lang w:val="es-ES"/>
        </w:rPr>
        <w:t>almost</w:t>
      </w:r>
      <w:proofErr w:type="spellEnd"/>
      <w:r w:rsidRPr="00623806">
        <w:rPr>
          <w:rFonts w:ascii="Helvetica" w:hAnsi="Helvetica"/>
          <w:lang w:val="es-ES"/>
        </w:rPr>
        <w:t xml:space="preserve"> </w:t>
      </w:r>
      <w:proofErr w:type="spellStart"/>
      <w:r w:rsidRPr="00623806">
        <w:rPr>
          <w:rFonts w:ascii="Helvetica" w:hAnsi="Helvetica"/>
          <w:lang w:val="es-ES"/>
        </w:rPr>
        <w:t>tenderly</w:t>
      </w:r>
      <w:proofErr w:type="spellEnd"/>
      <w:r w:rsidRPr="00623806">
        <w:rPr>
          <w:rFonts w:ascii="Helvetica" w:hAnsi="Helvetica"/>
          <w:lang w:val="es-ES"/>
        </w:rPr>
        <w:t xml:space="preserve">—he </w:t>
      </w:r>
      <w:proofErr w:type="spellStart"/>
      <w:r w:rsidRPr="00623806">
        <w:rPr>
          <w:rFonts w:ascii="Helvetica" w:hAnsi="Helvetica"/>
          <w:lang w:val="es-ES"/>
        </w:rPr>
        <w:t>asked</w:t>
      </w:r>
      <w:proofErr w:type="spellEnd"/>
      <w:r w:rsidRPr="00623806">
        <w:rPr>
          <w:rFonts w:ascii="Helvetica" w:hAnsi="Helvetica"/>
          <w:lang w:val="es-ES"/>
        </w:rPr>
        <w:t>, “</w:t>
      </w:r>
      <w:proofErr w:type="spellStart"/>
      <w:r w:rsidRPr="00623806">
        <w:rPr>
          <w:rFonts w:ascii="Helvetica" w:hAnsi="Helvetica"/>
          <w:lang w:val="es-ES"/>
        </w:rPr>
        <w:t>How’s</w:t>
      </w:r>
      <w:proofErr w:type="spellEnd"/>
      <w:r w:rsidRPr="00623806">
        <w:rPr>
          <w:rFonts w:ascii="Helvetica" w:hAnsi="Helvetica"/>
          <w:lang w:val="es-ES"/>
        </w:rPr>
        <w:t xml:space="preserve"> Liliam </w:t>
      </w:r>
      <w:proofErr w:type="spellStart"/>
      <w:r w:rsidRPr="00623806">
        <w:rPr>
          <w:rFonts w:ascii="Helvetica" w:hAnsi="Helvetica"/>
          <w:lang w:val="es-ES"/>
        </w:rPr>
        <w:t>doing</w:t>
      </w:r>
      <w:proofErr w:type="spellEnd"/>
      <w:r w:rsidRPr="00623806">
        <w:rPr>
          <w:rFonts w:ascii="Helvetica" w:hAnsi="Helvetica"/>
          <w:lang w:val="es-ES"/>
        </w:rPr>
        <w:t>?”</w:t>
      </w:r>
    </w:p>
    <w:p w14:paraId="1DF7B68A" w14:textId="3D49C569" w:rsidR="00CC50ED" w:rsidRPr="00623806" w:rsidRDefault="00CC50ED" w:rsidP="00CC50ED">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air </w:t>
      </w:r>
      <w:proofErr w:type="spellStart"/>
      <w:r w:rsidRPr="00623806">
        <w:rPr>
          <w:rFonts w:ascii="Helvetica" w:hAnsi="Helvetica"/>
          <w:lang w:val="es-ES"/>
        </w:rPr>
        <w:t>left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lungs</w:t>
      </w:r>
      <w:proofErr w:type="spellEnd"/>
      <w:r w:rsidRPr="00623806">
        <w:rPr>
          <w:rFonts w:ascii="Helvetica" w:hAnsi="Helvetica"/>
          <w:lang w:val="es-ES"/>
        </w:rPr>
        <w:t xml:space="preserve"> in a </w:t>
      </w:r>
      <w:proofErr w:type="spellStart"/>
      <w:r w:rsidRPr="00623806">
        <w:rPr>
          <w:rFonts w:ascii="Helvetica" w:hAnsi="Helvetica"/>
          <w:lang w:val="es-ES"/>
        </w:rPr>
        <w:t>rush</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spine</w:t>
      </w:r>
      <w:proofErr w:type="spellEnd"/>
      <w:r w:rsidRPr="00623806">
        <w:rPr>
          <w:rFonts w:ascii="Helvetica" w:hAnsi="Helvetica"/>
          <w:lang w:val="es-ES"/>
        </w:rPr>
        <w:t xml:space="preserve"> </w:t>
      </w:r>
      <w:proofErr w:type="spellStart"/>
      <w:r w:rsidRPr="00623806">
        <w:rPr>
          <w:rFonts w:ascii="Helvetica" w:hAnsi="Helvetica"/>
          <w:lang w:val="es-ES"/>
        </w:rPr>
        <w:t>locked</w:t>
      </w:r>
      <w:proofErr w:type="spellEnd"/>
      <w:r w:rsidRPr="00623806">
        <w:rPr>
          <w:rFonts w:ascii="Helvetica" w:hAnsi="Helvetica"/>
          <w:lang w:val="es-ES"/>
        </w:rPr>
        <w:t xml:space="preserve"> </w:t>
      </w:r>
      <w:proofErr w:type="spellStart"/>
      <w:r w:rsidRPr="00623806">
        <w:rPr>
          <w:rFonts w:ascii="Helvetica" w:hAnsi="Helvetica"/>
          <w:lang w:val="es-ES"/>
        </w:rPr>
        <w:t>rigid</w:t>
      </w:r>
      <w:proofErr w:type="spellEnd"/>
      <w:r w:rsidRPr="00623806">
        <w:rPr>
          <w:rFonts w:ascii="Helvetica" w:hAnsi="Helvetica"/>
          <w:lang w:val="es-ES"/>
        </w:rPr>
        <w:t>.</w:t>
      </w:r>
    </w:p>
    <w:p w14:paraId="1E246E3C" w14:textId="34ABC8F9"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chuckled</w:t>
      </w:r>
      <w:proofErr w:type="spellEnd"/>
      <w:r w:rsidRPr="00623806">
        <w:rPr>
          <w:rFonts w:ascii="Helvetica" w:hAnsi="Helvetica"/>
          <w:lang w:val="es-ES"/>
        </w:rPr>
        <w:t>—</w:t>
      </w:r>
      <w:proofErr w:type="spellStart"/>
      <w:r w:rsidRPr="00623806">
        <w:rPr>
          <w:rFonts w:ascii="Helvetica" w:hAnsi="Helvetica"/>
          <w:lang w:val="es-ES"/>
        </w:rPr>
        <w:t>low</w:t>
      </w:r>
      <w:proofErr w:type="spellEnd"/>
      <w:r w:rsidRPr="00623806">
        <w:rPr>
          <w:rFonts w:ascii="Helvetica" w:hAnsi="Helvetica"/>
          <w:lang w:val="es-ES"/>
        </w:rPr>
        <w:t xml:space="preserve"> and </w:t>
      </w:r>
      <w:proofErr w:type="spellStart"/>
      <w:r w:rsidRPr="00623806">
        <w:rPr>
          <w:rFonts w:ascii="Helvetica" w:hAnsi="Helvetica"/>
          <w:lang w:val="es-ES"/>
        </w:rPr>
        <w:t>amused</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I’d</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adorable. “Oh, Owen… </w:t>
      </w:r>
      <w:proofErr w:type="spellStart"/>
      <w:r w:rsidRPr="00623806">
        <w:rPr>
          <w:rFonts w:ascii="Helvetica" w:hAnsi="Helvetica"/>
          <w:lang w:val="es-ES"/>
        </w:rPr>
        <w:t>everyone</w:t>
      </w:r>
      <w:proofErr w:type="spellEnd"/>
      <w:r w:rsidRPr="00623806">
        <w:rPr>
          <w:rFonts w:ascii="Helvetica" w:hAnsi="Helvetica"/>
          <w:lang w:val="es-ES"/>
        </w:rPr>
        <w:t xml:space="preserve"> </w:t>
      </w:r>
      <w:proofErr w:type="spellStart"/>
      <w:r w:rsidRPr="00623806">
        <w:rPr>
          <w:rFonts w:ascii="Helvetica" w:hAnsi="Helvetica"/>
          <w:lang w:val="es-ES"/>
        </w:rPr>
        <w:t>important</w:t>
      </w:r>
      <w:proofErr w:type="spellEnd"/>
      <w:r w:rsidRPr="00623806">
        <w:rPr>
          <w:rFonts w:ascii="Helvetica" w:hAnsi="Helvetica"/>
          <w:lang w:val="es-ES"/>
        </w:rPr>
        <w:t xml:space="preserve"> </w:t>
      </w:r>
      <w:proofErr w:type="spellStart"/>
      <w:r w:rsidRPr="00623806">
        <w:rPr>
          <w:rFonts w:ascii="Helvetica" w:hAnsi="Helvetica"/>
          <w:lang w:val="es-ES"/>
        </w:rPr>
        <w:t>knows</w:t>
      </w:r>
      <w:proofErr w:type="spellEnd"/>
      <w:r w:rsidRPr="00623806">
        <w:rPr>
          <w:rFonts w:ascii="Helvetica" w:hAnsi="Helvetica"/>
          <w:lang w:val="es-ES"/>
        </w:rPr>
        <w:t xml:space="preserve"> </w:t>
      </w:r>
      <w:proofErr w:type="spellStart"/>
      <w:r w:rsidRPr="00623806">
        <w:rPr>
          <w:rFonts w:ascii="Helvetica" w:hAnsi="Helvetica"/>
          <w:lang w:val="es-ES"/>
        </w:rPr>
        <w:t>about</w:t>
      </w:r>
      <w:proofErr w:type="spellEnd"/>
      <w:r w:rsidRPr="00623806">
        <w:rPr>
          <w:rFonts w:ascii="Helvetica" w:hAnsi="Helvetica"/>
          <w:lang w:val="es-ES"/>
        </w:rPr>
        <w:t xml:space="preserve"> Liliam.” He </w:t>
      </w:r>
      <w:proofErr w:type="spellStart"/>
      <w:r w:rsidRPr="00623806">
        <w:rPr>
          <w:rFonts w:ascii="Helvetica" w:hAnsi="Helvetica"/>
          <w:lang w:val="es-ES"/>
        </w:rPr>
        <w:t>tilted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head.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bright</w:t>
      </w:r>
      <w:proofErr w:type="spellEnd"/>
      <w:r w:rsidRPr="00623806">
        <w:rPr>
          <w:rFonts w:ascii="Helvetica" w:hAnsi="Helvetica"/>
          <w:lang w:val="es-ES"/>
        </w:rPr>
        <w:t xml:space="preserve"> </w:t>
      </w:r>
      <w:proofErr w:type="spellStart"/>
      <w:r w:rsidRPr="00623806">
        <w:rPr>
          <w:rFonts w:ascii="Helvetica" w:hAnsi="Helvetica"/>
          <w:lang w:val="es-ES"/>
        </w:rPr>
        <w:t>little</w:t>
      </w:r>
      <w:proofErr w:type="spellEnd"/>
      <w:r w:rsidRPr="00623806">
        <w:rPr>
          <w:rFonts w:ascii="Helvetica" w:hAnsi="Helvetica"/>
          <w:lang w:val="es-ES"/>
        </w:rPr>
        <w:t xml:space="preserve"> </w:t>
      </w:r>
      <w:proofErr w:type="spellStart"/>
      <w:r w:rsidRPr="00623806">
        <w:rPr>
          <w:rFonts w:ascii="Helvetica" w:hAnsi="Helvetica"/>
          <w:lang w:val="es-ES"/>
        </w:rPr>
        <w:t>moon</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made</w:t>
      </w:r>
      <w:proofErr w:type="spellEnd"/>
      <w:r w:rsidRPr="00623806">
        <w:rPr>
          <w:rFonts w:ascii="Helvetica" w:hAnsi="Helvetica"/>
          <w:lang w:val="es-ES"/>
        </w:rPr>
        <w:t xml:space="preserve"> a </w:t>
      </w:r>
      <w:proofErr w:type="spellStart"/>
      <w:r w:rsidRPr="00623806">
        <w:rPr>
          <w:rFonts w:ascii="Helvetica" w:hAnsi="Helvetica"/>
          <w:lang w:val="es-ES"/>
        </w:rPr>
        <w:t>ghost</w:t>
      </w:r>
      <w:proofErr w:type="spellEnd"/>
      <w:r w:rsidRPr="00623806">
        <w:rPr>
          <w:rFonts w:ascii="Helvetica" w:hAnsi="Helvetica"/>
          <w:lang w:val="es-ES"/>
        </w:rPr>
        <w:t xml:space="preserve"> </w:t>
      </w:r>
      <w:proofErr w:type="spellStart"/>
      <w:r w:rsidRPr="00623806">
        <w:rPr>
          <w:rFonts w:ascii="Helvetica" w:hAnsi="Helvetica"/>
          <w:lang w:val="es-ES"/>
        </w:rPr>
        <w:t>think</w:t>
      </w:r>
      <w:proofErr w:type="spellEnd"/>
      <w:r w:rsidRPr="00623806">
        <w:rPr>
          <w:rFonts w:ascii="Helvetica" w:hAnsi="Helvetica"/>
          <w:lang w:val="es-ES"/>
        </w:rPr>
        <w:t xml:space="preserve"> he </w:t>
      </w:r>
      <w:proofErr w:type="spellStart"/>
      <w:r w:rsidRPr="00623806">
        <w:rPr>
          <w:rFonts w:ascii="Helvetica" w:hAnsi="Helvetica"/>
          <w:lang w:val="es-ES"/>
        </w:rPr>
        <w:t>could</w:t>
      </w:r>
      <w:proofErr w:type="spellEnd"/>
      <w:r w:rsidRPr="00623806">
        <w:rPr>
          <w:rFonts w:ascii="Helvetica" w:hAnsi="Helvetica"/>
          <w:lang w:val="es-ES"/>
        </w:rPr>
        <w:t xml:space="preserve"> be human </w:t>
      </w:r>
      <w:proofErr w:type="spellStart"/>
      <w:r w:rsidRPr="00623806">
        <w:rPr>
          <w:rFonts w:ascii="Helvetica" w:hAnsi="Helvetica"/>
          <w:lang w:val="es-ES"/>
        </w:rPr>
        <w:t>again</w:t>
      </w:r>
      <w:proofErr w:type="spellEnd"/>
      <w:r w:rsidRPr="00623806">
        <w:rPr>
          <w:rFonts w:ascii="Helvetica" w:hAnsi="Helvetica"/>
          <w:lang w:val="es-ES"/>
        </w:rPr>
        <w:t>.”</w:t>
      </w:r>
    </w:p>
    <w:p w14:paraId="4C84D4CC" w14:textId="451AEABA"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 xml:space="preserve">A beat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silence</w:t>
      </w:r>
      <w:proofErr w:type="spellEnd"/>
      <w:r w:rsidRPr="00623806">
        <w:rPr>
          <w:rFonts w:ascii="Helvetica" w:hAnsi="Helvetica"/>
          <w:lang w:val="es-ES"/>
        </w:rPr>
        <w:t xml:space="preserve">. I </w:t>
      </w:r>
      <w:proofErr w:type="spellStart"/>
      <w:r w:rsidRPr="00623806">
        <w:rPr>
          <w:rFonts w:ascii="Helvetica" w:hAnsi="Helvetica"/>
          <w:lang w:val="es-ES"/>
        </w:rPr>
        <w:t>took</w:t>
      </w:r>
      <w:proofErr w:type="spellEnd"/>
      <w:r w:rsidRPr="00623806">
        <w:rPr>
          <w:rFonts w:ascii="Helvetica" w:hAnsi="Helvetica"/>
          <w:lang w:val="es-ES"/>
        </w:rPr>
        <w:t xml:space="preserve"> a step back, </w:t>
      </w:r>
      <w:proofErr w:type="spellStart"/>
      <w:r w:rsidRPr="00623806">
        <w:rPr>
          <w:rFonts w:ascii="Helvetica" w:hAnsi="Helvetica"/>
          <w:lang w:val="es-ES"/>
        </w:rPr>
        <w:t>fists</w:t>
      </w:r>
      <w:proofErr w:type="spellEnd"/>
      <w:r w:rsidRPr="00623806">
        <w:rPr>
          <w:rFonts w:ascii="Helvetica" w:hAnsi="Helvetica"/>
          <w:lang w:val="es-ES"/>
        </w:rPr>
        <w:t xml:space="preserve"> </w:t>
      </w:r>
      <w:proofErr w:type="spellStart"/>
      <w:r w:rsidRPr="00623806">
        <w:rPr>
          <w:rFonts w:ascii="Helvetica" w:hAnsi="Helvetica"/>
          <w:lang w:val="es-ES"/>
        </w:rPr>
        <w:t>clenching</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instincts</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w:t>
      </w:r>
      <w:proofErr w:type="spellStart"/>
      <w:r w:rsidRPr="00623806">
        <w:rPr>
          <w:rFonts w:ascii="Helvetica" w:hAnsi="Helvetica"/>
          <w:lang w:val="es-ES"/>
        </w:rPr>
        <w:t>screaming</w:t>
      </w:r>
      <w:proofErr w:type="spellEnd"/>
      <w:r w:rsidRPr="00623806">
        <w:rPr>
          <w:rFonts w:ascii="Helvetica" w:hAnsi="Helvetica"/>
          <w:lang w:val="es-ES"/>
        </w:rPr>
        <w:t xml:space="preserve"> </w:t>
      </w:r>
      <w:proofErr w:type="spellStart"/>
      <w:r w:rsidRPr="00623806">
        <w:rPr>
          <w:rFonts w:ascii="Helvetica" w:hAnsi="Helvetica"/>
          <w:lang w:val="es-ES"/>
        </w:rPr>
        <w:t>now</w:t>
      </w:r>
      <w:proofErr w:type="spellEnd"/>
      <w:r w:rsidRPr="00623806">
        <w:rPr>
          <w:rFonts w:ascii="Helvetica" w:hAnsi="Helvetica"/>
          <w:lang w:val="es-ES"/>
        </w:rPr>
        <w:t xml:space="preserve">—run, </w:t>
      </w:r>
      <w:proofErr w:type="spellStart"/>
      <w:r w:rsidRPr="00623806">
        <w:rPr>
          <w:rFonts w:ascii="Helvetica" w:hAnsi="Helvetica"/>
          <w:lang w:val="es-ES"/>
        </w:rPr>
        <w:t>fight</w:t>
      </w:r>
      <w:proofErr w:type="spellEnd"/>
      <w:r w:rsidRPr="00623806">
        <w:rPr>
          <w:rFonts w:ascii="Helvetica" w:hAnsi="Helvetica"/>
          <w:lang w:val="es-ES"/>
        </w:rPr>
        <w:t xml:space="preserve">, </w:t>
      </w:r>
      <w:proofErr w:type="spellStart"/>
      <w:r w:rsidRPr="00623806">
        <w:rPr>
          <w:rFonts w:ascii="Helvetica" w:hAnsi="Helvetica"/>
          <w:lang w:val="es-ES"/>
        </w:rPr>
        <w:t>kill</w:t>
      </w:r>
      <w:proofErr w:type="spellEnd"/>
      <w:r w:rsidRPr="00623806">
        <w:rPr>
          <w:rFonts w:ascii="Helvetica" w:hAnsi="Helvetica"/>
          <w:lang w:val="es-ES"/>
        </w:rPr>
        <w:t>.</w:t>
      </w:r>
    </w:p>
    <w:p w14:paraId="4005E827" w14:textId="2A100EF7"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 xml:space="preserve">“Who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hell</w:t>
      </w:r>
      <w:proofErr w:type="spellEnd"/>
      <w:r w:rsidRPr="00623806">
        <w:rPr>
          <w:rFonts w:ascii="Helvetica" w:hAnsi="Helvetica"/>
          <w:lang w:val="es-ES"/>
        </w:rPr>
        <w:t xml:space="preserve"> are </w:t>
      </w:r>
      <w:proofErr w:type="spellStart"/>
      <w:r w:rsidRPr="00623806">
        <w:rPr>
          <w:rFonts w:ascii="Helvetica" w:hAnsi="Helvetica"/>
          <w:lang w:val="es-ES"/>
        </w:rPr>
        <w:t>you</w:t>
      </w:r>
      <w:proofErr w:type="spellEnd"/>
      <w:r w:rsidRPr="00623806">
        <w:rPr>
          <w:rFonts w:ascii="Helvetica" w:hAnsi="Helvetica"/>
          <w:lang w:val="es-ES"/>
        </w:rPr>
        <w:t xml:space="preserve">?” I </w:t>
      </w:r>
      <w:proofErr w:type="spellStart"/>
      <w:r w:rsidRPr="00623806">
        <w:rPr>
          <w:rFonts w:ascii="Helvetica" w:hAnsi="Helvetica"/>
          <w:lang w:val="es-ES"/>
        </w:rPr>
        <w:t>demanded</w:t>
      </w:r>
      <w:proofErr w:type="spellEnd"/>
      <w:r w:rsidRPr="00623806">
        <w:rPr>
          <w:rFonts w:ascii="Helvetica" w:hAnsi="Helvetica"/>
          <w:lang w:val="es-ES"/>
        </w:rPr>
        <w:t>.</w:t>
      </w:r>
    </w:p>
    <w:p w14:paraId="6ED0402C" w14:textId="7794FF38" w:rsidR="00CC50ED" w:rsidRPr="00623806" w:rsidRDefault="00CC50ED" w:rsidP="00CC50ED">
      <w:pPr>
        <w:pStyle w:val="Scene"/>
        <w:spacing w:line="276" w:lineRule="auto"/>
        <w:jc w:val="both"/>
        <w:rPr>
          <w:rFonts w:ascii="Helvetica" w:hAnsi="Helvetica"/>
          <w:lang w:val="es-ES"/>
        </w:rPr>
      </w:pP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smile</w:t>
      </w:r>
      <w:proofErr w:type="spellEnd"/>
      <w:r w:rsidRPr="00623806">
        <w:rPr>
          <w:rFonts w:ascii="Helvetica" w:hAnsi="Helvetica"/>
          <w:lang w:val="es-ES"/>
        </w:rPr>
        <w:t xml:space="preserve"> </w:t>
      </w:r>
      <w:proofErr w:type="spellStart"/>
      <w:r w:rsidRPr="00623806">
        <w:rPr>
          <w:rFonts w:ascii="Helvetica" w:hAnsi="Helvetica"/>
          <w:lang w:val="es-ES"/>
        </w:rPr>
        <w:t>turned</w:t>
      </w:r>
      <w:proofErr w:type="spellEnd"/>
      <w:r w:rsidRPr="00623806">
        <w:rPr>
          <w:rFonts w:ascii="Helvetica" w:hAnsi="Helvetica"/>
          <w:lang w:val="es-ES"/>
        </w:rPr>
        <w:t xml:space="preserve"> </w:t>
      </w:r>
      <w:proofErr w:type="spellStart"/>
      <w:r w:rsidRPr="00623806">
        <w:rPr>
          <w:rFonts w:ascii="Helvetica" w:hAnsi="Helvetica"/>
          <w:lang w:val="es-ES"/>
        </w:rPr>
        <w:t>razor-sharp</w:t>
      </w:r>
      <w:proofErr w:type="spellEnd"/>
      <w:r w:rsidRPr="00623806">
        <w:rPr>
          <w:rFonts w:ascii="Helvetica" w:hAnsi="Helvetica"/>
          <w:lang w:val="es-ES"/>
        </w:rPr>
        <w:t>. “</w:t>
      </w:r>
      <w:proofErr w:type="spellStart"/>
      <w:r w:rsidRPr="00623806">
        <w:rPr>
          <w:rFonts w:ascii="Helvetica" w:hAnsi="Helvetica"/>
          <w:lang w:val="es-ES"/>
        </w:rPr>
        <w:t>Someone</w:t>
      </w:r>
      <w:proofErr w:type="spellEnd"/>
      <w:r w:rsidRPr="00623806">
        <w:rPr>
          <w:rFonts w:ascii="Helvetica" w:hAnsi="Helvetica"/>
          <w:lang w:val="es-ES"/>
        </w:rPr>
        <w:t xml:space="preserve"> </w:t>
      </w:r>
      <w:proofErr w:type="spellStart"/>
      <w:r w:rsidRPr="00623806">
        <w:rPr>
          <w:rFonts w:ascii="Helvetica" w:hAnsi="Helvetica"/>
          <w:lang w:val="es-ES"/>
        </w:rPr>
        <w:t>reminding</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what</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really</w:t>
      </w:r>
      <w:proofErr w:type="spellEnd"/>
      <w:r w:rsidRPr="00623806">
        <w:rPr>
          <w:rFonts w:ascii="Helvetica" w:hAnsi="Helvetica"/>
          <w:lang w:val="es-ES"/>
        </w:rPr>
        <w:t xml:space="preserve"> are.”</w:t>
      </w:r>
    </w:p>
    <w:p w14:paraId="5B0E74FA" w14:textId="49C722F5" w:rsidR="00CC50ED" w:rsidRPr="00623806" w:rsidRDefault="00CC50ED" w:rsidP="00CC50ED">
      <w:pPr>
        <w:pStyle w:val="Scene"/>
        <w:spacing w:line="276" w:lineRule="auto"/>
        <w:jc w:val="both"/>
        <w:rPr>
          <w:rFonts w:ascii="Helvetica" w:hAnsi="Helvetica"/>
          <w:lang w:val="es-ES"/>
        </w:rPr>
      </w:pPr>
      <w:proofErr w:type="spellStart"/>
      <w:r w:rsidRPr="00623806">
        <w:rPr>
          <w:rFonts w:ascii="Helvetica" w:hAnsi="Helvetica"/>
          <w:lang w:val="es-ES"/>
        </w:rPr>
        <w:t>Before</w:t>
      </w:r>
      <w:proofErr w:type="spellEnd"/>
      <w:r w:rsidRPr="00623806">
        <w:rPr>
          <w:rFonts w:ascii="Helvetica" w:hAnsi="Helvetica"/>
          <w:lang w:val="es-ES"/>
        </w:rPr>
        <w:t xml:space="preserve"> I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move</w:t>
      </w:r>
      <w:proofErr w:type="spellEnd"/>
      <w:r w:rsidRPr="00623806">
        <w:rPr>
          <w:rFonts w:ascii="Helvetica" w:hAnsi="Helvetica"/>
          <w:lang w:val="es-ES"/>
        </w:rPr>
        <w:t xml:space="preserve">, </w:t>
      </w:r>
      <w:proofErr w:type="spellStart"/>
      <w:r w:rsidRPr="00623806">
        <w:rPr>
          <w:rFonts w:ascii="Helvetica" w:hAnsi="Helvetica"/>
          <w:lang w:val="es-ES"/>
        </w:rPr>
        <w:t>before</w:t>
      </w:r>
      <w:proofErr w:type="spellEnd"/>
      <w:r w:rsidRPr="00623806">
        <w:rPr>
          <w:rFonts w:ascii="Helvetica" w:hAnsi="Helvetica"/>
          <w:lang w:val="es-ES"/>
        </w:rPr>
        <w:t xml:space="preserve"> I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react</w:t>
      </w:r>
      <w:proofErr w:type="spellEnd"/>
      <w:r w:rsidRPr="00623806">
        <w:rPr>
          <w:rFonts w:ascii="Helvetica" w:hAnsi="Helvetica"/>
          <w:lang w:val="es-ES"/>
        </w:rPr>
        <w:t>—</w:t>
      </w:r>
    </w:p>
    <w:p w14:paraId="2A5E682A" w14:textId="5C307360" w:rsidR="00CC50ED" w:rsidRPr="00623806" w:rsidRDefault="00CC50ED" w:rsidP="00CC50ED">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lights</w:t>
      </w:r>
      <w:proofErr w:type="spellEnd"/>
      <w:r w:rsidRPr="00623806">
        <w:rPr>
          <w:rFonts w:ascii="Helvetica" w:hAnsi="Helvetica"/>
          <w:lang w:val="es-ES"/>
        </w:rPr>
        <w:t xml:space="preserve"> </w:t>
      </w:r>
      <w:proofErr w:type="spellStart"/>
      <w:r w:rsidRPr="00623806">
        <w:rPr>
          <w:rFonts w:ascii="Helvetica" w:hAnsi="Helvetica"/>
          <w:lang w:val="es-ES"/>
        </w:rPr>
        <w:t>above</w:t>
      </w:r>
      <w:proofErr w:type="spellEnd"/>
      <w:r w:rsidRPr="00623806">
        <w:rPr>
          <w:rFonts w:ascii="Helvetica" w:hAnsi="Helvetica"/>
          <w:lang w:val="es-ES"/>
        </w:rPr>
        <w:t xml:space="preserve"> </w:t>
      </w:r>
      <w:proofErr w:type="spellStart"/>
      <w:r w:rsidRPr="00623806">
        <w:rPr>
          <w:rFonts w:ascii="Helvetica" w:hAnsi="Helvetica"/>
          <w:lang w:val="es-ES"/>
        </w:rPr>
        <w:t>flickered</w:t>
      </w:r>
      <w:proofErr w:type="spellEnd"/>
      <w:r w:rsidRPr="00623806">
        <w:rPr>
          <w:rFonts w:ascii="Helvetica" w:hAnsi="Helvetica"/>
          <w:lang w:val="es-ES"/>
        </w:rPr>
        <w:t>.</w:t>
      </w:r>
    </w:p>
    <w:p w14:paraId="5306BC52" w14:textId="2F334024"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 xml:space="preserve">A </w:t>
      </w:r>
      <w:proofErr w:type="spellStart"/>
      <w:r w:rsidRPr="00623806">
        <w:rPr>
          <w:rFonts w:ascii="Helvetica" w:hAnsi="Helvetica"/>
          <w:lang w:val="es-ES"/>
        </w:rPr>
        <w:t>pressure</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giant’s</w:t>
      </w:r>
      <w:proofErr w:type="spellEnd"/>
      <w:r w:rsidRPr="00623806">
        <w:rPr>
          <w:rFonts w:ascii="Helvetica" w:hAnsi="Helvetica"/>
          <w:lang w:val="es-ES"/>
        </w:rPr>
        <w:t xml:space="preserve"> </w:t>
      </w:r>
      <w:proofErr w:type="spellStart"/>
      <w:r w:rsidRPr="00623806">
        <w:rPr>
          <w:rFonts w:ascii="Helvetica" w:hAnsi="Helvetica"/>
          <w:lang w:val="es-ES"/>
        </w:rPr>
        <w:t>hand</w:t>
      </w:r>
      <w:proofErr w:type="spellEnd"/>
      <w:r w:rsidRPr="00623806">
        <w:rPr>
          <w:rFonts w:ascii="Helvetica" w:hAnsi="Helvetica"/>
          <w:lang w:val="es-ES"/>
        </w:rPr>
        <w:t xml:space="preserve"> </w:t>
      </w:r>
      <w:proofErr w:type="spellStart"/>
      <w:r w:rsidRPr="00623806">
        <w:rPr>
          <w:rFonts w:ascii="Helvetica" w:hAnsi="Helvetica"/>
          <w:lang w:val="es-ES"/>
        </w:rPr>
        <w:t>crushed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skull</w:t>
      </w:r>
      <w:proofErr w:type="spellEnd"/>
      <w:r w:rsidRPr="00623806">
        <w:rPr>
          <w:rFonts w:ascii="Helvetica" w:hAnsi="Helvetica"/>
          <w:lang w:val="es-ES"/>
        </w:rPr>
        <w:t>.</w:t>
      </w:r>
    </w:p>
    <w:p w14:paraId="1B7FFCD0" w14:textId="215E06B0" w:rsidR="00CC50ED" w:rsidRPr="00623806" w:rsidRDefault="00CC50ED" w:rsidP="00CC50ED">
      <w:pPr>
        <w:pStyle w:val="Scene"/>
        <w:spacing w:line="276" w:lineRule="auto"/>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vision</w:t>
      </w:r>
      <w:proofErr w:type="spellEnd"/>
      <w:r w:rsidRPr="00623806">
        <w:rPr>
          <w:rFonts w:ascii="Helvetica" w:hAnsi="Helvetica"/>
          <w:lang w:val="es-ES"/>
        </w:rPr>
        <w:t xml:space="preserve"> </w:t>
      </w:r>
      <w:proofErr w:type="spellStart"/>
      <w:r w:rsidRPr="00623806">
        <w:rPr>
          <w:rFonts w:ascii="Helvetica" w:hAnsi="Helvetica"/>
          <w:lang w:val="es-ES"/>
        </w:rPr>
        <w:t>snapped</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white</w:t>
      </w:r>
      <w:proofErr w:type="spellEnd"/>
      <w:r w:rsidRPr="00623806">
        <w:rPr>
          <w:rFonts w:ascii="Helvetica" w:hAnsi="Helvetica"/>
          <w:lang w:val="es-ES"/>
        </w:rPr>
        <w:t>—</w:t>
      </w:r>
    </w:p>
    <w:p w14:paraId="174A9D2B" w14:textId="3450F89A" w:rsidR="00CC50ED" w:rsidRPr="00623806" w:rsidRDefault="00CC50ED" w:rsidP="00CC50ED">
      <w:pPr>
        <w:pStyle w:val="Scene"/>
        <w:spacing w:line="276" w:lineRule="auto"/>
        <w:jc w:val="both"/>
        <w:rPr>
          <w:rFonts w:ascii="Helvetica" w:hAnsi="Helvetica"/>
          <w:lang w:val="es-ES"/>
        </w:rPr>
      </w:pP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black</w:t>
      </w:r>
      <w:proofErr w:type="spellEnd"/>
      <w:r w:rsidRPr="00623806">
        <w:rPr>
          <w:rFonts w:ascii="Helvetica" w:hAnsi="Helvetica"/>
          <w:lang w:val="es-ES"/>
        </w:rPr>
        <w:t>—</w:t>
      </w:r>
    </w:p>
    <w:p w14:paraId="4B8580CE" w14:textId="5DF5A893" w:rsidR="00CC50ED" w:rsidRPr="00623806" w:rsidRDefault="00CC50ED" w:rsidP="00CC50ED">
      <w:pPr>
        <w:pStyle w:val="Scene"/>
        <w:spacing w:line="276" w:lineRule="auto"/>
        <w:jc w:val="both"/>
        <w:rPr>
          <w:rFonts w:ascii="Helvetica" w:hAnsi="Helvetica"/>
          <w:lang w:val="es-ES"/>
        </w:rPr>
      </w:pPr>
      <w:proofErr w:type="spellStart"/>
      <w:r w:rsidRPr="00623806">
        <w:rPr>
          <w:rFonts w:ascii="Helvetica" w:hAnsi="Helvetica"/>
          <w:lang w:val="es-ES"/>
        </w:rPr>
        <w:t>to</w:t>
      </w:r>
      <w:proofErr w:type="spellEnd"/>
      <w:r w:rsidRPr="00623806">
        <w:rPr>
          <w:rFonts w:ascii="Helvetica" w:hAnsi="Helvetica"/>
          <w:lang w:val="es-ES"/>
        </w:rPr>
        <w:t xml:space="preserve"> red.</w:t>
      </w:r>
    </w:p>
    <w:p w14:paraId="52EF136A" w14:textId="4BF3AB0B" w:rsidR="00CC50ED" w:rsidRPr="00623806" w:rsidRDefault="00CC50ED" w:rsidP="00CC50ED">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room</w:t>
      </w:r>
      <w:proofErr w:type="spellEnd"/>
      <w:r w:rsidRPr="00623806">
        <w:rPr>
          <w:rFonts w:ascii="Helvetica" w:hAnsi="Helvetica"/>
          <w:lang w:val="es-ES"/>
        </w:rPr>
        <w:t xml:space="preserve"> </w:t>
      </w:r>
      <w:proofErr w:type="spellStart"/>
      <w:r w:rsidRPr="00623806">
        <w:rPr>
          <w:rFonts w:ascii="Helvetica" w:hAnsi="Helvetica"/>
          <w:lang w:val="es-ES"/>
        </w:rPr>
        <w:t>pulsed</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gramStart"/>
      <w:r w:rsidRPr="00623806">
        <w:rPr>
          <w:rFonts w:ascii="Helvetica" w:hAnsi="Helvetica"/>
          <w:lang w:val="es-ES"/>
        </w:rPr>
        <w:t>living</w:t>
      </w:r>
      <w:proofErr w:type="gramEnd"/>
      <w:r w:rsidRPr="00623806">
        <w:rPr>
          <w:rFonts w:ascii="Helvetica" w:hAnsi="Helvetica"/>
          <w:lang w:val="es-ES"/>
        </w:rPr>
        <w:t xml:space="preserve"> </w:t>
      </w:r>
      <w:proofErr w:type="spellStart"/>
      <w:r w:rsidRPr="00623806">
        <w:rPr>
          <w:rFonts w:ascii="Helvetica" w:hAnsi="Helvetica"/>
          <w:lang w:val="es-ES"/>
        </w:rPr>
        <w:t>thing</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heart</w:t>
      </w:r>
      <w:proofErr w:type="spellEnd"/>
      <w:r w:rsidRPr="00623806">
        <w:rPr>
          <w:rFonts w:ascii="Helvetica" w:hAnsi="Helvetica"/>
          <w:lang w:val="es-ES"/>
        </w:rPr>
        <w:t xml:space="preserve"> </w:t>
      </w:r>
      <w:proofErr w:type="spellStart"/>
      <w:r w:rsidRPr="00623806">
        <w:rPr>
          <w:rFonts w:ascii="Helvetica" w:hAnsi="Helvetica"/>
          <w:lang w:val="es-ES"/>
        </w:rPr>
        <w:t>slammed</w:t>
      </w:r>
      <w:proofErr w:type="spellEnd"/>
      <w:r w:rsidRPr="00623806">
        <w:rPr>
          <w:rFonts w:ascii="Helvetica" w:hAnsi="Helvetica"/>
          <w:lang w:val="es-ES"/>
        </w:rPr>
        <w:t xml:space="preserve"> </w:t>
      </w:r>
      <w:proofErr w:type="spellStart"/>
      <w:r w:rsidRPr="00623806">
        <w:rPr>
          <w:rFonts w:ascii="Helvetica" w:hAnsi="Helvetica"/>
          <w:lang w:val="es-ES"/>
        </w:rPr>
        <w:t>against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ribs</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jerking</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effort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stay</w:t>
      </w:r>
      <w:proofErr w:type="spellEnd"/>
      <w:r w:rsidRPr="00623806">
        <w:rPr>
          <w:rFonts w:ascii="Helvetica" w:hAnsi="Helvetica"/>
          <w:lang w:val="es-ES"/>
        </w:rPr>
        <w:t xml:space="preserve"> standing.</w:t>
      </w:r>
    </w:p>
    <w:p w14:paraId="068B03D9" w14:textId="7B3218F0" w:rsidR="00CC50ED"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staggered</w:t>
      </w:r>
      <w:proofErr w:type="spellEnd"/>
      <w:r w:rsidRPr="00623806">
        <w:rPr>
          <w:rFonts w:ascii="Helvetica" w:hAnsi="Helvetica"/>
          <w:lang w:val="es-ES"/>
        </w:rPr>
        <w:t xml:space="preserve">, </w:t>
      </w:r>
      <w:proofErr w:type="spellStart"/>
      <w:r w:rsidRPr="00623806">
        <w:rPr>
          <w:rFonts w:ascii="Helvetica" w:hAnsi="Helvetica"/>
          <w:lang w:val="es-ES"/>
        </w:rPr>
        <w:t>reaching</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w:t>
      </w:r>
      <w:proofErr w:type="spellStart"/>
      <w:r w:rsidRPr="00623806">
        <w:rPr>
          <w:rFonts w:ascii="Helvetica" w:hAnsi="Helvetica"/>
          <w:lang w:val="es-ES"/>
        </w:rPr>
        <w:t>anything</w:t>
      </w:r>
      <w:proofErr w:type="spellEnd"/>
      <w:r w:rsidRPr="00623806">
        <w:rPr>
          <w:rFonts w:ascii="Helvetica" w:hAnsi="Helvetica"/>
          <w:lang w:val="es-ES"/>
        </w:rPr>
        <w:t>—</w:t>
      </w:r>
    </w:p>
    <w:p w14:paraId="34AABEEC" w14:textId="6D29E48E" w:rsidR="00CC50ED" w:rsidRPr="00623806" w:rsidRDefault="00CC50ED" w:rsidP="00CC50ED">
      <w:pPr>
        <w:pStyle w:val="Scene"/>
        <w:spacing w:line="276" w:lineRule="auto"/>
        <w:jc w:val="both"/>
        <w:rPr>
          <w:rFonts w:ascii="Helvetica" w:hAnsi="Helvetica"/>
          <w:lang w:val="es-ES"/>
        </w:rPr>
      </w:pPr>
      <w:proofErr w:type="spellStart"/>
      <w:r w:rsidRPr="00623806">
        <w:rPr>
          <w:rFonts w:ascii="Helvetica" w:hAnsi="Helvetica"/>
          <w:lang w:val="es-ES"/>
        </w:rPr>
        <w:t>Then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floor</w:t>
      </w:r>
      <w:proofErr w:type="spellEnd"/>
      <w:r w:rsidRPr="00623806">
        <w:rPr>
          <w:rFonts w:ascii="Helvetica" w:hAnsi="Helvetica"/>
          <w:lang w:val="es-ES"/>
        </w:rPr>
        <w:t xml:space="preserve"> </w:t>
      </w:r>
      <w:proofErr w:type="spellStart"/>
      <w:r w:rsidRPr="00623806">
        <w:rPr>
          <w:rFonts w:ascii="Helvetica" w:hAnsi="Helvetica"/>
          <w:lang w:val="es-ES"/>
        </w:rPr>
        <w:t>heaved</w:t>
      </w:r>
      <w:proofErr w:type="spellEnd"/>
      <w:r w:rsidRPr="00623806">
        <w:rPr>
          <w:rFonts w:ascii="Helvetica" w:hAnsi="Helvetica"/>
          <w:lang w:val="es-ES"/>
        </w:rPr>
        <w:t xml:space="preserve"> </w:t>
      </w:r>
      <w:proofErr w:type="spellStart"/>
      <w:r w:rsidRPr="00623806">
        <w:rPr>
          <w:rFonts w:ascii="Helvetica" w:hAnsi="Helvetica"/>
          <w:lang w:val="es-ES"/>
        </w:rPr>
        <w:t>beneath</w:t>
      </w:r>
      <w:proofErr w:type="spellEnd"/>
      <w:r w:rsidRPr="00623806">
        <w:rPr>
          <w:rFonts w:ascii="Helvetica" w:hAnsi="Helvetica"/>
          <w:lang w:val="es-ES"/>
        </w:rPr>
        <w:t xml:space="preserve"> me.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knees</w:t>
      </w:r>
      <w:proofErr w:type="spellEnd"/>
      <w:r w:rsidRPr="00623806">
        <w:rPr>
          <w:rFonts w:ascii="Helvetica" w:hAnsi="Helvetica"/>
          <w:lang w:val="es-ES"/>
        </w:rPr>
        <w:t xml:space="preserve"> </w:t>
      </w:r>
      <w:proofErr w:type="spellStart"/>
      <w:r w:rsidRPr="00623806">
        <w:rPr>
          <w:rFonts w:ascii="Helvetica" w:hAnsi="Helvetica"/>
          <w:lang w:val="es-ES"/>
        </w:rPr>
        <w:t>buckled</w:t>
      </w:r>
      <w:proofErr w:type="spellEnd"/>
      <w:r w:rsidRPr="00623806">
        <w:rPr>
          <w:rFonts w:ascii="Helvetica" w:hAnsi="Helvetica"/>
          <w:lang w:val="es-ES"/>
        </w:rPr>
        <w:t>.</w:t>
      </w:r>
    </w:p>
    <w:p w14:paraId="4B8BCE39" w14:textId="156B24DA" w:rsidR="00721441" w:rsidRPr="00623806" w:rsidRDefault="00CC50ED" w:rsidP="00CC50ED">
      <w:pPr>
        <w:pStyle w:val="Scene"/>
        <w:spacing w:line="276" w:lineRule="auto"/>
        <w:jc w:val="both"/>
        <w:rPr>
          <w:rFonts w:ascii="Helvetica" w:hAnsi="Helvetica"/>
          <w:lang w:val="es-ES"/>
        </w:rPr>
      </w:pPr>
      <w:r w:rsidRPr="00623806">
        <w:rPr>
          <w:rFonts w:ascii="Helvetica" w:hAnsi="Helvetica"/>
          <w:lang w:val="es-ES"/>
        </w:rPr>
        <w:t xml:space="preserve">And I </w:t>
      </w:r>
      <w:proofErr w:type="spellStart"/>
      <w:r w:rsidRPr="00623806">
        <w:rPr>
          <w:rFonts w:ascii="Helvetica" w:hAnsi="Helvetica"/>
          <w:lang w:val="es-ES"/>
        </w:rPr>
        <w:t>fell</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darkness</w:t>
      </w:r>
      <w:proofErr w:type="spellEnd"/>
      <w:r w:rsidRPr="00623806">
        <w:rPr>
          <w:rFonts w:ascii="Helvetica" w:hAnsi="Helvetica"/>
          <w:lang w:val="es-ES"/>
        </w:rPr>
        <w:t>.</w:t>
      </w:r>
    </w:p>
    <w:p w14:paraId="7C65EC5F" w14:textId="77777777" w:rsidR="00CC50ED" w:rsidRPr="00623806" w:rsidRDefault="00CC50ED" w:rsidP="00CC50ED">
      <w:pPr>
        <w:pStyle w:val="Scene"/>
        <w:spacing w:line="276" w:lineRule="auto"/>
        <w:jc w:val="both"/>
        <w:rPr>
          <w:rFonts w:ascii="Helvetica" w:hAnsi="Helvetica"/>
          <w:lang w:val="es-ES"/>
        </w:rPr>
      </w:pPr>
    </w:p>
    <w:p w14:paraId="4D7330CE" w14:textId="77777777" w:rsidR="00721441" w:rsidRPr="00623806" w:rsidRDefault="00721441" w:rsidP="00721441">
      <w:pPr>
        <w:pStyle w:val="SceneBreak"/>
        <w:spacing w:line="276" w:lineRule="auto"/>
        <w:rPr>
          <w:rFonts w:ascii="Helvetica" w:hAnsi="Helvetica"/>
          <w:lang w:val="es-ES"/>
        </w:rPr>
      </w:pPr>
      <w:r w:rsidRPr="00623806">
        <w:rPr>
          <w:rFonts w:ascii="Helvetica" w:hAnsi="Helvetica"/>
          <w:lang w:val="es-ES"/>
        </w:rPr>
        <w:t>****</w:t>
      </w:r>
    </w:p>
    <w:p w14:paraId="57242F58" w14:textId="77777777" w:rsidR="00721441" w:rsidRPr="00623806" w:rsidRDefault="00721441" w:rsidP="00721441">
      <w:pPr>
        <w:pStyle w:val="NovelQuoteAlternate"/>
        <w:spacing w:line="276" w:lineRule="auto"/>
        <w:rPr>
          <w:rFonts w:ascii="Helvetica" w:hAnsi="Helvetica"/>
          <w:b/>
          <w:bCs/>
          <w:lang w:val="es-ES"/>
        </w:rPr>
      </w:pPr>
    </w:p>
    <w:p w14:paraId="5CD2B331" w14:textId="77777777" w:rsidR="00F456A3" w:rsidRPr="00623806" w:rsidRDefault="00F456A3" w:rsidP="00721441">
      <w:pPr>
        <w:pStyle w:val="NovelQuoteAlternate"/>
        <w:spacing w:line="276" w:lineRule="auto"/>
        <w:rPr>
          <w:ins w:id="275" w:author="Author"/>
          <w:rFonts w:ascii="Helvetica" w:hAnsi="Helvetica"/>
          <w:b/>
          <w:bCs/>
          <w:lang w:val="es-ES"/>
        </w:rPr>
      </w:pPr>
    </w:p>
    <w:p w14:paraId="7BA8D905" w14:textId="77777777" w:rsidR="00F456A3" w:rsidRPr="00623806" w:rsidRDefault="00F456A3" w:rsidP="00721441">
      <w:pPr>
        <w:pStyle w:val="NovelQuoteAlternate"/>
        <w:spacing w:line="276" w:lineRule="auto"/>
        <w:rPr>
          <w:ins w:id="276" w:author="Author"/>
          <w:rFonts w:ascii="Helvetica" w:hAnsi="Helvetica"/>
          <w:b/>
          <w:bCs/>
          <w:lang w:val="es-ES"/>
        </w:rPr>
      </w:pPr>
    </w:p>
    <w:p w14:paraId="3F5A3EA3" w14:textId="77777777" w:rsidR="00F456A3" w:rsidRPr="00623806" w:rsidRDefault="00F456A3" w:rsidP="00721441">
      <w:pPr>
        <w:pStyle w:val="NovelQuoteAlternate"/>
        <w:spacing w:line="276" w:lineRule="auto"/>
        <w:rPr>
          <w:ins w:id="277" w:author="Author"/>
          <w:rFonts w:ascii="Helvetica" w:hAnsi="Helvetica"/>
          <w:b/>
          <w:bCs/>
          <w:lang w:val="es-ES"/>
        </w:rPr>
      </w:pPr>
    </w:p>
    <w:p w14:paraId="22391B03" w14:textId="2352ECFC" w:rsidR="00721441" w:rsidRPr="00623806" w:rsidRDefault="00721441" w:rsidP="00721441">
      <w:pPr>
        <w:pStyle w:val="NovelQuoteAlternate"/>
        <w:spacing w:line="276" w:lineRule="auto"/>
        <w:rPr>
          <w:rFonts w:ascii="Helvetica" w:hAnsi="Helvetica"/>
          <w:b/>
          <w:bCs/>
          <w:lang w:val="es-ES"/>
        </w:rPr>
      </w:pPr>
      <w:proofErr w:type="spellStart"/>
      <w:r w:rsidRPr="00623806">
        <w:rPr>
          <w:rFonts w:ascii="Helvetica" w:hAnsi="Helvetica"/>
          <w:b/>
          <w:bCs/>
          <w:lang w:val="es-ES"/>
        </w:rPr>
        <w:lastRenderedPageBreak/>
        <w:t>Seven</w:t>
      </w:r>
      <w:proofErr w:type="spellEnd"/>
      <w:r w:rsidRPr="00623806">
        <w:rPr>
          <w:rFonts w:ascii="Helvetica" w:hAnsi="Helvetica"/>
          <w:b/>
          <w:bCs/>
          <w:lang w:val="es-ES"/>
        </w:rPr>
        <w:t xml:space="preserve"> </w:t>
      </w:r>
      <w:proofErr w:type="spellStart"/>
      <w:r w:rsidRPr="00623806">
        <w:rPr>
          <w:rFonts w:ascii="Helvetica" w:hAnsi="Helvetica"/>
          <w:b/>
          <w:bCs/>
          <w:lang w:val="es-ES"/>
        </w:rPr>
        <w:t>Years</w:t>
      </w:r>
      <w:proofErr w:type="spellEnd"/>
      <w:r w:rsidRPr="00623806">
        <w:rPr>
          <w:rFonts w:ascii="Helvetica" w:hAnsi="Helvetica"/>
          <w:b/>
          <w:bCs/>
          <w:lang w:val="es-ES"/>
        </w:rPr>
        <w:t xml:space="preserve"> </w:t>
      </w:r>
      <w:proofErr w:type="spellStart"/>
      <w:r w:rsidRPr="00623806">
        <w:rPr>
          <w:rFonts w:ascii="Helvetica" w:hAnsi="Helvetica"/>
          <w:b/>
          <w:bCs/>
          <w:lang w:val="es-ES"/>
        </w:rPr>
        <w:t>Ago</w:t>
      </w:r>
      <w:proofErr w:type="spellEnd"/>
    </w:p>
    <w:p w14:paraId="03CE05FB" w14:textId="77777777" w:rsidR="00721441" w:rsidRPr="00623806" w:rsidRDefault="00721441" w:rsidP="00721441">
      <w:pPr>
        <w:pStyle w:val="SceneFirstParagraph"/>
        <w:spacing w:line="276" w:lineRule="auto"/>
        <w:jc w:val="both"/>
        <w:rPr>
          <w:rFonts w:ascii="Helvetica" w:hAnsi="Helvetica"/>
          <w:lang w:val="es-ES"/>
        </w:rPr>
      </w:pPr>
    </w:p>
    <w:p w14:paraId="34FC8453" w14:textId="253C33AF" w:rsidR="00CC26D5" w:rsidRPr="00623806" w:rsidRDefault="00CC26D5" w:rsidP="00CC26D5">
      <w:pPr>
        <w:pStyle w:val="SceneBreak"/>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room</w:t>
      </w:r>
      <w:proofErr w:type="spellEnd"/>
      <w:r w:rsidRPr="00623806">
        <w:rPr>
          <w:rFonts w:ascii="Helvetica" w:hAnsi="Helvetica"/>
          <w:lang w:val="es-ES"/>
        </w:rPr>
        <w:t xml:space="preserve"> </w:t>
      </w:r>
      <w:proofErr w:type="spellStart"/>
      <w:r w:rsidRPr="00623806">
        <w:rPr>
          <w:rFonts w:ascii="Helvetica" w:hAnsi="Helvetica"/>
          <w:lang w:val="es-ES"/>
        </w:rPr>
        <w:t>smelled</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sweat</w:t>
      </w:r>
      <w:proofErr w:type="spellEnd"/>
      <w:r w:rsidRPr="00623806">
        <w:rPr>
          <w:rFonts w:ascii="Helvetica" w:hAnsi="Helvetica"/>
          <w:lang w:val="es-ES"/>
        </w:rPr>
        <w:t xml:space="preserve">, </w:t>
      </w:r>
      <w:proofErr w:type="spellStart"/>
      <w:r w:rsidRPr="00623806">
        <w:rPr>
          <w:rFonts w:ascii="Helvetica" w:hAnsi="Helvetica"/>
          <w:lang w:val="es-ES"/>
        </w:rPr>
        <w:t>dust</w:t>
      </w:r>
      <w:proofErr w:type="spellEnd"/>
      <w:r w:rsidRPr="00623806">
        <w:rPr>
          <w:rFonts w:ascii="Helvetica" w:hAnsi="Helvetica"/>
          <w:lang w:val="es-ES"/>
        </w:rPr>
        <w:t xml:space="preserve">, and </w:t>
      </w:r>
      <w:proofErr w:type="spellStart"/>
      <w:r w:rsidRPr="00623806">
        <w:rPr>
          <w:rFonts w:ascii="Helvetica" w:hAnsi="Helvetica"/>
          <w:lang w:val="es-ES"/>
        </w:rPr>
        <w:t>steel</w:t>
      </w:r>
      <w:proofErr w:type="spellEnd"/>
      <w:r w:rsidRPr="00623806">
        <w:rPr>
          <w:rFonts w:ascii="Helvetica" w:hAnsi="Helvetica"/>
          <w:lang w:val="es-ES"/>
        </w:rPr>
        <w:t xml:space="preserve">. </w:t>
      </w:r>
      <w:proofErr w:type="spellStart"/>
      <w:r w:rsidRPr="00623806">
        <w:rPr>
          <w:rFonts w:ascii="Helvetica" w:hAnsi="Helvetica"/>
          <w:lang w:val="es-ES"/>
        </w:rPr>
        <w:t>Cold</w:t>
      </w:r>
      <w:proofErr w:type="spellEnd"/>
      <w:r w:rsidRPr="00623806">
        <w:rPr>
          <w:rFonts w:ascii="Helvetica" w:hAnsi="Helvetica"/>
          <w:lang w:val="es-ES"/>
        </w:rPr>
        <w:t xml:space="preserve"> and </w:t>
      </w:r>
      <w:proofErr w:type="spellStart"/>
      <w:r w:rsidRPr="00623806">
        <w:rPr>
          <w:rFonts w:ascii="Helvetica" w:hAnsi="Helvetica"/>
          <w:lang w:val="es-ES"/>
        </w:rPr>
        <w:t>stale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room</w:t>
      </w:r>
      <w:proofErr w:type="spellEnd"/>
      <w:r w:rsidRPr="00623806">
        <w:rPr>
          <w:rFonts w:ascii="Helvetica" w:hAnsi="Helvetica"/>
          <w:lang w:val="es-ES"/>
        </w:rPr>
        <w:t xml:space="preserve"> </w:t>
      </w:r>
      <w:proofErr w:type="spellStart"/>
      <w:r w:rsidRPr="00623806">
        <w:rPr>
          <w:rFonts w:ascii="Helvetica" w:hAnsi="Helvetica"/>
          <w:lang w:val="es-ES"/>
        </w:rPr>
        <w:t>smelled</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military</w:t>
      </w:r>
      <w:proofErr w:type="spellEnd"/>
      <w:r w:rsidRPr="00623806">
        <w:rPr>
          <w:rFonts w:ascii="Helvetica" w:hAnsi="Helvetica"/>
          <w:lang w:val="es-ES"/>
        </w:rPr>
        <w:t xml:space="preserve"> bases do after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many</w:t>
      </w:r>
      <w:proofErr w:type="spellEnd"/>
      <w:r w:rsidRPr="00623806">
        <w:rPr>
          <w:rFonts w:ascii="Helvetica" w:hAnsi="Helvetica"/>
          <w:lang w:val="es-ES"/>
        </w:rPr>
        <w:t xml:space="preserve"> </w:t>
      </w:r>
      <w:proofErr w:type="spellStart"/>
      <w:r w:rsidRPr="00623806">
        <w:rPr>
          <w:rFonts w:ascii="Helvetica" w:hAnsi="Helvetica"/>
          <w:lang w:val="es-ES"/>
        </w:rPr>
        <w:t>years</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pretending</w:t>
      </w:r>
      <w:proofErr w:type="spellEnd"/>
      <w:r w:rsidRPr="00623806">
        <w:rPr>
          <w:rFonts w:ascii="Helvetica" w:hAnsi="Helvetica"/>
          <w:lang w:val="es-ES"/>
        </w:rPr>
        <w:t xml:space="preserve"> honor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mattered</w:t>
      </w:r>
      <w:proofErr w:type="spellEnd"/>
      <w:r w:rsidRPr="00623806">
        <w:rPr>
          <w:rFonts w:ascii="Helvetica" w:hAnsi="Helvetica"/>
          <w:lang w:val="es-ES"/>
        </w:rPr>
        <w:t>.</w:t>
      </w:r>
    </w:p>
    <w:p w14:paraId="566D4675" w14:textId="77777777" w:rsidR="00CC26D5" w:rsidRPr="00623806" w:rsidDel="00F456A3" w:rsidRDefault="00CC26D5" w:rsidP="00F456A3">
      <w:pPr>
        <w:pStyle w:val="SceneBreak"/>
        <w:spacing w:line="276" w:lineRule="auto"/>
        <w:ind w:firstLine="720"/>
        <w:jc w:val="both"/>
        <w:rPr>
          <w:del w:id="278" w:author="Autho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sat</w:t>
      </w:r>
      <w:proofErr w:type="spellEnd"/>
      <w:r w:rsidRPr="00623806">
        <w:rPr>
          <w:rFonts w:ascii="Helvetica" w:hAnsi="Helvetica"/>
          <w:lang w:val="es-ES"/>
        </w:rPr>
        <w:t xml:space="preserve"> </w:t>
      </w:r>
      <w:proofErr w:type="spellStart"/>
      <w:r w:rsidRPr="00623806">
        <w:rPr>
          <w:rFonts w:ascii="Helvetica" w:hAnsi="Helvetica"/>
          <w:lang w:val="es-ES"/>
        </w:rPr>
        <w:t>stiff</w:t>
      </w:r>
      <w:proofErr w:type="spellEnd"/>
      <w:r w:rsidRPr="00623806">
        <w:rPr>
          <w:rFonts w:ascii="Helvetica" w:hAnsi="Helvetica"/>
          <w:lang w:val="es-ES"/>
        </w:rPr>
        <w:t xml:space="preserve"> in </w:t>
      </w:r>
      <w:proofErr w:type="spellStart"/>
      <w:r w:rsidRPr="00623806">
        <w:rPr>
          <w:rFonts w:ascii="Helvetica" w:hAnsi="Helvetica"/>
          <w:lang w:val="es-ES"/>
        </w:rPr>
        <w:t>the</w:t>
      </w:r>
      <w:proofErr w:type="spellEnd"/>
      <w:r w:rsidRPr="00623806">
        <w:rPr>
          <w:rFonts w:ascii="Helvetica" w:hAnsi="Helvetica"/>
          <w:lang w:val="es-ES"/>
        </w:rPr>
        <w:t xml:space="preserve"> metal </w:t>
      </w:r>
      <w:proofErr w:type="spellStart"/>
      <w:r w:rsidRPr="00623806">
        <w:rPr>
          <w:rFonts w:ascii="Helvetica" w:hAnsi="Helvetica"/>
          <w:lang w:val="es-ES"/>
        </w:rPr>
        <w:t>chair</w:t>
      </w:r>
      <w:proofErr w:type="spellEnd"/>
      <w:r w:rsidRPr="00623806">
        <w:rPr>
          <w:rFonts w:ascii="Helvetica" w:hAnsi="Helvetica"/>
          <w:lang w:val="es-ES"/>
        </w:rPr>
        <w:t xml:space="preserve">, </w:t>
      </w:r>
      <w:proofErr w:type="spellStart"/>
      <w:r w:rsidRPr="00623806">
        <w:rPr>
          <w:rFonts w:ascii="Helvetica" w:hAnsi="Helvetica"/>
          <w:lang w:val="es-ES"/>
        </w:rPr>
        <w:t>hands</w:t>
      </w:r>
      <w:proofErr w:type="spellEnd"/>
      <w:r w:rsidRPr="00623806">
        <w:rPr>
          <w:rFonts w:ascii="Helvetica" w:hAnsi="Helvetica"/>
          <w:lang w:val="es-ES"/>
        </w:rPr>
        <w:t xml:space="preserve"> </w:t>
      </w:r>
      <w:proofErr w:type="spellStart"/>
      <w:r w:rsidRPr="00623806">
        <w:rPr>
          <w:rFonts w:ascii="Helvetica" w:hAnsi="Helvetica"/>
          <w:lang w:val="es-ES"/>
        </w:rPr>
        <w:t>resting</w:t>
      </w:r>
      <w:proofErr w:type="spellEnd"/>
      <w:r w:rsidRPr="00623806">
        <w:rPr>
          <w:rFonts w:ascii="Helvetica" w:hAnsi="Helvetica"/>
          <w:lang w:val="es-ES"/>
        </w:rPr>
        <w:t xml:space="preserve"> </w:t>
      </w:r>
      <w:proofErr w:type="spellStart"/>
      <w:r w:rsidRPr="00623806">
        <w:rPr>
          <w:rFonts w:ascii="Helvetica" w:hAnsi="Helvetica"/>
          <w:lang w:val="es-ES"/>
        </w:rPr>
        <w:t>lightly</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thighs</w:t>
      </w:r>
      <w:proofErr w:type="spellEnd"/>
      <w:r w:rsidRPr="00623806">
        <w:rPr>
          <w:rFonts w:ascii="Helvetica" w:hAnsi="Helvetica"/>
          <w:lang w:val="es-ES"/>
        </w:rPr>
        <w:t xml:space="preserve">, </w:t>
      </w:r>
      <w:proofErr w:type="spellStart"/>
      <w:r w:rsidRPr="00623806">
        <w:rPr>
          <w:rFonts w:ascii="Helvetica" w:hAnsi="Helvetica"/>
          <w:lang w:val="es-ES"/>
        </w:rPr>
        <w:t>blood</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drying</w:t>
      </w:r>
      <w:proofErr w:type="spellEnd"/>
      <w:r w:rsidRPr="00623806">
        <w:rPr>
          <w:rFonts w:ascii="Helvetica" w:hAnsi="Helvetica"/>
          <w:lang w:val="es-ES"/>
        </w:rPr>
        <w:t xml:space="preserve"> </w:t>
      </w:r>
      <w:proofErr w:type="spellStart"/>
      <w:r w:rsidRPr="00623806">
        <w:rPr>
          <w:rFonts w:ascii="Helvetica" w:hAnsi="Helvetica"/>
          <w:lang w:val="es-ES"/>
        </w:rPr>
        <w:t>under</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nails</w:t>
      </w:r>
      <w:proofErr w:type="spellEnd"/>
      <w:r w:rsidRPr="00623806">
        <w:rPr>
          <w:rFonts w:ascii="Helvetica" w:hAnsi="Helvetica"/>
          <w:lang w:val="es-ES"/>
        </w:rPr>
        <w:t>.</w:t>
      </w:r>
    </w:p>
    <w:p w14:paraId="3934DC55" w14:textId="77777777" w:rsidR="00CC26D5" w:rsidRPr="00623806" w:rsidRDefault="00CC26D5">
      <w:pPr>
        <w:pStyle w:val="SceneBreak"/>
        <w:spacing w:line="276" w:lineRule="auto"/>
        <w:ind w:firstLine="720"/>
        <w:jc w:val="both"/>
        <w:rPr>
          <w:rFonts w:ascii="Helvetica" w:hAnsi="Helvetica"/>
          <w:lang w:val="es-ES"/>
        </w:rPr>
        <w:pPrChange w:id="279" w:author="Author">
          <w:pPr>
            <w:pStyle w:val="SceneBreak"/>
            <w:spacing w:line="276" w:lineRule="auto"/>
            <w:jc w:val="both"/>
          </w:pPr>
        </w:pPrChange>
      </w:pPr>
    </w:p>
    <w:p w14:paraId="53C74879" w14:textId="74EE95E1" w:rsidR="00CC26D5" w:rsidRPr="00623806" w:rsidRDefault="00CC26D5" w:rsidP="00CB5AAD">
      <w:pPr>
        <w:pStyle w:val="SceneBreak"/>
        <w:spacing w:line="276" w:lineRule="auto"/>
        <w:ind w:firstLine="720"/>
        <w:jc w:val="both"/>
        <w:rPr>
          <w:rFonts w:ascii="Helvetica" w:hAnsi="Helvetica"/>
          <w:lang w:val="es-ES"/>
        </w:rPr>
      </w:pPr>
      <w:proofErr w:type="spellStart"/>
      <w:r w:rsidRPr="00623806">
        <w:rPr>
          <w:rFonts w:ascii="Helvetica" w:hAnsi="Helvetica"/>
          <w:lang w:val="es-ES"/>
        </w:rPr>
        <w:t>Across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room</w:t>
      </w:r>
      <w:proofErr w:type="spellEnd"/>
      <w:r w:rsidRPr="00623806">
        <w:rPr>
          <w:rFonts w:ascii="Helvetica" w:hAnsi="Helvetica"/>
          <w:lang w:val="es-ES"/>
        </w:rPr>
        <w:t xml:space="preserve">, </w:t>
      </w:r>
      <w:proofErr w:type="spellStart"/>
      <w:r w:rsidRPr="00623806">
        <w:rPr>
          <w:rFonts w:ascii="Helvetica" w:hAnsi="Helvetica"/>
          <w:lang w:val="es-ES"/>
        </w:rPr>
        <w:t>Colonel</w:t>
      </w:r>
      <w:proofErr w:type="spellEnd"/>
      <w:r w:rsidRPr="00623806">
        <w:rPr>
          <w:rFonts w:ascii="Helvetica" w:hAnsi="Helvetica"/>
          <w:lang w:val="es-ES"/>
        </w:rPr>
        <w:t xml:space="preserve"> </w:t>
      </w:r>
      <w:proofErr w:type="spellStart"/>
      <w:r w:rsidRPr="00623806">
        <w:rPr>
          <w:rFonts w:ascii="Helvetica" w:hAnsi="Helvetica"/>
          <w:lang w:val="es-ES"/>
        </w:rPr>
        <w:t>Anders</w:t>
      </w:r>
      <w:proofErr w:type="spellEnd"/>
      <w:r w:rsidRPr="00623806">
        <w:rPr>
          <w:rFonts w:ascii="Helvetica" w:hAnsi="Helvetica"/>
          <w:lang w:val="es-ES"/>
        </w:rPr>
        <w:t xml:space="preserve"> </w:t>
      </w:r>
      <w:proofErr w:type="spellStart"/>
      <w:r w:rsidRPr="00623806">
        <w:rPr>
          <w:rFonts w:ascii="Helvetica" w:hAnsi="Helvetica"/>
          <w:lang w:val="es-ES"/>
        </w:rPr>
        <w:t>walked</w:t>
      </w:r>
      <w:proofErr w:type="spellEnd"/>
      <w:r w:rsidRPr="00623806">
        <w:rPr>
          <w:rFonts w:ascii="Helvetica" w:hAnsi="Helvetica"/>
          <w:lang w:val="es-ES"/>
        </w:rPr>
        <w:t xml:space="preserve"> in, </w:t>
      </w:r>
      <w:proofErr w:type="spellStart"/>
      <w:r w:rsidRPr="00623806">
        <w:rPr>
          <w:rFonts w:ascii="Helvetica" w:hAnsi="Helvetica"/>
          <w:lang w:val="es-ES"/>
        </w:rPr>
        <w:t>slow</w:t>
      </w:r>
      <w:proofErr w:type="spellEnd"/>
      <w:r w:rsidRPr="00623806">
        <w:rPr>
          <w:rFonts w:ascii="Helvetica" w:hAnsi="Helvetica"/>
          <w:lang w:val="es-ES"/>
        </w:rPr>
        <w:t xml:space="preserve"> and </w:t>
      </w:r>
      <w:proofErr w:type="spellStart"/>
      <w:r w:rsidRPr="00623806">
        <w:rPr>
          <w:rFonts w:ascii="Helvetica" w:hAnsi="Helvetica"/>
          <w:lang w:val="es-ES"/>
        </w:rPr>
        <w:t>deliberate</w:t>
      </w:r>
      <w:proofErr w:type="spellEnd"/>
      <w:r w:rsidRPr="00623806">
        <w:rPr>
          <w:rFonts w:ascii="Helvetica" w:hAnsi="Helvetica"/>
          <w:lang w:val="es-ES"/>
        </w:rPr>
        <w:t xml:space="preserve">. </w:t>
      </w:r>
      <w:proofErr w:type="spellStart"/>
      <w:r w:rsidRPr="00623806">
        <w:rPr>
          <w:rFonts w:ascii="Helvetica" w:hAnsi="Helvetica"/>
          <w:lang w:val="es-ES"/>
        </w:rPr>
        <w:t>Colonel</w:t>
      </w:r>
      <w:proofErr w:type="spellEnd"/>
      <w:r w:rsidRPr="00623806">
        <w:rPr>
          <w:rFonts w:ascii="Helvetica" w:hAnsi="Helvetica"/>
          <w:lang w:val="es-ES"/>
        </w:rPr>
        <w:t xml:space="preserve"> </w:t>
      </w:r>
      <w:proofErr w:type="spellStart"/>
      <w:r w:rsidRPr="00623806">
        <w:rPr>
          <w:rFonts w:ascii="Helvetica" w:hAnsi="Helvetica"/>
          <w:lang w:val="es-ES"/>
        </w:rPr>
        <w:t>Anders</w:t>
      </w:r>
      <w:proofErr w:type="spellEnd"/>
      <w:r w:rsidRPr="00623806">
        <w:rPr>
          <w:rFonts w:ascii="Helvetica" w:hAnsi="Helvetica"/>
          <w:lang w:val="es-ES"/>
        </w:rPr>
        <w:t xml:space="preserve"> </w:t>
      </w:r>
      <w:proofErr w:type="spellStart"/>
      <w:r w:rsidRPr="00623806">
        <w:rPr>
          <w:rFonts w:ascii="Helvetica" w:hAnsi="Helvetica"/>
          <w:lang w:val="es-ES"/>
        </w:rPr>
        <w:t>walked</w:t>
      </w:r>
      <w:proofErr w:type="spellEnd"/>
      <w:r w:rsidRPr="00623806">
        <w:rPr>
          <w:rFonts w:ascii="Helvetica" w:hAnsi="Helvetica"/>
          <w:lang w:val="es-ES"/>
        </w:rPr>
        <w:t xml:space="preserve"> in, </w:t>
      </w:r>
      <w:proofErr w:type="spellStart"/>
      <w:r w:rsidRPr="00623806">
        <w:rPr>
          <w:rFonts w:ascii="Helvetica" w:hAnsi="Helvetica"/>
          <w:lang w:val="es-ES"/>
        </w:rPr>
        <w:t>slow</w:t>
      </w:r>
      <w:proofErr w:type="spellEnd"/>
      <w:r w:rsidRPr="00623806">
        <w:rPr>
          <w:rFonts w:ascii="Helvetica" w:hAnsi="Helvetica"/>
          <w:lang w:val="es-ES"/>
        </w:rPr>
        <w:t xml:space="preserve"> and </w:t>
      </w:r>
      <w:proofErr w:type="spellStart"/>
      <w:r w:rsidRPr="00623806">
        <w:rPr>
          <w:rFonts w:ascii="Helvetica" w:hAnsi="Helvetica"/>
          <w:lang w:val="es-ES"/>
        </w:rPr>
        <w:t>deliberate</w:t>
      </w:r>
      <w:proofErr w:type="spellEnd"/>
      <w:r w:rsidRPr="00623806">
        <w:rPr>
          <w:rFonts w:ascii="Helvetica" w:hAnsi="Helvetica"/>
          <w:lang w:val="es-ES"/>
        </w:rPr>
        <w:t xml:space="preserve">, as </w:t>
      </w:r>
      <w:proofErr w:type="spellStart"/>
      <w:r w:rsidRPr="00623806">
        <w:rPr>
          <w:rFonts w:ascii="Helvetica" w:hAnsi="Helvetica"/>
          <w:lang w:val="es-ES"/>
        </w:rPr>
        <w:t>if</w:t>
      </w:r>
      <w:proofErr w:type="spellEnd"/>
      <w:r w:rsidRPr="00623806">
        <w:rPr>
          <w:rFonts w:ascii="Helvetica" w:hAnsi="Helvetica"/>
          <w:lang w:val="es-ES"/>
        </w:rPr>
        <w:t xml:space="preserve"> he </w:t>
      </w:r>
      <w:proofErr w:type="spellStart"/>
      <w:r w:rsidRPr="00623806">
        <w:rPr>
          <w:rFonts w:ascii="Helvetica" w:hAnsi="Helvetica"/>
          <w:lang w:val="es-ES"/>
        </w:rPr>
        <w:t>already</w:t>
      </w:r>
      <w:proofErr w:type="spellEnd"/>
      <w:r w:rsidRPr="00623806">
        <w:rPr>
          <w:rFonts w:ascii="Helvetica" w:hAnsi="Helvetica"/>
          <w:lang w:val="es-ES"/>
        </w:rPr>
        <w:t xml:space="preserve"> </w:t>
      </w:r>
      <w:proofErr w:type="spellStart"/>
      <w:r w:rsidRPr="00623806">
        <w:rPr>
          <w:rFonts w:ascii="Helvetica" w:hAnsi="Helvetica"/>
          <w:lang w:val="es-ES"/>
        </w:rPr>
        <w:t>understood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response </w:t>
      </w:r>
      <w:proofErr w:type="spellStart"/>
      <w:r w:rsidRPr="00623806">
        <w:rPr>
          <w:rFonts w:ascii="Helvetica" w:hAnsi="Helvetica"/>
          <w:lang w:val="es-ES"/>
        </w:rPr>
        <w:t>before</w:t>
      </w:r>
      <w:proofErr w:type="spellEnd"/>
      <w:r w:rsidRPr="00623806">
        <w:rPr>
          <w:rFonts w:ascii="Helvetica" w:hAnsi="Helvetica"/>
          <w:lang w:val="es-ES"/>
        </w:rPr>
        <w:t xml:space="preserve"> </w:t>
      </w:r>
      <w:proofErr w:type="spellStart"/>
      <w:r w:rsidRPr="00623806">
        <w:rPr>
          <w:rFonts w:ascii="Helvetica" w:hAnsi="Helvetica"/>
          <w:lang w:val="es-ES"/>
        </w:rPr>
        <w:t>posing</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question</w:t>
      </w:r>
      <w:proofErr w:type="spellEnd"/>
      <w:r w:rsidRPr="00623806">
        <w:rPr>
          <w:rFonts w:ascii="Helvetica" w:hAnsi="Helvetica"/>
          <w:lang w:val="es-ES"/>
        </w:rPr>
        <w:t>.</w:t>
      </w:r>
    </w:p>
    <w:p w14:paraId="2FCC6995" w14:textId="7FF8C887" w:rsidR="00CC26D5" w:rsidRPr="00623806" w:rsidRDefault="00CC26D5" w:rsidP="00CB5AAD">
      <w:pPr>
        <w:pStyle w:val="SceneBreak"/>
        <w:spacing w:line="276" w:lineRule="auto"/>
        <w:ind w:firstLine="720"/>
        <w:jc w:val="both"/>
        <w:rPr>
          <w:rFonts w:ascii="Helvetica" w:hAnsi="Helvetica"/>
          <w:lang w:val="es-ES"/>
        </w:rPr>
      </w:pPr>
      <w:proofErr w:type="spellStart"/>
      <w:r w:rsidRPr="00623806">
        <w:rPr>
          <w:rFonts w:ascii="Helvetica" w:hAnsi="Helvetica"/>
          <w:lang w:val="es-ES"/>
        </w:rPr>
        <w:t>Colonel</w:t>
      </w:r>
      <w:proofErr w:type="spellEnd"/>
      <w:r w:rsidRPr="00623806">
        <w:rPr>
          <w:rFonts w:ascii="Helvetica" w:hAnsi="Helvetica"/>
          <w:lang w:val="es-ES"/>
        </w:rPr>
        <w:t xml:space="preserve"> </w:t>
      </w:r>
      <w:proofErr w:type="spellStart"/>
      <w:r w:rsidRPr="00623806">
        <w:rPr>
          <w:rFonts w:ascii="Helvetica" w:hAnsi="Helvetica"/>
          <w:lang w:val="es-ES"/>
        </w:rPr>
        <w:t>Anders</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tall</w:t>
      </w:r>
      <w:proofErr w:type="spellEnd"/>
      <w:r w:rsidRPr="00623806">
        <w:rPr>
          <w:rFonts w:ascii="Helvetica" w:hAnsi="Helvetica"/>
          <w:lang w:val="es-ES"/>
        </w:rPr>
        <w:t xml:space="preserve"> and lean,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perfectly</w:t>
      </w:r>
      <w:proofErr w:type="spellEnd"/>
      <w:r w:rsidRPr="00623806">
        <w:rPr>
          <w:rFonts w:ascii="Helvetica" w:hAnsi="Helvetica"/>
          <w:lang w:val="es-ES"/>
        </w:rPr>
        <w:t xml:space="preserve"> </w:t>
      </w:r>
      <w:proofErr w:type="spellStart"/>
      <w:r w:rsidRPr="00623806">
        <w:rPr>
          <w:rFonts w:ascii="Helvetica" w:hAnsi="Helvetica"/>
          <w:lang w:val="es-ES"/>
        </w:rPr>
        <w:t>pressed</w:t>
      </w:r>
      <w:proofErr w:type="spellEnd"/>
      <w:r w:rsidRPr="00623806">
        <w:rPr>
          <w:rFonts w:ascii="Helvetica" w:hAnsi="Helvetica"/>
          <w:lang w:val="es-ES"/>
        </w:rPr>
        <w:t xml:space="preserve"> </w:t>
      </w:r>
      <w:proofErr w:type="spellStart"/>
      <w:r w:rsidRPr="00623806">
        <w:rPr>
          <w:rFonts w:ascii="Helvetica" w:hAnsi="Helvetica"/>
          <w:lang w:val="es-ES"/>
        </w:rPr>
        <w:t>uniform</w:t>
      </w:r>
      <w:proofErr w:type="spellEnd"/>
      <w:r w:rsidRPr="00623806">
        <w:rPr>
          <w:rFonts w:ascii="Helvetica" w:hAnsi="Helvetica"/>
          <w:lang w:val="es-ES"/>
        </w:rPr>
        <w:t xml:space="preserve"> </w:t>
      </w:r>
      <w:proofErr w:type="spellStart"/>
      <w:r w:rsidRPr="00623806">
        <w:rPr>
          <w:rFonts w:ascii="Helvetica" w:hAnsi="Helvetica"/>
          <w:lang w:val="es-ES"/>
        </w:rPr>
        <w:t>adding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sharpness</w:t>
      </w:r>
      <w:proofErr w:type="spellEnd"/>
      <w:r w:rsidRPr="00623806">
        <w:rPr>
          <w:rFonts w:ascii="Helvetica" w:hAnsi="Helvetica"/>
          <w:lang w:val="es-ES"/>
        </w:rPr>
        <w:t>.</w:t>
      </w:r>
    </w:p>
    <w:p w14:paraId="75F2F98D" w14:textId="0631E38D" w:rsidR="00CC26D5" w:rsidRPr="00623806" w:rsidRDefault="00CC26D5" w:rsidP="00CB5AAD">
      <w:pPr>
        <w:pStyle w:val="SceneBreak"/>
        <w:spacing w:line="276" w:lineRule="auto"/>
        <w:ind w:firstLine="720"/>
        <w:jc w:val="both"/>
        <w:rPr>
          <w:rFonts w:ascii="Helvetica" w:hAnsi="Helvetica"/>
          <w:lang w:val="es-ES"/>
        </w:rPr>
      </w:pP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face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all</w:t>
      </w:r>
      <w:proofErr w:type="spellEnd"/>
      <w:r w:rsidRPr="00623806">
        <w:rPr>
          <w:rFonts w:ascii="Helvetica" w:hAnsi="Helvetica"/>
          <w:lang w:val="es-ES"/>
        </w:rPr>
        <w:t xml:space="preserve"> </w:t>
      </w:r>
      <w:proofErr w:type="spellStart"/>
      <w:r w:rsidRPr="00623806">
        <w:rPr>
          <w:rFonts w:ascii="Helvetica" w:hAnsi="Helvetica"/>
          <w:lang w:val="es-ES"/>
        </w:rPr>
        <w:t>sharp</w:t>
      </w:r>
      <w:proofErr w:type="spellEnd"/>
      <w:r w:rsidRPr="00623806">
        <w:rPr>
          <w:rFonts w:ascii="Helvetica" w:hAnsi="Helvetica"/>
          <w:lang w:val="es-ES"/>
        </w:rPr>
        <w:t xml:space="preserve"> </w:t>
      </w:r>
      <w:proofErr w:type="spellStart"/>
      <w:r w:rsidRPr="00623806">
        <w:rPr>
          <w:rFonts w:ascii="Helvetica" w:hAnsi="Helvetica"/>
          <w:lang w:val="es-ES"/>
        </w:rPr>
        <w:t>lines</w:t>
      </w:r>
      <w:proofErr w:type="spellEnd"/>
      <w:r w:rsidRPr="00623806">
        <w:rPr>
          <w:rFonts w:ascii="Helvetica" w:hAnsi="Helvetica"/>
          <w:lang w:val="es-ES"/>
        </w:rPr>
        <w:t xml:space="preserve">: a </w:t>
      </w:r>
      <w:proofErr w:type="spellStart"/>
      <w:r w:rsidRPr="00623806">
        <w:rPr>
          <w:rFonts w:ascii="Helvetica" w:hAnsi="Helvetica"/>
          <w:lang w:val="es-ES"/>
        </w:rPr>
        <w:t>squared</w:t>
      </w:r>
      <w:proofErr w:type="spellEnd"/>
      <w:r w:rsidRPr="00623806">
        <w:rPr>
          <w:rFonts w:ascii="Helvetica" w:hAnsi="Helvetica"/>
          <w:lang w:val="es-ES"/>
        </w:rPr>
        <w:t xml:space="preserve"> </w:t>
      </w:r>
      <w:proofErr w:type="spellStart"/>
      <w:r w:rsidRPr="00623806">
        <w:rPr>
          <w:rFonts w:ascii="Helvetica" w:hAnsi="Helvetica"/>
          <w:lang w:val="es-ES"/>
        </w:rPr>
        <w:t>jaw</w:t>
      </w:r>
      <w:proofErr w:type="spellEnd"/>
      <w:r w:rsidRPr="00623806">
        <w:rPr>
          <w:rFonts w:ascii="Helvetica" w:hAnsi="Helvetica"/>
          <w:lang w:val="es-ES"/>
        </w:rPr>
        <w:t xml:space="preserve">, </w:t>
      </w:r>
      <w:proofErr w:type="spellStart"/>
      <w:r w:rsidRPr="00623806">
        <w:rPr>
          <w:rFonts w:ascii="Helvetica" w:hAnsi="Helvetica"/>
          <w:lang w:val="es-ES"/>
        </w:rPr>
        <w:t>hawk-like</w:t>
      </w:r>
      <w:proofErr w:type="spellEnd"/>
      <w:r w:rsidRPr="00623806">
        <w:rPr>
          <w:rFonts w:ascii="Helvetica" w:hAnsi="Helvetica"/>
          <w:lang w:val="es-ES"/>
        </w:rPr>
        <w:t xml:space="preserve"> </w:t>
      </w:r>
      <w:proofErr w:type="spellStart"/>
      <w:r w:rsidRPr="00623806">
        <w:rPr>
          <w:rFonts w:ascii="Helvetica" w:hAnsi="Helvetica"/>
          <w:lang w:val="es-ES"/>
        </w:rPr>
        <w:t>nose</w:t>
      </w:r>
      <w:proofErr w:type="spellEnd"/>
      <w:r w:rsidRPr="00623806">
        <w:rPr>
          <w:rFonts w:ascii="Helvetica" w:hAnsi="Helvetica"/>
          <w:lang w:val="es-ES"/>
        </w:rPr>
        <w:t xml:space="preserve">, and piercing gray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seemed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weigh</w:t>
      </w:r>
      <w:proofErr w:type="spellEnd"/>
      <w:r w:rsidRPr="00623806">
        <w:rPr>
          <w:rFonts w:ascii="Helvetica" w:hAnsi="Helvetica"/>
          <w:lang w:val="es-ES"/>
        </w:rPr>
        <w:t xml:space="preserve"> and </w:t>
      </w:r>
      <w:proofErr w:type="spellStart"/>
      <w:r w:rsidRPr="00623806">
        <w:rPr>
          <w:rFonts w:ascii="Helvetica" w:hAnsi="Helvetica"/>
          <w:lang w:val="es-ES"/>
        </w:rPr>
        <w:t>measure</w:t>
      </w:r>
      <w:proofErr w:type="spellEnd"/>
      <w:r w:rsidRPr="00623806">
        <w:rPr>
          <w:rFonts w:ascii="Helvetica" w:hAnsi="Helvetica"/>
          <w:lang w:val="es-ES"/>
        </w:rPr>
        <w:t xml:space="preserve"> </w:t>
      </w:r>
      <w:proofErr w:type="spellStart"/>
      <w:r w:rsidRPr="00623806">
        <w:rPr>
          <w:rFonts w:ascii="Helvetica" w:hAnsi="Helvetica"/>
          <w:lang w:val="es-ES"/>
        </w:rPr>
        <w:t>every</w:t>
      </w:r>
      <w:proofErr w:type="spellEnd"/>
      <w:r w:rsidRPr="00623806">
        <w:rPr>
          <w:rFonts w:ascii="Helvetica" w:hAnsi="Helvetica"/>
          <w:lang w:val="es-ES"/>
        </w:rPr>
        <w:t xml:space="preserve"> </w:t>
      </w:r>
      <w:proofErr w:type="spellStart"/>
      <w:r w:rsidRPr="00623806">
        <w:rPr>
          <w:rFonts w:ascii="Helvetica" w:hAnsi="Helvetica"/>
          <w:lang w:val="es-ES"/>
        </w:rPr>
        <w:t>weakness</w:t>
      </w:r>
      <w:proofErr w:type="spellEnd"/>
      <w:r w:rsidRPr="00623806">
        <w:rPr>
          <w:rFonts w:ascii="Helvetica" w:hAnsi="Helvetica"/>
          <w:lang w:val="es-ES"/>
        </w:rPr>
        <w:t xml:space="preserve"> in a </w:t>
      </w:r>
      <w:proofErr w:type="spellStart"/>
      <w:r w:rsidRPr="00623806">
        <w:rPr>
          <w:rFonts w:ascii="Helvetica" w:hAnsi="Helvetica"/>
          <w:lang w:val="es-ES"/>
        </w:rPr>
        <w:t>man</w:t>
      </w:r>
      <w:proofErr w:type="spellEnd"/>
      <w:r w:rsidRPr="00623806">
        <w:rPr>
          <w:rFonts w:ascii="Helvetica" w:hAnsi="Helvetica"/>
          <w:lang w:val="es-ES"/>
        </w:rPr>
        <w:t xml:space="preserve"> </w:t>
      </w:r>
      <w:proofErr w:type="spellStart"/>
      <w:r w:rsidRPr="00623806">
        <w:rPr>
          <w:rFonts w:ascii="Helvetica" w:hAnsi="Helvetica"/>
          <w:lang w:val="es-ES"/>
        </w:rPr>
        <w:t>within</w:t>
      </w:r>
      <w:proofErr w:type="spellEnd"/>
      <w:r w:rsidRPr="00623806">
        <w:rPr>
          <w:rFonts w:ascii="Helvetica" w:hAnsi="Helvetica"/>
          <w:lang w:val="es-ES"/>
        </w:rPr>
        <w:t xml:space="preserve"> </w:t>
      </w:r>
      <w:proofErr w:type="spellStart"/>
      <w:r w:rsidRPr="00623806">
        <w:rPr>
          <w:rFonts w:ascii="Helvetica" w:hAnsi="Helvetica"/>
          <w:lang w:val="es-ES"/>
        </w:rPr>
        <w:t>seconds</w:t>
      </w:r>
      <w:proofErr w:type="spellEnd"/>
      <w:r w:rsidRPr="00623806">
        <w:rPr>
          <w:rFonts w:ascii="Helvetica" w:hAnsi="Helvetica"/>
          <w:lang w:val="es-ES"/>
        </w:rPr>
        <w:t>.</w:t>
      </w:r>
    </w:p>
    <w:p w14:paraId="48B3AB6C" w14:textId="42F3391E" w:rsidR="00CC26D5" w:rsidRPr="00623806" w:rsidRDefault="00CC26D5" w:rsidP="00CB5AAD">
      <w:pPr>
        <w:pStyle w:val="SceneBreak"/>
        <w:spacing w:line="276" w:lineRule="auto"/>
        <w:ind w:firstLine="720"/>
        <w:jc w:val="both"/>
        <w:rPr>
          <w:rFonts w:ascii="Helvetica" w:hAnsi="Helvetica"/>
          <w:lang w:val="es-ES"/>
        </w:rPr>
      </w:pP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close-cropped</w:t>
      </w:r>
      <w:proofErr w:type="spellEnd"/>
      <w:r w:rsidRPr="00623806">
        <w:rPr>
          <w:rFonts w:ascii="Helvetica" w:hAnsi="Helvetica"/>
          <w:lang w:val="es-ES"/>
        </w:rPr>
        <w:t xml:space="preserve"> </w:t>
      </w:r>
      <w:proofErr w:type="spellStart"/>
      <w:r w:rsidRPr="00623806">
        <w:rPr>
          <w:rFonts w:ascii="Helvetica" w:hAnsi="Helvetica"/>
          <w:lang w:val="es-ES"/>
        </w:rPr>
        <w:t>hair</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more </w:t>
      </w:r>
      <w:proofErr w:type="spellStart"/>
      <w:r w:rsidRPr="00623806">
        <w:rPr>
          <w:rFonts w:ascii="Helvetica" w:hAnsi="Helvetica"/>
          <w:lang w:val="es-ES"/>
        </w:rPr>
        <w:t>iron</w:t>
      </w:r>
      <w:proofErr w:type="spellEnd"/>
      <w:r w:rsidRPr="00623806">
        <w:rPr>
          <w:rFonts w:ascii="Helvetica" w:hAnsi="Helvetica"/>
          <w:lang w:val="es-ES"/>
        </w:rPr>
        <w:t xml:space="preserve"> </w:t>
      </w:r>
      <w:proofErr w:type="spellStart"/>
      <w:r w:rsidRPr="00623806">
        <w:rPr>
          <w:rFonts w:ascii="Helvetica" w:hAnsi="Helvetica"/>
          <w:lang w:val="es-ES"/>
        </w:rPr>
        <w:t>than</w:t>
      </w:r>
      <w:proofErr w:type="spellEnd"/>
      <w:r w:rsidRPr="00623806">
        <w:rPr>
          <w:rFonts w:ascii="Helvetica" w:hAnsi="Helvetica"/>
          <w:lang w:val="es-ES"/>
        </w:rPr>
        <w:t xml:space="preserve"> </w:t>
      </w:r>
      <w:proofErr w:type="spellStart"/>
      <w:r w:rsidRPr="00623806">
        <w:rPr>
          <w:rFonts w:ascii="Helvetica" w:hAnsi="Helvetica"/>
          <w:lang w:val="es-ES"/>
        </w:rPr>
        <w:t>silver</w:t>
      </w:r>
      <w:proofErr w:type="spellEnd"/>
      <w:r w:rsidRPr="00623806">
        <w:rPr>
          <w:rFonts w:ascii="Helvetica" w:hAnsi="Helvetica"/>
          <w:lang w:val="es-ES"/>
        </w:rPr>
        <w:t xml:space="preserve">, and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mouth</w:t>
      </w:r>
      <w:proofErr w:type="spellEnd"/>
      <w:r w:rsidRPr="00623806">
        <w:rPr>
          <w:rFonts w:ascii="Helvetica" w:hAnsi="Helvetica"/>
          <w:lang w:val="es-ES"/>
        </w:rPr>
        <w:t xml:space="preserve"> </w:t>
      </w:r>
      <w:proofErr w:type="spellStart"/>
      <w:r w:rsidRPr="00623806">
        <w:rPr>
          <w:rFonts w:ascii="Helvetica" w:hAnsi="Helvetica"/>
          <w:lang w:val="es-ES"/>
        </w:rPr>
        <w:t>rarely</w:t>
      </w:r>
      <w:proofErr w:type="spellEnd"/>
      <w:r w:rsidRPr="00623806">
        <w:rPr>
          <w:rFonts w:ascii="Helvetica" w:hAnsi="Helvetica"/>
          <w:lang w:val="es-ES"/>
        </w:rPr>
        <w:t xml:space="preserve"> </w:t>
      </w:r>
      <w:proofErr w:type="spellStart"/>
      <w:r w:rsidRPr="00623806">
        <w:rPr>
          <w:rFonts w:ascii="Helvetica" w:hAnsi="Helvetica"/>
          <w:lang w:val="es-ES"/>
        </w:rPr>
        <w:t>formed</w:t>
      </w:r>
      <w:proofErr w:type="spellEnd"/>
      <w:r w:rsidRPr="00623806">
        <w:rPr>
          <w:rFonts w:ascii="Helvetica" w:hAnsi="Helvetica"/>
          <w:lang w:val="es-ES"/>
        </w:rPr>
        <w:t xml:space="preserve"> </w:t>
      </w:r>
      <w:proofErr w:type="spellStart"/>
      <w:r w:rsidRPr="00623806">
        <w:rPr>
          <w:rFonts w:ascii="Helvetica" w:hAnsi="Helvetica"/>
          <w:lang w:val="es-ES"/>
        </w:rPr>
        <w:t>anything</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a </w:t>
      </w:r>
      <w:proofErr w:type="spellStart"/>
      <w:r w:rsidRPr="00623806">
        <w:rPr>
          <w:rFonts w:ascii="Helvetica" w:hAnsi="Helvetica"/>
          <w:lang w:val="es-ES"/>
        </w:rPr>
        <w:t>thin</w:t>
      </w:r>
      <w:proofErr w:type="spellEnd"/>
      <w:r w:rsidRPr="00623806">
        <w:rPr>
          <w:rFonts w:ascii="Helvetica" w:hAnsi="Helvetica"/>
          <w:lang w:val="es-ES"/>
        </w:rPr>
        <w:t xml:space="preserve">, </w:t>
      </w:r>
      <w:proofErr w:type="spellStart"/>
      <w:r w:rsidRPr="00623806">
        <w:rPr>
          <w:rFonts w:ascii="Helvetica" w:hAnsi="Helvetica"/>
          <w:lang w:val="es-ES"/>
        </w:rPr>
        <w:t>assessing</w:t>
      </w:r>
      <w:proofErr w:type="spellEnd"/>
      <w:r w:rsidRPr="00623806">
        <w:rPr>
          <w:rFonts w:ascii="Helvetica" w:hAnsi="Helvetica"/>
          <w:lang w:val="es-ES"/>
        </w:rPr>
        <w:t xml:space="preserve"> line—</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even</w:t>
      </w:r>
      <w:proofErr w:type="spellEnd"/>
      <w:r w:rsidRPr="00623806">
        <w:rPr>
          <w:rFonts w:ascii="Helvetica" w:hAnsi="Helvetica"/>
          <w:lang w:val="es-ES"/>
        </w:rPr>
        <w:t xml:space="preserve"> </w:t>
      </w:r>
      <w:proofErr w:type="spellStart"/>
      <w:r w:rsidRPr="00623806">
        <w:rPr>
          <w:rFonts w:ascii="Helvetica" w:hAnsi="Helvetica"/>
          <w:lang w:val="es-ES"/>
        </w:rPr>
        <w:t>breathing</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a </w:t>
      </w:r>
      <w:proofErr w:type="spellStart"/>
      <w:r w:rsidRPr="00623806">
        <w:rPr>
          <w:rFonts w:ascii="Helvetica" w:hAnsi="Helvetica"/>
          <w:lang w:val="es-ES"/>
        </w:rPr>
        <w:t>calculation</w:t>
      </w:r>
      <w:proofErr w:type="spellEnd"/>
      <w:r w:rsidRPr="00623806">
        <w:rPr>
          <w:rFonts w:ascii="Helvetica" w:hAnsi="Helvetica"/>
          <w:lang w:val="es-ES"/>
        </w:rPr>
        <w:t>.</w:t>
      </w:r>
    </w:p>
    <w:p w14:paraId="1167E7EB" w14:textId="07E303C7" w:rsidR="00CC26D5" w:rsidRPr="00623806" w:rsidRDefault="00CC26D5" w:rsidP="00CB5AAD">
      <w:pPr>
        <w:pStyle w:val="SceneBreak"/>
        <w:spacing w:line="276" w:lineRule="auto"/>
        <w:ind w:firstLine="720"/>
        <w:jc w:val="both"/>
        <w:rPr>
          <w:rFonts w:ascii="Helvetica" w:hAnsi="Helvetica"/>
          <w:lang w:val="es-ES"/>
        </w:rPr>
      </w:pPr>
      <w:proofErr w:type="spellStart"/>
      <w:r w:rsidRPr="00623806">
        <w:rPr>
          <w:rFonts w:ascii="Helvetica" w:hAnsi="Helvetica"/>
          <w:lang w:val="es-ES"/>
        </w:rPr>
        <w:t>There</w:t>
      </w:r>
      <w:proofErr w:type="spellEnd"/>
      <w:r w:rsidRPr="00623806">
        <w:rPr>
          <w:rFonts w:ascii="Helvetica" w:hAnsi="Helvetica"/>
          <w:lang w:val="es-ES"/>
        </w:rPr>
        <w:t xml:space="preserve"> </w:t>
      </w:r>
      <w:proofErr w:type="spellStart"/>
      <w:r w:rsidRPr="00623806">
        <w:rPr>
          <w:rFonts w:ascii="Helvetica" w:hAnsi="Helvetica"/>
          <w:lang w:val="es-ES"/>
        </w:rPr>
        <w:t>wasn’t</w:t>
      </w:r>
      <w:proofErr w:type="spellEnd"/>
      <w:r w:rsidRPr="00623806">
        <w:rPr>
          <w:rFonts w:ascii="Helvetica" w:hAnsi="Helvetica"/>
          <w:lang w:val="es-ES"/>
        </w:rPr>
        <w:t xml:space="preserve"> a </w:t>
      </w:r>
      <w:proofErr w:type="spellStart"/>
      <w:r w:rsidRPr="00623806">
        <w:rPr>
          <w:rFonts w:ascii="Helvetica" w:hAnsi="Helvetica"/>
          <w:lang w:val="es-ES"/>
        </w:rPr>
        <w:t>hint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kindness</w:t>
      </w:r>
      <w:proofErr w:type="spellEnd"/>
      <w:r w:rsidRPr="00623806">
        <w:rPr>
          <w:rFonts w:ascii="Helvetica" w:hAnsi="Helvetica"/>
          <w:lang w:val="es-ES"/>
        </w:rPr>
        <w:t xml:space="preserve"> in </w:t>
      </w:r>
      <w:proofErr w:type="spellStart"/>
      <w:r w:rsidRPr="00623806">
        <w:rPr>
          <w:rFonts w:ascii="Helvetica" w:hAnsi="Helvetica"/>
          <w:lang w:val="es-ES"/>
        </w:rPr>
        <w:t>him</w:t>
      </w:r>
      <w:proofErr w:type="spellEnd"/>
      <w:r w:rsidRPr="00623806">
        <w:rPr>
          <w:rFonts w:ascii="Helvetica" w:hAnsi="Helvetica"/>
          <w:lang w:val="es-ES"/>
        </w:rPr>
        <w:t>.</w:t>
      </w:r>
    </w:p>
    <w:p w14:paraId="4FCA2A84" w14:textId="2B148E89" w:rsidR="00CC26D5" w:rsidRPr="00623806" w:rsidRDefault="00CC26D5" w:rsidP="00CB5AAD">
      <w:pPr>
        <w:pStyle w:val="SceneBreak"/>
        <w:spacing w:line="276" w:lineRule="auto"/>
        <w:ind w:firstLine="720"/>
        <w:jc w:val="both"/>
        <w:rPr>
          <w:rFonts w:ascii="Helvetica" w:hAnsi="Helvetica"/>
          <w:lang w:val="es-ES"/>
        </w:rPr>
      </w:pPr>
      <w:proofErr w:type="spellStart"/>
      <w:r w:rsidRPr="00623806">
        <w:rPr>
          <w:rFonts w:ascii="Helvetica" w:hAnsi="Helvetica"/>
          <w:lang w:val="es-ES"/>
        </w:rPr>
        <w:t>Only</w:t>
      </w:r>
      <w:proofErr w:type="spellEnd"/>
      <w:r w:rsidRPr="00623806">
        <w:rPr>
          <w:rFonts w:ascii="Helvetica" w:hAnsi="Helvetica"/>
          <w:lang w:val="es-ES"/>
        </w:rPr>
        <w:t xml:space="preserve"> </w:t>
      </w:r>
      <w:proofErr w:type="spellStart"/>
      <w:r w:rsidRPr="00623806">
        <w:rPr>
          <w:rFonts w:ascii="Helvetica" w:hAnsi="Helvetica"/>
          <w:lang w:val="es-ES"/>
        </w:rPr>
        <w:t>precision</w:t>
      </w:r>
      <w:proofErr w:type="spellEnd"/>
      <w:r w:rsidRPr="00623806">
        <w:rPr>
          <w:rFonts w:ascii="Helvetica" w:hAnsi="Helvetica"/>
          <w:lang w:val="es-ES"/>
        </w:rPr>
        <w:t>.</w:t>
      </w:r>
    </w:p>
    <w:p w14:paraId="0963E309" w14:textId="4EACDBCF" w:rsidR="00CC26D5" w:rsidRPr="00623806" w:rsidRDefault="00CC26D5" w:rsidP="00CB5AAD">
      <w:pPr>
        <w:pStyle w:val="SceneBreak"/>
        <w:spacing w:line="276" w:lineRule="auto"/>
        <w:ind w:firstLine="720"/>
        <w:jc w:val="both"/>
        <w:rPr>
          <w:rFonts w:ascii="Helvetica" w:hAnsi="Helvetica"/>
          <w:lang w:val="es-ES"/>
        </w:rPr>
      </w:pPr>
      <w:proofErr w:type="spellStart"/>
      <w:r w:rsidRPr="00623806">
        <w:rPr>
          <w:rFonts w:ascii="Helvetica" w:hAnsi="Helvetica"/>
          <w:lang w:val="es-ES"/>
        </w:rPr>
        <w:t>Only</w:t>
      </w:r>
      <w:proofErr w:type="spellEnd"/>
      <w:r w:rsidRPr="00623806">
        <w:rPr>
          <w:rFonts w:ascii="Helvetica" w:hAnsi="Helvetica"/>
          <w:lang w:val="es-ES"/>
        </w:rPr>
        <w:t xml:space="preserve"> </w:t>
      </w:r>
      <w:proofErr w:type="spellStart"/>
      <w:r w:rsidRPr="00623806">
        <w:rPr>
          <w:rFonts w:ascii="Helvetica" w:hAnsi="Helvetica"/>
          <w:lang w:val="es-ES"/>
        </w:rPr>
        <w:t>purpose</w:t>
      </w:r>
      <w:proofErr w:type="spellEnd"/>
      <w:r w:rsidRPr="00623806">
        <w:rPr>
          <w:rFonts w:ascii="Helvetica" w:hAnsi="Helvetica"/>
          <w:lang w:val="es-ES"/>
        </w:rPr>
        <w:t>.</w:t>
      </w:r>
    </w:p>
    <w:p w14:paraId="00CADFA8" w14:textId="58797D53" w:rsidR="00CC26D5" w:rsidRPr="00623806" w:rsidRDefault="00CC26D5" w:rsidP="00CB5AAD">
      <w:pPr>
        <w:pStyle w:val="SceneBreak"/>
        <w:spacing w:line="276" w:lineRule="auto"/>
        <w:ind w:firstLine="720"/>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speak</w:t>
      </w:r>
      <w:proofErr w:type="spellEnd"/>
      <w:r w:rsidRPr="00623806">
        <w:rPr>
          <w:rFonts w:ascii="Helvetica" w:hAnsi="Helvetica"/>
          <w:lang w:val="es-ES"/>
        </w:rPr>
        <w:t xml:space="preserve"> at </w:t>
      </w:r>
      <w:proofErr w:type="spellStart"/>
      <w:r w:rsidRPr="00623806">
        <w:rPr>
          <w:rFonts w:ascii="Helvetica" w:hAnsi="Helvetica"/>
          <w:lang w:val="es-ES"/>
        </w:rPr>
        <w:t>first</w:t>
      </w:r>
      <w:proofErr w:type="spellEnd"/>
      <w:r w:rsidRPr="00623806">
        <w:rPr>
          <w:rFonts w:ascii="Helvetica" w:hAnsi="Helvetica"/>
          <w:lang w:val="es-ES"/>
        </w:rPr>
        <w:t xml:space="preserve">. I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pressed</w:t>
      </w:r>
      <w:proofErr w:type="spellEnd"/>
      <w:r w:rsidRPr="00623806">
        <w:rPr>
          <w:rFonts w:ascii="Helvetica" w:hAnsi="Helvetica"/>
          <w:lang w:val="es-ES"/>
        </w:rPr>
        <w:t xml:space="preserve"> a </w:t>
      </w:r>
      <w:proofErr w:type="spellStart"/>
      <w:r w:rsidRPr="00623806">
        <w:rPr>
          <w:rFonts w:ascii="Helvetica" w:hAnsi="Helvetica"/>
          <w:lang w:val="es-ES"/>
        </w:rPr>
        <w:t>button</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projector</w:t>
      </w:r>
      <w:proofErr w:type="spellEnd"/>
      <w:r w:rsidRPr="00623806">
        <w:rPr>
          <w:rFonts w:ascii="Helvetica" w:hAnsi="Helvetica"/>
          <w:lang w:val="es-ES"/>
        </w:rPr>
        <w:t>.</w:t>
      </w:r>
    </w:p>
    <w:p w14:paraId="5E176383" w14:textId="47C9ACEC" w:rsidR="00CC26D5" w:rsidRPr="00623806" w:rsidRDefault="00CC26D5" w:rsidP="00CB5AAD">
      <w:pPr>
        <w:pStyle w:val="SceneBreak"/>
        <w:spacing w:line="276" w:lineRule="auto"/>
        <w:ind w:firstLine="720"/>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screen</w:t>
      </w:r>
      <w:proofErr w:type="spellEnd"/>
      <w:r w:rsidRPr="00623806">
        <w:rPr>
          <w:rFonts w:ascii="Helvetica" w:hAnsi="Helvetica"/>
          <w:lang w:val="es-ES"/>
        </w:rPr>
        <w:t xml:space="preserve"> </w:t>
      </w:r>
      <w:proofErr w:type="spellStart"/>
      <w:r w:rsidRPr="00623806">
        <w:rPr>
          <w:rFonts w:ascii="Helvetica" w:hAnsi="Helvetica"/>
          <w:lang w:val="es-ES"/>
        </w:rPr>
        <w:t>came</w:t>
      </w:r>
      <w:proofErr w:type="spellEnd"/>
      <w:r w:rsidRPr="00623806">
        <w:rPr>
          <w:rFonts w:ascii="Helvetica" w:hAnsi="Helvetica"/>
          <w:lang w:val="es-ES"/>
        </w:rPr>
        <w:t xml:space="preserve"> </w:t>
      </w:r>
      <w:proofErr w:type="spellStart"/>
      <w:r w:rsidRPr="00623806">
        <w:rPr>
          <w:rFonts w:ascii="Helvetica" w:hAnsi="Helvetica"/>
          <w:lang w:val="es-ES"/>
        </w:rPr>
        <w:t>alive</w:t>
      </w:r>
      <w:proofErr w:type="spellEnd"/>
      <w:r w:rsidRPr="00623806">
        <w:rPr>
          <w:rFonts w:ascii="Helvetica" w:hAnsi="Helvetica"/>
          <w:lang w:val="es-ES"/>
        </w:rPr>
        <w:t xml:space="preserve"> in </w:t>
      </w:r>
      <w:proofErr w:type="spellStart"/>
      <w:r w:rsidRPr="00623806">
        <w:rPr>
          <w:rFonts w:ascii="Helvetica" w:hAnsi="Helvetica"/>
          <w:lang w:val="es-ES"/>
        </w:rPr>
        <w:t>shades</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green</w:t>
      </w:r>
      <w:proofErr w:type="spellEnd"/>
      <w:r w:rsidRPr="00623806">
        <w:rPr>
          <w:rFonts w:ascii="Helvetica" w:hAnsi="Helvetica"/>
          <w:lang w:val="es-ES"/>
        </w:rPr>
        <w:t xml:space="preserve"> and gray.</w:t>
      </w:r>
    </w:p>
    <w:p w14:paraId="496D52EE" w14:textId="1EFBB66C" w:rsidR="00CC26D5" w:rsidRPr="00623806" w:rsidRDefault="00CC26D5" w:rsidP="00CB5AAD">
      <w:pPr>
        <w:pStyle w:val="SceneBreak"/>
        <w:spacing w:line="276" w:lineRule="auto"/>
        <w:ind w:firstLine="720"/>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screen</w:t>
      </w:r>
      <w:proofErr w:type="spellEnd"/>
      <w:r w:rsidRPr="00623806">
        <w:rPr>
          <w:rFonts w:ascii="Helvetica" w:hAnsi="Helvetica"/>
          <w:lang w:val="es-ES"/>
        </w:rPr>
        <w:t xml:space="preserve"> </w:t>
      </w:r>
      <w:proofErr w:type="spellStart"/>
      <w:r w:rsidRPr="00623806">
        <w:rPr>
          <w:rFonts w:ascii="Helvetica" w:hAnsi="Helvetica"/>
          <w:lang w:val="es-ES"/>
        </w:rPr>
        <w:t>displayed</w:t>
      </w:r>
      <w:proofErr w:type="spellEnd"/>
      <w:r w:rsidRPr="00623806">
        <w:rPr>
          <w:rFonts w:ascii="Helvetica" w:hAnsi="Helvetica"/>
          <w:lang w:val="es-ES"/>
        </w:rPr>
        <w:t xml:space="preserve"> </w:t>
      </w:r>
      <w:proofErr w:type="spellStart"/>
      <w:r w:rsidRPr="00623806">
        <w:rPr>
          <w:rFonts w:ascii="Helvetica" w:hAnsi="Helvetica"/>
          <w:lang w:val="es-ES"/>
        </w:rPr>
        <w:t>grainy</w:t>
      </w:r>
      <w:proofErr w:type="spellEnd"/>
      <w:r w:rsidRPr="00623806">
        <w:rPr>
          <w:rFonts w:ascii="Helvetica" w:hAnsi="Helvetica"/>
          <w:lang w:val="es-ES"/>
        </w:rPr>
        <w:t xml:space="preserve"> </w:t>
      </w:r>
      <w:proofErr w:type="spellStart"/>
      <w:r w:rsidRPr="00623806">
        <w:rPr>
          <w:rFonts w:ascii="Helvetica" w:hAnsi="Helvetica"/>
          <w:lang w:val="es-ES"/>
        </w:rPr>
        <w:t>footage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night</w:t>
      </w:r>
      <w:proofErr w:type="spellEnd"/>
      <w:r w:rsidRPr="00623806">
        <w:rPr>
          <w:rFonts w:ascii="Helvetica" w:hAnsi="Helvetica"/>
          <w:lang w:val="es-ES"/>
        </w:rPr>
        <w:t xml:space="preserve"> </w:t>
      </w:r>
      <w:proofErr w:type="spellStart"/>
      <w:r w:rsidRPr="00623806">
        <w:rPr>
          <w:rFonts w:ascii="Helvetica" w:hAnsi="Helvetica"/>
          <w:lang w:val="es-ES"/>
        </w:rPr>
        <w:t>vision</w:t>
      </w:r>
      <w:proofErr w:type="spellEnd"/>
      <w:r w:rsidRPr="00623806">
        <w:rPr>
          <w:rFonts w:ascii="Helvetica" w:hAnsi="Helvetica"/>
          <w:lang w:val="es-ES"/>
        </w:rPr>
        <w:t xml:space="preserve">. I </w:t>
      </w:r>
      <w:proofErr w:type="spellStart"/>
      <w:r w:rsidRPr="00623806">
        <w:rPr>
          <w:rFonts w:ascii="Helvetica" w:hAnsi="Helvetica"/>
          <w:lang w:val="es-ES"/>
        </w:rPr>
        <w:t>recognized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instantly</w:t>
      </w:r>
      <w:proofErr w:type="spellEnd"/>
      <w:r w:rsidRPr="00623806">
        <w:rPr>
          <w:rFonts w:ascii="Helvetica" w:hAnsi="Helvetica"/>
          <w:lang w:val="es-ES"/>
        </w:rPr>
        <w:t>—</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last</w:t>
      </w:r>
      <w:proofErr w:type="spellEnd"/>
      <w:r w:rsidRPr="00623806">
        <w:rPr>
          <w:rFonts w:ascii="Helvetica" w:hAnsi="Helvetica"/>
          <w:lang w:val="es-ES"/>
        </w:rPr>
        <w:t xml:space="preserve"> </w:t>
      </w:r>
      <w:proofErr w:type="spellStart"/>
      <w:r w:rsidRPr="00623806">
        <w:rPr>
          <w:rFonts w:ascii="Helvetica" w:hAnsi="Helvetica"/>
          <w:lang w:val="es-ES"/>
        </w:rPr>
        <w:t>mission</w:t>
      </w:r>
      <w:proofErr w:type="spellEnd"/>
      <w:r w:rsidRPr="00623806">
        <w:rPr>
          <w:rFonts w:ascii="Helvetica" w:hAnsi="Helvetica"/>
          <w:lang w:val="es-ES"/>
        </w:rPr>
        <w:t xml:space="preserve">. No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else</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successfully</w:t>
      </w:r>
      <w:proofErr w:type="spellEnd"/>
      <w:r w:rsidRPr="00623806">
        <w:rPr>
          <w:rFonts w:ascii="Helvetica" w:hAnsi="Helvetica"/>
          <w:lang w:val="es-ES"/>
        </w:rPr>
        <w:t xml:space="preserve"> </w:t>
      </w:r>
      <w:proofErr w:type="spellStart"/>
      <w:r w:rsidRPr="00623806">
        <w:rPr>
          <w:rFonts w:ascii="Helvetica" w:hAnsi="Helvetica"/>
          <w:lang w:val="es-ES"/>
        </w:rPr>
        <w:t>completed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mission</w:t>
      </w:r>
      <w:proofErr w:type="spellEnd"/>
      <w:r w:rsidRPr="00623806">
        <w:rPr>
          <w:rFonts w:ascii="Helvetica" w:hAnsi="Helvetica"/>
          <w:lang w:val="es-ES"/>
        </w:rPr>
        <w:t>.</w:t>
      </w:r>
    </w:p>
    <w:p w14:paraId="3ACF24B6" w14:textId="39921B29" w:rsidR="00CC26D5" w:rsidRPr="00623806" w:rsidRDefault="00CC26D5" w:rsidP="00CB5AAD">
      <w:pPr>
        <w:pStyle w:val="SceneBreak"/>
        <w:spacing w:line="276" w:lineRule="auto"/>
        <w:ind w:firstLine="720"/>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squad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compound</w:t>
      </w:r>
      <w:proofErr w:type="spellEnd"/>
      <w:r w:rsidRPr="00623806">
        <w:rPr>
          <w:rFonts w:ascii="Helvetica" w:hAnsi="Helvetica"/>
          <w:lang w:val="es-ES"/>
        </w:rPr>
        <w:t>.</w:t>
      </w:r>
    </w:p>
    <w:p w14:paraId="65005662" w14:textId="3528CA23" w:rsidR="00CC26D5" w:rsidRPr="00623806" w:rsidRDefault="00CC26D5" w:rsidP="00CC26D5">
      <w:pPr>
        <w:pStyle w:val="SceneBreak"/>
        <w:spacing w:line="276" w:lineRule="auto"/>
        <w:jc w:val="both"/>
        <w:rPr>
          <w:rFonts w:ascii="Helvetica" w:hAnsi="Helvetica"/>
          <w:lang w:val="es-ES"/>
        </w:rPr>
      </w:pPr>
      <w:proofErr w:type="spellStart"/>
      <w:r w:rsidRPr="00623806">
        <w:rPr>
          <w:rFonts w:ascii="Helvetica" w:hAnsi="Helvetica"/>
          <w:lang w:val="es-ES"/>
        </w:rPr>
        <w:t>Silence</w:t>
      </w:r>
      <w:proofErr w:type="spellEnd"/>
      <w:r w:rsidRPr="00623806">
        <w:rPr>
          <w:rFonts w:ascii="Helvetica" w:hAnsi="Helvetica"/>
          <w:lang w:val="es-ES"/>
        </w:rPr>
        <w:t xml:space="preserve"> </w:t>
      </w:r>
      <w:proofErr w:type="spellStart"/>
      <w:r w:rsidRPr="00623806">
        <w:rPr>
          <w:rFonts w:ascii="Helvetica" w:hAnsi="Helvetica"/>
          <w:lang w:val="es-ES"/>
        </w:rPr>
        <w:t>engulfed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screams</w:t>
      </w:r>
      <w:proofErr w:type="spellEnd"/>
      <w:r w:rsidRPr="00623806">
        <w:rPr>
          <w:rFonts w:ascii="Helvetica" w:hAnsi="Helvetica"/>
          <w:lang w:val="es-ES"/>
        </w:rPr>
        <w:t>.</w:t>
      </w:r>
    </w:p>
    <w:p w14:paraId="42751D5E" w14:textId="78DF7D2C" w:rsidR="00CC26D5" w:rsidRPr="00623806" w:rsidRDefault="00CC26D5" w:rsidP="00CB5AAD">
      <w:pPr>
        <w:pStyle w:val="SceneBreak"/>
        <w:spacing w:line="276" w:lineRule="auto"/>
        <w:ind w:left="720" w:firstLine="720"/>
        <w:jc w:val="both"/>
        <w:rPr>
          <w:rFonts w:ascii="Helvetica" w:hAnsi="Helvetica"/>
          <w:lang w:val="es-ES"/>
        </w:rPr>
      </w:pPr>
      <w:proofErr w:type="spellStart"/>
      <w:r w:rsidRPr="00623806">
        <w:rPr>
          <w:rFonts w:ascii="Helvetica" w:hAnsi="Helvetica"/>
          <w:lang w:val="es-ES"/>
        </w:rPr>
        <w:t>Colonel</w:t>
      </w:r>
      <w:proofErr w:type="spellEnd"/>
      <w:r w:rsidRPr="00623806">
        <w:rPr>
          <w:rFonts w:ascii="Helvetica" w:hAnsi="Helvetica"/>
          <w:lang w:val="es-ES"/>
        </w:rPr>
        <w:t xml:space="preserve"> </w:t>
      </w:r>
      <w:proofErr w:type="spellStart"/>
      <w:r w:rsidRPr="00623806">
        <w:rPr>
          <w:rFonts w:ascii="Helvetica" w:hAnsi="Helvetica"/>
          <w:lang w:val="es-ES"/>
        </w:rPr>
        <w:t>Anders</w:t>
      </w:r>
      <w:proofErr w:type="spellEnd"/>
      <w:r w:rsidRPr="00623806">
        <w:rPr>
          <w:rFonts w:ascii="Helvetica" w:hAnsi="Helvetica"/>
          <w:lang w:val="es-ES"/>
        </w:rPr>
        <w:t xml:space="preserve"> moved </w:t>
      </w:r>
      <w:proofErr w:type="spellStart"/>
      <w:r w:rsidRPr="00623806">
        <w:rPr>
          <w:rFonts w:ascii="Helvetica" w:hAnsi="Helvetica"/>
          <w:lang w:val="es-ES"/>
        </w:rPr>
        <w:t>beside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screen</w:t>
      </w:r>
      <w:proofErr w:type="spellEnd"/>
      <w:r w:rsidRPr="00623806">
        <w:rPr>
          <w:rFonts w:ascii="Helvetica" w:hAnsi="Helvetica"/>
          <w:lang w:val="es-ES"/>
        </w:rPr>
        <w:t xml:space="preserve">, </w:t>
      </w:r>
      <w:proofErr w:type="spellStart"/>
      <w:r w:rsidRPr="00623806">
        <w:rPr>
          <w:rFonts w:ascii="Helvetica" w:hAnsi="Helvetica"/>
          <w:lang w:val="es-ES"/>
        </w:rPr>
        <w:t>hands</w:t>
      </w:r>
      <w:proofErr w:type="spellEnd"/>
      <w:r w:rsidRPr="00623806">
        <w:rPr>
          <w:rFonts w:ascii="Helvetica" w:hAnsi="Helvetica"/>
          <w:lang w:val="es-ES"/>
        </w:rPr>
        <w:t xml:space="preserve"> </w:t>
      </w:r>
      <w:proofErr w:type="spellStart"/>
      <w:r w:rsidRPr="00623806">
        <w:rPr>
          <w:rFonts w:ascii="Helvetica" w:hAnsi="Helvetica"/>
          <w:lang w:val="es-ES"/>
        </w:rPr>
        <w:t>clasped</w:t>
      </w:r>
      <w:proofErr w:type="spellEnd"/>
      <w:r w:rsidRPr="00623806">
        <w:rPr>
          <w:rFonts w:ascii="Helvetica" w:hAnsi="Helvetica"/>
          <w:lang w:val="es-ES"/>
        </w:rPr>
        <w:t xml:space="preserve"> </w:t>
      </w:r>
      <w:proofErr w:type="spellStart"/>
      <w:r w:rsidRPr="00623806">
        <w:rPr>
          <w:rFonts w:ascii="Helvetica" w:hAnsi="Helvetica"/>
          <w:lang w:val="es-ES"/>
        </w:rPr>
        <w:t>neatly</w:t>
      </w:r>
      <w:proofErr w:type="spellEnd"/>
      <w:r w:rsidRPr="00623806">
        <w:rPr>
          <w:rFonts w:ascii="Helvetica" w:hAnsi="Helvetica"/>
          <w:lang w:val="es-ES"/>
        </w:rPr>
        <w:t xml:space="preserve"> </w:t>
      </w:r>
      <w:proofErr w:type="spellStart"/>
      <w:r w:rsidRPr="00623806">
        <w:rPr>
          <w:rFonts w:ascii="Helvetica" w:hAnsi="Helvetica"/>
          <w:lang w:val="es-ES"/>
        </w:rPr>
        <w:t>behind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back,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low</w:t>
      </w:r>
      <w:proofErr w:type="spellEnd"/>
      <w:r w:rsidRPr="00623806">
        <w:rPr>
          <w:rFonts w:ascii="Helvetica" w:hAnsi="Helvetica"/>
          <w:lang w:val="es-ES"/>
        </w:rPr>
        <w:t xml:space="preserve"> and </w:t>
      </w:r>
      <w:proofErr w:type="spellStart"/>
      <w:r w:rsidRPr="00623806">
        <w:rPr>
          <w:rFonts w:ascii="Helvetica" w:hAnsi="Helvetica"/>
          <w:lang w:val="es-ES"/>
        </w:rPr>
        <w:t>clinical</w:t>
      </w:r>
      <w:proofErr w:type="spellEnd"/>
      <w:r w:rsidRPr="00623806">
        <w:rPr>
          <w:rFonts w:ascii="Helvetica" w:hAnsi="Helvetica"/>
          <w:lang w:val="es-ES"/>
        </w:rPr>
        <w:t>:</w:t>
      </w:r>
    </w:p>
    <w:p w14:paraId="3B312F51" w14:textId="30D206BC" w:rsidR="00CC26D5" w:rsidRPr="00623806" w:rsidRDefault="00CC26D5" w:rsidP="00CB5AAD">
      <w:pPr>
        <w:pStyle w:val="SceneBreak"/>
        <w:spacing w:line="276" w:lineRule="auto"/>
        <w:ind w:firstLine="720"/>
        <w:jc w:val="both"/>
        <w:rPr>
          <w:rFonts w:ascii="Helvetica" w:hAnsi="Helvetica"/>
          <w:lang w:val="es-ES"/>
        </w:rPr>
      </w:pPr>
      <w:r w:rsidRPr="00623806">
        <w:rPr>
          <w:rFonts w:ascii="Helvetica" w:hAnsi="Helvetica"/>
          <w:lang w:val="es-ES"/>
        </w:rPr>
        <w:lastRenderedPageBreak/>
        <w:t>“</w:t>
      </w:r>
      <w:proofErr w:type="spellStart"/>
      <w:r w:rsidRPr="00623806">
        <w:rPr>
          <w:rFonts w:ascii="Helvetica" w:hAnsi="Helvetica"/>
          <w:lang w:val="es-ES"/>
        </w:rPr>
        <w:t>You</w:t>
      </w:r>
      <w:proofErr w:type="spellEnd"/>
      <w:r w:rsidRPr="00623806">
        <w:rPr>
          <w:rFonts w:ascii="Helvetica" w:hAnsi="Helvetica"/>
          <w:lang w:val="es-ES"/>
        </w:rPr>
        <w:t xml:space="preserve"> moved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ghost</w:t>
      </w:r>
      <w:proofErr w:type="spellEnd"/>
      <w:r w:rsidRPr="00623806">
        <w:rPr>
          <w:rFonts w:ascii="Helvetica" w:hAnsi="Helvetica"/>
          <w:lang w:val="es-ES"/>
        </w:rPr>
        <w:t xml:space="preserve">,” he </w:t>
      </w:r>
      <w:proofErr w:type="spellStart"/>
      <w:r w:rsidRPr="00623806">
        <w:rPr>
          <w:rFonts w:ascii="Helvetica" w:hAnsi="Helvetica"/>
          <w:lang w:val="es-ES"/>
        </w:rPr>
        <w:t>said</w:t>
      </w:r>
      <w:proofErr w:type="spellEnd"/>
      <w:r w:rsidRPr="00623806">
        <w:rPr>
          <w:rFonts w:ascii="Helvetica" w:hAnsi="Helvetica"/>
          <w:lang w:val="es-ES"/>
        </w:rPr>
        <w:t>.</w:t>
      </w:r>
    </w:p>
    <w:p w14:paraId="7FD6973B" w14:textId="0459169E" w:rsidR="00CC26D5" w:rsidRPr="00623806" w:rsidRDefault="00CC26D5" w:rsidP="00CB5AAD">
      <w:pPr>
        <w:pStyle w:val="SceneBreak"/>
        <w:spacing w:line="276" w:lineRule="auto"/>
        <w:ind w:firstLine="720"/>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footage</w:t>
      </w:r>
      <w:proofErr w:type="spellEnd"/>
      <w:r w:rsidRPr="00623806">
        <w:rPr>
          <w:rFonts w:ascii="Helvetica" w:hAnsi="Helvetica"/>
          <w:lang w:val="es-ES"/>
        </w:rPr>
        <w:t xml:space="preserve"> </w:t>
      </w:r>
      <w:proofErr w:type="spellStart"/>
      <w:r w:rsidRPr="00623806">
        <w:rPr>
          <w:rFonts w:ascii="Helvetica" w:hAnsi="Helvetica"/>
          <w:lang w:val="es-ES"/>
        </w:rPr>
        <w:t>showed</w:t>
      </w:r>
      <w:proofErr w:type="spellEnd"/>
      <w:r w:rsidRPr="00623806">
        <w:rPr>
          <w:rFonts w:ascii="Helvetica" w:hAnsi="Helvetica"/>
          <w:lang w:val="es-ES"/>
        </w:rPr>
        <w:t xml:space="preserve"> me </w:t>
      </w:r>
      <w:proofErr w:type="spellStart"/>
      <w:r w:rsidRPr="00623806">
        <w:rPr>
          <w:rFonts w:ascii="Helvetica" w:hAnsi="Helvetica"/>
          <w:lang w:val="es-ES"/>
        </w:rPr>
        <w:t>breaching</w:t>
      </w:r>
      <w:proofErr w:type="spellEnd"/>
      <w:r w:rsidRPr="00623806">
        <w:rPr>
          <w:rFonts w:ascii="Helvetica" w:hAnsi="Helvetica"/>
          <w:lang w:val="es-ES"/>
        </w:rPr>
        <w:t xml:space="preserve"> a </w:t>
      </w:r>
      <w:proofErr w:type="spellStart"/>
      <w:r w:rsidRPr="00623806">
        <w:rPr>
          <w:rFonts w:ascii="Helvetica" w:hAnsi="Helvetica"/>
          <w:lang w:val="es-ES"/>
        </w:rPr>
        <w:t>door</w:t>
      </w:r>
      <w:proofErr w:type="spellEnd"/>
      <w:r w:rsidRPr="00623806">
        <w:rPr>
          <w:rFonts w:ascii="Helvetica" w:hAnsi="Helvetica"/>
          <w:lang w:val="es-ES"/>
        </w:rPr>
        <w:t xml:space="preserve">, </w:t>
      </w:r>
      <w:proofErr w:type="spellStart"/>
      <w:r w:rsidRPr="00623806">
        <w:rPr>
          <w:rFonts w:ascii="Helvetica" w:hAnsi="Helvetica"/>
          <w:lang w:val="es-ES"/>
        </w:rPr>
        <w:t>gun</w:t>
      </w:r>
      <w:proofErr w:type="spellEnd"/>
      <w:r w:rsidRPr="00623806">
        <w:rPr>
          <w:rFonts w:ascii="Helvetica" w:hAnsi="Helvetica"/>
          <w:lang w:val="es-ES"/>
        </w:rPr>
        <w:t xml:space="preserve"> in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hand</w:t>
      </w:r>
      <w:proofErr w:type="spellEnd"/>
      <w:r w:rsidRPr="00623806">
        <w:rPr>
          <w:rFonts w:ascii="Helvetica" w:hAnsi="Helvetica"/>
          <w:lang w:val="es-ES"/>
        </w:rPr>
        <w:t xml:space="preserve">, </w:t>
      </w:r>
      <w:proofErr w:type="spellStart"/>
      <w:r w:rsidRPr="00623806">
        <w:rPr>
          <w:rFonts w:ascii="Helvetica" w:hAnsi="Helvetica"/>
          <w:lang w:val="es-ES"/>
        </w:rPr>
        <w:t>knife</w:t>
      </w:r>
      <w:proofErr w:type="spellEnd"/>
      <w:r w:rsidRPr="00623806">
        <w:rPr>
          <w:rFonts w:ascii="Helvetica" w:hAnsi="Helvetica"/>
          <w:lang w:val="es-ES"/>
        </w:rPr>
        <w:t xml:space="preserve"> 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other</w:t>
      </w:r>
      <w:proofErr w:type="spellEnd"/>
      <w:r w:rsidRPr="00623806">
        <w:rPr>
          <w:rFonts w:ascii="Helvetica" w:hAnsi="Helvetica"/>
          <w:lang w:val="es-ES"/>
        </w:rPr>
        <w:t xml:space="preserve">—brutal, </w:t>
      </w:r>
      <w:proofErr w:type="spellStart"/>
      <w:r w:rsidRPr="00623806">
        <w:rPr>
          <w:rFonts w:ascii="Helvetica" w:hAnsi="Helvetica"/>
          <w:lang w:val="es-ES"/>
        </w:rPr>
        <w:t>fast</w:t>
      </w:r>
      <w:proofErr w:type="spellEnd"/>
      <w:r w:rsidRPr="00623806">
        <w:rPr>
          <w:rFonts w:ascii="Helvetica" w:hAnsi="Helvetica"/>
          <w:lang w:val="es-ES"/>
        </w:rPr>
        <w:t xml:space="preserve">, </w:t>
      </w:r>
      <w:proofErr w:type="spellStart"/>
      <w:r w:rsidRPr="00623806">
        <w:rPr>
          <w:rFonts w:ascii="Helvetica" w:hAnsi="Helvetica"/>
          <w:lang w:val="es-ES"/>
        </w:rPr>
        <w:t>silent</w:t>
      </w:r>
      <w:proofErr w:type="spellEnd"/>
      <w:r w:rsidRPr="00623806">
        <w:rPr>
          <w:rFonts w:ascii="Helvetica" w:hAnsi="Helvetica"/>
          <w:lang w:val="es-ES"/>
        </w:rPr>
        <w:t xml:space="preserve">. </w:t>
      </w:r>
      <w:proofErr w:type="spellStart"/>
      <w:r w:rsidRPr="00623806">
        <w:rPr>
          <w:rFonts w:ascii="Helvetica" w:hAnsi="Helvetica"/>
          <w:lang w:val="es-ES"/>
        </w:rPr>
        <w:t>Enemies</w:t>
      </w:r>
      <w:proofErr w:type="spellEnd"/>
      <w:r w:rsidRPr="00623806">
        <w:rPr>
          <w:rFonts w:ascii="Helvetica" w:hAnsi="Helvetica"/>
          <w:lang w:val="es-ES"/>
        </w:rPr>
        <w:t xml:space="preserve"> </w:t>
      </w:r>
      <w:proofErr w:type="spellStart"/>
      <w:r w:rsidRPr="00623806">
        <w:rPr>
          <w:rFonts w:ascii="Helvetica" w:hAnsi="Helvetica"/>
          <w:lang w:val="es-ES"/>
        </w:rPr>
        <w:t>fell</w:t>
      </w:r>
      <w:proofErr w:type="spellEnd"/>
      <w:r w:rsidRPr="00623806">
        <w:rPr>
          <w:rFonts w:ascii="Helvetica" w:hAnsi="Helvetica"/>
          <w:lang w:val="es-ES"/>
        </w:rPr>
        <w:t xml:space="preserve"> </w:t>
      </w:r>
      <w:proofErr w:type="spellStart"/>
      <w:r w:rsidRPr="00623806">
        <w:rPr>
          <w:rFonts w:ascii="Helvetica" w:hAnsi="Helvetica"/>
          <w:lang w:val="es-ES"/>
        </w:rPr>
        <w:t>without</w:t>
      </w:r>
      <w:proofErr w:type="spellEnd"/>
      <w:r w:rsidRPr="00623806">
        <w:rPr>
          <w:rFonts w:ascii="Helvetica" w:hAnsi="Helvetica"/>
          <w:lang w:val="es-ES"/>
        </w:rPr>
        <w:t xml:space="preserve"> a </w:t>
      </w:r>
      <w:proofErr w:type="spellStart"/>
      <w:r w:rsidRPr="00623806">
        <w:rPr>
          <w:rFonts w:ascii="Helvetica" w:hAnsi="Helvetica"/>
          <w:lang w:val="es-ES"/>
        </w:rPr>
        <w:t>sound</w:t>
      </w:r>
      <w:proofErr w:type="spellEnd"/>
      <w:r w:rsidRPr="00623806">
        <w:rPr>
          <w:rFonts w:ascii="Helvetica" w:hAnsi="Helvetica"/>
          <w:lang w:val="es-ES"/>
        </w:rPr>
        <w:t xml:space="preserve">, </w:t>
      </w:r>
      <w:proofErr w:type="spellStart"/>
      <w:r w:rsidRPr="00623806">
        <w:rPr>
          <w:rFonts w:ascii="Helvetica" w:hAnsi="Helvetica"/>
          <w:lang w:val="es-ES"/>
        </w:rPr>
        <w:t>each</w:t>
      </w:r>
      <w:proofErr w:type="spellEnd"/>
      <w:r w:rsidRPr="00623806">
        <w:rPr>
          <w:rFonts w:ascii="Helvetica" w:hAnsi="Helvetica"/>
          <w:lang w:val="es-ES"/>
        </w:rPr>
        <w:t xml:space="preserve"> </w:t>
      </w:r>
      <w:proofErr w:type="spellStart"/>
      <w:r w:rsidRPr="00623806">
        <w:rPr>
          <w:rFonts w:ascii="Helvetica" w:hAnsi="Helvetica"/>
          <w:lang w:val="es-ES"/>
        </w:rPr>
        <w:t>takedown</w:t>
      </w:r>
      <w:proofErr w:type="spellEnd"/>
      <w:r w:rsidRPr="00623806">
        <w:rPr>
          <w:rFonts w:ascii="Helvetica" w:hAnsi="Helvetica"/>
          <w:lang w:val="es-ES"/>
        </w:rPr>
        <w:t xml:space="preserve"> more </w:t>
      </w:r>
      <w:proofErr w:type="spellStart"/>
      <w:r w:rsidRPr="00623806">
        <w:rPr>
          <w:rFonts w:ascii="Helvetica" w:hAnsi="Helvetica"/>
          <w:lang w:val="es-ES"/>
        </w:rPr>
        <w:t>efficient</w:t>
      </w:r>
      <w:proofErr w:type="spellEnd"/>
      <w:r w:rsidRPr="00623806">
        <w:rPr>
          <w:rFonts w:ascii="Helvetica" w:hAnsi="Helvetica"/>
          <w:lang w:val="es-ES"/>
        </w:rPr>
        <w:t xml:space="preserve"> </w:t>
      </w:r>
      <w:proofErr w:type="spellStart"/>
      <w:r w:rsidRPr="00623806">
        <w:rPr>
          <w:rFonts w:ascii="Helvetica" w:hAnsi="Helvetica"/>
          <w:lang w:val="es-ES"/>
        </w:rPr>
        <w:t>than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last</w:t>
      </w:r>
      <w:proofErr w:type="spellEnd"/>
      <w:r w:rsidRPr="00623806">
        <w:rPr>
          <w:rFonts w:ascii="Helvetica" w:hAnsi="Helvetica"/>
          <w:lang w:val="es-ES"/>
        </w:rPr>
        <w:t>.</w:t>
      </w:r>
    </w:p>
    <w:p w14:paraId="23AE6324" w14:textId="42C8CC25" w:rsidR="00CC26D5" w:rsidRPr="00623806" w:rsidRDefault="00CC26D5" w:rsidP="00CB5AAD">
      <w:pPr>
        <w:pStyle w:val="SceneBreak"/>
        <w:spacing w:line="276" w:lineRule="auto"/>
        <w:ind w:firstLine="720"/>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blink</w:t>
      </w:r>
      <w:proofErr w:type="spellEnd"/>
      <w:r w:rsidRPr="00623806">
        <w:rPr>
          <w:rFonts w:ascii="Helvetica" w:hAnsi="Helvetica"/>
          <w:lang w:val="es-ES"/>
        </w:rPr>
        <w:t xml:space="preserve"> as I </w:t>
      </w:r>
      <w:proofErr w:type="spellStart"/>
      <w:r w:rsidRPr="00623806">
        <w:rPr>
          <w:rFonts w:ascii="Helvetica" w:hAnsi="Helvetica"/>
          <w:lang w:val="es-ES"/>
        </w:rPr>
        <w:t>watched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I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hum </w:t>
      </w:r>
      <w:proofErr w:type="spellStart"/>
      <w:r w:rsidRPr="00623806">
        <w:rPr>
          <w:rFonts w:ascii="Helvetica" w:hAnsi="Helvetica"/>
          <w:lang w:val="es-ES"/>
        </w:rPr>
        <w:t>stir</w:t>
      </w:r>
      <w:proofErr w:type="spellEnd"/>
      <w:r w:rsidRPr="00623806">
        <w:rPr>
          <w:rFonts w:ascii="Helvetica" w:hAnsi="Helvetica"/>
          <w:lang w:val="es-ES"/>
        </w:rPr>
        <w:t xml:space="preserve"> </w:t>
      </w:r>
      <w:proofErr w:type="spellStart"/>
      <w:r w:rsidRPr="00623806">
        <w:rPr>
          <w:rFonts w:ascii="Helvetica" w:hAnsi="Helvetica"/>
          <w:lang w:val="es-ES"/>
        </w:rPr>
        <w:t>again</w:t>
      </w:r>
      <w:proofErr w:type="spellEnd"/>
      <w:r w:rsidRPr="00623806">
        <w:rPr>
          <w:rFonts w:ascii="Helvetica" w:hAnsi="Helvetica"/>
          <w:lang w:val="es-ES"/>
        </w:rPr>
        <w:t xml:space="preserve"> </w:t>
      </w:r>
      <w:proofErr w:type="spellStart"/>
      <w:r w:rsidRPr="00623806">
        <w:rPr>
          <w:rFonts w:ascii="Helvetica" w:hAnsi="Helvetica"/>
          <w:lang w:val="es-ES"/>
        </w:rPr>
        <w:t>beneath</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skin.</w:t>
      </w:r>
    </w:p>
    <w:p w14:paraId="44D9779F" w14:textId="2C4C7B23" w:rsidR="00CC26D5" w:rsidRPr="00623806" w:rsidRDefault="00CC26D5" w:rsidP="00CB5AAD">
      <w:pPr>
        <w:pStyle w:val="SceneBreak"/>
        <w:spacing w:line="276" w:lineRule="auto"/>
        <w:ind w:firstLine="720"/>
        <w:jc w:val="both"/>
        <w:rPr>
          <w:rFonts w:ascii="Helvetica" w:hAnsi="Helvetica"/>
          <w:lang w:val="es-ES"/>
        </w:rPr>
      </w:pP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other</w:t>
      </w:r>
      <w:proofErr w:type="spellEnd"/>
      <w:r w:rsidRPr="00623806">
        <w:rPr>
          <w:rFonts w:ascii="Helvetica" w:hAnsi="Helvetica"/>
          <w:lang w:val="es-ES"/>
        </w:rPr>
        <w:t xml:space="preserve"> </w:t>
      </w:r>
      <w:proofErr w:type="spellStart"/>
      <w:r w:rsidRPr="00623806">
        <w:rPr>
          <w:rFonts w:ascii="Helvetica" w:hAnsi="Helvetica"/>
          <w:lang w:val="es-ES"/>
        </w:rPr>
        <w:t>thing</w:t>
      </w:r>
      <w:proofErr w:type="spellEnd"/>
      <w:r w:rsidRPr="00623806">
        <w:rPr>
          <w:rFonts w:ascii="Helvetica" w:hAnsi="Helvetica"/>
          <w:lang w:val="es-ES"/>
        </w:rPr>
        <w:t>.</w:t>
      </w:r>
    </w:p>
    <w:p w14:paraId="4F4ADBC5" w14:textId="0A5A27DE" w:rsidR="00CC26D5" w:rsidRPr="00623806" w:rsidRDefault="00CC26D5" w:rsidP="00CB5AAD">
      <w:pPr>
        <w:pStyle w:val="SceneBreak"/>
        <w:spacing w:line="276" w:lineRule="auto"/>
        <w:ind w:firstLine="720"/>
        <w:jc w:val="both"/>
        <w:rPr>
          <w:rFonts w:ascii="Helvetica" w:hAnsi="Helvetica"/>
          <w:lang w:val="es-ES"/>
        </w:rPr>
      </w:pPr>
      <w:r w:rsidRPr="00623806">
        <w:rPr>
          <w:rFonts w:ascii="Helvetica" w:hAnsi="Helvetica"/>
          <w:lang w:val="es-ES"/>
        </w:rPr>
        <w:t xml:space="preserve">A </w:t>
      </w:r>
      <w:proofErr w:type="spellStart"/>
      <w:r w:rsidRPr="00623806">
        <w:rPr>
          <w:rFonts w:ascii="Helvetica" w:hAnsi="Helvetica"/>
          <w:lang w:val="es-ES"/>
        </w:rPr>
        <w:t>part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me </w:t>
      </w:r>
      <w:proofErr w:type="spellStart"/>
      <w:r w:rsidRPr="00623806">
        <w:rPr>
          <w:rFonts w:ascii="Helvetica" w:hAnsi="Helvetica"/>
          <w:lang w:val="es-ES"/>
        </w:rPr>
        <w:t>stood</w:t>
      </w:r>
      <w:proofErr w:type="spellEnd"/>
      <w:r w:rsidRPr="00623806">
        <w:rPr>
          <w:rFonts w:ascii="Helvetica" w:hAnsi="Helvetica"/>
          <w:lang w:val="es-ES"/>
        </w:rPr>
        <w:t xml:space="preserve"> </w:t>
      </w:r>
      <w:proofErr w:type="spellStart"/>
      <w:r w:rsidRPr="00623806">
        <w:rPr>
          <w:rFonts w:ascii="Helvetica" w:hAnsi="Helvetica"/>
          <w:lang w:val="es-ES"/>
        </w:rPr>
        <w:t>by</w:t>
      </w:r>
      <w:proofErr w:type="spellEnd"/>
      <w:r w:rsidRPr="00623806">
        <w:rPr>
          <w:rFonts w:ascii="Helvetica" w:hAnsi="Helvetica"/>
          <w:lang w:val="es-ES"/>
        </w:rPr>
        <w:t xml:space="preserve"> </w:t>
      </w:r>
      <w:proofErr w:type="spellStart"/>
      <w:r w:rsidRPr="00623806">
        <w:rPr>
          <w:rFonts w:ascii="Helvetica" w:hAnsi="Helvetica"/>
          <w:lang w:val="es-ES"/>
        </w:rPr>
        <w:t>their</w:t>
      </w:r>
      <w:proofErr w:type="spellEnd"/>
      <w:r w:rsidRPr="00623806">
        <w:rPr>
          <w:rFonts w:ascii="Helvetica" w:hAnsi="Helvetica"/>
          <w:lang w:val="es-ES"/>
        </w:rPr>
        <w:t xml:space="preserve"> </w:t>
      </w:r>
      <w:proofErr w:type="spellStart"/>
      <w:r w:rsidRPr="00623806">
        <w:rPr>
          <w:rFonts w:ascii="Helvetica" w:hAnsi="Helvetica"/>
          <w:lang w:val="es-ES"/>
        </w:rPr>
        <w:t>side</w:t>
      </w:r>
      <w:proofErr w:type="spellEnd"/>
      <w:r w:rsidRPr="00623806">
        <w:rPr>
          <w:rFonts w:ascii="Helvetica" w:hAnsi="Helvetica"/>
          <w:lang w:val="es-ES"/>
        </w:rPr>
        <w:t xml:space="preserve">, </w:t>
      </w:r>
      <w:proofErr w:type="spellStart"/>
      <w:r w:rsidRPr="00623806">
        <w:rPr>
          <w:rFonts w:ascii="Helvetica" w:hAnsi="Helvetica"/>
          <w:lang w:val="es-ES"/>
        </w:rPr>
        <w:t>recalling</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sensation</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their</w:t>
      </w:r>
      <w:proofErr w:type="spellEnd"/>
      <w:r w:rsidRPr="00623806">
        <w:rPr>
          <w:rFonts w:ascii="Helvetica" w:hAnsi="Helvetica"/>
          <w:lang w:val="es-ES"/>
        </w:rPr>
        <w:t xml:space="preserve"> </w:t>
      </w:r>
      <w:proofErr w:type="spellStart"/>
      <w:r w:rsidR="00CB5AAD" w:rsidRPr="00623806">
        <w:rPr>
          <w:rFonts w:ascii="Helvetica" w:hAnsi="Helvetica"/>
          <w:lang w:val="es-ES"/>
        </w:rPr>
        <w:t>p</w:t>
      </w:r>
      <w:r w:rsidRPr="00623806">
        <w:rPr>
          <w:rFonts w:ascii="Helvetica" w:hAnsi="Helvetica"/>
          <w:lang w:val="es-ES"/>
        </w:rPr>
        <w:t>resence</w:t>
      </w:r>
      <w:proofErr w:type="spellEnd"/>
      <w:r w:rsidRPr="00623806">
        <w:rPr>
          <w:rFonts w:ascii="Helvetica" w:hAnsi="Helvetica"/>
          <w:lang w:val="es-ES"/>
        </w:rPr>
        <w:t>.</w:t>
      </w:r>
    </w:p>
    <w:p w14:paraId="2F015297" w14:textId="71501E67" w:rsidR="00CC26D5" w:rsidRPr="00623806" w:rsidRDefault="00CC26D5" w:rsidP="00CB5AAD">
      <w:pPr>
        <w:pStyle w:val="SceneBreak"/>
        <w:spacing w:line="276" w:lineRule="auto"/>
        <w:ind w:firstLine="720"/>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Twenty-three</w:t>
      </w:r>
      <w:proofErr w:type="spellEnd"/>
      <w:r w:rsidRPr="00623806">
        <w:rPr>
          <w:rFonts w:ascii="Helvetica" w:hAnsi="Helvetica"/>
          <w:lang w:val="es-ES"/>
        </w:rPr>
        <w:t xml:space="preserve"> hostiles,” </w:t>
      </w:r>
      <w:proofErr w:type="spellStart"/>
      <w:r w:rsidRPr="00623806">
        <w:rPr>
          <w:rFonts w:ascii="Helvetica" w:hAnsi="Helvetica"/>
          <w:lang w:val="es-ES"/>
        </w:rPr>
        <w:t>Anders</w:t>
      </w:r>
      <w:proofErr w:type="spellEnd"/>
      <w:r w:rsidRPr="00623806">
        <w:rPr>
          <w:rFonts w:ascii="Helvetica" w:hAnsi="Helvetica"/>
          <w:lang w:val="es-ES"/>
        </w:rPr>
        <w:t xml:space="preserve"> </w:t>
      </w:r>
      <w:proofErr w:type="spellStart"/>
      <w:r w:rsidRPr="00623806">
        <w:rPr>
          <w:rFonts w:ascii="Helvetica" w:hAnsi="Helvetica"/>
          <w:lang w:val="es-ES"/>
        </w:rPr>
        <w:t>continued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tone</w:t>
      </w:r>
      <w:proofErr w:type="spellEnd"/>
      <w:r w:rsidRPr="00623806">
        <w:rPr>
          <w:rFonts w:ascii="Helvetica" w:hAnsi="Helvetica"/>
          <w:lang w:val="es-ES"/>
        </w:rPr>
        <w:t xml:space="preserve"> </w:t>
      </w:r>
      <w:proofErr w:type="spellStart"/>
      <w:r w:rsidRPr="00623806">
        <w:rPr>
          <w:rFonts w:ascii="Helvetica" w:hAnsi="Helvetica"/>
          <w:lang w:val="es-ES"/>
        </w:rPr>
        <w:t>almost</w:t>
      </w:r>
      <w:proofErr w:type="spellEnd"/>
      <w:r w:rsidRPr="00623806">
        <w:rPr>
          <w:rFonts w:ascii="Helvetica" w:hAnsi="Helvetica"/>
          <w:lang w:val="es-ES"/>
        </w:rPr>
        <w:t xml:space="preserve"> </w:t>
      </w:r>
      <w:proofErr w:type="spellStart"/>
      <w:r w:rsidRPr="00623806">
        <w:rPr>
          <w:rFonts w:ascii="Helvetica" w:hAnsi="Helvetica"/>
          <w:lang w:val="es-ES"/>
        </w:rPr>
        <w:t>bored</w:t>
      </w:r>
      <w:proofErr w:type="spellEnd"/>
      <w:r w:rsidRPr="00623806">
        <w:rPr>
          <w:rFonts w:ascii="Helvetica" w:hAnsi="Helvetica"/>
          <w:lang w:val="es-ES"/>
        </w:rPr>
        <w:t>. “</w:t>
      </w:r>
      <w:proofErr w:type="spellStart"/>
      <w:r w:rsidRPr="00623806">
        <w:rPr>
          <w:rFonts w:ascii="Helvetica" w:hAnsi="Helvetica"/>
          <w:lang w:val="es-ES"/>
        </w:rPr>
        <w:t>Neutralized</w:t>
      </w:r>
      <w:proofErr w:type="spellEnd"/>
      <w:r w:rsidRPr="00623806">
        <w:rPr>
          <w:rFonts w:ascii="Helvetica" w:hAnsi="Helvetica"/>
          <w:lang w:val="es-ES"/>
        </w:rPr>
        <w:t>.”</w:t>
      </w:r>
    </w:p>
    <w:p w14:paraId="4A8674AA" w14:textId="7677E9C5" w:rsidR="00CC26D5" w:rsidRPr="00623806" w:rsidRDefault="00CC26D5" w:rsidP="00CB5AAD">
      <w:pPr>
        <w:pStyle w:val="SceneBreak"/>
        <w:spacing w:line="276" w:lineRule="auto"/>
        <w:ind w:firstLine="720"/>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scene</w:t>
      </w:r>
      <w:proofErr w:type="spellEnd"/>
      <w:r w:rsidRPr="00623806">
        <w:rPr>
          <w:rFonts w:ascii="Helvetica" w:hAnsi="Helvetica"/>
          <w:lang w:val="es-ES"/>
        </w:rPr>
        <w:t xml:space="preserve"> </w:t>
      </w:r>
      <w:proofErr w:type="spellStart"/>
      <w:r w:rsidRPr="00623806">
        <w:rPr>
          <w:rFonts w:ascii="Helvetica" w:hAnsi="Helvetica"/>
          <w:lang w:val="es-ES"/>
        </w:rPr>
        <w:t>shifted</w:t>
      </w:r>
      <w:proofErr w:type="spellEnd"/>
      <w:r w:rsidRPr="00623806">
        <w:rPr>
          <w:rFonts w:ascii="Helvetica" w:hAnsi="Helvetica"/>
          <w:lang w:val="es-ES"/>
        </w:rPr>
        <w:t xml:space="preserve">—me </w:t>
      </w:r>
      <w:proofErr w:type="spellStart"/>
      <w:r w:rsidRPr="00623806">
        <w:rPr>
          <w:rFonts w:ascii="Helvetica" w:hAnsi="Helvetica"/>
          <w:lang w:val="es-ES"/>
        </w:rPr>
        <w:t>dragging</w:t>
      </w:r>
      <w:proofErr w:type="spellEnd"/>
      <w:r w:rsidRPr="00623806">
        <w:rPr>
          <w:rFonts w:ascii="Helvetica" w:hAnsi="Helvetica"/>
          <w:lang w:val="es-ES"/>
        </w:rPr>
        <w:t xml:space="preserve"> </w:t>
      </w:r>
      <w:proofErr w:type="spellStart"/>
      <w:r w:rsidRPr="00623806">
        <w:rPr>
          <w:rFonts w:ascii="Helvetica" w:hAnsi="Helvetica"/>
          <w:lang w:val="es-ES"/>
        </w:rPr>
        <w:t>an</w:t>
      </w:r>
      <w:proofErr w:type="spellEnd"/>
      <w:r w:rsidRPr="00623806">
        <w:rPr>
          <w:rFonts w:ascii="Helvetica" w:hAnsi="Helvetica"/>
          <w:lang w:val="es-ES"/>
        </w:rPr>
        <w:t xml:space="preserve"> </w:t>
      </w:r>
      <w:proofErr w:type="spellStart"/>
      <w:r w:rsidRPr="00623806">
        <w:rPr>
          <w:rFonts w:ascii="Helvetica" w:hAnsi="Helvetica"/>
          <w:lang w:val="es-ES"/>
        </w:rPr>
        <w:t>enemy</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shadows</w:t>
      </w:r>
      <w:proofErr w:type="spellEnd"/>
      <w:r w:rsidRPr="00623806">
        <w:rPr>
          <w:rFonts w:ascii="Helvetica" w:hAnsi="Helvetica"/>
          <w:lang w:val="es-ES"/>
        </w:rPr>
        <w:t xml:space="preserve">, </w:t>
      </w:r>
      <w:proofErr w:type="spellStart"/>
      <w:r w:rsidRPr="00623806">
        <w:rPr>
          <w:rFonts w:ascii="Helvetica" w:hAnsi="Helvetica"/>
          <w:lang w:val="es-ES"/>
        </w:rPr>
        <w:t>slicing</w:t>
      </w:r>
      <w:proofErr w:type="spellEnd"/>
      <w:r w:rsidRPr="00623806">
        <w:rPr>
          <w:rFonts w:ascii="Helvetica" w:hAnsi="Helvetica"/>
          <w:lang w:val="es-ES"/>
        </w:rPr>
        <w:t xml:space="preserve"> a </w:t>
      </w:r>
      <w:proofErr w:type="spellStart"/>
      <w:r w:rsidRPr="00623806">
        <w:rPr>
          <w:rFonts w:ascii="Helvetica" w:hAnsi="Helvetica"/>
          <w:lang w:val="es-ES"/>
        </w:rPr>
        <w:t>throat</w:t>
      </w:r>
      <w:proofErr w:type="spellEnd"/>
      <w:r w:rsidRPr="00623806">
        <w:rPr>
          <w:rFonts w:ascii="Helvetica" w:hAnsi="Helvetica"/>
          <w:lang w:val="es-ES"/>
        </w:rPr>
        <w:t xml:space="preserve"> </w:t>
      </w:r>
      <w:proofErr w:type="spellStart"/>
      <w:r w:rsidRPr="00623806">
        <w:rPr>
          <w:rFonts w:ascii="Helvetica" w:hAnsi="Helvetica"/>
          <w:lang w:val="es-ES"/>
        </w:rPr>
        <w:t>cleanly</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dropping</w:t>
      </w:r>
      <w:proofErr w:type="spellEnd"/>
      <w:r w:rsidRPr="00623806">
        <w:rPr>
          <w:rFonts w:ascii="Helvetica" w:hAnsi="Helvetica"/>
          <w:lang w:val="es-ES"/>
        </w:rPr>
        <w:t xml:space="preserve"> </w:t>
      </w:r>
      <w:proofErr w:type="spellStart"/>
      <w:r w:rsidRPr="00623806">
        <w:rPr>
          <w:rFonts w:ascii="Helvetica" w:hAnsi="Helvetica"/>
          <w:lang w:val="es-ES"/>
        </w:rPr>
        <w:t>without</w:t>
      </w:r>
      <w:proofErr w:type="spellEnd"/>
      <w:r w:rsidRPr="00623806">
        <w:rPr>
          <w:rFonts w:ascii="Helvetica" w:hAnsi="Helvetica"/>
          <w:lang w:val="es-ES"/>
        </w:rPr>
        <w:t xml:space="preserve"> a </w:t>
      </w:r>
      <w:proofErr w:type="spellStart"/>
      <w:r w:rsidRPr="00623806">
        <w:rPr>
          <w:rFonts w:ascii="Helvetica" w:hAnsi="Helvetica"/>
          <w:lang w:val="es-ES"/>
        </w:rPr>
        <w:t>sound</w:t>
      </w:r>
      <w:proofErr w:type="spellEnd"/>
      <w:r w:rsidRPr="00623806">
        <w:rPr>
          <w:rFonts w:ascii="Helvetica" w:hAnsi="Helvetica"/>
          <w:lang w:val="es-ES"/>
        </w:rPr>
        <w:t>.</w:t>
      </w:r>
    </w:p>
    <w:p w14:paraId="7B23FF6C" w14:textId="3719DE74" w:rsidR="00CC26D5" w:rsidRPr="00623806" w:rsidRDefault="00CC26D5" w:rsidP="00CB5AAD">
      <w:pPr>
        <w:pStyle w:val="SceneBreak"/>
        <w:spacing w:line="276" w:lineRule="auto"/>
        <w:ind w:firstLine="720"/>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Guns</w:t>
      </w:r>
      <w:proofErr w:type="spellEnd"/>
      <w:r w:rsidRPr="00623806">
        <w:rPr>
          <w:rFonts w:ascii="Helvetica" w:hAnsi="Helvetica"/>
          <w:lang w:val="es-ES"/>
        </w:rPr>
        <w:t xml:space="preserve">. </w:t>
      </w:r>
      <w:proofErr w:type="spellStart"/>
      <w:r w:rsidRPr="00623806">
        <w:rPr>
          <w:rFonts w:ascii="Helvetica" w:hAnsi="Helvetica"/>
          <w:lang w:val="es-ES"/>
        </w:rPr>
        <w:t>Knives</w:t>
      </w:r>
      <w:proofErr w:type="spellEnd"/>
      <w:r w:rsidRPr="00623806">
        <w:rPr>
          <w:rFonts w:ascii="Helvetica" w:hAnsi="Helvetica"/>
          <w:lang w:val="es-ES"/>
        </w:rPr>
        <w:t xml:space="preserve">. </w:t>
      </w:r>
      <w:proofErr w:type="spellStart"/>
      <w:r w:rsidRPr="00623806">
        <w:rPr>
          <w:rFonts w:ascii="Helvetica" w:hAnsi="Helvetica"/>
          <w:lang w:val="es-ES"/>
        </w:rPr>
        <w:t>Bare</w:t>
      </w:r>
      <w:proofErr w:type="spellEnd"/>
      <w:r w:rsidRPr="00623806">
        <w:rPr>
          <w:rFonts w:ascii="Helvetica" w:hAnsi="Helvetica"/>
          <w:lang w:val="es-ES"/>
        </w:rPr>
        <w:t xml:space="preserve"> </w:t>
      </w:r>
      <w:proofErr w:type="spellStart"/>
      <w:r w:rsidRPr="00623806">
        <w:rPr>
          <w:rFonts w:ascii="Helvetica" w:hAnsi="Helvetica"/>
          <w:lang w:val="es-ES"/>
        </w:rPr>
        <w:t>hands</w:t>
      </w:r>
      <w:proofErr w:type="spellEnd"/>
      <w:r w:rsidRPr="00623806">
        <w:rPr>
          <w:rFonts w:ascii="Helvetica" w:hAnsi="Helvetica"/>
          <w:lang w:val="es-ES"/>
        </w:rPr>
        <w:t>.”</w:t>
      </w:r>
    </w:p>
    <w:p w14:paraId="6636303B" w14:textId="4C536A17" w:rsidR="00CC26D5" w:rsidRPr="00623806" w:rsidRDefault="00CC26D5" w:rsidP="00CB5AAD">
      <w:pPr>
        <w:pStyle w:val="SceneBreak"/>
        <w:spacing w:line="276" w:lineRule="auto"/>
        <w:ind w:firstLine="720"/>
        <w:jc w:val="both"/>
        <w:rPr>
          <w:rFonts w:ascii="Helvetica" w:hAnsi="Helvetica"/>
          <w:lang w:val="es-ES"/>
        </w:rPr>
      </w:pPr>
      <w:proofErr w:type="spellStart"/>
      <w:r w:rsidRPr="00623806">
        <w:rPr>
          <w:rFonts w:ascii="Helvetica" w:hAnsi="Helvetica"/>
          <w:lang w:val="es-ES"/>
        </w:rPr>
        <w:t>Another</w:t>
      </w:r>
      <w:proofErr w:type="spellEnd"/>
      <w:r w:rsidRPr="00623806">
        <w:rPr>
          <w:rFonts w:ascii="Helvetica" w:hAnsi="Helvetica"/>
          <w:lang w:val="es-ES"/>
        </w:rPr>
        <w:t xml:space="preserve"> </w:t>
      </w:r>
      <w:proofErr w:type="spellStart"/>
      <w:r w:rsidRPr="00623806">
        <w:rPr>
          <w:rFonts w:ascii="Helvetica" w:hAnsi="Helvetica"/>
          <w:lang w:val="es-ES"/>
        </w:rPr>
        <w:t>cut</w:t>
      </w:r>
      <w:proofErr w:type="spellEnd"/>
      <w:r w:rsidRPr="00623806">
        <w:rPr>
          <w:rFonts w:ascii="Helvetica" w:hAnsi="Helvetica"/>
          <w:lang w:val="es-ES"/>
        </w:rPr>
        <w:t xml:space="preserve">: I </w:t>
      </w:r>
      <w:proofErr w:type="spellStart"/>
      <w:r w:rsidRPr="00623806">
        <w:rPr>
          <w:rFonts w:ascii="Helvetica" w:hAnsi="Helvetica"/>
          <w:lang w:val="es-ES"/>
        </w:rPr>
        <w:t>weaved</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gunfire</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I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see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bullets</w:t>
      </w:r>
      <w:proofErr w:type="spellEnd"/>
      <w:r w:rsidRPr="00623806">
        <w:rPr>
          <w:rFonts w:ascii="Helvetica" w:hAnsi="Helvetica"/>
          <w:lang w:val="es-ES"/>
        </w:rPr>
        <w:t xml:space="preserve"> </w:t>
      </w:r>
      <w:proofErr w:type="spellStart"/>
      <w:r w:rsidRPr="00623806">
        <w:rPr>
          <w:rFonts w:ascii="Helvetica" w:hAnsi="Helvetica"/>
          <w:lang w:val="es-ES"/>
        </w:rPr>
        <w:t>coming</w:t>
      </w:r>
      <w:proofErr w:type="spellEnd"/>
      <w:r w:rsidRPr="00623806">
        <w:rPr>
          <w:rFonts w:ascii="Helvetica" w:hAnsi="Helvetica"/>
          <w:lang w:val="es-ES"/>
        </w:rPr>
        <w:t>—</w:t>
      </w:r>
      <w:proofErr w:type="spellStart"/>
      <w:r w:rsidRPr="00623806">
        <w:rPr>
          <w:rFonts w:ascii="Helvetica" w:hAnsi="Helvetica"/>
          <w:lang w:val="es-ES"/>
        </w:rPr>
        <w:t>every</w:t>
      </w:r>
      <w:proofErr w:type="spellEnd"/>
      <w:r w:rsidRPr="00623806">
        <w:rPr>
          <w:rFonts w:ascii="Helvetica" w:hAnsi="Helvetica"/>
          <w:lang w:val="es-ES"/>
        </w:rPr>
        <w:t xml:space="preserve"> </w:t>
      </w:r>
      <w:proofErr w:type="spellStart"/>
      <w:r w:rsidRPr="00623806">
        <w:rPr>
          <w:rFonts w:ascii="Helvetica" w:hAnsi="Helvetica"/>
          <w:lang w:val="es-ES"/>
        </w:rPr>
        <w:t>shot</w:t>
      </w:r>
      <w:proofErr w:type="spellEnd"/>
      <w:r w:rsidRPr="00623806">
        <w:rPr>
          <w:rFonts w:ascii="Helvetica" w:hAnsi="Helvetica"/>
          <w:lang w:val="es-ES"/>
        </w:rPr>
        <w:t xml:space="preserve"> I </w:t>
      </w:r>
      <w:proofErr w:type="spellStart"/>
      <w:r w:rsidRPr="00623806">
        <w:rPr>
          <w:rFonts w:ascii="Helvetica" w:hAnsi="Helvetica"/>
          <w:lang w:val="es-ES"/>
        </w:rPr>
        <w:t>fired</w:t>
      </w:r>
      <w:proofErr w:type="spellEnd"/>
      <w:r w:rsidRPr="00623806">
        <w:rPr>
          <w:rFonts w:ascii="Helvetica" w:hAnsi="Helvetica"/>
          <w:lang w:val="es-ES"/>
        </w:rPr>
        <w:t xml:space="preserve"> hit </w:t>
      </w:r>
      <w:proofErr w:type="spellStart"/>
      <w:r w:rsidRPr="00623806">
        <w:rPr>
          <w:rFonts w:ascii="Helvetica" w:hAnsi="Helvetica"/>
          <w:lang w:val="es-ES"/>
        </w:rPr>
        <w:t>its</w:t>
      </w:r>
      <w:proofErr w:type="spellEnd"/>
      <w:r w:rsidRPr="00623806">
        <w:rPr>
          <w:rFonts w:ascii="Helvetica" w:hAnsi="Helvetica"/>
          <w:lang w:val="es-ES"/>
        </w:rPr>
        <w:t xml:space="preserve"> </w:t>
      </w:r>
      <w:proofErr w:type="spellStart"/>
      <w:r w:rsidRPr="00623806">
        <w:rPr>
          <w:rFonts w:ascii="Helvetica" w:hAnsi="Helvetica"/>
          <w:lang w:val="es-ES"/>
        </w:rPr>
        <w:t>mark</w:t>
      </w:r>
      <w:proofErr w:type="spellEnd"/>
      <w:r w:rsidRPr="00623806">
        <w:rPr>
          <w:rFonts w:ascii="Helvetica" w:hAnsi="Helvetica"/>
          <w:lang w:val="es-ES"/>
        </w:rPr>
        <w:t>.</w:t>
      </w:r>
    </w:p>
    <w:p w14:paraId="37E6FF48" w14:textId="62B81D93" w:rsidR="00CC26D5" w:rsidRPr="00623806" w:rsidRDefault="00CC26D5" w:rsidP="00CB5AAD">
      <w:pPr>
        <w:pStyle w:val="SceneBreak"/>
        <w:spacing w:line="276" w:lineRule="auto"/>
        <w:ind w:firstLine="720"/>
        <w:jc w:val="both"/>
        <w:rPr>
          <w:rFonts w:ascii="Helvetica" w:hAnsi="Helvetica"/>
          <w:lang w:val="es-ES"/>
        </w:rPr>
      </w:pPr>
      <w:r w:rsidRPr="00623806">
        <w:rPr>
          <w:rFonts w:ascii="Helvetica" w:hAnsi="Helvetica"/>
          <w:lang w:val="es-ES"/>
        </w:rPr>
        <w:t xml:space="preserve">Head. </w:t>
      </w:r>
      <w:proofErr w:type="spellStart"/>
      <w:r w:rsidRPr="00623806">
        <w:rPr>
          <w:rFonts w:ascii="Helvetica" w:hAnsi="Helvetica"/>
          <w:lang w:val="es-ES"/>
        </w:rPr>
        <w:t>Chest</w:t>
      </w:r>
      <w:proofErr w:type="spellEnd"/>
      <w:r w:rsidRPr="00623806">
        <w:rPr>
          <w:rFonts w:ascii="Helvetica" w:hAnsi="Helvetica"/>
          <w:lang w:val="es-ES"/>
        </w:rPr>
        <w:t xml:space="preserve">. </w:t>
      </w:r>
      <w:proofErr w:type="spellStart"/>
      <w:r w:rsidRPr="00623806">
        <w:rPr>
          <w:rFonts w:ascii="Helvetica" w:hAnsi="Helvetica"/>
          <w:lang w:val="es-ES"/>
        </w:rPr>
        <w:t>Throat</w:t>
      </w:r>
      <w:proofErr w:type="spellEnd"/>
      <w:r w:rsidRPr="00623806">
        <w:rPr>
          <w:rFonts w:ascii="Helvetica" w:hAnsi="Helvetica"/>
          <w:lang w:val="es-ES"/>
        </w:rPr>
        <w:t xml:space="preserve">. No </w:t>
      </w:r>
      <w:proofErr w:type="spellStart"/>
      <w:r w:rsidRPr="00623806">
        <w:rPr>
          <w:rFonts w:ascii="Helvetica" w:hAnsi="Helvetica"/>
          <w:lang w:val="es-ES"/>
        </w:rPr>
        <w:t>hesitation</w:t>
      </w:r>
      <w:proofErr w:type="spellEnd"/>
      <w:r w:rsidRPr="00623806">
        <w:rPr>
          <w:rFonts w:ascii="Helvetica" w:hAnsi="Helvetica"/>
          <w:lang w:val="es-ES"/>
        </w:rPr>
        <w:t xml:space="preserve">. </w:t>
      </w:r>
      <w:proofErr w:type="spellStart"/>
      <w:r w:rsidRPr="00623806">
        <w:rPr>
          <w:rFonts w:ascii="Helvetica" w:hAnsi="Helvetica"/>
          <w:lang w:val="es-ES"/>
        </w:rPr>
        <w:t>There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no </w:t>
      </w:r>
      <w:proofErr w:type="spellStart"/>
      <w:r w:rsidRPr="00623806">
        <w:rPr>
          <w:rFonts w:ascii="Helvetica" w:hAnsi="Helvetica"/>
          <w:lang w:val="es-ES"/>
        </w:rPr>
        <w:t>second-guessing</w:t>
      </w:r>
      <w:proofErr w:type="spellEnd"/>
      <w:r w:rsidRPr="00623806">
        <w:rPr>
          <w:rFonts w:ascii="Helvetica" w:hAnsi="Helvetica"/>
          <w:lang w:val="es-ES"/>
        </w:rPr>
        <w:t>.</w:t>
      </w:r>
    </w:p>
    <w:p w14:paraId="25FE0667" w14:textId="1F24D2CF" w:rsidR="00CC26D5" w:rsidRPr="00623806" w:rsidRDefault="00CC26D5" w:rsidP="00CB5AAD">
      <w:pPr>
        <w:pStyle w:val="SceneBreak"/>
        <w:spacing w:line="276" w:lineRule="auto"/>
        <w:ind w:firstLine="720"/>
        <w:jc w:val="both"/>
        <w:rPr>
          <w:rFonts w:ascii="Helvetica" w:hAnsi="Helvetica"/>
          <w:lang w:val="es-ES"/>
        </w:rPr>
      </w:pP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part</w:t>
      </w:r>
      <w:proofErr w:type="spellEnd"/>
      <w:r w:rsidRPr="00623806">
        <w:rPr>
          <w:rFonts w:ascii="Helvetica" w:hAnsi="Helvetica"/>
          <w:lang w:val="es-ES"/>
        </w:rPr>
        <w:t xml:space="preserve"> </w:t>
      </w:r>
      <w:proofErr w:type="spellStart"/>
      <w:r w:rsidRPr="00623806">
        <w:rPr>
          <w:rFonts w:ascii="Helvetica" w:hAnsi="Helvetica"/>
          <w:lang w:val="es-ES"/>
        </w:rPr>
        <w:t>they</w:t>
      </w:r>
      <w:proofErr w:type="spellEnd"/>
      <w:r w:rsidRPr="00623806">
        <w:rPr>
          <w:rFonts w:ascii="Helvetica" w:hAnsi="Helvetica"/>
          <w:lang w:val="es-ES"/>
        </w:rPr>
        <w:t xml:space="preserve"> </w:t>
      </w:r>
      <w:proofErr w:type="spellStart"/>
      <w:r w:rsidRPr="00623806">
        <w:rPr>
          <w:rFonts w:ascii="Helvetica" w:hAnsi="Helvetica"/>
          <w:lang w:val="es-ES"/>
        </w:rPr>
        <w:t>would</w:t>
      </w:r>
      <w:proofErr w:type="spellEnd"/>
      <w:r w:rsidRPr="00623806">
        <w:rPr>
          <w:rFonts w:ascii="Helvetica" w:hAnsi="Helvetica"/>
          <w:lang w:val="es-ES"/>
        </w:rPr>
        <w:t xml:space="preserve"> </w:t>
      </w:r>
      <w:proofErr w:type="spellStart"/>
      <w:r w:rsidRPr="00623806">
        <w:rPr>
          <w:rFonts w:ascii="Helvetica" w:hAnsi="Helvetica"/>
          <w:lang w:val="es-ES"/>
        </w:rPr>
        <w:t>have</w:t>
      </w:r>
      <w:proofErr w:type="spellEnd"/>
      <w:r w:rsidRPr="00623806">
        <w:rPr>
          <w:rFonts w:ascii="Helvetica" w:hAnsi="Helvetica"/>
          <w:lang w:val="es-ES"/>
        </w:rPr>
        <w:t xml:space="preserve"> </w:t>
      </w:r>
      <w:proofErr w:type="spellStart"/>
      <w:r w:rsidRPr="00623806">
        <w:rPr>
          <w:rFonts w:ascii="Helvetica" w:hAnsi="Helvetica"/>
          <w:lang w:val="es-ES"/>
        </w:rPr>
        <w:t>watched</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loop</w:t>
      </w:r>
      <w:proofErr w:type="spellEnd"/>
      <w:r w:rsidRPr="00623806">
        <w:rPr>
          <w:rFonts w:ascii="Helvetica" w:hAnsi="Helvetica"/>
          <w:lang w:val="es-ES"/>
        </w:rPr>
        <w:t>.</w:t>
      </w:r>
    </w:p>
    <w:p w14:paraId="7EC95F84" w14:textId="4BA1F445" w:rsidR="00CC26D5" w:rsidRPr="00623806" w:rsidRDefault="00CC26D5" w:rsidP="00CC26D5">
      <w:pPr>
        <w:pStyle w:val="SceneBreak"/>
        <w:spacing w:line="276" w:lineRule="auto"/>
        <w:jc w:val="both"/>
        <w:rPr>
          <w:rFonts w:ascii="Helvetica" w:hAnsi="Helvetica"/>
          <w:lang w:val="es-ES"/>
        </w:rPr>
      </w:pPr>
      <w:r w:rsidRPr="00623806">
        <w:rPr>
          <w:rFonts w:ascii="Helvetica" w:hAnsi="Helvetica"/>
          <w:lang w:val="es-ES"/>
        </w:rPr>
        <w:t xml:space="preserve">A </w:t>
      </w:r>
      <w:proofErr w:type="spellStart"/>
      <w:r w:rsidRPr="00623806">
        <w:rPr>
          <w:rFonts w:ascii="Helvetica" w:hAnsi="Helvetica"/>
          <w:lang w:val="es-ES"/>
        </w:rPr>
        <w:t>man</w:t>
      </w:r>
      <w:proofErr w:type="spellEnd"/>
      <w:r w:rsidRPr="00623806">
        <w:rPr>
          <w:rFonts w:ascii="Helvetica" w:hAnsi="Helvetica"/>
          <w:lang w:val="es-ES"/>
        </w:rPr>
        <w:t>—</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enemy</w:t>
      </w:r>
      <w:proofErr w:type="spellEnd"/>
      <w:r w:rsidRPr="00623806">
        <w:rPr>
          <w:rFonts w:ascii="Helvetica" w:hAnsi="Helvetica"/>
          <w:lang w:val="es-ES"/>
        </w:rPr>
        <w:t xml:space="preserve"> </w:t>
      </w:r>
      <w:proofErr w:type="spellStart"/>
      <w:r w:rsidRPr="00623806">
        <w:rPr>
          <w:rFonts w:ascii="Helvetica" w:hAnsi="Helvetica"/>
          <w:lang w:val="es-ES"/>
        </w:rPr>
        <w:t>soldiers</w:t>
      </w:r>
      <w:proofErr w:type="spellEnd"/>
      <w:r w:rsidRPr="00623806">
        <w:rPr>
          <w:rFonts w:ascii="Helvetica" w:hAnsi="Helvetica"/>
          <w:lang w:val="es-ES"/>
        </w:rPr>
        <w:t>—</w:t>
      </w:r>
      <w:proofErr w:type="spellStart"/>
      <w:r w:rsidRPr="00623806">
        <w:rPr>
          <w:rFonts w:ascii="Helvetica" w:hAnsi="Helvetica"/>
          <w:lang w:val="es-ES"/>
        </w:rPr>
        <w:t>threw</w:t>
      </w:r>
      <w:proofErr w:type="spellEnd"/>
      <w:r w:rsidRPr="00623806">
        <w:rPr>
          <w:rFonts w:ascii="Helvetica" w:hAnsi="Helvetica"/>
          <w:lang w:val="es-ES"/>
        </w:rPr>
        <w:t xml:space="preserve"> </w:t>
      </w:r>
      <w:proofErr w:type="spellStart"/>
      <w:r w:rsidRPr="00623806">
        <w:rPr>
          <w:rFonts w:ascii="Helvetica" w:hAnsi="Helvetica"/>
          <w:lang w:val="es-ES"/>
        </w:rPr>
        <w:t>down</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rifle, </w:t>
      </w:r>
      <w:proofErr w:type="spellStart"/>
      <w:r w:rsidRPr="00623806">
        <w:rPr>
          <w:rFonts w:ascii="Helvetica" w:hAnsi="Helvetica"/>
          <w:lang w:val="es-ES"/>
        </w:rPr>
        <w:t>raised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hands</w:t>
      </w:r>
      <w:proofErr w:type="spellEnd"/>
      <w:r w:rsidRPr="00623806">
        <w:rPr>
          <w:rFonts w:ascii="Helvetica" w:hAnsi="Helvetica"/>
          <w:lang w:val="es-ES"/>
        </w:rPr>
        <w:t xml:space="preserve">, </w:t>
      </w:r>
      <w:proofErr w:type="spellStart"/>
      <w:r w:rsidRPr="00623806">
        <w:rPr>
          <w:rFonts w:ascii="Helvetica" w:hAnsi="Helvetica"/>
          <w:lang w:val="es-ES"/>
        </w:rPr>
        <w:t>pleading</w:t>
      </w:r>
      <w:proofErr w:type="spellEnd"/>
      <w:r w:rsidRPr="00623806">
        <w:rPr>
          <w:rFonts w:ascii="Helvetica" w:hAnsi="Helvetica"/>
          <w:lang w:val="es-ES"/>
        </w:rPr>
        <w:t xml:space="preserve"> in a </w:t>
      </w:r>
      <w:proofErr w:type="spellStart"/>
      <w:r w:rsidRPr="00623806">
        <w:rPr>
          <w:rFonts w:ascii="Helvetica" w:hAnsi="Helvetica"/>
          <w:lang w:val="es-ES"/>
        </w:rPr>
        <w:t>language</w:t>
      </w:r>
      <w:proofErr w:type="spellEnd"/>
      <w:r w:rsidRPr="00623806">
        <w:rPr>
          <w:rFonts w:ascii="Helvetica" w:hAnsi="Helvetica"/>
          <w:lang w:val="es-ES"/>
        </w:rPr>
        <w:t xml:space="preserve"> I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understand</w:t>
      </w:r>
      <w:proofErr w:type="spellEnd"/>
      <w:r w:rsidRPr="00623806">
        <w:rPr>
          <w:rFonts w:ascii="Helvetica" w:hAnsi="Helvetica"/>
          <w:lang w:val="es-ES"/>
        </w:rPr>
        <w:t>.</w:t>
      </w:r>
    </w:p>
    <w:p w14:paraId="6DE11892" w14:textId="3FB81689" w:rsidR="00CC26D5" w:rsidRPr="00623806" w:rsidRDefault="00CC26D5" w:rsidP="00CB5AAD">
      <w:pPr>
        <w:pStyle w:val="SceneBreak"/>
        <w:spacing w:line="276" w:lineRule="auto"/>
        <w:ind w:firstLine="720"/>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remembered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perfectly</w:t>
      </w:r>
      <w:proofErr w:type="spellEnd"/>
      <w:r w:rsidRPr="00623806">
        <w:rPr>
          <w:rFonts w:ascii="Helvetica" w:hAnsi="Helvetica"/>
          <w:lang w:val="es-ES"/>
        </w:rPr>
        <w:t xml:space="preserve">. </w:t>
      </w:r>
      <w:proofErr w:type="spellStart"/>
      <w:r w:rsidRPr="00623806">
        <w:rPr>
          <w:rFonts w:ascii="Helvetica" w:hAnsi="Helvetica"/>
          <w:lang w:val="es-ES"/>
        </w:rPr>
        <w:t>How</w:t>
      </w:r>
      <w:proofErr w:type="spellEnd"/>
      <w:r w:rsidRPr="00623806">
        <w:rPr>
          <w:rFonts w:ascii="Helvetica" w:hAnsi="Helvetica"/>
          <w:lang w:val="es-ES"/>
        </w:rPr>
        <w:t xml:space="preserve"> </w:t>
      </w:r>
      <w:proofErr w:type="spellStart"/>
      <w:r w:rsidRPr="00623806">
        <w:rPr>
          <w:rFonts w:ascii="Helvetica" w:hAnsi="Helvetica"/>
          <w:lang w:val="es-ES"/>
        </w:rPr>
        <w:t>did</w:t>
      </w:r>
      <w:proofErr w:type="spellEnd"/>
      <w:r w:rsidRPr="00623806">
        <w:rPr>
          <w:rFonts w:ascii="Helvetica" w:hAnsi="Helvetica"/>
          <w:lang w:val="es-ES"/>
        </w:rPr>
        <w:t xml:space="preserve"> I </w:t>
      </w:r>
      <w:proofErr w:type="spellStart"/>
      <w:r w:rsidRPr="00623806">
        <w:rPr>
          <w:rFonts w:ascii="Helvetica" w:hAnsi="Helvetica"/>
          <w:lang w:val="es-ES"/>
        </w:rPr>
        <w:t>hesitate</w:t>
      </w:r>
      <w:proofErr w:type="spellEnd"/>
      <w:r w:rsidRPr="00623806">
        <w:rPr>
          <w:rFonts w:ascii="Helvetica" w:hAnsi="Helvetica"/>
          <w:lang w:val="es-ES"/>
        </w:rPr>
        <w:t>?</w:t>
      </w:r>
    </w:p>
    <w:p w14:paraId="7BF2C6DD" w14:textId="14456A07" w:rsidR="00CC26D5" w:rsidRPr="00623806" w:rsidRDefault="00CC26D5" w:rsidP="00CB5AAD">
      <w:pPr>
        <w:pStyle w:val="SceneBreak"/>
        <w:spacing w:line="276" w:lineRule="auto"/>
        <w:ind w:firstLine="720"/>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pause </w:t>
      </w:r>
      <w:proofErr w:type="spellStart"/>
      <w:r w:rsidRPr="00623806">
        <w:rPr>
          <w:rFonts w:ascii="Helvetica" w:hAnsi="Helvetica"/>
          <w:lang w:val="es-ES"/>
        </w:rPr>
        <w:t>lasted</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half</w:t>
      </w:r>
      <w:proofErr w:type="spellEnd"/>
      <w:r w:rsidRPr="00623806">
        <w:rPr>
          <w:rFonts w:ascii="Helvetica" w:hAnsi="Helvetica"/>
          <w:lang w:val="es-ES"/>
        </w:rPr>
        <w:t xml:space="preserve"> a </w:t>
      </w:r>
      <w:proofErr w:type="spellStart"/>
      <w:r w:rsidRPr="00623806">
        <w:rPr>
          <w:rFonts w:ascii="Helvetica" w:hAnsi="Helvetica"/>
          <w:lang w:val="es-ES"/>
        </w:rPr>
        <w:t>second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footage</w:t>
      </w:r>
      <w:proofErr w:type="spellEnd"/>
      <w:r w:rsidRPr="00623806">
        <w:rPr>
          <w:rFonts w:ascii="Helvetica" w:hAnsi="Helvetica"/>
          <w:lang w:val="es-ES"/>
        </w:rPr>
        <w:t xml:space="preserve"> </w:t>
      </w:r>
      <w:proofErr w:type="spellStart"/>
      <w:r w:rsidRPr="00623806">
        <w:rPr>
          <w:rFonts w:ascii="Helvetica" w:hAnsi="Helvetica"/>
          <w:lang w:val="es-ES"/>
        </w:rPr>
        <w:t>zoomed</w:t>
      </w:r>
      <w:proofErr w:type="spellEnd"/>
      <w:r w:rsidRPr="00623806">
        <w:rPr>
          <w:rFonts w:ascii="Helvetica" w:hAnsi="Helvetica"/>
          <w:lang w:val="es-ES"/>
        </w:rPr>
        <w:t xml:space="preserve"> in.</w:t>
      </w:r>
    </w:p>
    <w:p w14:paraId="18A7859D" w14:textId="4601435E" w:rsidR="00CC26D5" w:rsidRPr="00623806" w:rsidRDefault="00CC26D5" w:rsidP="00CB5AAD">
      <w:pPr>
        <w:pStyle w:val="SceneBreak"/>
        <w:spacing w:line="276" w:lineRule="auto"/>
        <w:ind w:firstLine="720"/>
        <w:jc w:val="both"/>
        <w:rPr>
          <w:rFonts w:ascii="Helvetica" w:hAnsi="Helvetica"/>
          <w:lang w:val="es-ES"/>
        </w:rPr>
      </w:pP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instant</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glowed</w:t>
      </w:r>
      <w:proofErr w:type="spellEnd"/>
      <w:r w:rsidRPr="00623806">
        <w:rPr>
          <w:rFonts w:ascii="Helvetica" w:hAnsi="Helvetica"/>
          <w:lang w:val="es-ES"/>
        </w:rPr>
        <w:t xml:space="preserve"> </w:t>
      </w:r>
      <w:proofErr w:type="spellStart"/>
      <w:r w:rsidRPr="00623806">
        <w:rPr>
          <w:rFonts w:ascii="Helvetica" w:hAnsi="Helvetica"/>
          <w:lang w:val="es-ES"/>
        </w:rPr>
        <w:t>faint</w:t>
      </w:r>
      <w:proofErr w:type="spellEnd"/>
      <w:r w:rsidRPr="00623806">
        <w:rPr>
          <w:rFonts w:ascii="Helvetica" w:hAnsi="Helvetica"/>
          <w:lang w:val="es-ES"/>
        </w:rPr>
        <w:t xml:space="preserve"> red 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night</w:t>
      </w:r>
      <w:proofErr w:type="spellEnd"/>
      <w:r w:rsidRPr="00623806">
        <w:rPr>
          <w:rFonts w:ascii="Helvetica" w:hAnsi="Helvetica"/>
          <w:lang w:val="es-ES"/>
        </w:rPr>
        <w:t xml:space="preserve"> </w:t>
      </w:r>
      <w:proofErr w:type="spellStart"/>
      <w:r w:rsidRPr="00623806">
        <w:rPr>
          <w:rFonts w:ascii="Helvetica" w:hAnsi="Helvetica"/>
          <w:lang w:val="es-ES"/>
        </w:rPr>
        <w:t>vision</w:t>
      </w:r>
      <w:proofErr w:type="spellEnd"/>
      <w:r w:rsidRPr="00623806">
        <w:rPr>
          <w:rFonts w:ascii="Helvetica" w:hAnsi="Helvetica"/>
          <w:lang w:val="es-ES"/>
        </w:rPr>
        <w:t>.</w:t>
      </w:r>
    </w:p>
    <w:p w14:paraId="1A7B9F54" w14:textId="39824929" w:rsidR="00CC26D5" w:rsidRPr="00623806" w:rsidRDefault="00CC26D5" w:rsidP="00CB5AAD">
      <w:pPr>
        <w:pStyle w:val="SceneBreak"/>
        <w:spacing w:line="276" w:lineRule="auto"/>
        <w:ind w:firstLine="720"/>
        <w:jc w:val="both"/>
        <w:rPr>
          <w:rFonts w:ascii="Helvetica" w:hAnsi="Helvetica"/>
          <w:lang w:val="es-ES"/>
        </w:rPr>
      </w:pPr>
      <w:r w:rsidRPr="00623806">
        <w:rPr>
          <w:rFonts w:ascii="Helvetica" w:hAnsi="Helvetica"/>
          <w:lang w:val="es-ES"/>
        </w:rPr>
        <w:t xml:space="preserve">A </w:t>
      </w:r>
      <w:proofErr w:type="spellStart"/>
      <w:r w:rsidRPr="00623806">
        <w:rPr>
          <w:rFonts w:ascii="Helvetica" w:hAnsi="Helvetica"/>
          <w:lang w:val="es-ES"/>
        </w:rPr>
        <w:t>flicker</w:t>
      </w:r>
      <w:proofErr w:type="spellEnd"/>
      <w:r w:rsidRPr="00623806">
        <w:rPr>
          <w:rFonts w:ascii="Helvetica" w:hAnsi="Helvetica"/>
          <w:lang w:val="es-ES"/>
        </w:rPr>
        <w:t>.</w:t>
      </w:r>
    </w:p>
    <w:p w14:paraId="63BF888C" w14:textId="563D85D5" w:rsidR="00CC26D5" w:rsidRPr="00623806" w:rsidRDefault="00CC26D5" w:rsidP="00CB5AAD">
      <w:pPr>
        <w:pStyle w:val="SceneBreak"/>
        <w:spacing w:line="276" w:lineRule="auto"/>
        <w:ind w:firstLine="720"/>
        <w:jc w:val="both"/>
        <w:rPr>
          <w:rFonts w:ascii="Helvetica" w:hAnsi="Helvetica"/>
          <w:lang w:val="es-ES"/>
        </w:rPr>
      </w:pPr>
      <w:r w:rsidRPr="00623806">
        <w:rPr>
          <w:rFonts w:ascii="Helvetica" w:hAnsi="Helvetica"/>
          <w:lang w:val="es-ES"/>
        </w:rPr>
        <w:t>A pulse.</w:t>
      </w:r>
    </w:p>
    <w:p w14:paraId="31483BEF" w14:textId="1144115A" w:rsidR="00CC26D5" w:rsidRPr="00623806" w:rsidRDefault="00CC26D5" w:rsidP="00CB5AAD">
      <w:pPr>
        <w:pStyle w:val="SceneBreak"/>
        <w:spacing w:line="276" w:lineRule="auto"/>
        <w:ind w:firstLine="720"/>
        <w:jc w:val="both"/>
        <w:rPr>
          <w:rFonts w:ascii="Helvetica" w:hAnsi="Helvetica"/>
          <w:lang w:val="es-ES"/>
        </w:rPr>
      </w:pPr>
      <w:r w:rsidRPr="00623806">
        <w:rPr>
          <w:rFonts w:ascii="Helvetica" w:hAnsi="Helvetica"/>
          <w:lang w:val="es-ES"/>
        </w:rPr>
        <w:t xml:space="preserve">A </w:t>
      </w:r>
      <w:proofErr w:type="spellStart"/>
      <w:r w:rsidRPr="00623806">
        <w:rPr>
          <w:rFonts w:ascii="Helvetica" w:hAnsi="Helvetica"/>
          <w:lang w:val="es-ES"/>
        </w:rPr>
        <w:t>monster</w:t>
      </w:r>
      <w:proofErr w:type="spellEnd"/>
      <w:r w:rsidRPr="00623806">
        <w:rPr>
          <w:rFonts w:ascii="Helvetica" w:hAnsi="Helvetica"/>
          <w:lang w:val="es-ES"/>
        </w:rPr>
        <w:t xml:space="preserve"> emerges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beneath</w:t>
      </w:r>
      <w:proofErr w:type="spellEnd"/>
      <w:r w:rsidRPr="00623806">
        <w:rPr>
          <w:rFonts w:ascii="Helvetica" w:hAnsi="Helvetica"/>
          <w:lang w:val="es-ES"/>
        </w:rPr>
        <w:t xml:space="preserve"> a </w:t>
      </w:r>
      <w:proofErr w:type="spellStart"/>
      <w:r w:rsidRPr="00623806">
        <w:rPr>
          <w:rFonts w:ascii="Helvetica" w:hAnsi="Helvetica"/>
          <w:lang w:val="es-ES"/>
        </w:rPr>
        <w:t>man's</w:t>
      </w:r>
      <w:proofErr w:type="spellEnd"/>
      <w:r w:rsidRPr="00623806">
        <w:rPr>
          <w:rFonts w:ascii="Helvetica" w:hAnsi="Helvetica"/>
          <w:lang w:val="es-ES"/>
        </w:rPr>
        <w:t xml:space="preserve"> skin.</w:t>
      </w:r>
    </w:p>
    <w:p w14:paraId="404115D3" w14:textId="7B5A5C6B" w:rsidR="00CC26D5" w:rsidRPr="00623806" w:rsidRDefault="00CC26D5" w:rsidP="00CB5AAD">
      <w:pPr>
        <w:pStyle w:val="SceneBreak"/>
        <w:spacing w:line="276" w:lineRule="auto"/>
        <w:ind w:firstLine="720"/>
        <w:jc w:val="both"/>
        <w:rPr>
          <w:rFonts w:ascii="Helvetica" w:hAnsi="Helvetica"/>
          <w:lang w:val="es-ES"/>
        </w:rPr>
      </w:pPr>
      <w:proofErr w:type="spellStart"/>
      <w:r w:rsidRPr="00623806">
        <w:rPr>
          <w:rFonts w:ascii="Helvetica" w:hAnsi="Helvetica"/>
          <w:lang w:val="es-ES"/>
        </w:rPr>
        <w:t>Then</w:t>
      </w:r>
      <w:proofErr w:type="spellEnd"/>
      <w:r w:rsidRPr="00623806">
        <w:rPr>
          <w:rFonts w:ascii="Helvetica" w:hAnsi="Helvetica"/>
          <w:lang w:val="es-ES"/>
        </w:rPr>
        <w:t xml:space="preserve">, </w:t>
      </w:r>
      <w:proofErr w:type="spellStart"/>
      <w:r w:rsidRPr="00623806">
        <w:rPr>
          <w:rFonts w:ascii="Helvetica" w:hAnsi="Helvetica"/>
          <w:lang w:val="es-ES"/>
        </w:rPr>
        <w:t>without</w:t>
      </w:r>
      <w:proofErr w:type="spellEnd"/>
      <w:r w:rsidRPr="00623806">
        <w:rPr>
          <w:rFonts w:ascii="Helvetica" w:hAnsi="Helvetica"/>
          <w:lang w:val="es-ES"/>
        </w:rPr>
        <w:t xml:space="preserve"> </w:t>
      </w:r>
      <w:proofErr w:type="spellStart"/>
      <w:r w:rsidRPr="00623806">
        <w:rPr>
          <w:rFonts w:ascii="Helvetica" w:hAnsi="Helvetica"/>
          <w:lang w:val="es-ES"/>
        </w:rPr>
        <w:t>flinching</w:t>
      </w:r>
      <w:proofErr w:type="spellEnd"/>
      <w:r w:rsidRPr="00623806">
        <w:rPr>
          <w:rFonts w:ascii="Helvetica" w:hAnsi="Helvetica"/>
          <w:lang w:val="es-ES"/>
        </w:rPr>
        <w:t xml:space="preserve">, I </w:t>
      </w:r>
      <w:proofErr w:type="spellStart"/>
      <w:r w:rsidRPr="00623806">
        <w:rPr>
          <w:rFonts w:ascii="Helvetica" w:hAnsi="Helvetica"/>
          <w:lang w:val="es-ES"/>
        </w:rPr>
        <w:t>pulled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trigger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man</w:t>
      </w:r>
      <w:proofErr w:type="spellEnd"/>
      <w:r w:rsidRPr="00623806">
        <w:rPr>
          <w:rFonts w:ascii="Helvetica" w:hAnsi="Helvetica"/>
          <w:lang w:val="es-ES"/>
        </w:rPr>
        <w:t xml:space="preserve"> </w:t>
      </w:r>
      <w:proofErr w:type="spellStart"/>
      <w:r w:rsidRPr="00623806">
        <w:rPr>
          <w:rFonts w:ascii="Helvetica" w:hAnsi="Helvetica"/>
          <w:lang w:val="es-ES"/>
        </w:rPr>
        <w:t>collapsed</w:t>
      </w:r>
      <w:proofErr w:type="spellEnd"/>
      <w:r w:rsidRPr="00623806">
        <w:rPr>
          <w:rFonts w:ascii="Helvetica" w:hAnsi="Helvetica"/>
          <w:lang w:val="es-ES"/>
        </w:rPr>
        <w:t>.</w:t>
      </w:r>
    </w:p>
    <w:p w14:paraId="3FBA3C8C" w14:textId="549873F3" w:rsidR="00CC26D5" w:rsidRPr="00623806" w:rsidRDefault="00CC26D5" w:rsidP="00CB5AAD">
      <w:pPr>
        <w:pStyle w:val="SceneBreak"/>
        <w:spacing w:line="276" w:lineRule="auto"/>
        <w:ind w:firstLine="720"/>
        <w:jc w:val="both"/>
        <w:rPr>
          <w:rFonts w:ascii="Helvetica" w:hAnsi="Helvetica"/>
          <w:lang w:val="es-ES"/>
        </w:rPr>
      </w:pPr>
      <w:proofErr w:type="spellStart"/>
      <w:r w:rsidRPr="00623806">
        <w:rPr>
          <w:rFonts w:ascii="Helvetica" w:hAnsi="Helvetica"/>
          <w:lang w:val="es-ES"/>
        </w:rPr>
        <w:lastRenderedPageBreak/>
        <w:t>The</w:t>
      </w:r>
      <w:proofErr w:type="spellEnd"/>
      <w:r w:rsidRPr="00623806">
        <w:rPr>
          <w:rFonts w:ascii="Helvetica" w:hAnsi="Helvetica"/>
          <w:lang w:val="es-ES"/>
        </w:rPr>
        <w:t xml:space="preserve"> </w:t>
      </w:r>
      <w:proofErr w:type="spellStart"/>
      <w:r w:rsidRPr="00623806">
        <w:rPr>
          <w:rFonts w:ascii="Helvetica" w:hAnsi="Helvetica"/>
          <w:lang w:val="es-ES"/>
        </w:rPr>
        <w:t>screen</w:t>
      </w:r>
      <w:proofErr w:type="spellEnd"/>
      <w:r w:rsidRPr="00623806">
        <w:rPr>
          <w:rFonts w:ascii="Helvetica" w:hAnsi="Helvetica"/>
          <w:lang w:val="es-ES"/>
        </w:rPr>
        <w:t xml:space="preserve"> </w:t>
      </w:r>
      <w:proofErr w:type="spellStart"/>
      <w:r w:rsidRPr="00623806">
        <w:rPr>
          <w:rFonts w:ascii="Helvetica" w:hAnsi="Helvetica"/>
          <w:lang w:val="es-ES"/>
        </w:rPr>
        <w:t>froze</w:t>
      </w:r>
      <w:proofErr w:type="spellEnd"/>
      <w:r w:rsidRPr="00623806">
        <w:rPr>
          <w:rFonts w:ascii="Helvetica" w:hAnsi="Helvetica"/>
          <w:lang w:val="es-ES"/>
        </w:rPr>
        <w:t xml:space="preserve"> </w:t>
      </w:r>
      <w:proofErr w:type="spellStart"/>
      <w:r w:rsidRPr="00623806">
        <w:rPr>
          <w:rFonts w:ascii="Helvetica" w:hAnsi="Helvetica"/>
          <w:lang w:val="es-ES"/>
        </w:rPr>
        <w:t>there</w:t>
      </w:r>
      <w:proofErr w:type="spellEnd"/>
      <w:r w:rsidRPr="00623806">
        <w:rPr>
          <w:rFonts w:ascii="Helvetica" w:hAnsi="Helvetica"/>
          <w:lang w:val="es-ES"/>
        </w:rPr>
        <w:t>—</w:t>
      </w:r>
      <w:proofErr w:type="spellStart"/>
      <w:r w:rsidRPr="00623806">
        <w:rPr>
          <w:rFonts w:ascii="Helvetica" w:hAnsi="Helvetica"/>
          <w:lang w:val="es-ES"/>
        </w:rPr>
        <w:t>the</w:t>
      </w:r>
      <w:proofErr w:type="spellEnd"/>
      <w:r w:rsidRPr="00623806">
        <w:rPr>
          <w:rFonts w:ascii="Helvetica" w:hAnsi="Helvetica"/>
          <w:lang w:val="es-ES"/>
        </w:rPr>
        <w:t xml:space="preserve"> </w:t>
      </w:r>
      <w:proofErr w:type="gramStart"/>
      <w:r w:rsidRPr="00623806">
        <w:rPr>
          <w:rFonts w:ascii="Helvetica" w:hAnsi="Helvetica"/>
          <w:lang w:val="es-ES"/>
        </w:rPr>
        <w:t>flash</w:t>
      </w:r>
      <w:proofErr w:type="gram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muzzle</w:t>
      </w:r>
      <w:proofErr w:type="spellEnd"/>
      <w:r w:rsidRPr="00623806">
        <w:rPr>
          <w:rFonts w:ascii="Helvetica" w:hAnsi="Helvetica"/>
          <w:lang w:val="es-ES"/>
        </w:rPr>
        <w:t xml:space="preserve"> </w:t>
      </w:r>
      <w:proofErr w:type="spellStart"/>
      <w:r w:rsidRPr="00623806">
        <w:rPr>
          <w:rFonts w:ascii="Helvetica" w:hAnsi="Helvetica"/>
          <w:lang w:val="es-ES"/>
        </w:rPr>
        <w:t>lighting</w:t>
      </w:r>
      <w:proofErr w:type="spellEnd"/>
      <w:r w:rsidRPr="00623806">
        <w:rPr>
          <w:rFonts w:ascii="Helvetica" w:hAnsi="Helvetica"/>
          <w:lang w:val="es-ES"/>
        </w:rPr>
        <w:t xml:space="preserve"> up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blank</w:t>
      </w:r>
      <w:proofErr w:type="spellEnd"/>
      <w:r w:rsidRPr="00623806">
        <w:rPr>
          <w:rFonts w:ascii="Helvetica" w:hAnsi="Helvetica"/>
          <w:lang w:val="es-ES"/>
        </w:rPr>
        <w:t xml:space="preserve"> </w:t>
      </w:r>
      <w:proofErr w:type="spellStart"/>
      <w:r w:rsidRPr="00623806">
        <w:rPr>
          <w:rFonts w:ascii="Helvetica" w:hAnsi="Helvetica"/>
          <w:lang w:val="es-ES"/>
        </w:rPr>
        <w:t>face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eerie</w:t>
      </w:r>
      <w:proofErr w:type="spellEnd"/>
      <w:r w:rsidRPr="00623806">
        <w:rPr>
          <w:rFonts w:ascii="Helvetica" w:hAnsi="Helvetica"/>
          <w:lang w:val="es-ES"/>
        </w:rPr>
        <w:t xml:space="preserve"> </w:t>
      </w:r>
      <w:proofErr w:type="spellStart"/>
      <w:r w:rsidRPr="00623806">
        <w:rPr>
          <w:rFonts w:ascii="Helvetica" w:hAnsi="Helvetica"/>
          <w:lang w:val="es-ES"/>
        </w:rPr>
        <w:t>glint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red in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right</w:t>
      </w:r>
      <w:proofErr w:type="spellEnd"/>
      <w:r w:rsidRPr="00623806">
        <w:rPr>
          <w:rFonts w:ascii="Helvetica" w:hAnsi="Helvetica"/>
          <w:lang w:val="es-ES"/>
        </w:rPr>
        <w:t xml:space="preserve"> </w:t>
      </w:r>
      <w:proofErr w:type="spellStart"/>
      <w:r w:rsidRPr="00623806">
        <w:rPr>
          <w:rFonts w:ascii="Helvetica" w:hAnsi="Helvetica"/>
          <w:lang w:val="es-ES"/>
        </w:rPr>
        <w:t>eye</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monstrous</w:t>
      </w:r>
      <w:proofErr w:type="spellEnd"/>
      <w:r w:rsidRPr="00623806">
        <w:rPr>
          <w:rFonts w:ascii="Helvetica" w:hAnsi="Helvetica"/>
          <w:lang w:val="es-ES"/>
        </w:rPr>
        <w:t xml:space="preserve"> </w:t>
      </w:r>
      <w:proofErr w:type="spellStart"/>
      <w:r w:rsidRPr="00623806">
        <w:rPr>
          <w:rFonts w:ascii="Helvetica" w:hAnsi="Helvetica"/>
          <w:lang w:val="es-ES"/>
        </w:rPr>
        <w:t>staring</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behind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skin.</w:t>
      </w:r>
    </w:p>
    <w:p w14:paraId="4809FDB7" w14:textId="70B95E7C" w:rsidR="00CC26D5" w:rsidRPr="00623806" w:rsidRDefault="00CC26D5" w:rsidP="00EB61F2">
      <w:pPr>
        <w:pStyle w:val="SceneBreak"/>
        <w:spacing w:line="276" w:lineRule="auto"/>
        <w:ind w:firstLine="720"/>
        <w:jc w:val="both"/>
        <w:rPr>
          <w:rFonts w:ascii="Helvetica" w:hAnsi="Helvetica"/>
          <w:lang w:val="es-ES"/>
        </w:rPr>
      </w:pPr>
      <w:proofErr w:type="spellStart"/>
      <w:r w:rsidRPr="00623806">
        <w:rPr>
          <w:rFonts w:ascii="Helvetica" w:hAnsi="Helvetica"/>
          <w:lang w:val="es-ES"/>
        </w:rPr>
        <w:t>Colonel</w:t>
      </w:r>
      <w:proofErr w:type="spellEnd"/>
      <w:r w:rsidRPr="00623806">
        <w:rPr>
          <w:rFonts w:ascii="Helvetica" w:hAnsi="Helvetica"/>
          <w:lang w:val="es-ES"/>
        </w:rPr>
        <w:t xml:space="preserve"> </w:t>
      </w:r>
      <w:proofErr w:type="spellStart"/>
      <w:r w:rsidRPr="00623806">
        <w:rPr>
          <w:rFonts w:ascii="Helvetica" w:hAnsi="Helvetica"/>
          <w:lang w:val="es-ES"/>
        </w:rPr>
        <w:t>Anders</w:t>
      </w:r>
      <w:proofErr w:type="spellEnd"/>
      <w:r w:rsidRPr="00623806">
        <w:rPr>
          <w:rFonts w:ascii="Helvetica" w:hAnsi="Helvetica"/>
          <w:lang w:val="es-ES"/>
        </w:rPr>
        <w:t xml:space="preserve"> </w:t>
      </w:r>
      <w:proofErr w:type="spellStart"/>
      <w:r w:rsidRPr="00623806">
        <w:rPr>
          <w:rFonts w:ascii="Helvetica" w:hAnsi="Helvetica"/>
          <w:lang w:val="es-ES"/>
        </w:rPr>
        <w:t>let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image</w:t>
      </w:r>
      <w:proofErr w:type="spellEnd"/>
      <w:r w:rsidRPr="00623806">
        <w:rPr>
          <w:rFonts w:ascii="Helvetica" w:hAnsi="Helvetica"/>
          <w:lang w:val="es-ES"/>
        </w:rPr>
        <w:t xml:space="preserve"> </w:t>
      </w:r>
      <w:proofErr w:type="spellStart"/>
      <w:r w:rsidRPr="00623806">
        <w:rPr>
          <w:rFonts w:ascii="Helvetica" w:hAnsi="Helvetica"/>
          <w:lang w:val="es-ES"/>
        </w:rPr>
        <w:t>hang</w:t>
      </w:r>
      <w:proofErr w:type="spellEnd"/>
      <w:r w:rsidRPr="00623806">
        <w:rPr>
          <w:rFonts w:ascii="Helvetica" w:hAnsi="Helvetica"/>
          <w:lang w:val="es-ES"/>
        </w:rPr>
        <w:t xml:space="preserve"> in </w:t>
      </w:r>
      <w:proofErr w:type="spellStart"/>
      <w:r w:rsidRPr="00623806">
        <w:rPr>
          <w:rFonts w:ascii="Helvetica" w:hAnsi="Helvetica"/>
          <w:lang w:val="es-ES"/>
        </w:rPr>
        <w:t>the</w:t>
      </w:r>
      <w:proofErr w:type="spellEnd"/>
      <w:r w:rsidRPr="00623806">
        <w:rPr>
          <w:rFonts w:ascii="Helvetica" w:hAnsi="Helvetica"/>
          <w:lang w:val="es-ES"/>
        </w:rPr>
        <w:t xml:space="preserve"> air </w:t>
      </w:r>
      <w:proofErr w:type="spellStart"/>
      <w:r w:rsidRPr="00623806">
        <w:rPr>
          <w:rFonts w:ascii="Helvetica" w:hAnsi="Helvetica"/>
          <w:lang w:val="es-ES"/>
        </w:rPr>
        <w:t>before</w:t>
      </w:r>
      <w:proofErr w:type="spellEnd"/>
      <w:r w:rsidRPr="00623806">
        <w:rPr>
          <w:rFonts w:ascii="Helvetica" w:hAnsi="Helvetica"/>
          <w:lang w:val="es-ES"/>
        </w:rPr>
        <w:t xml:space="preserve"> </w:t>
      </w:r>
      <w:proofErr w:type="spellStart"/>
      <w:r w:rsidRPr="00623806">
        <w:rPr>
          <w:rFonts w:ascii="Helvetica" w:hAnsi="Helvetica"/>
          <w:lang w:val="es-ES"/>
        </w:rPr>
        <w:t>killing</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projector</w:t>
      </w:r>
      <w:proofErr w:type="spellEnd"/>
      <w:r w:rsidRPr="00623806">
        <w:rPr>
          <w:rFonts w:ascii="Helvetica" w:hAnsi="Helvetica"/>
          <w:lang w:val="es-ES"/>
        </w:rPr>
        <w:t xml:space="preserve">. He </w:t>
      </w:r>
      <w:proofErr w:type="spellStart"/>
      <w:r w:rsidRPr="00623806">
        <w:rPr>
          <w:rFonts w:ascii="Helvetica" w:hAnsi="Helvetica"/>
          <w:lang w:val="es-ES"/>
        </w:rPr>
        <w:t>turned</w:t>
      </w:r>
      <w:proofErr w:type="spellEnd"/>
      <w:r w:rsidRPr="00623806">
        <w:rPr>
          <w:rFonts w:ascii="Helvetica" w:hAnsi="Helvetica"/>
          <w:lang w:val="es-ES"/>
        </w:rPr>
        <w:t xml:space="preserve">, </w:t>
      </w:r>
      <w:proofErr w:type="spellStart"/>
      <w:r w:rsidRPr="00623806">
        <w:rPr>
          <w:rFonts w:ascii="Helvetica" w:hAnsi="Helvetica"/>
          <w:lang w:val="es-ES"/>
        </w:rPr>
        <w:t>moving</w:t>
      </w:r>
      <w:proofErr w:type="spellEnd"/>
      <w:r w:rsidRPr="00623806">
        <w:rPr>
          <w:rFonts w:ascii="Helvetica" w:hAnsi="Helvetica"/>
          <w:lang w:val="es-ES"/>
        </w:rPr>
        <w:t xml:space="preserve"> </w:t>
      </w:r>
      <w:proofErr w:type="spellStart"/>
      <w:r w:rsidRPr="00623806">
        <w:rPr>
          <w:rFonts w:ascii="Helvetica" w:hAnsi="Helvetica"/>
          <w:lang w:val="es-ES"/>
        </w:rPr>
        <w:t>closer</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boots</w:t>
      </w:r>
      <w:proofErr w:type="spellEnd"/>
      <w:r w:rsidRPr="00623806">
        <w:rPr>
          <w:rFonts w:ascii="Helvetica" w:hAnsi="Helvetica"/>
          <w:lang w:val="es-ES"/>
        </w:rPr>
        <w:t xml:space="preserve"> </w:t>
      </w:r>
      <w:proofErr w:type="spellStart"/>
      <w:r w:rsidRPr="00623806">
        <w:rPr>
          <w:rFonts w:ascii="Helvetica" w:hAnsi="Helvetica"/>
          <w:lang w:val="es-ES"/>
        </w:rPr>
        <w:t>slow</w:t>
      </w:r>
      <w:proofErr w:type="spellEnd"/>
      <w:r w:rsidRPr="00623806">
        <w:rPr>
          <w:rFonts w:ascii="Helvetica" w:hAnsi="Helvetica"/>
          <w:lang w:val="es-ES"/>
        </w:rPr>
        <w:t xml:space="preserve"> </w:t>
      </w:r>
      <w:proofErr w:type="spellStart"/>
      <w:r w:rsidRPr="00623806">
        <w:rPr>
          <w:rFonts w:ascii="Helvetica" w:hAnsi="Helvetica"/>
          <w:lang w:val="es-ES"/>
        </w:rPr>
        <w:t>against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concrete </w:t>
      </w:r>
      <w:proofErr w:type="spellStart"/>
      <w:r w:rsidRPr="00623806">
        <w:rPr>
          <w:rFonts w:ascii="Helvetica" w:hAnsi="Helvetica"/>
          <w:lang w:val="es-ES"/>
        </w:rPr>
        <w:t>floor</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ticking</w:t>
      </w:r>
      <w:proofErr w:type="spellEnd"/>
      <w:r w:rsidRPr="00623806">
        <w:rPr>
          <w:rFonts w:ascii="Helvetica" w:hAnsi="Helvetica"/>
          <w:lang w:val="es-ES"/>
        </w:rPr>
        <w:t xml:space="preserve"> </w:t>
      </w:r>
      <w:proofErr w:type="spellStart"/>
      <w:r w:rsidRPr="00623806">
        <w:rPr>
          <w:rFonts w:ascii="Helvetica" w:hAnsi="Helvetica"/>
          <w:lang w:val="es-ES"/>
        </w:rPr>
        <w:t>clock</w:t>
      </w:r>
      <w:proofErr w:type="spellEnd"/>
      <w:r w:rsidRPr="00623806">
        <w:rPr>
          <w:rFonts w:ascii="Helvetica" w:hAnsi="Helvetica"/>
          <w:lang w:val="es-ES"/>
        </w:rPr>
        <w:t>.</w:t>
      </w:r>
    </w:p>
    <w:p w14:paraId="26D3220C" w14:textId="3D06A3DB" w:rsidR="00CC26D5" w:rsidRPr="00623806" w:rsidRDefault="00CC26D5" w:rsidP="00CB5AAD">
      <w:pPr>
        <w:pStyle w:val="SceneBreak"/>
        <w:spacing w:line="276" w:lineRule="auto"/>
        <w:ind w:firstLine="720"/>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fought</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man</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nothing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lose,” he </w:t>
      </w:r>
      <w:proofErr w:type="spellStart"/>
      <w:r w:rsidRPr="00623806">
        <w:rPr>
          <w:rFonts w:ascii="Helvetica" w:hAnsi="Helvetica"/>
          <w:lang w:val="es-ES"/>
        </w:rPr>
        <w:t>said</w:t>
      </w:r>
      <w:proofErr w:type="spellEnd"/>
      <w:r w:rsidRPr="00623806">
        <w:rPr>
          <w:rFonts w:ascii="Helvetica" w:hAnsi="Helvetica"/>
          <w:lang w:val="es-ES"/>
        </w:rPr>
        <w:t>.</w:t>
      </w:r>
    </w:p>
    <w:p w14:paraId="540D4BAB" w14:textId="7942CBD2" w:rsidR="00CC26D5" w:rsidRPr="00623806" w:rsidRDefault="00CC26D5" w:rsidP="00CB5AAD">
      <w:pPr>
        <w:pStyle w:val="SceneBreak"/>
        <w:spacing w:line="276" w:lineRule="auto"/>
        <w:ind w:firstLine="720"/>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respond</w:t>
      </w:r>
      <w:proofErr w:type="spellEnd"/>
      <w:r w:rsidRPr="00623806">
        <w:rPr>
          <w:rFonts w:ascii="Helvetica" w:hAnsi="Helvetica"/>
          <w:lang w:val="es-ES"/>
        </w:rPr>
        <w:t xml:space="preserve">. </w:t>
      </w:r>
      <w:proofErr w:type="spellStart"/>
      <w:r w:rsidRPr="00623806">
        <w:rPr>
          <w:rFonts w:ascii="Helvetica" w:hAnsi="Helvetica"/>
          <w:lang w:val="es-ES"/>
        </w:rPr>
        <w:t>What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there</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say</w:t>
      </w:r>
      <w:proofErr w:type="spellEnd"/>
      <w:r w:rsidRPr="00623806">
        <w:rPr>
          <w:rFonts w:ascii="Helvetica" w:hAnsi="Helvetica"/>
          <w:lang w:val="es-ES"/>
        </w:rPr>
        <w:t xml:space="preserve">? He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wrong</w:t>
      </w:r>
      <w:proofErr w:type="spellEnd"/>
      <w:r w:rsidRPr="00623806">
        <w:rPr>
          <w:rFonts w:ascii="Helvetica" w:hAnsi="Helvetica"/>
          <w:lang w:val="es-ES"/>
        </w:rPr>
        <w:t>.</w:t>
      </w:r>
    </w:p>
    <w:p w14:paraId="70E812EF" w14:textId="57DDF668" w:rsidR="00CC26D5" w:rsidRPr="00623806" w:rsidRDefault="00CC26D5" w:rsidP="00CB5AAD">
      <w:pPr>
        <w:pStyle w:val="SceneBreak"/>
        <w:spacing w:line="276" w:lineRule="auto"/>
        <w:ind w:firstLine="720"/>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we</w:t>
      </w:r>
      <w:proofErr w:type="spellEnd"/>
      <w:r w:rsidRPr="00623806">
        <w:rPr>
          <w:rFonts w:ascii="Helvetica" w:hAnsi="Helvetica"/>
          <w:lang w:val="es-ES"/>
        </w:rPr>
        <w:t xml:space="preserve"> </w:t>
      </w:r>
      <w:proofErr w:type="spellStart"/>
      <w:r w:rsidRPr="00623806">
        <w:rPr>
          <w:rFonts w:ascii="Helvetica" w:hAnsi="Helvetica"/>
          <w:lang w:val="es-ES"/>
        </w:rPr>
        <w:t>need</w:t>
      </w:r>
      <w:proofErr w:type="spellEnd"/>
      <w:r w:rsidRPr="00623806">
        <w:rPr>
          <w:rFonts w:ascii="Helvetica" w:hAnsi="Helvetica"/>
          <w:lang w:val="es-ES"/>
        </w:rPr>
        <w:t xml:space="preserve"> </w:t>
      </w:r>
      <w:proofErr w:type="spellStart"/>
      <w:r w:rsidRPr="00623806">
        <w:rPr>
          <w:rFonts w:ascii="Helvetica" w:hAnsi="Helvetica"/>
          <w:lang w:val="es-ES"/>
        </w:rPr>
        <w:t>men</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he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almost</w:t>
      </w:r>
      <w:proofErr w:type="spellEnd"/>
      <w:r w:rsidRPr="00623806">
        <w:rPr>
          <w:rFonts w:ascii="Helvetica" w:hAnsi="Helvetica"/>
          <w:lang w:val="es-ES"/>
        </w:rPr>
        <w:t xml:space="preserve"> </w:t>
      </w:r>
      <w:proofErr w:type="spellStart"/>
      <w:r w:rsidRPr="00623806">
        <w:rPr>
          <w:rFonts w:ascii="Helvetica" w:hAnsi="Helvetica"/>
          <w:lang w:val="es-ES"/>
        </w:rPr>
        <w:t>gentle</w:t>
      </w:r>
      <w:proofErr w:type="spellEnd"/>
      <w:r w:rsidRPr="00623806">
        <w:rPr>
          <w:rFonts w:ascii="Helvetica" w:hAnsi="Helvetica"/>
          <w:lang w:val="es-ES"/>
        </w:rPr>
        <w:t>—</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a </w:t>
      </w:r>
      <w:proofErr w:type="spellStart"/>
      <w:r w:rsidRPr="00623806">
        <w:rPr>
          <w:rFonts w:ascii="Helvetica" w:hAnsi="Helvetica"/>
          <w:lang w:val="es-ES"/>
        </w:rPr>
        <w:t>hunter’s</w:t>
      </w:r>
      <w:proofErr w:type="spellEnd"/>
      <w:r w:rsidRPr="00623806">
        <w:rPr>
          <w:rFonts w:ascii="Helvetica" w:hAnsi="Helvetica"/>
          <w:lang w:val="es-ES"/>
        </w:rPr>
        <w:t xml:space="preserve"> </w:t>
      </w:r>
      <w:proofErr w:type="spellStart"/>
      <w:r w:rsidRPr="00623806">
        <w:rPr>
          <w:rFonts w:ascii="Helvetica" w:hAnsi="Helvetica"/>
          <w:lang w:val="es-ES"/>
        </w:rPr>
        <w:t>gentleness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kind</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lured</w:t>
      </w:r>
      <w:proofErr w:type="spellEnd"/>
      <w:r w:rsidRPr="00623806">
        <w:rPr>
          <w:rFonts w:ascii="Helvetica" w:hAnsi="Helvetica"/>
          <w:lang w:val="es-ES"/>
        </w:rPr>
        <w:t xml:space="preserve"> </w:t>
      </w:r>
      <w:proofErr w:type="spellStart"/>
      <w:r w:rsidRPr="00623806">
        <w:rPr>
          <w:rFonts w:ascii="Helvetica" w:hAnsi="Helvetica"/>
          <w:lang w:val="es-ES"/>
        </w:rPr>
        <w:t>prey</w:t>
      </w:r>
      <w:proofErr w:type="spellEnd"/>
      <w:r w:rsidRPr="00623806">
        <w:rPr>
          <w:rFonts w:ascii="Helvetica" w:hAnsi="Helvetica"/>
          <w:lang w:val="es-ES"/>
        </w:rPr>
        <w:t xml:space="preserve"> </w:t>
      </w:r>
      <w:proofErr w:type="spellStart"/>
      <w:r w:rsidRPr="00623806">
        <w:rPr>
          <w:rFonts w:ascii="Helvetica" w:hAnsi="Helvetica"/>
          <w:lang w:val="es-ES"/>
        </w:rPr>
        <w:t>closer</w:t>
      </w:r>
      <w:proofErr w:type="spellEnd"/>
      <w:r w:rsidRPr="00623806">
        <w:rPr>
          <w:rFonts w:ascii="Helvetica" w:hAnsi="Helvetica"/>
          <w:lang w:val="es-ES"/>
        </w:rPr>
        <w:t xml:space="preserve"> </w:t>
      </w:r>
      <w:proofErr w:type="spellStart"/>
      <w:r w:rsidRPr="00623806">
        <w:rPr>
          <w:rFonts w:ascii="Helvetica" w:hAnsi="Helvetica"/>
          <w:lang w:val="es-ES"/>
        </w:rPr>
        <w:t>before</w:t>
      </w:r>
      <w:proofErr w:type="spellEnd"/>
      <w:r w:rsidRPr="00623806">
        <w:rPr>
          <w:rFonts w:ascii="Helvetica" w:hAnsi="Helvetica"/>
          <w:lang w:val="es-ES"/>
        </w:rPr>
        <w:t xml:space="preserve"> </w:t>
      </w:r>
      <w:proofErr w:type="spellStart"/>
      <w:r w:rsidRPr="00623806">
        <w:rPr>
          <w:rFonts w:ascii="Helvetica" w:hAnsi="Helvetica"/>
          <w:lang w:val="es-ES"/>
        </w:rPr>
        <w:t>snapping</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trap</w:t>
      </w:r>
      <w:proofErr w:type="spellEnd"/>
      <w:r w:rsidRPr="00623806">
        <w:rPr>
          <w:rFonts w:ascii="Helvetica" w:hAnsi="Helvetica"/>
          <w:lang w:val="es-ES"/>
        </w:rPr>
        <w:t xml:space="preserve"> </w:t>
      </w:r>
      <w:proofErr w:type="spellStart"/>
      <w:r w:rsidRPr="00623806">
        <w:rPr>
          <w:rFonts w:ascii="Helvetica" w:hAnsi="Helvetica"/>
          <w:lang w:val="es-ES"/>
        </w:rPr>
        <w:t>shut</w:t>
      </w:r>
      <w:proofErr w:type="spellEnd"/>
      <w:r w:rsidRPr="00623806">
        <w:rPr>
          <w:rFonts w:ascii="Helvetica" w:hAnsi="Helvetica"/>
          <w:lang w:val="es-ES"/>
        </w:rPr>
        <w:t>.</w:t>
      </w:r>
    </w:p>
    <w:p w14:paraId="239235D4" w14:textId="0527831F" w:rsidR="00CC26D5" w:rsidRPr="00623806" w:rsidRDefault="00CC26D5" w:rsidP="00CB5AAD">
      <w:pPr>
        <w:pStyle w:val="SceneBreak"/>
        <w:spacing w:line="276" w:lineRule="auto"/>
        <w:ind w:firstLine="720"/>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circled</w:t>
      </w:r>
      <w:proofErr w:type="spellEnd"/>
      <w:r w:rsidRPr="00623806">
        <w:rPr>
          <w:rFonts w:ascii="Helvetica" w:hAnsi="Helvetica"/>
          <w:lang w:val="es-ES"/>
        </w:rPr>
        <w:t xml:space="preserve"> me—</w:t>
      </w:r>
      <w:proofErr w:type="spellStart"/>
      <w:r w:rsidRPr="00623806">
        <w:rPr>
          <w:rFonts w:ascii="Helvetica" w:hAnsi="Helvetica"/>
          <w:lang w:val="es-ES"/>
        </w:rPr>
        <w:t>slow</w:t>
      </w:r>
      <w:proofErr w:type="spellEnd"/>
      <w:r w:rsidRPr="00623806">
        <w:rPr>
          <w:rFonts w:ascii="Helvetica" w:hAnsi="Helvetica"/>
          <w:lang w:val="es-ES"/>
        </w:rPr>
        <w:t xml:space="preserve">, </w:t>
      </w:r>
      <w:proofErr w:type="spellStart"/>
      <w:r w:rsidRPr="00623806">
        <w:rPr>
          <w:rFonts w:ascii="Helvetica" w:hAnsi="Helvetica"/>
          <w:lang w:val="es-ES"/>
        </w:rPr>
        <w:t>measured</w:t>
      </w:r>
      <w:proofErr w:type="spellEnd"/>
      <w:r w:rsidRPr="00623806">
        <w:rPr>
          <w:rFonts w:ascii="Helvetica" w:hAnsi="Helvetica"/>
          <w:lang w:val="es-ES"/>
        </w:rPr>
        <w:t>—</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vulture</w:t>
      </w:r>
      <w:proofErr w:type="spellEnd"/>
      <w:r w:rsidRPr="00623806">
        <w:rPr>
          <w:rFonts w:ascii="Helvetica" w:hAnsi="Helvetica"/>
          <w:lang w:val="es-ES"/>
        </w:rPr>
        <w:t xml:space="preserve"> </w:t>
      </w:r>
      <w:proofErr w:type="spellStart"/>
      <w:r w:rsidRPr="00623806">
        <w:rPr>
          <w:rFonts w:ascii="Helvetica" w:hAnsi="Helvetica"/>
          <w:lang w:val="es-ES"/>
        </w:rPr>
        <w:t>deciding</w:t>
      </w:r>
      <w:proofErr w:type="spellEnd"/>
      <w:r w:rsidRPr="00623806">
        <w:rPr>
          <w:rFonts w:ascii="Helvetica" w:hAnsi="Helvetica"/>
          <w:lang w:val="es-ES"/>
        </w:rPr>
        <w:t xml:space="preserve"> </w:t>
      </w:r>
      <w:proofErr w:type="spellStart"/>
      <w:r w:rsidRPr="00623806">
        <w:rPr>
          <w:rFonts w:ascii="Helvetica" w:hAnsi="Helvetica"/>
          <w:lang w:val="es-ES"/>
        </w:rPr>
        <w:t>which</w:t>
      </w:r>
      <w:proofErr w:type="spellEnd"/>
      <w:r w:rsidRPr="00623806">
        <w:rPr>
          <w:rFonts w:ascii="Helvetica" w:hAnsi="Helvetica"/>
          <w:lang w:val="es-ES"/>
        </w:rPr>
        <w:t xml:space="preserve"> </w:t>
      </w:r>
      <w:proofErr w:type="spellStart"/>
      <w:r w:rsidRPr="00623806">
        <w:rPr>
          <w:rFonts w:ascii="Helvetica" w:hAnsi="Helvetica"/>
          <w:lang w:val="es-ES"/>
        </w:rPr>
        <w:t>part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carve</w:t>
      </w:r>
      <w:proofErr w:type="spellEnd"/>
      <w:r w:rsidRPr="00623806">
        <w:rPr>
          <w:rFonts w:ascii="Helvetica" w:hAnsi="Helvetica"/>
          <w:lang w:val="es-ES"/>
        </w:rPr>
        <w:t xml:space="preserve"> </w:t>
      </w:r>
      <w:proofErr w:type="spellStart"/>
      <w:r w:rsidRPr="00623806">
        <w:rPr>
          <w:rFonts w:ascii="Helvetica" w:hAnsi="Helvetica"/>
          <w:lang w:val="es-ES"/>
        </w:rPr>
        <w:t>first</w:t>
      </w:r>
      <w:proofErr w:type="spellEnd"/>
      <w:r w:rsidRPr="00623806">
        <w:rPr>
          <w:rFonts w:ascii="Helvetica" w:hAnsi="Helvetica"/>
          <w:lang w:val="es-ES"/>
        </w:rPr>
        <w:t>.</w:t>
      </w:r>
    </w:p>
    <w:p w14:paraId="7F82373E" w14:textId="12044B6F" w:rsidR="00CC26D5" w:rsidRPr="00623806" w:rsidRDefault="00CC26D5" w:rsidP="00CB5AAD">
      <w:pPr>
        <w:pStyle w:val="SceneBreak"/>
        <w:spacing w:line="276" w:lineRule="auto"/>
        <w:ind w:firstLine="720"/>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We’re</w:t>
      </w:r>
      <w:proofErr w:type="spellEnd"/>
      <w:r w:rsidRPr="00623806">
        <w:rPr>
          <w:rFonts w:ascii="Helvetica" w:hAnsi="Helvetica"/>
          <w:lang w:val="es-ES"/>
        </w:rPr>
        <w:t xml:space="preserve"> </w:t>
      </w:r>
      <w:proofErr w:type="spellStart"/>
      <w:r w:rsidRPr="00623806">
        <w:rPr>
          <w:rFonts w:ascii="Helvetica" w:hAnsi="Helvetica"/>
          <w:lang w:val="es-ES"/>
        </w:rPr>
        <w:t>offering</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no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else</w:t>
      </w:r>
      <w:proofErr w:type="spellEnd"/>
      <w:r w:rsidRPr="00623806">
        <w:rPr>
          <w:rFonts w:ascii="Helvetica" w:hAnsi="Helvetica"/>
          <w:lang w:val="es-ES"/>
        </w:rPr>
        <w:t xml:space="preserve"> </w:t>
      </w:r>
      <w:proofErr w:type="spellStart"/>
      <w:r w:rsidRPr="00623806">
        <w:rPr>
          <w:rFonts w:ascii="Helvetica" w:hAnsi="Helvetica"/>
          <w:lang w:val="es-ES"/>
        </w:rPr>
        <w:t>will</w:t>
      </w:r>
      <w:proofErr w:type="spellEnd"/>
      <w:r w:rsidRPr="00623806">
        <w:rPr>
          <w:rFonts w:ascii="Helvetica" w:hAnsi="Helvetica"/>
          <w:lang w:val="es-ES"/>
        </w:rPr>
        <w:t xml:space="preserve">,” he </w:t>
      </w:r>
      <w:proofErr w:type="spellStart"/>
      <w:r w:rsidRPr="00623806">
        <w:rPr>
          <w:rFonts w:ascii="Helvetica" w:hAnsi="Helvetica"/>
          <w:lang w:val="es-ES"/>
        </w:rPr>
        <w:t>continued</w:t>
      </w:r>
      <w:proofErr w:type="spellEnd"/>
      <w:r w:rsidRPr="00623806">
        <w:rPr>
          <w:rFonts w:ascii="Helvetica" w:hAnsi="Helvetica"/>
          <w:lang w:val="es-ES"/>
        </w:rPr>
        <w:t xml:space="preserve">. “A place </w:t>
      </w:r>
      <w:proofErr w:type="spellStart"/>
      <w:r w:rsidRPr="00623806">
        <w:rPr>
          <w:rFonts w:ascii="Helvetica" w:hAnsi="Helvetica"/>
          <w:lang w:val="es-ES"/>
        </w:rPr>
        <w:t>where</w:t>
      </w:r>
      <w:proofErr w:type="spellEnd"/>
      <w:r w:rsidRPr="00623806">
        <w:rPr>
          <w:rFonts w:ascii="Helvetica" w:hAnsi="Helvetica"/>
          <w:lang w:val="es-ES"/>
        </w:rPr>
        <w:t xml:space="preserve"> </w:t>
      </w:r>
      <w:proofErr w:type="spellStart"/>
      <w:r w:rsidRPr="00623806">
        <w:rPr>
          <w:rFonts w:ascii="Helvetica" w:hAnsi="Helvetica"/>
          <w:lang w:val="es-ES"/>
        </w:rPr>
        <w:t>men</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don’t</w:t>
      </w:r>
      <w:proofErr w:type="spellEnd"/>
      <w:r w:rsidRPr="00623806">
        <w:rPr>
          <w:rFonts w:ascii="Helvetica" w:hAnsi="Helvetica"/>
          <w:lang w:val="es-ES"/>
        </w:rPr>
        <w:t xml:space="preserve"> </w:t>
      </w:r>
      <w:proofErr w:type="spellStart"/>
      <w:r w:rsidRPr="00623806">
        <w:rPr>
          <w:rFonts w:ascii="Helvetica" w:hAnsi="Helvetica"/>
          <w:lang w:val="es-ES"/>
        </w:rPr>
        <w:t>have</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pretend</w:t>
      </w:r>
      <w:proofErr w:type="spellEnd"/>
      <w:r w:rsidRPr="00623806">
        <w:rPr>
          <w:rFonts w:ascii="Helvetica" w:hAnsi="Helvetica"/>
          <w:lang w:val="es-ES"/>
        </w:rPr>
        <w:t>.”</w:t>
      </w:r>
    </w:p>
    <w:p w14:paraId="085DF608" w14:textId="77A50D83" w:rsidR="00CC26D5" w:rsidRPr="00623806" w:rsidRDefault="00CC26D5" w:rsidP="00CB5AAD">
      <w:pPr>
        <w:pStyle w:val="SceneBreak"/>
        <w:spacing w:line="276" w:lineRule="auto"/>
        <w:ind w:firstLine="720"/>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jaw</w:t>
      </w:r>
      <w:proofErr w:type="spellEnd"/>
      <w:r w:rsidRPr="00623806">
        <w:rPr>
          <w:rFonts w:ascii="Helvetica" w:hAnsi="Helvetica"/>
          <w:lang w:val="es-ES"/>
        </w:rPr>
        <w:t xml:space="preserve"> </w:t>
      </w:r>
      <w:proofErr w:type="spellStart"/>
      <w:r w:rsidRPr="00623806">
        <w:rPr>
          <w:rFonts w:ascii="Helvetica" w:hAnsi="Helvetica"/>
          <w:lang w:val="es-ES"/>
        </w:rPr>
        <w:t>tightened</w:t>
      </w:r>
      <w:proofErr w:type="spellEnd"/>
      <w:r w:rsidRPr="00623806">
        <w:rPr>
          <w:rFonts w:ascii="Helvetica" w:hAnsi="Helvetica"/>
          <w:lang w:val="es-ES"/>
        </w:rPr>
        <w:t>.</w:t>
      </w:r>
    </w:p>
    <w:p w14:paraId="7C1FF935" w14:textId="4287D9BF" w:rsidR="00CC26D5" w:rsidRPr="00623806" w:rsidRDefault="00CC26D5" w:rsidP="00EB61F2">
      <w:pPr>
        <w:pStyle w:val="SceneBreak"/>
        <w:spacing w:line="276" w:lineRule="auto"/>
        <w:ind w:firstLine="720"/>
        <w:jc w:val="both"/>
        <w:rPr>
          <w:rFonts w:ascii="Helvetica" w:hAnsi="Helvetica"/>
          <w:lang w:val="es-ES"/>
        </w:rPr>
      </w:pPr>
      <w:proofErr w:type="spellStart"/>
      <w:r w:rsidRPr="00623806">
        <w:rPr>
          <w:rFonts w:ascii="Helvetica" w:hAnsi="Helvetica"/>
          <w:lang w:val="es-ES"/>
        </w:rPr>
        <w:t>Pretend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be human. </w:t>
      </w:r>
      <w:proofErr w:type="spellStart"/>
      <w:r w:rsidRPr="00623806">
        <w:rPr>
          <w:rFonts w:ascii="Helvetica" w:hAnsi="Helvetica"/>
          <w:lang w:val="es-ES"/>
        </w:rPr>
        <w:t>Pretend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care. </w:t>
      </w:r>
      <w:proofErr w:type="spellStart"/>
      <w:r w:rsidRPr="00623806">
        <w:rPr>
          <w:rFonts w:ascii="Helvetica" w:hAnsi="Helvetica"/>
          <w:lang w:val="es-ES"/>
        </w:rPr>
        <w:t>Assume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rules </w:t>
      </w:r>
      <w:proofErr w:type="spellStart"/>
      <w:r w:rsidRPr="00623806">
        <w:rPr>
          <w:rFonts w:ascii="Helvetica" w:hAnsi="Helvetica"/>
          <w:lang w:val="es-ES"/>
        </w:rPr>
        <w:t>apply</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me </w:t>
      </w:r>
      <w:proofErr w:type="spellStart"/>
      <w:r w:rsidRPr="00623806">
        <w:rPr>
          <w:rFonts w:ascii="Helvetica" w:hAnsi="Helvetica"/>
          <w:lang w:val="es-ES"/>
        </w:rPr>
        <w:t>just</w:t>
      </w:r>
      <w:proofErr w:type="spellEnd"/>
      <w:r w:rsidRPr="00623806">
        <w:rPr>
          <w:rFonts w:ascii="Helvetica" w:hAnsi="Helvetica"/>
          <w:lang w:val="es-ES"/>
        </w:rPr>
        <w:t xml:space="preserve"> as </w:t>
      </w:r>
      <w:proofErr w:type="spellStart"/>
      <w:r w:rsidRPr="00623806">
        <w:rPr>
          <w:rFonts w:ascii="Helvetica" w:hAnsi="Helvetica"/>
          <w:lang w:val="es-ES"/>
        </w:rPr>
        <w:t>they</w:t>
      </w:r>
      <w:proofErr w:type="spellEnd"/>
      <w:r w:rsidRPr="00623806">
        <w:rPr>
          <w:rFonts w:ascii="Helvetica" w:hAnsi="Helvetica"/>
          <w:lang w:val="es-ES"/>
        </w:rPr>
        <w:t xml:space="preserve"> do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everyone</w:t>
      </w:r>
      <w:proofErr w:type="spellEnd"/>
      <w:r w:rsidRPr="00623806">
        <w:rPr>
          <w:rFonts w:ascii="Helvetica" w:hAnsi="Helvetica"/>
          <w:lang w:val="es-ES"/>
        </w:rPr>
        <w:t xml:space="preserve"> </w:t>
      </w:r>
      <w:proofErr w:type="spellStart"/>
      <w:r w:rsidRPr="00623806">
        <w:rPr>
          <w:rFonts w:ascii="Helvetica" w:hAnsi="Helvetica"/>
          <w:lang w:val="es-ES"/>
        </w:rPr>
        <w:t>else</w:t>
      </w:r>
      <w:proofErr w:type="spellEnd"/>
      <w:r w:rsidRPr="00623806">
        <w:rPr>
          <w:rFonts w:ascii="Helvetica" w:hAnsi="Helvetica"/>
          <w:lang w:val="es-ES"/>
        </w:rPr>
        <w:t>.</w:t>
      </w:r>
    </w:p>
    <w:p w14:paraId="62951D83" w14:textId="5F21C90D" w:rsidR="00CC26D5" w:rsidRPr="00623806" w:rsidRDefault="00CC26D5" w:rsidP="00CB5AAD">
      <w:pPr>
        <w:pStyle w:val="SceneBreak"/>
        <w:spacing w:line="276" w:lineRule="auto"/>
        <w:ind w:firstLine="720"/>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kept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low</w:t>
      </w:r>
      <w:proofErr w:type="spellEnd"/>
      <w:r w:rsidRPr="00623806">
        <w:rPr>
          <w:rFonts w:ascii="Helvetica" w:hAnsi="Helvetica"/>
          <w:lang w:val="es-ES"/>
        </w:rPr>
        <w:t xml:space="preserve"> and </w:t>
      </w:r>
      <w:proofErr w:type="spellStart"/>
      <w:r w:rsidRPr="00623806">
        <w:rPr>
          <w:rFonts w:ascii="Helvetica" w:hAnsi="Helvetica"/>
          <w:lang w:val="es-ES"/>
        </w:rPr>
        <w:t>detached</w:t>
      </w:r>
      <w:proofErr w:type="spellEnd"/>
      <w:r w:rsidRPr="00623806">
        <w:rPr>
          <w:rFonts w:ascii="Helvetica" w:hAnsi="Helvetica"/>
          <w:lang w:val="es-ES"/>
        </w:rPr>
        <w:t xml:space="preserve">. “And </w:t>
      </w:r>
      <w:proofErr w:type="spellStart"/>
      <w:r w:rsidRPr="00623806">
        <w:rPr>
          <w:rFonts w:ascii="Helvetica" w:hAnsi="Helvetica"/>
          <w:lang w:val="es-ES"/>
        </w:rPr>
        <w:t>if</w:t>
      </w:r>
      <w:proofErr w:type="spellEnd"/>
      <w:r w:rsidRPr="00623806">
        <w:rPr>
          <w:rFonts w:ascii="Helvetica" w:hAnsi="Helvetica"/>
          <w:lang w:val="es-ES"/>
        </w:rPr>
        <w:t xml:space="preserve"> I </w:t>
      </w:r>
      <w:proofErr w:type="spellStart"/>
      <w:r w:rsidRPr="00623806">
        <w:rPr>
          <w:rFonts w:ascii="Helvetica" w:hAnsi="Helvetica"/>
          <w:lang w:val="es-ES"/>
        </w:rPr>
        <w:t>say</w:t>
      </w:r>
      <w:proofErr w:type="spellEnd"/>
      <w:r w:rsidRPr="00623806">
        <w:rPr>
          <w:rFonts w:ascii="Helvetica" w:hAnsi="Helvetica"/>
          <w:lang w:val="es-ES"/>
        </w:rPr>
        <w:t xml:space="preserve"> no?”</w:t>
      </w:r>
    </w:p>
    <w:p w14:paraId="6CC4D24C" w14:textId="06073FA8" w:rsidR="00CC26D5" w:rsidRPr="00623806" w:rsidRDefault="00CC26D5" w:rsidP="00CB5AAD">
      <w:pPr>
        <w:pStyle w:val="SceneBreak"/>
        <w:spacing w:line="276" w:lineRule="auto"/>
        <w:ind w:firstLine="720"/>
        <w:jc w:val="both"/>
        <w:rPr>
          <w:rFonts w:ascii="Helvetica" w:hAnsi="Helvetica"/>
          <w:lang w:val="es-ES"/>
        </w:rPr>
      </w:pPr>
      <w:proofErr w:type="spellStart"/>
      <w:r w:rsidRPr="00623806">
        <w:rPr>
          <w:rFonts w:ascii="Helvetica" w:hAnsi="Helvetica"/>
          <w:lang w:val="es-ES"/>
        </w:rPr>
        <w:t>Colonel</w:t>
      </w:r>
      <w:proofErr w:type="spellEnd"/>
      <w:r w:rsidRPr="00623806">
        <w:rPr>
          <w:rFonts w:ascii="Helvetica" w:hAnsi="Helvetica"/>
          <w:lang w:val="es-ES"/>
        </w:rPr>
        <w:t xml:space="preserve"> </w:t>
      </w:r>
      <w:proofErr w:type="spellStart"/>
      <w:r w:rsidRPr="00623806">
        <w:rPr>
          <w:rFonts w:ascii="Helvetica" w:hAnsi="Helvetica"/>
          <w:lang w:val="es-ES"/>
        </w:rPr>
        <w:t>Anders</w:t>
      </w:r>
      <w:proofErr w:type="spellEnd"/>
      <w:r w:rsidRPr="00623806">
        <w:rPr>
          <w:rFonts w:ascii="Helvetica" w:hAnsi="Helvetica"/>
          <w:lang w:val="es-ES"/>
        </w:rPr>
        <w:t xml:space="preserve"> </w:t>
      </w:r>
      <w:proofErr w:type="spellStart"/>
      <w:r w:rsidRPr="00623806">
        <w:rPr>
          <w:rFonts w:ascii="Helvetica" w:hAnsi="Helvetica"/>
          <w:lang w:val="es-ES"/>
        </w:rPr>
        <w:t>smiled</w:t>
      </w:r>
      <w:proofErr w:type="spellEnd"/>
      <w:r w:rsidRPr="00623806">
        <w:rPr>
          <w:rFonts w:ascii="Helvetica" w:hAnsi="Helvetica"/>
          <w:lang w:val="es-ES"/>
        </w:rPr>
        <w:t>—</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there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nothing</w:t>
      </w:r>
      <w:proofErr w:type="spellEnd"/>
      <w:r w:rsidRPr="00623806">
        <w:rPr>
          <w:rFonts w:ascii="Helvetica" w:hAnsi="Helvetica"/>
          <w:lang w:val="es-ES"/>
        </w:rPr>
        <w:t xml:space="preserve"> </w:t>
      </w:r>
      <w:proofErr w:type="spellStart"/>
      <w:r w:rsidRPr="00623806">
        <w:rPr>
          <w:rFonts w:ascii="Helvetica" w:hAnsi="Helvetica"/>
          <w:lang w:val="es-ES"/>
        </w:rPr>
        <w:t>warm</w:t>
      </w:r>
      <w:proofErr w:type="spellEnd"/>
      <w:r w:rsidRPr="00623806">
        <w:rPr>
          <w:rFonts w:ascii="Helvetica" w:hAnsi="Helvetica"/>
          <w:lang w:val="es-ES"/>
        </w:rPr>
        <w:t xml:space="preserve"> </w:t>
      </w:r>
      <w:proofErr w:type="spellStart"/>
      <w:r w:rsidRPr="00623806">
        <w:rPr>
          <w:rFonts w:ascii="Helvetica" w:hAnsi="Helvetica"/>
          <w:lang w:val="es-ES"/>
        </w:rPr>
        <w:t>about</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kind</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smile</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give</w:t>
      </w:r>
      <w:proofErr w:type="spellEnd"/>
      <w:r w:rsidRPr="00623806">
        <w:rPr>
          <w:rFonts w:ascii="Helvetica" w:hAnsi="Helvetica"/>
          <w:lang w:val="es-ES"/>
        </w:rPr>
        <w:t xml:space="preserve"> a </w:t>
      </w:r>
      <w:proofErr w:type="spellStart"/>
      <w:r w:rsidRPr="00623806">
        <w:rPr>
          <w:rFonts w:ascii="Helvetica" w:hAnsi="Helvetica"/>
          <w:lang w:val="es-ES"/>
        </w:rPr>
        <w:t>dog</w:t>
      </w:r>
      <w:proofErr w:type="spellEnd"/>
      <w:r w:rsidRPr="00623806">
        <w:rPr>
          <w:rFonts w:ascii="Helvetica" w:hAnsi="Helvetica"/>
          <w:lang w:val="es-ES"/>
        </w:rPr>
        <w:t xml:space="preserve"> </w:t>
      </w:r>
      <w:proofErr w:type="spellStart"/>
      <w:r w:rsidRPr="00623806">
        <w:rPr>
          <w:rFonts w:ascii="Helvetica" w:hAnsi="Helvetica"/>
          <w:lang w:val="es-ES"/>
        </w:rPr>
        <w:t>you’re</w:t>
      </w:r>
      <w:proofErr w:type="spellEnd"/>
      <w:r w:rsidRPr="00623806">
        <w:rPr>
          <w:rFonts w:ascii="Helvetica" w:hAnsi="Helvetica"/>
          <w:lang w:val="es-ES"/>
        </w:rPr>
        <w:t xml:space="preserve"> </w:t>
      </w:r>
      <w:proofErr w:type="spellStart"/>
      <w:r w:rsidRPr="00623806">
        <w:rPr>
          <w:rFonts w:ascii="Helvetica" w:hAnsi="Helvetica"/>
          <w:lang w:val="es-ES"/>
        </w:rPr>
        <w:t>about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leash</w:t>
      </w:r>
      <w:proofErr w:type="spellEnd"/>
      <w:r w:rsidRPr="00623806">
        <w:rPr>
          <w:rFonts w:ascii="Helvetica" w:hAnsi="Helvetica"/>
          <w:lang w:val="es-ES"/>
        </w:rPr>
        <w:t xml:space="preserve"> </w:t>
      </w:r>
      <w:proofErr w:type="spellStart"/>
      <w:r w:rsidRPr="00623806">
        <w:rPr>
          <w:rFonts w:ascii="Helvetica" w:hAnsi="Helvetica"/>
          <w:lang w:val="es-ES"/>
        </w:rPr>
        <w:t>or</w:t>
      </w:r>
      <w:proofErr w:type="spellEnd"/>
      <w:r w:rsidRPr="00623806">
        <w:rPr>
          <w:rFonts w:ascii="Helvetica" w:hAnsi="Helvetica"/>
          <w:lang w:val="es-ES"/>
        </w:rPr>
        <w:t xml:space="preserve"> </w:t>
      </w:r>
      <w:proofErr w:type="spellStart"/>
      <w:r w:rsidRPr="00623806">
        <w:rPr>
          <w:rFonts w:ascii="Helvetica" w:hAnsi="Helvetica"/>
          <w:lang w:val="es-ES"/>
        </w:rPr>
        <w:t>put</w:t>
      </w:r>
      <w:proofErr w:type="spellEnd"/>
      <w:r w:rsidRPr="00623806">
        <w:rPr>
          <w:rFonts w:ascii="Helvetica" w:hAnsi="Helvetica"/>
          <w:lang w:val="es-ES"/>
        </w:rPr>
        <w:t xml:space="preserve"> </w:t>
      </w:r>
      <w:proofErr w:type="spellStart"/>
      <w:r w:rsidRPr="00623806">
        <w:rPr>
          <w:rFonts w:ascii="Helvetica" w:hAnsi="Helvetica"/>
          <w:lang w:val="es-ES"/>
        </w:rPr>
        <w:t>down</w:t>
      </w:r>
      <w:proofErr w:type="spellEnd"/>
      <w:r w:rsidRPr="00623806">
        <w:rPr>
          <w:rFonts w:ascii="Helvetica" w:hAnsi="Helvetica"/>
          <w:lang w:val="es-ES"/>
        </w:rPr>
        <w:t>.</w:t>
      </w:r>
    </w:p>
    <w:p w14:paraId="7369EC08" w14:textId="772949F5" w:rsidR="00CC26D5" w:rsidRPr="00623806" w:rsidRDefault="00CC26D5" w:rsidP="00CB5AAD">
      <w:pPr>
        <w:pStyle w:val="SceneBreak"/>
        <w:spacing w:line="276" w:lineRule="auto"/>
        <w:ind w:firstLine="720"/>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Then</w:t>
      </w:r>
      <w:proofErr w:type="spellEnd"/>
      <w:r w:rsidRPr="00623806">
        <w:rPr>
          <w:rFonts w:ascii="Helvetica" w:hAnsi="Helvetica"/>
          <w:lang w:val="es-ES"/>
        </w:rPr>
        <w:t xml:space="preserve"> </w:t>
      </w:r>
      <w:proofErr w:type="spellStart"/>
      <w:r w:rsidRPr="00623806">
        <w:rPr>
          <w:rFonts w:ascii="Helvetica" w:hAnsi="Helvetica"/>
          <w:lang w:val="es-ES"/>
        </w:rPr>
        <w:t>we</w:t>
      </w:r>
      <w:proofErr w:type="spellEnd"/>
      <w:r w:rsidRPr="00623806">
        <w:rPr>
          <w:rFonts w:ascii="Helvetica" w:hAnsi="Helvetica"/>
          <w:lang w:val="es-ES"/>
        </w:rPr>
        <w:t xml:space="preserve"> </w:t>
      </w:r>
      <w:proofErr w:type="spellStart"/>
      <w:r w:rsidRPr="00623806">
        <w:rPr>
          <w:rFonts w:ascii="Helvetica" w:hAnsi="Helvetica"/>
          <w:lang w:val="es-ES"/>
        </w:rPr>
        <w:t>bury</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under</w:t>
      </w:r>
      <w:proofErr w:type="spellEnd"/>
      <w:r w:rsidRPr="00623806">
        <w:rPr>
          <w:rFonts w:ascii="Helvetica" w:hAnsi="Helvetica"/>
          <w:lang w:val="es-ES"/>
        </w:rPr>
        <w:t xml:space="preserve"> </w:t>
      </w:r>
      <w:proofErr w:type="spellStart"/>
      <w:r w:rsidRPr="00623806">
        <w:rPr>
          <w:rFonts w:ascii="Helvetica" w:hAnsi="Helvetica"/>
          <w:lang w:val="es-ES"/>
        </w:rPr>
        <w:t>medals</w:t>
      </w:r>
      <w:proofErr w:type="spellEnd"/>
      <w:r w:rsidRPr="00623806">
        <w:rPr>
          <w:rFonts w:ascii="Helvetica" w:hAnsi="Helvetica"/>
          <w:lang w:val="es-ES"/>
        </w:rPr>
        <w:t xml:space="preserve"> and </w:t>
      </w:r>
      <w:proofErr w:type="spellStart"/>
      <w:r w:rsidRPr="00623806">
        <w:rPr>
          <w:rFonts w:ascii="Helvetica" w:hAnsi="Helvetica"/>
          <w:lang w:val="es-ES"/>
        </w:rPr>
        <w:t>paperwork</w:t>
      </w:r>
      <w:proofErr w:type="spellEnd"/>
      <w:r w:rsidRPr="00623806">
        <w:rPr>
          <w:rFonts w:ascii="Helvetica" w:hAnsi="Helvetica"/>
          <w:lang w:val="es-ES"/>
        </w:rPr>
        <w:t xml:space="preserve">,” he </w:t>
      </w:r>
      <w:proofErr w:type="spellStart"/>
      <w:r w:rsidRPr="00623806">
        <w:rPr>
          <w:rFonts w:ascii="Helvetica" w:hAnsi="Helvetica"/>
          <w:lang w:val="es-ES"/>
        </w:rPr>
        <w:t>said</w:t>
      </w:r>
      <w:proofErr w:type="spellEnd"/>
      <w:r w:rsidRPr="00623806">
        <w:rPr>
          <w:rFonts w:ascii="Helvetica" w:hAnsi="Helvetica"/>
          <w:lang w:val="es-ES"/>
        </w:rPr>
        <w:t>. “</w:t>
      </w:r>
      <w:proofErr w:type="spellStart"/>
      <w:r w:rsidRPr="00623806">
        <w:rPr>
          <w:rFonts w:ascii="Helvetica" w:hAnsi="Helvetica"/>
          <w:lang w:val="es-ES"/>
        </w:rPr>
        <w:t>Make</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 xml:space="preserve"> a </w:t>
      </w:r>
      <w:proofErr w:type="spellStart"/>
      <w:r w:rsidRPr="00623806">
        <w:rPr>
          <w:rFonts w:ascii="Helvetica" w:hAnsi="Helvetica"/>
          <w:lang w:val="es-ES"/>
        </w:rPr>
        <w:t>decorated</w:t>
      </w:r>
      <w:proofErr w:type="spellEnd"/>
      <w:r w:rsidRPr="00623806">
        <w:rPr>
          <w:rFonts w:ascii="Helvetica" w:hAnsi="Helvetica"/>
          <w:lang w:val="es-ES"/>
        </w:rPr>
        <w:t xml:space="preserve"> </w:t>
      </w:r>
      <w:proofErr w:type="spellStart"/>
      <w:r w:rsidRPr="00623806">
        <w:rPr>
          <w:rFonts w:ascii="Helvetica" w:hAnsi="Helvetica"/>
          <w:lang w:val="es-ES"/>
        </w:rPr>
        <w:t>ghost</w:t>
      </w:r>
      <w:proofErr w:type="spellEnd"/>
      <w:r w:rsidRPr="00623806">
        <w:rPr>
          <w:rFonts w:ascii="Helvetica" w:hAnsi="Helvetica"/>
          <w:lang w:val="es-ES"/>
        </w:rPr>
        <w:t xml:space="preserve">. </w:t>
      </w:r>
      <w:proofErr w:type="spellStart"/>
      <w:r w:rsidRPr="00623806">
        <w:rPr>
          <w:rFonts w:ascii="Helvetica" w:hAnsi="Helvetica"/>
          <w:lang w:val="es-ES"/>
        </w:rPr>
        <w:t>Pretend</w:t>
      </w:r>
      <w:proofErr w:type="spellEnd"/>
      <w:r w:rsidRPr="00623806">
        <w:rPr>
          <w:rFonts w:ascii="Helvetica" w:hAnsi="Helvetica"/>
          <w:lang w:val="es-ES"/>
        </w:rPr>
        <w:t xml:space="preserve"> </w:t>
      </w:r>
      <w:proofErr w:type="spellStart"/>
      <w:r w:rsidRPr="00623806">
        <w:rPr>
          <w:rFonts w:ascii="Helvetica" w:hAnsi="Helvetica"/>
          <w:lang w:val="es-ES"/>
        </w:rPr>
        <w:t>we</w:t>
      </w:r>
      <w:proofErr w:type="spellEnd"/>
      <w:r w:rsidRPr="00623806">
        <w:rPr>
          <w:rFonts w:ascii="Helvetica" w:hAnsi="Helvetica"/>
          <w:lang w:val="es-ES"/>
        </w:rPr>
        <w:t xml:space="preserve"> </w:t>
      </w:r>
      <w:proofErr w:type="spellStart"/>
      <w:r w:rsidRPr="00623806">
        <w:rPr>
          <w:rFonts w:ascii="Helvetica" w:hAnsi="Helvetica"/>
          <w:lang w:val="es-ES"/>
        </w:rPr>
        <w:t>don’t</w:t>
      </w:r>
      <w:proofErr w:type="spellEnd"/>
      <w:r w:rsidRPr="00623806">
        <w:rPr>
          <w:rFonts w:ascii="Helvetica" w:hAnsi="Helvetica"/>
          <w:lang w:val="es-ES"/>
        </w:rPr>
        <w:t xml:space="preserve"> </w:t>
      </w:r>
      <w:proofErr w:type="spellStart"/>
      <w:r w:rsidRPr="00623806">
        <w:rPr>
          <w:rFonts w:ascii="Helvetica" w:hAnsi="Helvetica"/>
          <w:lang w:val="es-ES"/>
        </w:rPr>
        <w:t>see</w:t>
      </w:r>
      <w:proofErr w:type="spellEnd"/>
      <w:r w:rsidRPr="00623806">
        <w:rPr>
          <w:rFonts w:ascii="Helvetica" w:hAnsi="Helvetica"/>
          <w:lang w:val="es-ES"/>
        </w:rPr>
        <w:t xml:space="preserve"> </w:t>
      </w:r>
      <w:proofErr w:type="spellStart"/>
      <w:r w:rsidRPr="00623806">
        <w:rPr>
          <w:rFonts w:ascii="Helvetica" w:hAnsi="Helvetica"/>
          <w:lang w:val="es-ES"/>
        </w:rPr>
        <w:t>what</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really</w:t>
      </w:r>
      <w:proofErr w:type="spellEnd"/>
      <w:r w:rsidRPr="00623806">
        <w:rPr>
          <w:rFonts w:ascii="Helvetica" w:hAnsi="Helvetica"/>
          <w:lang w:val="es-ES"/>
        </w:rPr>
        <w:t xml:space="preserve"> are.”</w:t>
      </w:r>
    </w:p>
    <w:p w14:paraId="7170E87C" w14:textId="737C006D" w:rsidR="00CC26D5" w:rsidRPr="00623806" w:rsidRDefault="00CC26D5" w:rsidP="00CB5AAD">
      <w:pPr>
        <w:pStyle w:val="SceneBreak"/>
        <w:spacing w:line="276" w:lineRule="auto"/>
        <w:ind w:firstLine="720"/>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leaned</w:t>
      </w:r>
      <w:proofErr w:type="spellEnd"/>
      <w:r w:rsidRPr="00623806">
        <w:rPr>
          <w:rFonts w:ascii="Helvetica" w:hAnsi="Helvetica"/>
          <w:lang w:val="es-ES"/>
        </w:rPr>
        <w:t xml:space="preserve"> </w:t>
      </w:r>
      <w:proofErr w:type="spellStart"/>
      <w:r w:rsidRPr="00623806">
        <w:rPr>
          <w:rFonts w:ascii="Helvetica" w:hAnsi="Helvetica"/>
          <w:lang w:val="es-ES"/>
        </w:rPr>
        <w:t>closer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overhead</w:t>
      </w:r>
      <w:proofErr w:type="spellEnd"/>
      <w:r w:rsidRPr="00623806">
        <w:rPr>
          <w:rFonts w:ascii="Helvetica" w:hAnsi="Helvetica"/>
          <w:lang w:val="es-ES"/>
        </w:rPr>
        <w:t xml:space="preserve"> light </w:t>
      </w:r>
      <w:proofErr w:type="spellStart"/>
      <w:r w:rsidRPr="00623806">
        <w:rPr>
          <w:rFonts w:ascii="Helvetica" w:hAnsi="Helvetica"/>
          <w:lang w:val="es-ES"/>
        </w:rPr>
        <w:t>carving</w:t>
      </w:r>
      <w:proofErr w:type="spellEnd"/>
      <w:r w:rsidRPr="00623806">
        <w:rPr>
          <w:rFonts w:ascii="Helvetica" w:hAnsi="Helvetica"/>
          <w:lang w:val="es-ES"/>
        </w:rPr>
        <w:t xml:space="preserve"> </w:t>
      </w:r>
      <w:proofErr w:type="spellStart"/>
      <w:r w:rsidRPr="00623806">
        <w:rPr>
          <w:rFonts w:ascii="Helvetica" w:hAnsi="Helvetica"/>
          <w:lang w:val="es-ES"/>
        </w:rPr>
        <w:t>deep</w:t>
      </w:r>
      <w:proofErr w:type="spellEnd"/>
      <w:r w:rsidRPr="00623806">
        <w:rPr>
          <w:rFonts w:ascii="Helvetica" w:hAnsi="Helvetica"/>
          <w:lang w:val="es-ES"/>
        </w:rPr>
        <w:t xml:space="preserve"> </w:t>
      </w:r>
      <w:proofErr w:type="spellStart"/>
      <w:r w:rsidRPr="00623806">
        <w:rPr>
          <w:rFonts w:ascii="Helvetica" w:hAnsi="Helvetica"/>
          <w:lang w:val="es-ES"/>
        </w:rPr>
        <w:t>shadows</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lines</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face</w:t>
      </w:r>
      <w:proofErr w:type="spellEnd"/>
      <w:r w:rsidRPr="00623806">
        <w:rPr>
          <w:rFonts w:ascii="Helvetica" w:hAnsi="Helvetica"/>
          <w:lang w:val="es-ES"/>
        </w:rPr>
        <w:t>.</w:t>
      </w:r>
    </w:p>
    <w:p w14:paraId="2AFA8DA8" w14:textId="3B602BC5" w:rsidR="00CC26D5" w:rsidRPr="00623806" w:rsidRDefault="00CC26D5" w:rsidP="00CB5AAD">
      <w:pPr>
        <w:pStyle w:val="SceneBreak"/>
        <w:spacing w:line="276" w:lineRule="auto"/>
        <w:ind w:firstLine="720"/>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if</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say</w:t>
      </w:r>
      <w:proofErr w:type="spellEnd"/>
      <w:r w:rsidRPr="00623806">
        <w:rPr>
          <w:rFonts w:ascii="Helvetica" w:hAnsi="Helvetica"/>
          <w:lang w:val="es-ES"/>
        </w:rPr>
        <w:t xml:space="preserve"> yes…”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dropped</w:t>
      </w:r>
      <w:proofErr w:type="spellEnd"/>
      <w:r w:rsidRPr="00623806">
        <w:rPr>
          <w:rFonts w:ascii="Helvetica" w:hAnsi="Helvetica"/>
          <w:lang w:val="es-ES"/>
        </w:rPr>
        <w:t xml:space="preserve"> </w:t>
      </w:r>
      <w:proofErr w:type="spellStart"/>
      <w:r w:rsidRPr="00623806">
        <w:rPr>
          <w:rFonts w:ascii="Helvetica" w:hAnsi="Helvetica"/>
          <w:lang w:val="es-ES"/>
        </w:rPr>
        <w:t>lower</w:t>
      </w:r>
      <w:proofErr w:type="spellEnd"/>
      <w:r w:rsidRPr="00623806">
        <w:rPr>
          <w:rFonts w:ascii="Helvetica" w:hAnsi="Helvetica"/>
          <w:lang w:val="es-ES"/>
        </w:rPr>
        <w:t xml:space="preserve">, </w:t>
      </w:r>
      <w:proofErr w:type="spellStart"/>
      <w:r w:rsidRPr="00623806">
        <w:rPr>
          <w:rFonts w:ascii="Helvetica" w:hAnsi="Helvetica"/>
          <w:lang w:val="es-ES"/>
        </w:rPr>
        <w:t>hungrier</w:t>
      </w:r>
      <w:proofErr w:type="spellEnd"/>
      <w:r w:rsidRPr="00623806">
        <w:rPr>
          <w:rFonts w:ascii="Helvetica" w:hAnsi="Helvetica"/>
          <w:lang w:val="es-ES"/>
        </w:rPr>
        <w:t>. “</w:t>
      </w:r>
      <w:proofErr w:type="spellStart"/>
      <w:r w:rsidRPr="00623806">
        <w:rPr>
          <w:rFonts w:ascii="Helvetica" w:hAnsi="Helvetica"/>
          <w:lang w:val="es-ES"/>
        </w:rPr>
        <w:t>You’ll</w:t>
      </w:r>
      <w:proofErr w:type="spellEnd"/>
      <w:r w:rsidRPr="00623806">
        <w:rPr>
          <w:rFonts w:ascii="Helvetica" w:hAnsi="Helvetica"/>
          <w:lang w:val="es-ES"/>
        </w:rPr>
        <w:t xml:space="preserve"> be more </w:t>
      </w:r>
      <w:proofErr w:type="spellStart"/>
      <w:r w:rsidRPr="00623806">
        <w:rPr>
          <w:rFonts w:ascii="Helvetica" w:hAnsi="Helvetica"/>
          <w:lang w:val="es-ES"/>
        </w:rPr>
        <w:t>than</w:t>
      </w:r>
      <w:proofErr w:type="spellEnd"/>
      <w:r w:rsidRPr="00623806">
        <w:rPr>
          <w:rFonts w:ascii="Helvetica" w:hAnsi="Helvetica"/>
          <w:lang w:val="es-ES"/>
        </w:rPr>
        <w:t xml:space="preserve"> a </w:t>
      </w:r>
      <w:proofErr w:type="spellStart"/>
      <w:r w:rsidRPr="00623806">
        <w:rPr>
          <w:rFonts w:ascii="Helvetica" w:hAnsi="Helvetica"/>
          <w:lang w:val="es-ES"/>
        </w:rPr>
        <w:t>soldier</w:t>
      </w:r>
      <w:proofErr w:type="spellEnd"/>
      <w:r w:rsidRPr="00623806">
        <w:rPr>
          <w:rFonts w:ascii="Helvetica" w:hAnsi="Helvetica"/>
          <w:lang w:val="es-ES"/>
        </w:rPr>
        <w:t>.”</w:t>
      </w:r>
    </w:p>
    <w:p w14:paraId="0580E48C" w14:textId="2E2ADA54" w:rsidR="00CC26D5" w:rsidRPr="00623806" w:rsidRDefault="00CC26D5" w:rsidP="00CB5AAD">
      <w:pPr>
        <w:pStyle w:val="SceneBreak"/>
        <w:spacing w:line="276" w:lineRule="auto"/>
        <w:ind w:firstLine="720"/>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silence</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followed</w:t>
      </w:r>
      <w:proofErr w:type="spellEnd"/>
      <w:r w:rsidRPr="00623806">
        <w:rPr>
          <w:rFonts w:ascii="Helvetica" w:hAnsi="Helvetica"/>
          <w:lang w:val="es-ES"/>
        </w:rPr>
        <w:t xml:space="preserve"> </w:t>
      </w:r>
      <w:proofErr w:type="spellStart"/>
      <w:r w:rsidRPr="00623806">
        <w:rPr>
          <w:rFonts w:ascii="Helvetica" w:hAnsi="Helvetica"/>
          <w:lang w:val="es-ES"/>
        </w:rPr>
        <w:t>stretched</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taut</w:t>
      </w:r>
      <w:proofErr w:type="spellEnd"/>
      <w:r w:rsidRPr="00623806">
        <w:rPr>
          <w:rFonts w:ascii="Helvetica" w:hAnsi="Helvetica"/>
          <w:lang w:val="es-ES"/>
        </w:rPr>
        <w:t xml:space="preserve"> </w:t>
      </w:r>
      <w:proofErr w:type="spellStart"/>
      <w:r w:rsidRPr="00623806">
        <w:rPr>
          <w:rFonts w:ascii="Helvetica" w:hAnsi="Helvetica"/>
          <w:lang w:val="es-ES"/>
        </w:rPr>
        <w:t>wire</w:t>
      </w:r>
      <w:proofErr w:type="spellEnd"/>
      <w:r w:rsidRPr="00623806">
        <w:rPr>
          <w:rFonts w:ascii="Helvetica" w:hAnsi="Helvetica"/>
          <w:lang w:val="es-ES"/>
        </w:rPr>
        <w:t>.</w:t>
      </w:r>
    </w:p>
    <w:p w14:paraId="0A69692C" w14:textId="4E1C8A2E" w:rsidR="00CC26D5" w:rsidRPr="00623806" w:rsidRDefault="00CC26D5" w:rsidP="00CB5AAD">
      <w:pPr>
        <w:pStyle w:val="SceneBreak"/>
        <w:spacing w:line="276" w:lineRule="auto"/>
        <w:ind w:firstLine="720"/>
        <w:jc w:val="both"/>
        <w:rPr>
          <w:rFonts w:ascii="Helvetica" w:hAnsi="Helvetica"/>
          <w:lang w:val="es-ES"/>
        </w:rPr>
      </w:pPr>
      <w:r w:rsidRPr="00623806">
        <w:rPr>
          <w:rFonts w:ascii="Helvetica" w:hAnsi="Helvetica"/>
          <w:lang w:val="es-ES"/>
        </w:rPr>
        <w:lastRenderedPageBreak/>
        <w:t xml:space="preserve">I </w:t>
      </w:r>
      <w:proofErr w:type="spellStart"/>
      <w:r w:rsidRPr="00623806">
        <w:rPr>
          <w:rFonts w:ascii="Helvetica" w:hAnsi="Helvetica"/>
          <w:lang w:val="es-ES"/>
        </w:rPr>
        <w:t>lifted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head </w:t>
      </w:r>
      <w:proofErr w:type="spellStart"/>
      <w:r w:rsidRPr="00623806">
        <w:rPr>
          <w:rFonts w:ascii="Helvetica" w:hAnsi="Helvetica"/>
          <w:lang w:val="es-ES"/>
        </w:rPr>
        <w:t>slowly</w:t>
      </w:r>
      <w:proofErr w:type="spellEnd"/>
      <w:r w:rsidRPr="00623806">
        <w:rPr>
          <w:rFonts w:ascii="Helvetica" w:hAnsi="Helvetica"/>
          <w:lang w:val="es-ES"/>
        </w:rPr>
        <w:t xml:space="preserve">, </w:t>
      </w:r>
      <w:proofErr w:type="spellStart"/>
      <w:r w:rsidRPr="00623806">
        <w:rPr>
          <w:rFonts w:ascii="Helvetica" w:hAnsi="Helvetica"/>
          <w:lang w:val="es-ES"/>
        </w:rPr>
        <w:t>letting</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see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thing</w:t>
      </w:r>
      <w:proofErr w:type="spellEnd"/>
      <w:r w:rsidRPr="00623806">
        <w:rPr>
          <w:rFonts w:ascii="Helvetica" w:hAnsi="Helvetica"/>
          <w:lang w:val="es-ES"/>
        </w:rPr>
        <w:t xml:space="preserve"> he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talking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part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me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flinch</w:t>
      </w:r>
      <w:proofErr w:type="spellEnd"/>
      <w:r w:rsidRPr="00623806">
        <w:rPr>
          <w:rFonts w:ascii="Helvetica" w:hAnsi="Helvetica"/>
          <w:lang w:val="es-ES"/>
        </w:rPr>
        <w:t xml:space="preserv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bleed</w:t>
      </w:r>
      <w:proofErr w:type="spellEnd"/>
      <w:r w:rsidRPr="00623806">
        <w:rPr>
          <w:rFonts w:ascii="Helvetica" w:hAnsi="Helvetica"/>
          <w:lang w:val="es-ES"/>
        </w:rPr>
        <w:t xml:space="preserve"> </w:t>
      </w:r>
      <w:proofErr w:type="spellStart"/>
      <w:r w:rsidRPr="00623806">
        <w:rPr>
          <w:rFonts w:ascii="Helvetica" w:hAnsi="Helvetica"/>
          <w:lang w:val="es-ES"/>
        </w:rPr>
        <w:t>inside</w:t>
      </w:r>
      <w:proofErr w:type="spellEnd"/>
      <w:r w:rsidRPr="00623806">
        <w:rPr>
          <w:rFonts w:ascii="Helvetica" w:hAnsi="Helvetica"/>
          <w:lang w:val="es-ES"/>
        </w:rPr>
        <w:t xml:space="preserve"> </w:t>
      </w:r>
      <w:proofErr w:type="spellStart"/>
      <w:r w:rsidRPr="00623806">
        <w:rPr>
          <w:rFonts w:ascii="Helvetica" w:hAnsi="Helvetica"/>
          <w:lang w:val="es-ES"/>
        </w:rPr>
        <w:t>anymore</w:t>
      </w:r>
      <w:proofErr w:type="spellEnd"/>
      <w:r w:rsidRPr="00623806">
        <w:rPr>
          <w:rFonts w:ascii="Helvetica" w:hAnsi="Helvetica"/>
          <w:lang w:val="es-ES"/>
        </w:rPr>
        <w:t xml:space="preserve">. </w:t>
      </w:r>
      <w:proofErr w:type="spellStart"/>
      <w:r w:rsidRPr="00623806">
        <w:rPr>
          <w:rFonts w:ascii="Helvetica" w:hAnsi="Helvetica"/>
          <w:lang w:val="es-ES"/>
        </w:rPr>
        <w:t>Dead</w:t>
      </w:r>
      <w:proofErr w:type="spellEnd"/>
      <w:r w:rsidRPr="00623806">
        <w:rPr>
          <w:rFonts w:ascii="Helvetica" w:hAnsi="Helvetica"/>
          <w:lang w:val="es-ES"/>
        </w:rPr>
        <w:t xml:space="preserve"> </w:t>
      </w:r>
      <w:proofErr w:type="spellStart"/>
      <w:r w:rsidRPr="00623806">
        <w:rPr>
          <w:rFonts w:ascii="Helvetica" w:hAnsi="Helvetica"/>
          <w:lang w:val="es-ES"/>
        </w:rPr>
        <w:t>calm</w:t>
      </w:r>
      <w:proofErr w:type="spellEnd"/>
      <w:r w:rsidRPr="00623806">
        <w:rPr>
          <w:rFonts w:ascii="Helvetica" w:hAnsi="Helvetica"/>
          <w:lang w:val="es-ES"/>
        </w:rPr>
        <w:t xml:space="preserve">. </w:t>
      </w:r>
      <w:proofErr w:type="spellStart"/>
      <w:r w:rsidRPr="00623806">
        <w:rPr>
          <w:rFonts w:ascii="Helvetica" w:hAnsi="Helvetica"/>
          <w:lang w:val="es-ES"/>
        </w:rPr>
        <w:t>Calculating</w:t>
      </w:r>
      <w:proofErr w:type="spellEnd"/>
      <w:r w:rsidRPr="00623806">
        <w:rPr>
          <w:rFonts w:ascii="Helvetica" w:hAnsi="Helvetica"/>
          <w:lang w:val="es-ES"/>
        </w:rPr>
        <w:t>.</w:t>
      </w:r>
    </w:p>
    <w:p w14:paraId="235D5E1F" w14:textId="08876AE5" w:rsidR="00CC26D5" w:rsidRPr="00623806" w:rsidRDefault="00CC26D5" w:rsidP="00CB5AAD">
      <w:pPr>
        <w:pStyle w:val="SceneBreak"/>
        <w:spacing w:line="276" w:lineRule="auto"/>
        <w:ind w:firstLine="720"/>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mouth</w:t>
      </w:r>
      <w:proofErr w:type="spellEnd"/>
      <w:r w:rsidRPr="00623806">
        <w:rPr>
          <w:rFonts w:ascii="Helvetica" w:hAnsi="Helvetica"/>
          <w:lang w:val="es-ES"/>
        </w:rPr>
        <w:t xml:space="preserve"> </w:t>
      </w:r>
      <w:proofErr w:type="spellStart"/>
      <w:r w:rsidRPr="00623806">
        <w:rPr>
          <w:rFonts w:ascii="Helvetica" w:hAnsi="Helvetica"/>
          <w:lang w:val="es-ES"/>
        </w:rPr>
        <w:t>barely</w:t>
      </w:r>
      <w:proofErr w:type="spellEnd"/>
      <w:r w:rsidRPr="00623806">
        <w:rPr>
          <w:rFonts w:ascii="Helvetica" w:hAnsi="Helvetica"/>
          <w:lang w:val="es-ES"/>
        </w:rPr>
        <w:t xml:space="preserve"> moved.</w:t>
      </w:r>
    </w:p>
    <w:p w14:paraId="59C4B89D" w14:textId="0B34ED7C" w:rsidR="00CC26D5" w:rsidRPr="00623806" w:rsidRDefault="00CC26D5" w:rsidP="00CB5AAD">
      <w:pPr>
        <w:pStyle w:val="SceneBreak"/>
        <w:spacing w:line="276" w:lineRule="auto"/>
        <w:ind w:firstLine="720"/>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When</w:t>
      </w:r>
      <w:proofErr w:type="spellEnd"/>
      <w:r w:rsidRPr="00623806">
        <w:rPr>
          <w:rFonts w:ascii="Helvetica" w:hAnsi="Helvetica"/>
          <w:lang w:val="es-ES"/>
        </w:rPr>
        <w:t xml:space="preserve"> do I </w:t>
      </w:r>
      <w:proofErr w:type="spellStart"/>
      <w:r w:rsidRPr="00623806">
        <w:rPr>
          <w:rFonts w:ascii="Helvetica" w:hAnsi="Helvetica"/>
          <w:lang w:val="es-ES"/>
        </w:rPr>
        <w:t>start</w:t>
      </w:r>
      <w:proofErr w:type="spellEnd"/>
      <w:r w:rsidRPr="00623806">
        <w:rPr>
          <w:rFonts w:ascii="Helvetica" w:hAnsi="Helvetica"/>
          <w:lang w:val="es-ES"/>
        </w:rPr>
        <w:t>?”</w:t>
      </w:r>
    </w:p>
    <w:p w14:paraId="5E814912" w14:textId="02C99A66" w:rsidR="00CC26D5" w:rsidRPr="00623806" w:rsidRDefault="00CC26D5" w:rsidP="00CB5AAD">
      <w:pPr>
        <w:pStyle w:val="SceneBreak"/>
        <w:spacing w:line="276" w:lineRule="auto"/>
        <w:ind w:firstLine="720"/>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faintest</w:t>
      </w:r>
      <w:proofErr w:type="spellEnd"/>
      <w:r w:rsidRPr="00623806">
        <w:rPr>
          <w:rFonts w:ascii="Helvetica" w:hAnsi="Helvetica"/>
          <w:lang w:val="es-ES"/>
        </w:rPr>
        <w:t xml:space="preserve"> </w:t>
      </w:r>
      <w:proofErr w:type="spellStart"/>
      <w:r w:rsidRPr="00623806">
        <w:rPr>
          <w:rFonts w:ascii="Helvetica" w:hAnsi="Helvetica"/>
          <w:lang w:val="es-ES"/>
        </w:rPr>
        <w:t>smile</w:t>
      </w:r>
      <w:proofErr w:type="spellEnd"/>
      <w:r w:rsidRPr="00623806">
        <w:rPr>
          <w:rFonts w:ascii="Helvetica" w:hAnsi="Helvetica"/>
          <w:lang w:val="es-ES"/>
        </w:rPr>
        <w:t xml:space="preserve"> </w:t>
      </w:r>
      <w:proofErr w:type="spellStart"/>
      <w:r w:rsidRPr="00623806">
        <w:rPr>
          <w:rFonts w:ascii="Helvetica" w:hAnsi="Helvetica"/>
          <w:lang w:val="es-ES"/>
        </w:rPr>
        <w:t>pulled</w:t>
      </w:r>
      <w:proofErr w:type="spellEnd"/>
      <w:r w:rsidRPr="00623806">
        <w:rPr>
          <w:rFonts w:ascii="Helvetica" w:hAnsi="Helvetica"/>
          <w:lang w:val="es-ES"/>
        </w:rPr>
        <w:t xml:space="preserve"> at </w:t>
      </w:r>
      <w:proofErr w:type="spellStart"/>
      <w:r w:rsidRPr="00623806">
        <w:rPr>
          <w:rFonts w:ascii="Helvetica" w:hAnsi="Helvetica"/>
          <w:lang w:val="es-ES"/>
        </w:rPr>
        <w:t>Anders</w:t>
      </w:r>
      <w:proofErr w:type="spellEnd"/>
      <w:r w:rsidRPr="00623806">
        <w:rPr>
          <w:rFonts w:ascii="Helvetica" w:hAnsi="Helvetica"/>
          <w:lang w:val="es-ES"/>
        </w:rPr>
        <w:t xml:space="preserve">’ </w:t>
      </w:r>
      <w:proofErr w:type="spellStart"/>
      <w:r w:rsidRPr="00623806">
        <w:rPr>
          <w:rFonts w:ascii="Helvetica" w:hAnsi="Helvetica"/>
          <w:lang w:val="es-ES"/>
        </w:rPr>
        <w:t>lips</w:t>
      </w:r>
      <w:proofErr w:type="spellEnd"/>
      <w:r w:rsidRPr="00623806">
        <w:rPr>
          <w:rFonts w:ascii="Helvetica" w:hAnsi="Helvetica"/>
          <w:lang w:val="es-ES"/>
        </w:rPr>
        <w:t>—</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pleased</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proud</w:t>
      </w:r>
      <w:proofErr w:type="spellEnd"/>
      <w:r w:rsidRPr="00623806">
        <w:rPr>
          <w:rFonts w:ascii="Helvetica" w:hAnsi="Helvetica"/>
          <w:lang w:val="es-ES"/>
        </w:rPr>
        <w:t xml:space="preserve">. Just </w:t>
      </w:r>
      <w:proofErr w:type="spellStart"/>
      <w:r w:rsidRPr="00623806">
        <w:rPr>
          <w:rFonts w:ascii="Helvetica" w:hAnsi="Helvetica"/>
          <w:lang w:val="es-ES"/>
        </w:rPr>
        <w:t>satisfied</w:t>
      </w:r>
      <w:proofErr w:type="spellEnd"/>
      <w:r w:rsidRPr="00623806">
        <w:rPr>
          <w:rFonts w:ascii="Helvetica" w:hAnsi="Helvetica"/>
          <w:lang w:val="es-ES"/>
        </w:rPr>
        <w:t>.</w:t>
      </w:r>
    </w:p>
    <w:p w14:paraId="5C46C407" w14:textId="0D3D4696" w:rsidR="00CC26D5" w:rsidRPr="00623806" w:rsidRDefault="00CC26D5" w:rsidP="00CB5AAD">
      <w:pPr>
        <w:pStyle w:val="SceneBreak"/>
        <w:spacing w:line="276" w:lineRule="auto"/>
        <w:ind w:firstLine="720"/>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slid</w:t>
      </w:r>
      <w:proofErr w:type="spellEnd"/>
      <w:r w:rsidRPr="00623806">
        <w:rPr>
          <w:rFonts w:ascii="Helvetica" w:hAnsi="Helvetica"/>
          <w:lang w:val="es-ES"/>
        </w:rPr>
        <w:t xml:space="preserve"> a </w:t>
      </w:r>
      <w:proofErr w:type="spellStart"/>
      <w:r w:rsidRPr="00623806">
        <w:rPr>
          <w:rFonts w:ascii="Helvetica" w:hAnsi="Helvetica"/>
          <w:lang w:val="es-ES"/>
        </w:rPr>
        <w:t>thick</w:t>
      </w:r>
      <w:proofErr w:type="spellEnd"/>
      <w:r w:rsidRPr="00623806">
        <w:rPr>
          <w:rFonts w:ascii="Helvetica" w:hAnsi="Helvetica"/>
          <w:lang w:val="es-ES"/>
        </w:rPr>
        <w:t xml:space="preserve"> </w:t>
      </w:r>
      <w:proofErr w:type="spellStart"/>
      <w:r w:rsidRPr="00623806">
        <w:rPr>
          <w:rFonts w:ascii="Helvetica" w:hAnsi="Helvetica"/>
          <w:lang w:val="es-ES"/>
        </w:rPr>
        <w:t>black</w:t>
      </w:r>
      <w:proofErr w:type="spellEnd"/>
      <w:r w:rsidRPr="00623806">
        <w:rPr>
          <w:rFonts w:ascii="Helvetica" w:hAnsi="Helvetica"/>
          <w:lang w:val="es-ES"/>
        </w:rPr>
        <w:t xml:space="preserve"> dossier </w:t>
      </w:r>
      <w:proofErr w:type="spellStart"/>
      <w:r w:rsidRPr="00623806">
        <w:rPr>
          <w:rFonts w:ascii="Helvetica" w:hAnsi="Helvetica"/>
          <w:lang w:val="es-ES"/>
        </w:rPr>
        <w:t>across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table </w:t>
      </w:r>
      <w:proofErr w:type="spellStart"/>
      <w:r w:rsidRPr="00623806">
        <w:rPr>
          <w:rFonts w:ascii="Helvetica" w:hAnsi="Helvetica"/>
          <w:lang w:val="es-ES"/>
        </w:rPr>
        <w:t>toward</w:t>
      </w:r>
      <w:proofErr w:type="spellEnd"/>
      <w:r w:rsidRPr="00623806">
        <w:rPr>
          <w:rFonts w:ascii="Helvetica" w:hAnsi="Helvetica"/>
          <w:lang w:val="es-ES"/>
        </w:rPr>
        <w:t xml:space="preserve"> me.</w:t>
      </w:r>
    </w:p>
    <w:p w14:paraId="71F6C093" w14:textId="59A0E9FC" w:rsidR="00CC26D5" w:rsidRPr="00623806" w:rsidRDefault="00CC26D5" w:rsidP="00CB5AAD">
      <w:pPr>
        <w:pStyle w:val="SceneBreak"/>
        <w:spacing w:line="276" w:lineRule="auto"/>
        <w:ind w:firstLine="720"/>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folder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unmarked</w:t>
      </w:r>
      <w:proofErr w:type="spellEnd"/>
      <w:r w:rsidRPr="00623806">
        <w:rPr>
          <w:rFonts w:ascii="Helvetica" w:hAnsi="Helvetica"/>
          <w:lang w:val="es-ES"/>
        </w:rPr>
        <w:t xml:space="preserve"> </w:t>
      </w:r>
      <w:proofErr w:type="spellStart"/>
      <w:r w:rsidRPr="00623806">
        <w:rPr>
          <w:rFonts w:ascii="Helvetica" w:hAnsi="Helvetica"/>
          <w:lang w:val="es-ES"/>
        </w:rPr>
        <w:t>except</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a </w:t>
      </w:r>
      <w:proofErr w:type="gramStart"/>
      <w:r w:rsidRPr="00623806">
        <w:rPr>
          <w:rFonts w:ascii="Helvetica" w:hAnsi="Helvetica"/>
          <w:lang w:val="es-ES"/>
        </w:rPr>
        <w:t>single</w:t>
      </w:r>
      <w:proofErr w:type="gramEnd"/>
      <w:r w:rsidRPr="00623806">
        <w:rPr>
          <w:rFonts w:ascii="Helvetica" w:hAnsi="Helvetica"/>
          <w:lang w:val="es-ES"/>
        </w:rPr>
        <w:t xml:space="preserve"> symbol—a </w:t>
      </w:r>
      <w:proofErr w:type="spellStart"/>
      <w:r w:rsidRPr="00623806">
        <w:rPr>
          <w:rFonts w:ascii="Helvetica" w:hAnsi="Helvetica"/>
          <w:lang w:val="es-ES"/>
        </w:rPr>
        <w:t>dark</w:t>
      </w:r>
      <w:proofErr w:type="spellEnd"/>
      <w:r w:rsidRPr="00623806">
        <w:rPr>
          <w:rFonts w:ascii="Helvetica" w:hAnsi="Helvetica"/>
          <w:lang w:val="es-ES"/>
        </w:rPr>
        <w:t xml:space="preserve"> </w:t>
      </w:r>
      <w:proofErr w:type="spellStart"/>
      <w:r w:rsidRPr="00623806">
        <w:rPr>
          <w:rFonts w:ascii="Helvetica" w:hAnsi="Helvetica"/>
          <w:lang w:val="es-ES"/>
        </w:rPr>
        <w:t>snake</w:t>
      </w:r>
      <w:proofErr w:type="spellEnd"/>
      <w:r w:rsidRPr="00623806">
        <w:rPr>
          <w:rFonts w:ascii="Helvetica" w:hAnsi="Helvetica"/>
          <w:lang w:val="es-ES"/>
        </w:rPr>
        <w:t xml:space="preserve"> head </w:t>
      </w:r>
      <w:proofErr w:type="spellStart"/>
      <w:r w:rsidRPr="00623806">
        <w:rPr>
          <w:rFonts w:ascii="Helvetica" w:hAnsi="Helvetica"/>
          <w:lang w:val="es-ES"/>
        </w:rPr>
        <w:t>burned</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cover</w:t>
      </w:r>
      <w:proofErr w:type="spellEnd"/>
      <w:r w:rsidRPr="00623806">
        <w:rPr>
          <w:rFonts w:ascii="Helvetica" w:hAnsi="Helvetica"/>
          <w:lang w:val="es-ES"/>
        </w:rPr>
        <w:t>.</w:t>
      </w:r>
    </w:p>
    <w:p w14:paraId="0FB21F14" w14:textId="6C06BD81" w:rsidR="00CC26D5" w:rsidRPr="00623806" w:rsidRDefault="00CC26D5" w:rsidP="00CB5AAD">
      <w:pPr>
        <w:pStyle w:val="SceneBreak"/>
        <w:spacing w:line="276" w:lineRule="auto"/>
        <w:ind w:firstLine="720"/>
        <w:jc w:val="both"/>
        <w:rPr>
          <w:rFonts w:ascii="Helvetica" w:hAnsi="Helvetica"/>
          <w:lang w:val="es-ES"/>
        </w:rPr>
      </w:pPr>
      <w:r w:rsidRPr="00623806">
        <w:rPr>
          <w:rFonts w:ascii="Helvetica" w:hAnsi="Helvetica"/>
          <w:lang w:val="es-ES"/>
        </w:rPr>
        <w:t>No rules.</w:t>
      </w:r>
    </w:p>
    <w:p w14:paraId="380C36F3" w14:textId="6BEFDD39" w:rsidR="00CC26D5" w:rsidRPr="00623806" w:rsidRDefault="00CC26D5" w:rsidP="00CB5AAD">
      <w:pPr>
        <w:pStyle w:val="SceneBreak"/>
        <w:spacing w:line="276" w:lineRule="auto"/>
        <w:ind w:firstLine="720"/>
        <w:jc w:val="both"/>
        <w:rPr>
          <w:rFonts w:ascii="Helvetica" w:hAnsi="Helvetica"/>
          <w:lang w:val="es-ES"/>
        </w:rPr>
      </w:pPr>
      <w:r w:rsidRPr="00623806">
        <w:rPr>
          <w:rFonts w:ascii="Helvetica" w:hAnsi="Helvetica"/>
          <w:lang w:val="es-ES"/>
        </w:rPr>
        <w:t xml:space="preserve">No </w:t>
      </w:r>
      <w:proofErr w:type="spellStart"/>
      <w:r w:rsidRPr="00623806">
        <w:rPr>
          <w:rFonts w:ascii="Helvetica" w:hAnsi="Helvetica"/>
          <w:lang w:val="es-ES"/>
        </w:rPr>
        <w:t>borders</w:t>
      </w:r>
      <w:proofErr w:type="spellEnd"/>
      <w:r w:rsidRPr="00623806">
        <w:rPr>
          <w:rFonts w:ascii="Helvetica" w:hAnsi="Helvetica"/>
          <w:lang w:val="es-ES"/>
        </w:rPr>
        <w:t>.</w:t>
      </w:r>
    </w:p>
    <w:p w14:paraId="17AF36AC" w14:textId="5D10E361" w:rsidR="00CC26D5" w:rsidRPr="00623806" w:rsidRDefault="00CC26D5" w:rsidP="00CB5AAD">
      <w:pPr>
        <w:pStyle w:val="SceneBreak"/>
        <w:spacing w:line="276" w:lineRule="auto"/>
        <w:ind w:firstLine="720"/>
        <w:jc w:val="both"/>
        <w:rPr>
          <w:rFonts w:ascii="Helvetica" w:hAnsi="Helvetica"/>
          <w:lang w:val="es-ES"/>
        </w:rPr>
      </w:pPr>
      <w:r w:rsidRPr="00623806">
        <w:rPr>
          <w:rFonts w:ascii="Helvetica" w:hAnsi="Helvetica"/>
          <w:lang w:val="es-ES"/>
        </w:rPr>
        <w:t xml:space="preserve">No </w:t>
      </w:r>
      <w:proofErr w:type="spellStart"/>
      <w:r w:rsidRPr="00623806">
        <w:rPr>
          <w:rFonts w:ascii="Helvetica" w:hAnsi="Helvetica"/>
          <w:lang w:val="es-ES"/>
        </w:rPr>
        <w:t>conscience</w:t>
      </w:r>
      <w:proofErr w:type="spellEnd"/>
      <w:r w:rsidRPr="00623806">
        <w:rPr>
          <w:rFonts w:ascii="Helvetica" w:hAnsi="Helvetica"/>
          <w:lang w:val="es-ES"/>
        </w:rPr>
        <w:t>.</w:t>
      </w:r>
    </w:p>
    <w:p w14:paraId="37D12FB7" w14:textId="77777777" w:rsidR="00CC26D5" w:rsidRPr="00623806" w:rsidRDefault="00CC26D5" w:rsidP="00CB5AAD">
      <w:pPr>
        <w:pStyle w:val="SceneBreak"/>
        <w:spacing w:line="276" w:lineRule="auto"/>
        <w:ind w:firstLine="720"/>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signed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name</w:t>
      </w:r>
      <w:proofErr w:type="spellEnd"/>
      <w:r w:rsidRPr="00623806">
        <w:rPr>
          <w:rFonts w:ascii="Helvetica" w:hAnsi="Helvetica"/>
          <w:lang w:val="es-ES"/>
        </w:rPr>
        <w:t xml:space="preserve"> </w:t>
      </w:r>
      <w:proofErr w:type="spellStart"/>
      <w:r w:rsidRPr="00623806">
        <w:rPr>
          <w:rFonts w:ascii="Helvetica" w:hAnsi="Helvetica"/>
          <w:lang w:val="es-ES"/>
        </w:rPr>
        <w:t>without</w:t>
      </w:r>
      <w:proofErr w:type="spellEnd"/>
      <w:r w:rsidRPr="00623806">
        <w:rPr>
          <w:rFonts w:ascii="Helvetica" w:hAnsi="Helvetica"/>
          <w:lang w:val="es-ES"/>
        </w:rPr>
        <w:t xml:space="preserve"> </w:t>
      </w:r>
      <w:proofErr w:type="spellStart"/>
      <w:r w:rsidRPr="00623806">
        <w:rPr>
          <w:rFonts w:ascii="Helvetica" w:hAnsi="Helvetica"/>
          <w:lang w:val="es-ES"/>
        </w:rPr>
        <w:t>hesitation</w:t>
      </w:r>
      <w:proofErr w:type="spellEnd"/>
      <w:r w:rsidRPr="00623806">
        <w:rPr>
          <w:rFonts w:ascii="Helvetica" w:hAnsi="Helvetica"/>
          <w:lang w:val="es-ES"/>
        </w:rPr>
        <w:t>.</w:t>
      </w:r>
    </w:p>
    <w:p w14:paraId="6F20410A" w14:textId="77777777" w:rsidR="00CC26D5" w:rsidRPr="00623806" w:rsidRDefault="00CC26D5" w:rsidP="00CC26D5">
      <w:pPr>
        <w:pStyle w:val="SceneBreak"/>
        <w:spacing w:line="276" w:lineRule="auto"/>
        <w:rPr>
          <w:rFonts w:ascii="Helvetica" w:hAnsi="Helvetica"/>
          <w:lang w:val="es-ES"/>
        </w:rPr>
      </w:pPr>
    </w:p>
    <w:p w14:paraId="47A6BDAC" w14:textId="436C1A5D" w:rsidR="00721441" w:rsidRPr="00623806" w:rsidRDefault="00CC26D5" w:rsidP="00CC26D5">
      <w:pPr>
        <w:pStyle w:val="SceneBreak"/>
        <w:spacing w:line="276" w:lineRule="auto"/>
        <w:rPr>
          <w:rFonts w:ascii="Helvetica" w:hAnsi="Helvetica"/>
          <w:lang w:val="es-ES"/>
        </w:rPr>
      </w:pPr>
      <w:r w:rsidRPr="00623806">
        <w:rPr>
          <w:rFonts w:ascii="Helvetica" w:hAnsi="Helvetica"/>
          <w:lang w:val="es-ES"/>
        </w:rPr>
        <w:t> </w:t>
      </w:r>
      <w:r w:rsidR="00721441" w:rsidRPr="00623806">
        <w:rPr>
          <w:rFonts w:ascii="Helvetica" w:hAnsi="Helvetica"/>
          <w:lang w:val="es-ES"/>
        </w:rPr>
        <w:t>****</w:t>
      </w:r>
    </w:p>
    <w:p w14:paraId="131FC7C5" w14:textId="77777777" w:rsidR="0035271A" w:rsidRPr="00623806" w:rsidRDefault="0035271A" w:rsidP="0035271A">
      <w:pPr>
        <w:pStyle w:val="SceneFirstParagraph"/>
        <w:spacing w:line="276" w:lineRule="auto"/>
        <w:jc w:val="center"/>
        <w:rPr>
          <w:rFonts w:ascii="Helvetica" w:hAnsi="Helvetica"/>
          <w:b/>
          <w:bCs/>
          <w:i/>
          <w:iCs/>
          <w:lang w:val="es-ES"/>
        </w:rPr>
      </w:pPr>
    </w:p>
    <w:p w14:paraId="62C74C05" w14:textId="518FC25A" w:rsidR="00721441" w:rsidRPr="00623806" w:rsidRDefault="0035271A" w:rsidP="0035271A">
      <w:pPr>
        <w:pStyle w:val="SceneFirstParagraph"/>
        <w:spacing w:line="276" w:lineRule="auto"/>
        <w:jc w:val="center"/>
        <w:rPr>
          <w:rFonts w:ascii="Helvetica" w:hAnsi="Helvetica"/>
          <w:b/>
          <w:bCs/>
          <w:i/>
          <w:iCs/>
          <w:lang w:val="es-ES"/>
        </w:rPr>
      </w:pPr>
      <w:proofErr w:type="spellStart"/>
      <w:r w:rsidRPr="00623806">
        <w:rPr>
          <w:rFonts w:ascii="Helvetica" w:hAnsi="Helvetica"/>
          <w:b/>
          <w:bCs/>
          <w:i/>
          <w:iCs/>
          <w:lang w:val="es-ES"/>
        </w:rPr>
        <w:t>Present</w:t>
      </w:r>
      <w:proofErr w:type="spellEnd"/>
    </w:p>
    <w:p w14:paraId="77AF0DCE" w14:textId="77777777" w:rsidR="0035271A" w:rsidRPr="00623806" w:rsidRDefault="0035271A" w:rsidP="00721441">
      <w:pPr>
        <w:pStyle w:val="SceneFirstParagraph"/>
        <w:spacing w:line="276" w:lineRule="auto"/>
        <w:jc w:val="both"/>
        <w:rPr>
          <w:rFonts w:ascii="Helvetica" w:hAnsi="Helvetica"/>
          <w:lang w:val="es-ES"/>
        </w:rPr>
      </w:pPr>
    </w:p>
    <w:p w14:paraId="48F6B00E" w14:textId="53BB1E77" w:rsidR="00D317F7" w:rsidRPr="00623806" w:rsidRDefault="00D317F7" w:rsidP="00D317F7">
      <w:pPr>
        <w:keepLines w:val="0"/>
        <w:widowControl/>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came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cold</w:t>
      </w:r>
      <w:proofErr w:type="spellEnd"/>
      <w:r w:rsidRPr="00623806">
        <w:rPr>
          <w:rFonts w:ascii="Helvetica" w:hAnsi="Helvetica"/>
          <w:color w:val="000000"/>
          <w:szCs w:val="24"/>
          <w:lang w:val="es-ES" w:eastAsia="ko-KR"/>
        </w:rPr>
        <w:t xml:space="preserve"> tile </w:t>
      </w:r>
      <w:proofErr w:type="spellStart"/>
      <w:r w:rsidRPr="00623806">
        <w:rPr>
          <w:rFonts w:ascii="Helvetica" w:hAnsi="Helvetica"/>
          <w:color w:val="000000"/>
          <w:szCs w:val="24"/>
          <w:lang w:val="es-ES" w:eastAsia="ko-KR"/>
        </w:rPr>
        <w:t>floor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palms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were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slick</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wet</w:t>
      </w:r>
      <w:proofErr w:type="spellEnd"/>
      <w:r w:rsidRPr="00623806">
        <w:rPr>
          <w:rFonts w:ascii="Helvetica" w:hAnsi="Helvetica"/>
          <w:color w:val="000000"/>
          <w:szCs w:val="24"/>
          <w:lang w:val="es-ES" w:eastAsia="ko-KR"/>
        </w:rPr>
        <w:t>.</w:t>
      </w:r>
    </w:p>
    <w:p w14:paraId="615E2D71" w14:textId="4C8C973E" w:rsidR="00D317F7" w:rsidRPr="00623806" w:rsidRDefault="00D317F7" w:rsidP="00D317F7">
      <w:pPr>
        <w:keepLines w:val="0"/>
        <w:widowControl/>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blinked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hard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overhead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lights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flickered</w:t>
      </w:r>
      <w:proofErr w:type="spellEnd"/>
      <w:r w:rsidRPr="00623806">
        <w:rPr>
          <w:rFonts w:ascii="Helvetica" w:hAnsi="Helvetica"/>
          <w:color w:val="000000"/>
          <w:szCs w:val="24"/>
          <w:lang w:val="es-ES" w:eastAsia="ko-KR"/>
        </w:rPr>
        <w:t xml:space="preserve"> back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life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illuminating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horror </w:t>
      </w:r>
      <w:proofErr w:type="spellStart"/>
      <w:r w:rsidRPr="00623806">
        <w:rPr>
          <w:rFonts w:ascii="Helvetica" w:hAnsi="Helvetica"/>
          <w:color w:val="000000"/>
          <w:szCs w:val="24"/>
          <w:lang w:val="es-ES" w:eastAsia="ko-KR"/>
        </w:rPr>
        <w:t>around</w:t>
      </w:r>
      <w:proofErr w:type="spellEnd"/>
      <w:r w:rsidRPr="00623806">
        <w:rPr>
          <w:rFonts w:ascii="Helvetica" w:hAnsi="Helvetica"/>
          <w:color w:val="000000"/>
          <w:szCs w:val="24"/>
          <w:lang w:val="es-ES" w:eastAsia="ko-KR"/>
        </w:rPr>
        <w:t xml:space="preserve"> me.</w:t>
      </w:r>
    </w:p>
    <w:p w14:paraId="6E2B75E0" w14:textId="48930176" w:rsidR="00D317F7" w:rsidRPr="00623806" w:rsidRDefault="00D317F7" w:rsidP="00D317F7">
      <w:pPr>
        <w:keepLines w:val="0"/>
        <w:widowControl/>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Blood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everywhere</w:t>
      </w:r>
      <w:proofErr w:type="spellEnd"/>
      <w:r w:rsidRPr="00623806">
        <w:rPr>
          <w:rFonts w:ascii="Helvetica" w:hAnsi="Helvetica"/>
          <w:color w:val="000000"/>
          <w:szCs w:val="24"/>
          <w:lang w:val="es-ES" w:eastAsia="ko-KR"/>
        </w:rPr>
        <w:t>.</w:t>
      </w:r>
    </w:p>
    <w:p w14:paraId="44F6CACE" w14:textId="4AABE0D6" w:rsidR="00D317F7" w:rsidRPr="00623806" w:rsidRDefault="00D317F7" w:rsidP="00D317F7">
      <w:pPr>
        <w:keepLines w:val="0"/>
        <w:widowControl/>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Spattered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across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walls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pooled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beneath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conference</w:t>
      </w:r>
      <w:proofErr w:type="spellEnd"/>
      <w:r w:rsidRPr="00623806">
        <w:rPr>
          <w:rFonts w:ascii="Helvetica" w:hAnsi="Helvetica"/>
          <w:color w:val="000000"/>
          <w:szCs w:val="24"/>
          <w:lang w:val="es-ES" w:eastAsia="ko-KR"/>
        </w:rPr>
        <w:t xml:space="preserve"> table.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dripped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from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corners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windows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hands</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hands</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were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soaked</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Thick</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Tacky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Still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warm</w:t>
      </w:r>
      <w:proofErr w:type="spellEnd"/>
      <w:r w:rsidRPr="00623806">
        <w:rPr>
          <w:rFonts w:ascii="Helvetica" w:hAnsi="Helvetica"/>
          <w:color w:val="000000"/>
          <w:szCs w:val="24"/>
          <w:lang w:val="es-ES" w:eastAsia="ko-KR"/>
        </w:rPr>
        <w:t>.</w:t>
      </w:r>
    </w:p>
    <w:p w14:paraId="07A6805C" w14:textId="3EDD4AD5" w:rsidR="00D317F7" w:rsidRPr="00623806" w:rsidRDefault="00D317F7" w:rsidP="00D317F7">
      <w:pPr>
        <w:keepLines w:val="0"/>
        <w:widowControl/>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And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bodies</w:t>
      </w:r>
      <w:proofErr w:type="spellEnd"/>
      <w:r w:rsidRPr="00623806">
        <w:rPr>
          <w:rFonts w:ascii="Helvetica" w:hAnsi="Helvetica"/>
          <w:color w:val="000000"/>
          <w:szCs w:val="24"/>
          <w:lang w:val="es-ES" w:eastAsia="ko-KR"/>
        </w:rPr>
        <w:t>—</w:t>
      </w:r>
    </w:p>
    <w:p w14:paraId="4DEA1253" w14:textId="4A8CA618" w:rsidR="00D317F7" w:rsidRPr="00623806" w:rsidRDefault="00D317F7" w:rsidP="00D317F7">
      <w:pPr>
        <w:keepLines w:val="0"/>
        <w:widowControl/>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There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were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three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them</w:t>
      </w:r>
      <w:proofErr w:type="spellEnd"/>
      <w:r w:rsidRPr="00623806">
        <w:rPr>
          <w:rFonts w:ascii="Helvetica" w:hAnsi="Helvetica"/>
          <w:color w:val="000000"/>
          <w:szCs w:val="24"/>
          <w:lang w:val="es-ES" w:eastAsia="ko-KR"/>
        </w:rPr>
        <w:t>.</w:t>
      </w:r>
    </w:p>
    <w:p w14:paraId="1F335E79" w14:textId="10CCC2F5" w:rsidR="00D317F7" w:rsidRPr="00623806" w:rsidRDefault="00D317F7" w:rsidP="00D317F7">
      <w:pPr>
        <w:keepLines w:val="0"/>
        <w:widowControl/>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bodies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appeared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be </w:t>
      </w:r>
      <w:proofErr w:type="spellStart"/>
      <w:r w:rsidRPr="00623806">
        <w:rPr>
          <w:rFonts w:ascii="Helvetica" w:hAnsi="Helvetica"/>
          <w:color w:val="000000"/>
          <w:szCs w:val="24"/>
          <w:lang w:val="es-ES" w:eastAsia="ko-KR"/>
        </w:rPr>
        <w:t>those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security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personnel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Ripped</w:t>
      </w:r>
      <w:proofErr w:type="spellEnd"/>
      <w:r w:rsidRPr="00623806">
        <w:rPr>
          <w:rFonts w:ascii="Helvetica" w:hAnsi="Helvetica"/>
          <w:color w:val="000000"/>
          <w:szCs w:val="24"/>
          <w:lang w:val="es-ES" w:eastAsia="ko-KR"/>
        </w:rPr>
        <w:t xml:space="preserve"> open. </w:t>
      </w:r>
      <w:proofErr w:type="spellStart"/>
      <w:r w:rsidRPr="00623806">
        <w:rPr>
          <w:rFonts w:ascii="Helvetica" w:hAnsi="Helvetica"/>
          <w:color w:val="000000"/>
          <w:szCs w:val="24"/>
          <w:lang w:val="es-ES" w:eastAsia="ko-KR"/>
        </w:rPr>
        <w:t>Throats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torn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One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man’s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skull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crushed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tin</w:t>
      </w:r>
      <w:proofErr w:type="spellEnd"/>
      <w:r w:rsidRPr="00623806">
        <w:rPr>
          <w:rFonts w:ascii="Helvetica" w:hAnsi="Helvetica"/>
          <w:color w:val="000000"/>
          <w:szCs w:val="24"/>
          <w:lang w:val="es-ES" w:eastAsia="ko-KR"/>
        </w:rPr>
        <w:t xml:space="preserve"> can. I </w:t>
      </w:r>
      <w:proofErr w:type="spellStart"/>
      <w:r w:rsidRPr="00623806">
        <w:rPr>
          <w:rFonts w:ascii="Helvetica" w:hAnsi="Helvetica"/>
          <w:color w:val="000000"/>
          <w:szCs w:val="24"/>
          <w:lang w:val="es-ES" w:eastAsia="ko-KR"/>
        </w:rPr>
        <w:t>recognized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ID </w:t>
      </w:r>
      <w:proofErr w:type="spellStart"/>
      <w:r w:rsidRPr="00623806">
        <w:rPr>
          <w:rFonts w:ascii="Helvetica" w:hAnsi="Helvetica"/>
          <w:color w:val="000000"/>
          <w:szCs w:val="24"/>
          <w:lang w:val="es-ES" w:eastAsia="ko-KR"/>
        </w:rPr>
        <w:t>badge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spoken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way</w:t>
      </w:r>
      <w:proofErr w:type="spellEnd"/>
      <w:r w:rsidRPr="00623806">
        <w:rPr>
          <w:rFonts w:ascii="Helvetica" w:hAnsi="Helvetica"/>
          <w:color w:val="000000"/>
          <w:szCs w:val="24"/>
          <w:lang w:val="es-ES" w:eastAsia="ko-KR"/>
        </w:rPr>
        <w:t xml:space="preserve"> in.</w:t>
      </w:r>
    </w:p>
    <w:p w14:paraId="18502FFD" w14:textId="1A5FFB7C" w:rsidR="00D317F7" w:rsidRPr="00623806" w:rsidRDefault="00D317F7" w:rsidP="00D317F7">
      <w:pPr>
        <w:keepLines w:val="0"/>
        <w:widowControl/>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lastRenderedPageBreak/>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breath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caught</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scream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built</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throat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but</w:t>
      </w:r>
      <w:proofErr w:type="spellEnd"/>
      <w:r w:rsidRPr="00623806">
        <w:rPr>
          <w:rFonts w:ascii="Helvetica" w:hAnsi="Helvetica"/>
          <w:color w:val="000000"/>
          <w:szCs w:val="24"/>
          <w:lang w:val="es-ES" w:eastAsia="ko-KR"/>
        </w:rPr>
        <w:t xml:space="preserve"> no </w:t>
      </w:r>
      <w:proofErr w:type="spellStart"/>
      <w:r w:rsidRPr="00623806">
        <w:rPr>
          <w:rFonts w:ascii="Helvetica" w:hAnsi="Helvetica"/>
          <w:color w:val="000000"/>
          <w:szCs w:val="24"/>
          <w:lang w:val="es-ES" w:eastAsia="ko-KR"/>
        </w:rPr>
        <w:t>sound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came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out</w:t>
      </w:r>
      <w:proofErr w:type="spellEnd"/>
      <w:r w:rsidRPr="00623806">
        <w:rPr>
          <w:rFonts w:ascii="Helvetica" w:hAnsi="Helvetica"/>
          <w:color w:val="000000"/>
          <w:szCs w:val="24"/>
          <w:lang w:val="es-ES" w:eastAsia="ko-KR"/>
        </w:rPr>
        <w:t>.</w:t>
      </w:r>
    </w:p>
    <w:p w14:paraId="5B96EA93" w14:textId="6F3F8CA6" w:rsidR="00D317F7" w:rsidRPr="00623806" w:rsidRDefault="00D317F7" w:rsidP="00D317F7">
      <w:pPr>
        <w:keepLines w:val="0"/>
        <w:widowControl/>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He </w:t>
      </w:r>
      <w:proofErr w:type="spellStart"/>
      <w:r w:rsidRPr="00623806">
        <w:rPr>
          <w:rFonts w:ascii="Helvetica" w:hAnsi="Helvetica"/>
          <w:color w:val="000000"/>
          <w:szCs w:val="24"/>
          <w:lang w:val="es-ES" w:eastAsia="ko-KR"/>
        </w:rPr>
        <w:t>had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vanished</w:t>
      </w:r>
      <w:proofErr w:type="spellEnd"/>
      <w:r w:rsidRPr="00623806">
        <w:rPr>
          <w:rFonts w:ascii="Helvetica" w:hAnsi="Helvetica"/>
          <w:color w:val="000000"/>
          <w:szCs w:val="24"/>
          <w:lang w:val="es-ES" w:eastAsia="ko-KR"/>
        </w:rPr>
        <w:t xml:space="preserve">. No trace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Not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even</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footprint</w:t>
      </w:r>
      <w:proofErr w:type="spellEnd"/>
      <w:r w:rsidRPr="00623806">
        <w:rPr>
          <w:rFonts w:ascii="Helvetica" w:hAnsi="Helvetica"/>
          <w:color w:val="000000"/>
          <w:szCs w:val="24"/>
          <w:lang w:val="es-ES" w:eastAsia="ko-KR"/>
        </w:rPr>
        <w:t>.</w:t>
      </w:r>
    </w:p>
    <w:p w14:paraId="0F33AA04" w14:textId="564F0C2B" w:rsidR="00D317F7" w:rsidRPr="00623806" w:rsidDel="00F456A3" w:rsidRDefault="00D317F7" w:rsidP="00D317F7">
      <w:pPr>
        <w:keepLines w:val="0"/>
        <w:widowControl/>
        <w:ind w:firstLine="720"/>
        <w:jc w:val="both"/>
        <w:rPr>
          <w:del w:id="280" w:author="Author"/>
          <w:rFonts w:ascii="Helvetica" w:hAnsi="Helvetica"/>
          <w:color w:val="000000"/>
          <w:szCs w:val="24"/>
          <w:lang w:val="es-ES" w:eastAsia="ko-KR"/>
        </w:rPr>
      </w:pPr>
      <w:r w:rsidRPr="00623806">
        <w:rPr>
          <w:rFonts w:ascii="Helvetica" w:hAnsi="Helvetica"/>
          <w:color w:val="000000"/>
          <w:szCs w:val="24"/>
          <w:lang w:val="es-ES" w:eastAsia="ko-KR"/>
        </w:rPr>
        <w:t xml:space="preserve">Just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blood</w:t>
      </w:r>
      <w:proofErr w:type="spellEnd"/>
      <w:r w:rsidRPr="00623806">
        <w:rPr>
          <w:rFonts w:ascii="Helvetica" w:hAnsi="Helvetica"/>
          <w:color w:val="000000"/>
          <w:szCs w:val="24"/>
          <w:lang w:val="es-ES" w:eastAsia="ko-KR"/>
        </w:rPr>
        <w:t>.</w:t>
      </w:r>
      <w:ins w:id="281" w:author="Author">
        <w:r w:rsidR="00F456A3" w:rsidRPr="00623806">
          <w:rPr>
            <w:rFonts w:ascii="Helvetica" w:hAnsi="Helvetica"/>
            <w:color w:val="000000"/>
            <w:szCs w:val="24"/>
            <w:lang w:val="es-ES" w:eastAsia="ko-KR"/>
          </w:rPr>
          <w:t xml:space="preserve"> </w:t>
        </w:r>
      </w:ins>
    </w:p>
    <w:p w14:paraId="54735A35" w14:textId="4E71F840" w:rsidR="00D317F7" w:rsidRPr="00623806" w:rsidRDefault="00D317F7" w:rsidP="00F456A3">
      <w:pPr>
        <w:keepLines w:val="0"/>
        <w:widowControl/>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And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gramStart"/>
      <w:r w:rsidRPr="00623806">
        <w:rPr>
          <w:rFonts w:ascii="Helvetica" w:hAnsi="Helvetica"/>
          <w:color w:val="000000"/>
          <w:szCs w:val="24"/>
          <w:lang w:val="es-ES" w:eastAsia="ko-KR"/>
        </w:rPr>
        <w:t>single</w:t>
      </w:r>
      <w:proofErr w:type="gram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perfectly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pressed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card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left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table, </w:t>
      </w:r>
      <w:proofErr w:type="spellStart"/>
      <w:r w:rsidRPr="00623806">
        <w:rPr>
          <w:rFonts w:ascii="Helvetica" w:hAnsi="Helvetica"/>
          <w:color w:val="000000"/>
          <w:szCs w:val="24"/>
          <w:lang w:val="es-ES" w:eastAsia="ko-KR"/>
        </w:rPr>
        <w:t>untouched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carnage</w:t>
      </w:r>
      <w:proofErr w:type="spellEnd"/>
      <w:r w:rsidRPr="00623806">
        <w:rPr>
          <w:rFonts w:ascii="Helvetica" w:hAnsi="Helvetica"/>
          <w:color w:val="000000"/>
          <w:szCs w:val="24"/>
          <w:lang w:val="es-ES" w:eastAsia="ko-KR"/>
        </w:rPr>
        <w:t>:</w:t>
      </w:r>
    </w:p>
    <w:p w14:paraId="266D6BC3" w14:textId="054D9A7A" w:rsidR="00D317F7" w:rsidRPr="00623806" w:rsidRDefault="00D317F7" w:rsidP="00D317F7">
      <w:pPr>
        <w:keepLines w:val="0"/>
        <w:widowControl/>
        <w:ind w:firstLine="720"/>
        <w:jc w:val="both"/>
        <w:rPr>
          <w:rFonts w:ascii="Helvetica" w:hAnsi="Helvetica"/>
          <w:color w:val="000000"/>
          <w:szCs w:val="24"/>
          <w:lang w:val="es-ES" w:eastAsia="ko-KR"/>
        </w:rPr>
      </w:pPr>
      <w:r w:rsidRPr="00623806">
        <w:rPr>
          <w:rFonts w:ascii="Helvetica" w:hAnsi="Helvetica"/>
          <w:i/>
          <w:iCs/>
          <w:color w:val="000000"/>
          <w:szCs w:val="24"/>
          <w:lang w:val="es-ES" w:eastAsia="ko-KR"/>
          <w:rPrChange w:id="282" w:author="Author">
            <w:rPr>
              <w:rFonts w:ascii="Helvetica" w:hAnsi="Helvetica"/>
              <w:color w:val="000000"/>
              <w:szCs w:val="24"/>
              <w:lang w:eastAsia="ko-KR"/>
            </w:rPr>
          </w:rPrChange>
        </w:rPr>
        <w:t xml:space="preserve">A </w:t>
      </w:r>
      <w:proofErr w:type="spellStart"/>
      <w:r w:rsidRPr="00623806">
        <w:rPr>
          <w:rFonts w:ascii="Helvetica" w:hAnsi="Helvetica"/>
          <w:i/>
          <w:iCs/>
          <w:color w:val="000000"/>
          <w:szCs w:val="24"/>
          <w:lang w:val="es-ES" w:eastAsia="ko-KR"/>
          <w:rPrChange w:id="283" w:author="Author">
            <w:rPr>
              <w:rFonts w:ascii="Helvetica" w:hAnsi="Helvetica"/>
              <w:color w:val="000000"/>
              <w:szCs w:val="24"/>
              <w:lang w:eastAsia="ko-KR"/>
            </w:rPr>
          </w:rPrChange>
        </w:rPr>
        <w:t>monster</w:t>
      </w:r>
      <w:proofErr w:type="spellEnd"/>
      <w:r w:rsidRPr="00623806">
        <w:rPr>
          <w:rFonts w:ascii="Helvetica" w:hAnsi="Helvetica"/>
          <w:i/>
          <w:iCs/>
          <w:color w:val="000000"/>
          <w:szCs w:val="24"/>
          <w:lang w:val="es-ES" w:eastAsia="ko-KR"/>
          <w:rPrChange w:id="284" w:author="Author">
            <w:rPr>
              <w:rFonts w:ascii="Helvetica" w:hAnsi="Helvetica"/>
              <w:color w:val="000000"/>
              <w:szCs w:val="24"/>
              <w:lang w:eastAsia="ko-KR"/>
            </w:rPr>
          </w:rPrChange>
        </w:rPr>
        <w:t xml:space="preserve"> </w:t>
      </w:r>
      <w:proofErr w:type="spellStart"/>
      <w:r w:rsidRPr="00623806">
        <w:rPr>
          <w:rFonts w:ascii="Helvetica" w:hAnsi="Helvetica"/>
          <w:i/>
          <w:iCs/>
          <w:color w:val="000000"/>
          <w:szCs w:val="24"/>
          <w:lang w:val="es-ES" w:eastAsia="ko-KR"/>
          <w:rPrChange w:id="285" w:author="Author">
            <w:rPr>
              <w:rFonts w:ascii="Helvetica" w:hAnsi="Helvetica"/>
              <w:color w:val="000000"/>
              <w:szCs w:val="24"/>
              <w:lang w:eastAsia="ko-KR"/>
            </w:rPr>
          </w:rPrChange>
        </w:rPr>
        <w:t>will</w:t>
      </w:r>
      <w:proofErr w:type="spellEnd"/>
      <w:r w:rsidRPr="00623806">
        <w:rPr>
          <w:rFonts w:ascii="Helvetica" w:hAnsi="Helvetica"/>
          <w:i/>
          <w:iCs/>
          <w:color w:val="000000"/>
          <w:szCs w:val="24"/>
          <w:lang w:val="es-ES" w:eastAsia="ko-KR"/>
          <w:rPrChange w:id="286" w:author="Author">
            <w:rPr>
              <w:rFonts w:ascii="Helvetica" w:hAnsi="Helvetica"/>
              <w:color w:val="000000"/>
              <w:szCs w:val="24"/>
              <w:lang w:eastAsia="ko-KR"/>
            </w:rPr>
          </w:rPrChange>
        </w:rPr>
        <w:t xml:space="preserve"> </w:t>
      </w:r>
      <w:proofErr w:type="spellStart"/>
      <w:r w:rsidRPr="00623806">
        <w:rPr>
          <w:rFonts w:ascii="Helvetica" w:hAnsi="Helvetica"/>
          <w:i/>
          <w:iCs/>
          <w:color w:val="000000"/>
          <w:szCs w:val="24"/>
          <w:lang w:val="es-ES" w:eastAsia="ko-KR"/>
          <w:rPrChange w:id="287" w:author="Author">
            <w:rPr>
              <w:rFonts w:ascii="Helvetica" w:hAnsi="Helvetica"/>
              <w:color w:val="000000"/>
              <w:szCs w:val="24"/>
              <w:lang w:eastAsia="ko-KR"/>
            </w:rPr>
          </w:rPrChange>
        </w:rPr>
        <w:t>always</w:t>
      </w:r>
      <w:proofErr w:type="spellEnd"/>
      <w:r w:rsidRPr="00623806">
        <w:rPr>
          <w:rFonts w:ascii="Helvetica" w:hAnsi="Helvetica"/>
          <w:i/>
          <w:iCs/>
          <w:color w:val="000000"/>
          <w:szCs w:val="24"/>
          <w:lang w:val="es-ES" w:eastAsia="ko-KR"/>
          <w:rPrChange w:id="288" w:author="Author">
            <w:rPr>
              <w:rFonts w:ascii="Helvetica" w:hAnsi="Helvetica"/>
              <w:color w:val="000000"/>
              <w:szCs w:val="24"/>
              <w:lang w:eastAsia="ko-KR"/>
            </w:rPr>
          </w:rPrChange>
        </w:rPr>
        <w:t xml:space="preserve"> be a </w:t>
      </w:r>
      <w:proofErr w:type="spellStart"/>
      <w:r w:rsidRPr="00623806">
        <w:rPr>
          <w:rFonts w:ascii="Helvetica" w:hAnsi="Helvetica"/>
          <w:i/>
          <w:iCs/>
          <w:color w:val="000000"/>
          <w:szCs w:val="24"/>
          <w:lang w:val="es-ES" w:eastAsia="ko-KR"/>
          <w:rPrChange w:id="289" w:author="Author">
            <w:rPr>
              <w:rFonts w:ascii="Helvetica" w:hAnsi="Helvetica"/>
              <w:color w:val="000000"/>
              <w:szCs w:val="24"/>
              <w:lang w:eastAsia="ko-KR"/>
            </w:rPr>
          </w:rPrChange>
        </w:rPr>
        <w:t>monster</w:t>
      </w:r>
      <w:proofErr w:type="spellEnd"/>
      <w:r w:rsidRPr="00623806">
        <w:rPr>
          <w:rFonts w:ascii="Helvetica" w:hAnsi="Helvetica"/>
          <w:color w:val="000000"/>
          <w:szCs w:val="24"/>
          <w:lang w:val="es-ES" w:eastAsia="ko-KR"/>
        </w:rPr>
        <w:t>.</w:t>
      </w:r>
    </w:p>
    <w:p w14:paraId="7F00E907" w14:textId="0D2BEB07" w:rsidR="00D317F7" w:rsidRPr="00623806" w:rsidRDefault="00D317F7" w:rsidP="00D317F7">
      <w:pPr>
        <w:keepLines w:val="0"/>
        <w:widowControl/>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stumbled</w:t>
      </w:r>
      <w:proofErr w:type="spellEnd"/>
      <w:r w:rsidRPr="00623806">
        <w:rPr>
          <w:rFonts w:ascii="Helvetica" w:hAnsi="Helvetica"/>
          <w:color w:val="000000"/>
          <w:szCs w:val="24"/>
          <w:lang w:val="es-ES" w:eastAsia="ko-KR"/>
        </w:rPr>
        <w:t xml:space="preserve"> back, </w:t>
      </w:r>
      <w:proofErr w:type="spellStart"/>
      <w:r w:rsidRPr="00623806">
        <w:rPr>
          <w:rFonts w:ascii="Helvetica" w:hAnsi="Helvetica"/>
          <w:color w:val="000000"/>
          <w:szCs w:val="24"/>
          <w:lang w:val="es-ES" w:eastAsia="ko-KR"/>
        </w:rPr>
        <w:t>nearly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slipping</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blood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pooled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around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boots</w:t>
      </w:r>
      <w:proofErr w:type="spellEnd"/>
      <w:r w:rsidRPr="00623806">
        <w:rPr>
          <w:rFonts w:ascii="Helvetica" w:hAnsi="Helvetica"/>
          <w:color w:val="000000"/>
          <w:szCs w:val="24"/>
          <w:lang w:val="es-ES" w:eastAsia="ko-KR"/>
        </w:rPr>
        <w:t>.</w:t>
      </w:r>
    </w:p>
    <w:p w14:paraId="4106CFB4" w14:textId="68E42190" w:rsidR="00D317F7" w:rsidRPr="00623806" w:rsidRDefault="00D317F7" w:rsidP="00D317F7">
      <w:pPr>
        <w:keepLines w:val="0"/>
        <w:widowControl/>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bodies</w:t>
      </w:r>
      <w:proofErr w:type="spellEnd"/>
      <w:r w:rsidRPr="00623806">
        <w:rPr>
          <w:rFonts w:ascii="Helvetica" w:hAnsi="Helvetica"/>
          <w:color w:val="000000"/>
          <w:szCs w:val="24"/>
          <w:lang w:val="es-ES" w:eastAsia="ko-KR"/>
        </w:rPr>
        <w:t>.</w:t>
      </w:r>
    </w:p>
    <w:p w14:paraId="6869B2D6" w14:textId="453F9893" w:rsidR="00D317F7" w:rsidRPr="00623806" w:rsidRDefault="00D317F7" w:rsidP="0035271A">
      <w:pPr>
        <w:keepLines w:val="0"/>
        <w:widowControl/>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blood</w:t>
      </w:r>
      <w:proofErr w:type="spellEnd"/>
      <w:r w:rsidRPr="00623806">
        <w:rPr>
          <w:rFonts w:ascii="Helvetica" w:hAnsi="Helvetica"/>
          <w:color w:val="000000"/>
          <w:szCs w:val="24"/>
          <w:lang w:val="es-ES" w:eastAsia="ko-KR"/>
        </w:rPr>
        <w:t>.</w:t>
      </w:r>
    </w:p>
    <w:p w14:paraId="7949C971" w14:textId="12E89018" w:rsidR="00D317F7" w:rsidRPr="00623806" w:rsidRDefault="00D317F7" w:rsidP="00D317F7">
      <w:pPr>
        <w:keepLines w:val="0"/>
        <w:widowControl/>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heart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slammed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against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ribs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trying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break free </w:t>
      </w:r>
      <w:proofErr w:type="spellStart"/>
      <w:r w:rsidRPr="00623806">
        <w:rPr>
          <w:rFonts w:ascii="Helvetica" w:hAnsi="Helvetica"/>
          <w:color w:val="000000"/>
          <w:szCs w:val="24"/>
          <w:lang w:val="es-ES" w:eastAsia="ko-KR"/>
        </w:rPr>
        <w:t>from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chest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stomach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lurched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bile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rising</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throat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but</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forced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down</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couldn’t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throw</w:t>
      </w:r>
      <w:proofErr w:type="spellEnd"/>
      <w:r w:rsidRPr="00623806">
        <w:rPr>
          <w:rFonts w:ascii="Helvetica" w:hAnsi="Helvetica"/>
          <w:color w:val="000000"/>
          <w:szCs w:val="24"/>
          <w:lang w:val="es-ES" w:eastAsia="ko-KR"/>
        </w:rPr>
        <w:t xml:space="preserve"> up.</w:t>
      </w:r>
    </w:p>
    <w:p w14:paraId="0F7CAD8B" w14:textId="7EECA914" w:rsidR="00D317F7" w:rsidRPr="00623806" w:rsidRDefault="00D317F7" w:rsidP="00D317F7">
      <w:pPr>
        <w:keepLines w:val="0"/>
        <w:widowControl/>
        <w:ind w:firstLine="720"/>
        <w:jc w:val="both"/>
        <w:rPr>
          <w:rFonts w:ascii="Helvetica" w:hAnsi="Helvetica"/>
          <w:i/>
          <w:iCs/>
          <w:color w:val="000000"/>
          <w:szCs w:val="24"/>
          <w:lang w:val="es-ES" w:eastAsia="ko-KR"/>
          <w:rPrChange w:id="290" w:author="Author">
            <w:rPr>
              <w:rFonts w:ascii="Helvetica" w:hAnsi="Helvetica"/>
              <w:color w:val="000000"/>
              <w:szCs w:val="24"/>
              <w:lang w:eastAsia="ko-KR"/>
            </w:rPr>
          </w:rPrChange>
        </w:rPr>
      </w:pPr>
      <w:proofErr w:type="spellStart"/>
      <w:r w:rsidRPr="00623806">
        <w:rPr>
          <w:rFonts w:ascii="Helvetica" w:hAnsi="Helvetica"/>
          <w:i/>
          <w:iCs/>
          <w:color w:val="000000"/>
          <w:szCs w:val="24"/>
          <w:lang w:val="es-ES" w:eastAsia="ko-KR"/>
          <w:rPrChange w:id="291" w:author="Author">
            <w:rPr>
              <w:rFonts w:ascii="Helvetica" w:hAnsi="Helvetica"/>
              <w:color w:val="000000"/>
              <w:szCs w:val="24"/>
              <w:lang w:eastAsia="ko-KR"/>
            </w:rPr>
          </w:rPrChange>
        </w:rPr>
        <w:t>Think</w:t>
      </w:r>
      <w:proofErr w:type="spellEnd"/>
      <w:r w:rsidRPr="00623806">
        <w:rPr>
          <w:rFonts w:ascii="Helvetica" w:hAnsi="Helvetica"/>
          <w:i/>
          <w:iCs/>
          <w:color w:val="000000"/>
          <w:szCs w:val="24"/>
          <w:lang w:val="es-ES" w:eastAsia="ko-KR"/>
          <w:rPrChange w:id="292" w:author="Author">
            <w:rPr>
              <w:rFonts w:ascii="Helvetica" w:hAnsi="Helvetica"/>
              <w:color w:val="000000"/>
              <w:szCs w:val="24"/>
              <w:lang w:eastAsia="ko-KR"/>
            </w:rPr>
          </w:rPrChange>
        </w:rPr>
        <w:t xml:space="preserve">, Owen. </w:t>
      </w:r>
      <w:proofErr w:type="spellStart"/>
      <w:r w:rsidRPr="00623806">
        <w:rPr>
          <w:rFonts w:ascii="Helvetica" w:hAnsi="Helvetica"/>
          <w:i/>
          <w:iCs/>
          <w:color w:val="000000"/>
          <w:szCs w:val="24"/>
          <w:lang w:val="es-ES" w:eastAsia="ko-KR"/>
          <w:rPrChange w:id="293" w:author="Author">
            <w:rPr>
              <w:rFonts w:ascii="Helvetica" w:hAnsi="Helvetica"/>
              <w:color w:val="000000"/>
              <w:szCs w:val="24"/>
              <w:lang w:eastAsia="ko-KR"/>
            </w:rPr>
          </w:rPrChange>
        </w:rPr>
        <w:t>Think</w:t>
      </w:r>
      <w:proofErr w:type="spellEnd"/>
      <w:r w:rsidRPr="00623806">
        <w:rPr>
          <w:rFonts w:ascii="Helvetica" w:hAnsi="Helvetica"/>
          <w:i/>
          <w:iCs/>
          <w:color w:val="000000"/>
          <w:szCs w:val="24"/>
          <w:lang w:val="es-ES" w:eastAsia="ko-KR"/>
          <w:rPrChange w:id="294" w:author="Author">
            <w:rPr>
              <w:rFonts w:ascii="Helvetica" w:hAnsi="Helvetica"/>
              <w:color w:val="000000"/>
              <w:szCs w:val="24"/>
              <w:lang w:eastAsia="ko-KR"/>
            </w:rPr>
          </w:rPrChange>
        </w:rPr>
        <w:t>.</w:t>
      </w:r>
    </w:p>
    <w:p w14:paraId="36D92FB5" w14:textId="581F6597" w:rsidR="00D317F7" w:rsidRPr="00623806" w:rsidRDefault="00D317F7" w:rsidP="00D317F7">
      <w:pPr>
        <w:keepLines w:val="0"/>
        <w:widowControl/>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But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mind</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own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fucking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mind</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cracked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wide</w:t>
      </w:r>
      <w:proofErr w:type="spellEnd"/>
      <w:r w:rsidRPr="00623806">
        <w:rPr>
          <w:rFonts w:ascii="Helvetica" w:hAnsi="Helvetica"/>
          <w:color w:val="000000"/>
          <w:szCs w:val="24"/>
          <w:lang w:val="es-ES" w:eastAsia="ko-KR"/>
        </w:rPr>
        <w:t xml:space="preserve"> open. </w:t>
      </w:r>
      <w:proofErr w:type="spellStart"/>
      <w:r w:rsidRPr="00623806">
        <w:rPr>
          <w:rFonts w:ascii="Helvetica" w:hAnsi="Helvetica"/>
          <w:color w:val="000000"/>
          <w:szCs w:val="24"/>
          <w:lang w:val="es-ES" w:eastAsia="ko-KR"/>
        </w:rPr>
        <w:t>There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were</w:t>
      </w:r>
      <w:proofErr w:type="spellEnd"/>
      <w:r w:rsidRPr="00623806">
        <w:rPr>
          <w:rFonts w:ascii="Helvetica" w:hAnsi="Helvetica"/>
          <w:color w:val="000000"/>
          <w:szCs w:val="24"/>
          <w:lang w:val="es-ES" w:eastAsia="ko-KR"/>
        </w:rPr>
        <w:t xml:space="preserve"> </w:t>
      </w:r>
      <w:proofErr w:type="gramStart"/>
      <w:r w:rsidRPr="00623806">
        <w:rPr>
          <w:rFonts w:ascii="Helvetica" w:hAnsi="Helvetica"/>
          <w:color w:val="000000"/>
          <w:szCs w:val="24"/>
          <w:lang w:val="es-ES" w:eastAsia="ko-KR"/>
        </w:rPr>
        <w:t>flashes</w:t>
      </w:r>
      <w:proofErr w:type="gram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didn’t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understand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Claws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Growls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hands</w:t>
      </w:r>
      <w:proofErr w:type="spellEnd"/>
      <w:r w:rsidRPr="00623806">
        <w:rPr>
          <w:rFonts w:ascii="Helvetica" w:hAnsi="Helvetica"/>
          <w:color w:val="000000"/>
          <w:szCs w:val="24"/>
          <w:lang w:val="es-ES" w:eastAsia="ko-KR"/>
        </w:rPr>
        <w:t xml:space="preserve"> are </w:t>
      </w:r>
      <w:proofErr w:type="spellStart"/>
      <w:r w:rsidRPr="00623806">
        <w:rPr>
          <w:rFonts w:ascii="Helvetica" w:hAnsi="Helvetica"/>
          <w:color w:val="000000"/>
          <w:szCs w:val="24"/>
          <w:lang w:val="es-ES" w:eastAsia="ko-KR"/>
        </w:rPr>
        <w:t>ripping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mouth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biting</w:t>
      </w:r>
      <w:proofErr w:type="spellEnd"/>
      <w:r w:rsidRPr="00623806">
        <w:rPr>
          <w:rFonts w:ascii="Helvetica" w:hAnsi="Helvetica"/>
          <w:color w:val="000000"/>
          <w:szCs w:val="24"/>
          <w:lang w:val="es-ES" w:eastAsia="ko-KR"/>
        </w:rPr>
        <w:t>.</w:t>
      </w:r>
    </w:p>
    <w:p w14:paraId="6261C32C" w14:textId="47893F53" w:rsidR="00D317F7" w:rsidRPr="00623806" w:rsidRDefault="00D317F7" w:rsidP="00D317F7">
      <w:pPr>
        <w:keepLines w:val="0"/>
        <w:widowControl/>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No.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wasn’t</w:t>
      </w:r>
      <w:proofErr w:type="spellEnd"/>
      <w:r w:rsidRPr="00623806">
        <w:rPr>
          <w:rFonts w:ascii="Helvetica" w:hAnsi="Helvetica"/>
          <w:color w:val="000000"/>
          <w:szCs w:val="24"/>
          <w:lang w:val="es-ES" w:eastAsia="ko-KR"/>
        </w:rPr>
        <w:t xml:space="preserve"> me.</w:t>
      </w:r>
    </w:p>
    <w:p w14:paraId="3E4B2659" w14:textId="774F3B73" w:rsidR="00D317F7" w:rsidRPr="00623806" w:rsidRDefault="00D317F7" w:rsidP="00D317F7">
      <w:pPr>
        <w:keepLines w:val="0"/>
        <w:widowControl/>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couldn’t</w:t>
      </w:r>
      <w:proofErr w:type="spellEnd"/>
      <w:r w:rsidRPr="00623806">
        <w:rPr>
          <w:rFonts w:ascii="Helvetica" w:hAnsi="Helvetica"/>
          <w:color w:val="000000"/>
          <w:szCs w:val="24"/>
          <w:lang w:val="es-ES" w:eastAsia="ko-KR"/>
        </w:rPr>
        <w:t xml:space="preserve"> be me.</w:t>
      </w:r>
    </w:p>
    <w:p w14:paraId="15190BE9" w14:textId="35A8A4FD" w:rsidR="00D317F7" w:rsidRPr="00623806" w:rsidRDefault="00D317F7" w:rsidP="00D317F7">
      <w:pPr>
        <w:keepLines w:val="0"/>
        <w:widowControl/>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clutched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edge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table, </w:t>
      </w:r>
      <w:proofErr w:type="spellStart"/>
      <w:r w:rsidRPr="00623806">
        <w:rPr>
          <w:rFonts w:ascii="Helvetica" w:hAnsi="Helvetica"/>
          <w:color w:val="000000"/>
          <w:szCs w:val="24"/>
          <w:lang w:val="es-ES" w:eastAsia="ko-KR"/>
        </w:rPr>
        <w:t>breathing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hard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trying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steady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myself</w:t>
      </w:r>
      <w:proofErr w:type="spellEnd"/>
      <w:r w:rsidRPr="00623806">
        <w:rPr>
          <w:rFonts w:ascii="Helvetica" w:hAnsi="Helvetica"/>
          <w:color w:val="000000"/>
          <w:szCs w:val="24"/>
          <w:lang w:val="es-ES" w:eastAsia="ko-KR"/>
        </w:rPr>
        <w:t>. “</w:t>
      </w:r>
      <w:proofErr w:type="spellStart"/>
      <w:r w:rsidRPr="00623806">
        <w:rPr>
          <w:rFonts w:ascii="Helvetica" w:hAnsi="Helvetica"/>
          <w:color w:val="000000"/>
          <w:szCs w:val="24"/>
          <w:lang w:val="es-ES" w:eastAsia="ko-KR"/>
        </w:rPr>
        <w:t>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isn’t</w:t>
      </w:r>
      <w:proofErr w:type="spellEnd"/>
      <w:r w:rsidRPr="00623806">
        <w:rPr>
          <w:rFonts w:ascii="Helvetica" w:hAnsi="Helvetica"/>
          <w:color w:val="000000"/>
          <w:szCs w:val="24"/>
          <w:lang w:val="es-ES" w:eastAsia="ko-KR"/>
        </w:rPr>
        <w:t xml:space="preserve"> real,” I </w:t>
      </w:r>
      <w:proofErr w:type="spellStart"/>
      <w:r w:rsidRPr="00623806">
        <w:rPr>
          <w:rFonts w:ascii="Helvetica" w:hAnsi="Helvetica"/>
          <w:color w:val="000000"/>
          <w:szCs w:val="24"/>
          <w:lang w:val="es-ES" w:eastAsia="ko-KR"/>
        </w:rPr>
        <w:t>muttered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under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breath</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didn’t</w:t>
      </w:r>
      <w:proofErr w:type="spellEnd"/>
      <w:r w:rsidRPr="00623806">
        <w:rPr>
          <w:rFonts w:ascii="Helvetica" w:hAnsi="Helvetica"/>
          <w:color w:val="000000"/>
          <w:szCs w:val="24"/>
          <w:lang w:val="es-ES" w:eastAsia="ko-KR"/>
        </w:rPr>
        <w:t xml:space="preserve"> do </w:t>
      </w:r>
      <w:proofErr w:type="spellStart"/>
      <w:r w:rsidRPr="00623806">
        <w:rPr>
          <w:rFonts w:ascii="Helvetica" w:hAnsi="Helvetica"/>
          <w:color w:val="000000"/>
          <w:szCs w:val="24"/>
          <w:lang w:val="es-ES" w:eastAsia="ko-KR"/>
        </w:rPr>
        <w:t>this</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couldn’t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have</w:t>
      </w:r>
      <w:proofErr w:type="spellEnd"/>
      <w:r w:rsidRPr="00623806">
        <w:rPr>
          <w:rFonts w:ascii="Helvetica" w:hAnsi="Helvetica"/>
          <w:color w:val="000000"/>
          <w:szCs w:val="24"/>
          <w:lang w:val="es-ES" w:eastAsia="ko-KR"/>
        </w:rPr>
        <w:t xml:space="preserve"> done </w:t>
      </w:r>
      <w:proofErr w:type="spellStart"/>
      <w:r w:rsidRPr="00623806">
        <w:rPr>
          <w:rFonts w:ascii="Helvetica" w:hAnsi="Helvetica"/>
          <w:color w:val="000000"/>
          <w:szCs w:val="24"/>
          <w:lang w:val="es-ES" w:eastAsia="ko-KR"/>
        </w:rPr>
        <w:t>this</w:t>
      </w:r>
      <w:proofErr w:type="spellEnd"/>
      <w:r w:rsidRPr="00623806">
        <w:rPr>
          <w:rFonts w:ascii="Helvetica" w:hAnsi="Helvetica"/>
          <w:color w:val="000000"/>
          <w:szCs w:val="24"/>
          <w:lang w:val="es-ES" w:eastAsia="ko-KR"/>
        </w:rPr>
        <w:t>.”</w:t>
      </w:r>
    </w:p>
    <w:p w14:paraId="4EDFA857" w14:textId="21CE3B47" w:rsidR="00D317F7" w:rsidRPr="00623806" w:rsidRDefault="00D317F7" w:rsidP="00D317F7">
      <w:pPr>
        <w:keepLines w:val="0"/>
        <w:widowControl/>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But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red </w:t>
      </w:r>
      <w:proofErr w:type="spellStart"/>
      <w:r w:rsidRPr="00623806">
        <w:rPr>
          <w:rFonts w:ascii="Helvetica" w:hAnsi="Helvetica"/>
          <w:color w:val="000000"/>
          <w:szCs w:val="24"/>
          <w:lang w:val="es-ES" w:eastAsia="ko-KR"/>
        </w:rPr>
        <w:t>dripping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from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fingertips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said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otherwise</w:t>
      </w:r>
      <w:proofErr w:type="spellEnd"/>
      <w:r w:rsidRPr="00623806">
        <w:rPr>
          <w:rFonts w:ascii="Helvetica" w:hAnsi="Helvetica"/>
          <w:color w:val="000000"/>
          <w:szCs w:val="24"/>
          <w:lang w:val="es-ES" w:eastAsia="ko-KR"/>
        </w:rPr>
        <w:t>.</w:t>
      </w:r>
    </w:p>
    <w:p w14:paraId="2FB207E6" w14:textId="7FC4E390" w:rsidR="00D317F7" w:rsidRPr="00623806" w:rsidRDefault="00D317F7" w:rsidP="00D317F7">
      <w:pPr>
        <w:keepLines w:val="0"/>
        <w:widowControl/>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door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open.</w:t>
      </w:r>
    </w:p>
    <w:p w14:paraId="195981FE" w14:textId="3F5B042C" w:rsidR="00D317F7" w:rsidRPr="00623806" w:rsidRDefault="00D317F7" w:rsidP="00D317F7">
      <w:pPr>
        <w:keepLines w:val="0"/>
        <w:widowControl/>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don’t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remember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opening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w:t>
      </w:r>
    </w:p>
    <w:p w14:paraId="3F96FCDB" w14:textId="21BBE560" w:rsidR="00D317F7" w:rsidRPr="00623806" w:rsidRDefault="00D317F7" w:rsidP="00D317F7">
      <w:pPr>
        <w:keepLines w:val="0"/>
        <w:widowControl/>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body</w:t>
      </w:r>
      <w:proofErr w:type="spellEnd"/>
      <w:r w:rsidRPr="00623806">
        <w:rPr>
          <w:rFonts w:ascii="Helvetica" w:hAnsi="Helvetica"/>
          <w:color w:val="000000"/>
          <w:szCs w:val="24"/>
          <w:lang w:val="es-ES" w:eastAsia="ko-KR"/>
        </w:rPr>
        <w:t xml:space="preserve"> moved </w:t>
      </w:r>
      <w:proofErr w:type="spellStart"/>
      <w:r w:rsidRPr="00623806">
        <w:rPr>
          <w:rFonts w:ascii="Helvetica" w:hAnsi="Helvetica"/>
          <w:color w:val="000000"/>
          <w:szCs w:val="24"/>
          <w:lang w:val="es-ES" w:eastAsia="ko-KR"/>
        </w:rPr>
        <w:t>on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instinct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dragging</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out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carnage</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into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corridor</w:t>
      </w:r>
      <w:proofErr w:type="spellEnd"/>
      <w:r w:rsidRPr="00623806">
        <w:rPr>
          <w:rFonts w:ascii="Helvetica" w:hAnsi="Helvetica"/>
          <w:color w:val="000000"/>
          <w:szCs w:val="24"/>
          <w:lang w:val="es-ES" w:eastAsia="ko-KR"/>
        </w:rPr>
        <w:t xml:space="preserve">. Down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emergency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stairs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back </w:t>
      </w:r>
      <w:proofErr w:type="spellStart"/>
      <w:r w:rsidRPr="00623806">
        <w:rPr>
          <w:rFonts w:ascii="Helvetica" w:hAnsi="Helvetica"/>
          <w:color w:val="000000"/>
          <w:szCs w:val="24"/>
          <w:lang w:val="es-ES" w:eastAsia="ko-KR"/>
        </w:rPr>
        <w:t>entrance</w:t>
      </w:r>
      <w:proofErr w:type="spellEnd"/>
      <w:r w:rsidRPr="00623806">
        <w:rPr>
          <w:rFonts w:ascii="Helvetica" w:hAnsi="Helvetica"/>
          <w:color w:val="000000"/>
          <w:szCs w:val="24"/>
          <w:lang w:val="es-ES" w:eastAsia="ko-KR"/>
        </w:rPr>
        <w:t>.</w:t>
      </w:r>
    </w:p>
    <w:p w14:paraId="28CD36D6" w14:textId="405B621A" w:rsidR="00D317F7" w:rsidRPr="00623806" w:rsidRDefault="00D317F7" w:rsidP="00D317F7">
      <w:pPr>
        <w:keepLines w:val="0"/>
        <w:widowControl/>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Cold</w:t>
      </w:r>
      <w:proofErr w:type="spellEnd"/>
      <w:r w:rsidRPr="00623806">
        <w:rPr>
          <w:rFonts w:ascii="Helvetica" w:hAnsi="Helvetica"/>
          <w:color w:val="000000"/>
          <w:szCs w:val="24"/>
          <w:lang w:val="es-ES" w:eastAsia="ko-KR"/>
        </w:rPr>
        <w:t xml:space="preserve"> air hit me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slap</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leaned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against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alley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wall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gulping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down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breath</w:t>
      </w:r>
      <w:proofErr w:type="spellEnd"/>
      <w:r w:rsidRPr="00623806">
        <w:rPr>
          <w:rFonts w:ascii="Helvetica" w:hAnsi="Helvetica"/>
          <w:color w:val="000000"/>
          <w:szCs w:val="24"/>
          <w:lang w:val="es-ES" w:eastAsia="ko-KR"/>
        </w:rPr>
        <w:t xml:space="preserve"> after </w:t>
      </w:r>
      <w:proofErr w:type="spellStart"/>
      <w:r w:rsidRPr="00623806">
        <w:rPr>
          <w:rFonts w:ascii="Helvetica" w:hAnsi="Helvetica"/>
          <w:color w:val="000000"/>
          <w:szCs w:val="24"/>
          <w:lang w:val="es-ES" w:eastAsia="ko-KR"/>
        </w:rPr>
        <w:t>breath</w:t>
      </w:r>
      <w:proofErr w:type="spellEnd"/>
      <w:r w:rsidRPr="00623806">
        <w:rPr>
          <w:rFonts w:ascii="Helvetica" w:hAnsi="Helvetica"/>
          <w:color w:val="000000"/>
          <w:szCs w:val="24"/>
          <w:lang w:val="es-ES" w:eastAsia="ko-KR"/>
        </w:rPr>
        <w:t>.</w:t>
      </w:r>
    </w:p>
    <w:p w14:paraId="7662CCAE" w14:textId="0CCF4B34" w:rsidR="00D317F7" w:rsidRPr="00623806" w:rsidRDefault="00D317F7" w:rsidP="00D317F7">
      <w:pPr>
        <w:keepLines w:val="0"/>
        <w:widowControl/>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Liliam.</w:t>
      </w:r>
    </w:p>
    <w:p w14:paraId="5E123E75" w14:textId="3C6E57C7" w:rsidR="00D317F7" w:rsidRPr="00623806" w:rsidDel="00F456A3" w:rsidRDefault="00D317F7" w:rsidP="00D317F7">
      <w:pPr>
        <w:keepLines w:val="0"/>
        <w:widowControl/>
        <w:ind w:firstLine="720"/>
        <w:jc w:val="both"/>
        <w:rPr>
          <w:del w:id="295" w:author="Autho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remember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exact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moment</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met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w:t>
      </w:r>
      <w:ins w:id="296" w:author="Author">
        <w:r w:rsidR="00F456A3" w:rsidRPr="00623806">
          <w:rPr>
            <w:rFonts w:ascii="Helvetica" w:hAnsi="Helvetica"/>
            <w:color w:val="000000"/>
            <w:szCs w:val="24"/>
            <w:lang w:val="es-ES" w:eastAsia="ko-KR"/>
          </w:rPr>
          <w:t xml:space="preserve"> </w:t>
        </w:r>
      </w:ins>
    </w:p>
    <w:p w14:paraId="12C1B05A" w14:textId="084DC8C0" w:rsidR="00D317F7" w:rsidRPr="00623806" w:rsidRDefault="00D317F7" w:rsidP="00F456A3">
      <w:pPr>
        <w:keepLines w:val="0"/>
        <w:widowControl/>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just</w:t>
      </w:r>
      <w:proofErr w:type="spellEnd"/>
      <w:r w:rsidRPr="00623806">
        <w:rPr>
          <w:rFonts w:ascii="Helvetica" w:hAnsi="Helvetica"/>
          <w:color w:val="000000"/>
          <w:szCs w:val="24"/>
          <w:lang w:val="es-ES" w:eastAsia="ko-KR"/>
        </w:rPr>
        <w:t xml:space="preserve"> after </w:t>
      </w:r>
      <w:proofErr w:type="spellStart"/>
      <w:r w:rsidRPr="00623806">
        <w:rPr>
          <w:rFonts w:ascii="Helvetica" w:hAnsi="Helvetica"/>
          <w:color w:val="000000"/>
          <w:szCs w:val="24"/>
          <w:lang w:val="es-ES" w:eastAsia="ko-KR"/>
        </w:rPr>
        <w:t>one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last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field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raids</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gear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still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smelled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sweat</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sand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weight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everything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seen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clinging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second</w:t>
      </w:r>
      <w:proofErr w:type="spellEnd"/>
      <w:r w:rsidRPr="00623806">
        <w:rPr>
          <w:rFonts w:ascii="Helvetica" w:hAnsi="Helvetica"/>
          <w:color w:val="000000"/>
          <w:szCs w:val="24"/>
          <w:lang w:val="es-ES" w:eastAsia="ko-KR"/>
        </w:rPr>
        <w:t xml:space="preserve"> skin. I </w:t>
      </w:r>
      <w:proofErr w:type="spellStart"/>
      <w:r w:rsidRPr="00623806">
        <w:rPr>
          <w:rFonts w:ascii="Helvetica" w:hAnsi="Helvetica"/>
          <w:color w:val="000000"/>
          <w:szCs w:val="24"/>
          <w:lang w:val="es-ES" w:eastAsia="ko-KR"/>
        </w:rPr>
        <w:t>had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stopped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by</w:t>
      </w:r>
      <w:proofErr w:type="spellEnd"/>
      <w:r w:rsidRPr="00623806">
        <w:rPr>
          <w:rFonts w:ascii="Helvetica" w:hAnsi="Helvetica"/>
          <w:color w:val="000000"/>
          <w:szCs w:val="24"/>
          <w:lang w:val="es-ES" w:eastAsia="ko-KR"/>
        </w:rPr>
        <w:t xml:space="preserve"> McAllen </w:t>
      </w:r>
      <w:proofErr w:type="spellStart"/>
      <w:r w:rsidRPr="00623806">
        <w:rPr>
          <w:rFonts w:ascii="Helvetica" w:hAnsi="Helvetica"/>
          <w:color w:val="000000"/>
          <w:szCs w:val="24"/>
          <w:lang w:val="es-ES" w:eastAsia="ko-KR"/>
        </w:rPr>
        <w:t>University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over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some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classified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reports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Colonel</w:t>
      </w:r>
      <w:proofErr w:type="spellEnd"/>
      <w:r w:rsidRPr="00623806">
        <w:rPr>
          <w:rFonts w:ascii="Helvetica" w:hAnsi="Helvetica"/>
          <w:color w:val="000000"/>
          <w:szCs w:val="24"/>
          <w:lang w:val="es-ES" w:eastAsia="ko-KR"/>
        </w:rPr>
        <w:t xml:space="preserve"> Marshall, </w:t>
      </w:r>
      <w:proofErr w:type="spellStart"/>
      <w:r w:rsidRPr="00623806">
        <w:rPr>
          <w:rFonts w:ascii="Helvetica" w:hAnsi="Helvetica"/>
          <w:color w:val="000000"/>
          <w:szCs w:val="24"/>
          <w:lang w:val="es-ES" w:eastAsia="ko-KR"/>
        </w:rPr>
        <w:t>who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hosting a </w:t>
      </w:r>
      <w:proofErr w:type="spellStart"/>
      <w:r w:rsidRPr="00623806">
        <w:rPr>
          <w:rFonts w:ascii="Helvetica" w:hAnsi="Helvetica"/>
          <w:color w:val="000000"/>
          <w:szCs w:val="24"/>
          <w:lang w:val="es-ES" w:eastAsia="ko-KR"/>
        </w:rPr>
        <w:t>recruiting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event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halls </w:t>
      </w:r>
      <w:proofErr w:type="spellStart"/>
      <w:r w:rsidRPr="00623806">
        <w:rPr>
          <w:rFonts w:ascii="Helvetica" w:hAnsi="Helvetica"/>
          <w:color w:val="000000"/>
          <w:szCs w:val="24"/>
          <w:lang w:val="es-ES" w:eastAsia="ko-KR"/>
        </w:rPr>
        <w:t>were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buzzing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with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life</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students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lastRenderedPageBreak/>
        <w:t>laughing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rushing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unaware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darker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parts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world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waited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beyond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campus gates.</w:t>
      </w:r>
    </w:p>
    <w:p w14:paraId="620A2F03" w14:textId="2B1B1BE8" w:rsidR="00D317F7" w:rsidRPr="00623806" w:rsidRDefault="00D317F7" w:rsidP="00D317F7">
      <w:pPr>
        <w:keepLines w:val="0"/>
        <w:widowControl/>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And </w:t>
      </w:r>
      <w:proofErr w:type="spellStart"/>
      <w:r w:rsidRPr="00623806">
        <w:rPr>
          <w:rFonts w:ascii="Helvetica" w:hAnsi="Helvetica"/>
          <w:color w:val="000000"/>
          <w:szCs w:val="24"/>
          <w:lang w:val="es-ES" w:eastAsia="ko-KR"/>
        </w:rPr>
        <w:t>then</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w:t>
      </w:r>
    </w:p>
    <w:p w14:paraId="3BBA80E6" w14:textId="77777777" w:rsidR="00D317F7" w:rsidRPr="00623806" w:rsidRDefault="00D317F7" w:rsidP="00D317F7">
      <w:pPr>
        <w:keepLines w:val="0"/>
        <w:widowControl/>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turned</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corner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fast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not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looking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where</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going</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we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collided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Hard</w:t>
      </w:r>
      <w:proofErr w:type="spellEnd"/>
      <w:r w:rsidRPr="00623806">
        <w:rPr>
          <w:rFonts w:ascii="Helvetica" w:hAnsi="Helvetica"/>
          <w:color w:val="000000"/>
          <w:szCs w:val="24"/>
          <w:lang w:val="es-ES" w:eastAsia="ko-KR"/>
        </w:rPr>
        <w:t>.</w:t>
      </w:r>
    </w:p>
    <w:p w14:paraId="0016E48C" w14:textId="4A0A68ED" w:rsidR="00D317F7" w:rsidRPr="00623806" w:rsidRDefault="00D317F7" w:rsidP="00D317F7">
      <w:pPr>
        <w:keepLines w:val="0"/>
        <w:widowControl/>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textbooks</w:t>
      </w:r>
      <w:proofErr w:type="spellEnd"/>
      <w:r w:rsidRPr="00623806">
        <w:rPr>
          <w:rFonts w:ascii="Helvetica" w:hAnsi="Helvetica"/>
          <w:color w:val="000000"/>
          <w:szCs w:val="24"/>
          <w:lang w:val="es-ES" w:eastAsia="ko-KR"/>
        </w:rPr>
        <w:t xml:space="preserve"> hit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floor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with</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loud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smack</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pages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splaying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everywhere</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drawing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pad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tumbled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last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sliding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just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far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enough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for</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catch a </w:t>
      </w:r>
      <w:proofErr w:type="spellStart"/>
      <w:r w:rsidRPr="00623806">
        <w:rPr>
          <w:rFonts w:ascii="Helvetica" w:hAnsi="Helvetica"/>
          <w:color w:val="000000"/>
          <w:szCs w:val="24"/>
          <w:lang w:val="es-ES" w:eastAsia="ko-KR"/>
        </w:rPr>
        <w:t>glimpse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Charcoal</w:t>
      </w:r>
      <w:proofErr w:type="spellEnd"/>
      <w:r w:rsidRPr="00623806">
        <w:rPr>
          <w:rFonts w:ascii="Helvetica" w:hAnsi="Helvetica"/>
          <w:color w:val="000000"/>
          <w:szCs w:val="24"/>
          <w:lang w:val="es-ES" w:eastAsia="ko-KR"/>
        </w:rPr>
        <w:t xml:space="preserve"> sketches. </w:t>
      </w:r>
      <w:proofErr w:type="spellStart"/>
      <w:r w:rsidRPr="00623806">
        <w:rPr>
          <w:rFonts w:ascii="Helvetica" w:hAnsi="Helvetica"/>
          <w:color w:val="000000"/>
          <w:szCs w:val="24"/>
          <w:lang w:val="es-ES" w:eastAsia="ko-KR"/>
        </w:rPr>
        <w:t>Delicate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hands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Eyes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carried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much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emotion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be </w:t>
      </w:r>
      <w:proofErr w:type="spellStart"/>
      <w:r w:rsidRPr="00623806">
        <w:rPr>
          <w:rFonts w:ascii="Helvetica" w:hAnsi="Helvetica"/>
          <w:color w:val="000000"/>
          <w:szCs w:val="24"/>
          <w:lang w:val="es-ES" w:eastAsia="ko-KR"/>
        </w:rPr>
        <w:t>just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lines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on</w:t>
      </w:r>
      <w:proofErr w:type="spellEnd"/>
      <w:r w:rsidRPr="00623806">
        <w:rPr>
          <w:rFonts w:ascii="Helvetica" w:hAnsi="Helvetica"/>
          <w:color w:val="000000"/>
          <w:szCs w:val="24"/>
          <w:lang w:val="es-ES" w:eastAsia="ko-KR"/>
        </w:rPr>
        <w:t xml:space="preserve"> a page.</w:t>
      </w:r>
    </w:p>
    <w:p w14:paraId="0726F512" w14:textId="0C68172E" w:rsidR="00D317F7" w:rsidRPr="00623806" w:rsidRDefault="00D317F7" w:rsidP="00D317F7">
      <w:pPr>
        <w:keepLines w:val="0"/>
        <w:widowControl/>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Shit</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sorry</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muttered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already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bending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help</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w:t>
      </w:r>
    </w:p>
    <w:p w14:paraId="64726BE4" w14:textId="104DF357" w:rsidR="00D317F7" w:rsidRPr="00623806" w:rsidRDefault="00D317F7" w:rsidP="00D317F7">
      <w:pPr>
        <w:keepLines w:val="0"/>
        <w:widowControl/>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Then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looked</w:t>
      </w:r>
      <w:proofErr w:type="spellEnd"/>
      <w:r w:rsidRPr="00623806">
        <w:rPr>
          <w:rFonts w:ascii="Helvetica" w:hAnsi="Helvetica"/>
          <w:color w:val="000000"/>
          <w:szCs w:val="24"/>
          <w:lang w:val="es-ES" w:eastAsia="ko-KR"/>
        </w:rPr>
        <w:t xml:space="preserve"> up.</w:t>
      </w:r>
    </w:p>
    <w:p w14:paraId="26C0EE15" w14:textId="197D09DA" w:rsidR="00D317F7" w:rsidRPr="00623806" w:rsidRDefault="00D317F7" w:rsidP="00D317F7">
      <w:pPr>
        <w:keepLines w:val="0"/>
        <w:widowControl/>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And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world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stopped</w:t>
      </w:r>
      <w:proofErr w:type="spellEnd"/>
      <w:r w:rsidRPr="00623806">
        <w:rPr>
          <w:rFonts w:ascii="Helvetica" w:hAnsi="Helvetica"/>
          <w:color w:val="000000"/>
          <w:szCs w:val="24"/>
          <w:lang w:val="es-ES" w:eastAsia="ko-KR"/>
        </w:rPr>
        <w:t>.</w:t>
      </w:r>
    </w:p>
    <w:p w14:paraId="3A7B81FF" w14:textId="6CEFC157" w:rsidR="00D317F7" w:rsidRPr="00623806" w:rsidRDefault="00D317F7" w:rsidP="00D317F7">
      <w:pPr>
        <w:keepLines w:val="0"/>
        <w:widowControl/>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felt</w:t>
      </w:r>
      <w:proofErr w:type="spellEnd"/>
      <w:r w:rsidRPr="00623806">
        <w:rPr>
          <w:rFonts w:ascii="Helvetica" w:hAnsi="Helvetica"/>
          <w:color w:val="000000"/>
          <w:szCs w:val="24"/>
          <w:lang w:val="es-ES" w:eastAsia="ko-KR"/>
        </w:rPr>
        <w:t xml:space="preserve"> as </w:t>
      </w:r>
      <w:proofErr w:type="spellStart"/>
      <w:r w:rsidRPr="00623806">
        <w:rPr>
          <w:rFonts w:ascii="Helvetica" w:hAnsi="Helvetica"/>
          <w:color w:val="000000"/>
          <w:szCs w:val="24"/>
          <w:lang w:val="es-ES" w:eastAsia="ko-KR"/>
        </w:rPr>
        <w:t>if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someone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struck</w:t>
      </w:r>
      <w:proofErr w:type="spellEnd"/>
      <w:r w:rsidRPr="00623806">
        <w:rPr>
          <w:rFonts w:ascii="Helvetica" w:hAnsi="Helvetica"/>
          <w:color w:val="000000"/>
          <w:szCs w:val="24"/>
          <w:lang w:val="es-ES" w:eastAsia="ko-KR"/>
        </w:rPr>
        <w:t xml:space="preserve"> me in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chest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jolted</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straight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heart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eyes</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deep</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amber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framed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lashes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long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be real—</w:t>
      </w:r>
      <w:proofErr w:type="spellStart"/>
      <w:r w:rsidRPr="00623806">
        <w:rPr>
          <w:rFonts w:ascii="Helvetica" w:hAnsi="Helvetica"/>
          <w:color w:val="000000"/>
          <w:szCs w:val="24"/>
          <w:lang w:val="es-ES" w:eastAsia="ko-KR"/>
        </w:rPr>
        <w:t>locked</w:t>
      </w:r>
      <w:proofErr w:type="spellEnd"/>
      <w:r w:rsidRPr="00623806">
        <w:rPr>
          <w:rFonts w:ascii="Helvetica" w:hAnsi="Helvetica"/>
          <w:color w:val="000000"/>
          <w:szCs w:val="24"/>
          <w:lang w:val="es-ES" w:eastAsia="ko-KR"/>
        </w:rPr>
        <w:t xml:space="preserve"> onto mine, and I </w:t>
      </w:r>
      <w:proofErr w:type="spellStart"/>
      <w:r w:rsidRPr="00623806">
        <w:rPr>
          <w:rFonts w:ascii="Helvetica" w:hAnsi="Helvetica"/>
          <w:color w:val="000000"/>
          <w:szCs w:val="24"/>
          <w:lang w:val="es-ES" w:eastAsia="ko-KR"/>
        </w:rPr>
        <w:t>swear</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forgot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name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hair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spilled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around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shoulders</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soft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waves</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lips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parted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caught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somewhere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between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surprise</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amusement</w:t>
      </w:r>
      <w:proofErr w:type="spellEnd"/>
      <w:r w:rsidRPr="00623806">
        <w:rPr>
          <w:rFonts w:ascii="Helvetica" w:hAnsi="Helvetica"/>
          <w:color w:val="000000"/>
          <w:szCs w:val="24"/>
          <w:lang w:val="es-ES" w:eastAsia="ko-KR"/>
        </w:rPr>
        <w:t>.</w:t>
      </w:r>
    </w:p>
    <w:p w14:paraId="6901F5D6" w14:textId="44D91BF1" w:rsidR="00D317F7" w:rsidRPr="00623806" w:rsidRDefault="00D317F7" w:rsidP="00D317F7">
      <w:pPr>
        <w:keepLines w:val="0"/>
        <w:widowControl/>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You</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okay</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asked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voice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rougher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than</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expected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Unsteady</w:t>
      </w:r>
      <w:proofErr w:type="spellEnd"/>
      <w:r w:rsidRPr="00623806">
        <w:rPr>
          <w:rFonts w:ascii="Helvetica" w:hAnsi="Helvetica"/>
          <w:color w:val="000000"/>
          <w:szCs w:val="24"/>
          <w:lang w:val="es-ES" w:eastAsia="ko-KR"/>
        </w:rPr>
        <w:t>.</w:t>
      </w:r>
    </w:p>
    <w:p w14:paraId="56C64A85" w14:textId="5811D79F" w:rsidR="00D317F7" w:rsidRPr="00623806" w:rsidRDefault="00D317F7" w:rsidP="00D317F7">
      <w:pPr>
        <w:keepLines w:val="0"/>
        <w:widowControl/>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She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laughed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sound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soft</w:t>
      </w:r>
      <w:proofErr w:type="spellEnd"/>
      <w:r w:rsidRPr="00623806">
        <w:rPr>
          <w:rFonts w:ascii="Helvetica" w:hAnsi="Helvetica"/>
          <w:color w:val="000000"/>
          <w:szCs w:val="24"/>
          <w:lang w:val="es-ES" w:eastAsia="ko-KR"/>
        </w:rPr>
        <w:t xml:space="preserve"> and musical. “I </w:t>
      </w:r>
      <w:proofErr w:type="spellStart"/>
      <w:r w:rsidRPr="00623806">
        <w:rPr>
          <w:rFonts w:ascii="Helvetica" w:hAnsi="Helvetica"/>
          <w:color w:val="000000"/>
          <w:szCs w:val="24"/>
          <w:lang w:val="es-ES" w:eastAsia="ko-KR"/>
        </w:rPr>
        <w:t>think</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you</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just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tackled</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into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higher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education</w:t>
      </w:r>
      <w:proofErr w:type="spellEnd"/>
      <w:r w:rsidRPr="00623806">
        <w:rPr>
          <w:rFonts w:ascii="Helvetica" w:hAnsi="Helvetica"/>
          <w:color w:val="000000"/>
          <w:szCs w:val="24"/>
          <w:lang w:val="es-ES" w:eastAsia="ko-KR"/>
        </w:rPr>
        <w:t>.”</w:t>
      </w:r>
    </w:p>
    <w:p w14:paraId="13BDA703" w14:textId="3F89DE41" w:rsidR="00D317F7" w:rsidRPr="00623806" w:rsidRDefault="00D317F7" w:rsidP="00D317F7">
      <w:pPr>
        <w:keepLines w:val="0"/>
        <w:widowControl/>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And </w:t>
      </w:r>
      <w:proofErr w:type="spellStart"/>
      <w:r w:rsidRPr="00623806">
        <w:rPr>
          <w:rFonts w:ascii="Helvetica" w:hAnsi="Helvetica"/>
          <w:color w:val="000000"/>
          <w:szCs w:val="24"/>
          <w:lang w:val="es-ES" w:eastAsia="ko-KR"/>
        </w:rPr>
        <w:t>just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gone</w:t>
      </w:r>
      <w:proofErr w:type="spellEnd"/>
      <w:r w:rsidRPr="00623806">
        <w:rPr>
          <w:rFonts w:ascii="Helvetica" w:hAnsi="Helvetica"/>
          <w:color w:val="000000"/>
          <w:szCs w:val="24"/>
          <w:lang w:val="es-ES" w:eastAsia="ko-KR"/>
        </w:rPr>
        <w:t>.</w:t>
      </w:r>
    </w:p>
    <w:p w14:paraId="0061721C" w14:textId="2720483E" w:rsidR="00D317F7" w:rsidRPr="00623806" w:rsidRDefault="00D317F7" w:rsidP="00D317F7">
      <w:pPr>
        <w:keepLines w:val="0"/>
        <w:widowControl/>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moment</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kneeling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on</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college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hallway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floor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surrounded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scattered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textbooks</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art—I </w:t>
      </w:r>
      <w:proofErr w:type="spellStart"/>
      <w:r w:rsidRPr="00623806">
        <w:rPr>
          <w:rFonts w:ascii="Helvetica" w:hAnsi="Helvetica"/>
          <w:color w:val="000000"/>
          <w:szCs w:val="24"/>
          <w:lang w:val="es-ES" w:eastAsia="ko-KR"/>
        </w:rPr>
        <w:t>knew</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knew</w:t>
      </w:r>
      <w:proofErr w:type="spellEnd"/>
      <w:r w:rsidRPr="00623806">
        <w:rPr>
          <w:rFonts w:ascii="Helvetica" w:hAnsi="Helvetica"/>
          <w:color w:val="000000"/>
          <w:szCs w:val="24"/>
          <w:lang w:val="es-ES" w:eastAsia="ko-KR"/>
        </w:rPr>
        <w:t>.</w:t>
      </w:r>
    </w:p>
    <w:p w14:paraId="3DCB26CA" w14:textId="1C804A31" w:rsidR="00D317F7" w:rsidRPr="00623806" w:rsidRDefault="00D317F7" w:rsidP="00D317F7">
      <w:pPr>
        <w:keepLines w:val="0"/>
        <w:widowControl/>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didn’t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just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help</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pick up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books</w:t>
      </w:r>
      <w:proofErr w:type="spellEnd"/>
      <w:r w:rsidRPr="00623806">
        <w:rPr>
          <w:rFonts w:ascii="Helvetica" w:hAnsi="Helvetica"/>
          <w:color w:val="000000"/>
          <w:szCs w:val="24"/>
          <w:lang w:val="es-ES" w:eastAsia="ko-KR"/>
        </w:rPr>
        <w:t>.</w:t>
      </w:r>
    </w:p>
    <w:p w14:paraId="3924FE2C" w14:textId="00AB0136" w:rsidR="00D317F7" w:rsidRPr="00623806" w:rsidRDefault="00D317F7" w:rsidP="00D317F7">
      <w:pPr>
        <w:keepLines w:val="0"/>
        <w:widowControl/>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keen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learn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story</w:t>
      </w:r>
      <w:proofErr w:type="spellEnd"/>
      <w:r w:rsidRPr="00623806">
        <w:rPr>
          <w:rFonts w:ascii="Helvetica" w:hAnsi="Helvetica"/>
          <w:color w:val="000000"/>
          <w:szCs w:val="24"/>
          <w:lang w:val="es-ES" w:eastAsia="ko-KR"/>
        </w:rPr>
        <w:t>.</w:t>
      </w:r>
    </w:p>
    <w:p w14:paraId="054317EE" w14:textId="3B5A2C11" w:rsidR="00D317F7" w:rsidRPr="00623806" w:rsidRDefault="00D317F7" w:rsidP="00D317F7">
      <w:pPr>
        <w:keepLines w:val="0"/>
        <w:widowControl/>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wanted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be in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w:t>
      </w:r>
    </w:p>
    <w:p w14:paraId="00D3C74B" w14:textId="19C03EF3" w:rsidR="00D317F7" w:rsidRPr="00623806" w:rsidRDefault="00D317F7" w:rsidP="00D317F7">
      <w:pPr>
        <w:keepLines w:val="0"/>
        <w:widowControl/>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She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became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00A00F3C" w:rsidRPr="00623806">
        <w:rPr>
          <w:rFonts w:ascii="Helvetica" w:hAnsi="Helvetica"/>
          <w:color w:val="000000"/>
          <w:szCs w:val="24"/>
          <w:lang w:val="es-ES" w:eastAsia="ko-KR"/>
        </w:rPr>
        <w:t>tranquility</w:t>
      </w:r>
      <w:proofErr w:type="spellEnd"/>
      <w:r w:rsidR="00A00F3C"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provided</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with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tranquility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upon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conclusion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00A00F3C" w:rsidRPr="00623806">
        <w:rPr>
          <w:rFonts w:ascii="Helvetica" w:hAnsi="Helvetica"/>
          <w:color w:val="000000"/>
          <w:szCs w:val="24"/>
          <w:lang w:val="es-ES" w:eastAsia="ko-KR"/>
        </w:rPr>
        <w:t>mission</w:t>
      </w:r>
      <w:proofErr w:type="spellEnd"/>
      <w:r w:rsidR="00A00F3C"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Returning</w:t>
      </w:r>
      <w:proofErr w:type="spellEnd"/>
      <w:r w:rsidRPr="00623806">
        <w:rPr>
          <w:rFonts w:ascii="Helvetica" w:hAnsi="Helvetica"/>
          <w:color w:val="000000"/>
          <w:szCs w:val="24"/>
          <w:lang w:val="es-ES" w:eastAsia="ko-KR"/>
        </w:rPr>
        <w:t xml:space="preserve"> home </w:t>
      </w:r>
      <w:proofErr w:type="spellStart"/>
      <w:r w:rsidRPr="00623806">
        <w:rPr>
          <w:rFonts w:ascii="Helvetica" w:hAnsi="Helvetica"/>
          <w:color w:val="000000"/>
          <w:szCs w:val="24"/>
          <w:lang w:val="es-ES" w:eastAsia="ko-KR"/>
        </w:rPr>
        <w:t>brought</w:t>
      </w:r>
      <w:proofErr w:type="spellEnd"/>
      <w:r w:rsidRPr="00623806">
        <w:rPr>
          <w:rFonts w:ascii="Helvetica" w:hAnsi="Helvetica"/>
          <w:color w:val="000000"/>
          <w:szCs w:val="24"/>
          <w:lang w:val="es-ES" w:eastAsia="ko-KR"/>
        </w:rPr>
        <w:t xml:space="preserve"> me a </w:t>
      </w:r>
      <w:proofErr w:type="spellStart"/>
      <w:r w:rsidRPr="00623806">
        <w:rPr>
          <w:rFonts w:ascii="Helvetica" w:hAnsi="Helvetica"/>
          <w:color w:val="000000"/>
          <w:szCs w:val="24"/>
          <w:lang w:val="es-ES" w:eastAsia="ko-KR"/>
        </w:rPr>
        <w:t>sense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purpose</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simple </w:t>
      </w:r>
      <w:proofErr w:type="spellStart"/>
      <w:r w:rsidRPr="00623806">
        <w:rPr>
          <w:rFonts w:ascii="Helvetica" w:hAnsi="Helvetica"/>
          <w:color w:val="000000"/>
          <w:szCs w:val="24"/>
          <w:lang w:val="es-ES" w:eastAsia="ko-KR"/>
        </w:rPr>
        <w:t>sounds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typing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laptop </w:t>
      </w:r>
      <w:proofErr w:type="spellStart"/>
      <w:r w:rsidRPr="00623806">
        <w:rPr>
          <w:rFonts w:ascii="Helvetica" w:hAnsi="Helvetica"/>
          <w:color w:val="000000"/>
          <w:szCs w:val="24"/>
          <w:lang w:val="es-ES" w:eastAsia="ko-KR"/>
        </w:rPr>
        <w:t>or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humming</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kitchen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transformed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everything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for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00A00F3C" w:rsidRPr="00623806">
        <w:rPr>
          <w:rFonts w:ascii="Helvetica" w:hAnsi="Helvetica"/>
          <w:color w:val="000000"/>
          <w:szCs w:val="24"/>
          <w:lang w:val="es-ES" w:eastAsia="ko-KR"/>
        </w:rPr>
        <w:t>better</w:t>
      </w:r>
      <w:proofErr w:type="spellEnd"/>
      <w:r w:rsidR="00A00F3C"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understood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served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nature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division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prevented</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from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disclosing</w:t>
      </w:r>
      <w:proofErr w:type="spellEnd"/>
      <w:r w:rsidRPr="00623806">
        <w:rPr>
          <w:rFonts w:ascii="Helvetica" w:hAnsi="Helvetica"/>
          <w:color w:val="000000"/>
          <w:szCs w:val="24"/>
          <w:lang w:val="es-ES" w:eastAsia="ko-KR"/>
        </w:rPr>
        <w:t xml:space="preserve"> </w:t>
      </w:r>
      <w:proofErr w:type="spellStart"/>
      <w:r w:rsidR="00A00F3C" w:rsidRPr="00623806">
        <w:rPr>
          <w:rFonts w:ascii="Helvetica" w:hAnsi="Helvetica"/>
          <w:color w:val="000000"/>
          <w:szCs w:val="24"/>
          <w:lang w:val="es-ES" w:eastAsia="ko-KR"/>
        </w:rPr>
        <w:t>specifics</w:t>
      </w:r>
      <w:proofErr w:type="spellEnd"/>
      <w:r w:rsidR="00A00F3C"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However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when</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sent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on</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mission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lasted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two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weeks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sanity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could</w:t>
      </w:r>
      <w:proofErr w:type="spellEnd"/>
      <w:r w:rsidRPr="00623806">
        <w:rPr>
          <w:rFonts w:ascii="Helvetica" w:hAnsi="Helvetica"/>
          <w:color w:val="000000"/>
          <w:szCs w:val="24"/>
          <w:lang w:val="es-ES" w:eastAsia="ko-KR"/>
        </w:rPr>
        <w:t xml:space="preserve"> no </w:t>
      </w:r>
      <w:proofErr w:type="spellStart"/>
      <w:r w:rsidRPr="00623806">
        <w:rPr>
          <w:rFonts w:ascii="Helvetica" w:hAnsi="Helvetica"/>
          <w:color w:val="000000"/>
          <w:szCs w:val="24"/>
          <w:lang w:val="es-ES" w:eastAsia="ko-KR"/>
        </w:rPr>
        <w:t>longer</w:t>
      </w:r>
      <w:proofErr w:type="spellEnd"/>
      <w:r w:rsidRPr="00623806">
        <w:rPr>
          <w:rFonts w:ascii="Helvetica" w:hAnsi="Helvetica"/>
          <w:color w:val="000000"/>
          <w:szCs w:val="24"/>
          <w:lang w:val="es-ES" w:eastAsia="ko-KR"/>
        </w:rPr>
        <w:t xml:space="preserve"> cope </w:t>
      </w:r>
      <w:proofErr w:type="spellStart"/>
      <w:r w:rsidRPr="00623806">
        <w:rPr>
          <w:rFonts w:ascii="Helvetica" w:hAnsi="Helvetica"/>
          <w:color w:val="000000"/>
          <w:szCs w:val="24"/>
          <w:lang w:val="es-ES" w:eastAsia="ko-KR"/>
        </w:rPr>
        <w:t>with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w:t>
      </w:r>
    </w:p>
    <w:p w14:paraId="2B454B63" w14:textId="6D701B4A" w:rsidR="00D317F7" w:rsidRPr="00623806" w:rsidRDefault="00D317F7" w:rsidP="00D317F7">
      <w:pPr>
        <w:keepLines w:val="0"/>
        <w:widowControl/>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lastRenderedPageBreak/>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why</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asked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for</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discharge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Even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when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thoughts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veered</w:t>
      </w:r>
      <w:proofErr w:type="spellEnd"/>
      <w:r w:rsidRPr="00623806">
        <w:rPr>
          <w:rFonts w:ascii="Helvetica" w:hAnsi="Helvetica"/>
          <w:color w:val="000000"/>
          <w:szCs w:val="24"/>
          <w:lang w:val="es-ES" w:eastAsia="ko-KR"/>
        </w:rPr>
        <w:t xml:space="preserve"> off </w:t>
      </w:r>
      <w:proofErr w:type="spellStart"/>
      <w:r w:rsidRPr="00623806">
        <w:rPr>
          <w:rFonts w:ascii="Helvetica" w:hAnsi="Helvetica"/>
          <w:color w:val="000000"/>
          <w:szCs w:val="24"/>
          <w:lang w:val="es-ES" w:eastAsia="ko-KR"/>
        </w:rPr>
        <w:t>course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consistently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restored</w:t>
      </w:r>
      <w:proofErr w:type="spellEnd"/>
      <w:r w:rsidRPr="00623806">
        <w:rPr>
          <w:rFonts w:ascii="Helvetica" w:hAnsi="Helvetica"/>
          <w:color w:val="000000"/>
          <w:szCs w:val="24"/>
          <w:lang w:val="es-ES" w:eastAsia="ko-KR"/>
        </w:rPr>
        <w:t xml:space="preserve"> me.</w:t>
      </w:r>
    </w:p>
    <w:p w14:paraId="25321B13" w14:textId="4A8F2B07" w:rsidR="00D317F7" w:rsidRPr="00623806" w:rsidRDefault="00D317F7" w:rsidP="00D317F7">
      <w:pPr>
        <w:keepLines w:val="0"/>
        <w:widowControl/>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She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always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had</w:t>
      </w:r>
      <w:proofErr w:type="spellEnd"/>
      <w:r w:rsidRPr="00623806">
        <w:rPr>
          <w:rFonts w:ascii="Helvetica" w:hAnsi="Helvetica"/>
          <w:color w:val="000000"/>
          <w:szCs w:val="24"/>
          <w:lang w:val="es-ES" w:eastAsia="ko-KR"/>
        </w:rPr>
        <w:t>.</w:t>
      </w:r>
    </w:p>
    <w:p w14:paraId="16340563" w14:textId="7172921E" w:rsidR="00D317F7" w:rsidRPr="00623806" w:rsidRDefault="00D317F7" w:rsidP="00D317F7">
      <w:pPr>
        <w:keepLines w:val="0"/>
        <w:widowControl/>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I’d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needed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someone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remind</w:t>
      </w:r>
      <w:proofErr w:type="spellEnd"/>
      <w:r w:rsidRPr="00623806">
        <w:rPr>
          <w:rFonts w:ascii="Helvetica" w:hAnsi="Helvetica"/>
          <w:color w:val="000000"/>
          <w:szCs w:val="24"/>
          <w:lang w:val="es-ES" w:eastAsia="ko-KR"/>
        </w:rPr>
        <w:t xml:space="preserve"> me I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human.</w:t>
      </w:r>
    </w:p>
    <w:p w14:paraId="1D4DC398" w14:textId="52C462BA" w:rsidR="00D317F7" w:rsidRPr="00623806" w:rsidRDefault="00D317F7" w:rsidP="00D317F7">
      <w:pPr>
        <w:keepLines w:val="0"/>
        <w:widowControl/>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And </w:t>
      </w:r>
      <w:proofErr w:type="spellStart"/>
      <w:r w:rsidRPr="00623806">
        <w:rPr>
          <w:rFonts w:ascii="Helvetica" w:hAnsi="Helvetica"/>
          <w:color w:val="000000"/>
          <w:szCs w:val="24"/>
          <w:lang w:val="es-ES" w:eastAsia="ko-KR"/>
        </w:rPr>
        <w:t>lately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let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all</w:t>
      </w:r>
      <w:proofErr w:type="spellEnd"/>
      <w:r w:rsidRPr="00623806">
        <w:rPr>
          <w:rFonts w:ascii="Helvetica" w:hAnsi="Helvetica"/>
          <w:color w:val="000000"/>
          <w:szCs w:val="24"/>
          <w:lang w:val="es-ES" w:eastAsia="ko-KR"/>
        </w:rPr>
        <w:t xml:space="preserve"> slip </w:t>
      </w:r>
      <w:proofErr w:type="spellStart"/>
      <w:r w:rsidRPr="00623806">
        <w:rPr>
          <w:rFonts w:ascii="Helvetica" w:hAnsi="Helvetica"/>
          <w:color w:val="000000"/>
          <w:szCs w:val="24"/>
          <w:lang w:val="es-ES" w:eastAsia="ko-KR"/>
        </w:rPr>
        <w:t>away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watched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drift</w:t>
      </w:r>
      <w:proofErr w:type="spellEnd"/>
      <w:r w:rsidRPr="00623806">
        <w:rPr>
          <w:rFonts w:ascii="Helvetica" w:hAnsi="Helvetica"/>
          <w:color w:val="000000"/>
          <w:szCs w:val="24"/>
          <w:lang w:val="es-ES" w:eastAsia="ko-KR"/>
        </w:rPr>
        <w:t xml:space="preserve">, and I </w:t>
      </w:r>
      <w:proofErr w:type="spellStart"/>
      <w:r w:rsidRPr="00623806">
        <w:rPr>
          <w:rFonts w:ascii="Helvetica" w:hAnsi="Helvetica"/>
          <w:color w:val="000000"/>
          <w:szCs w:val="24"/>
          <w:lang w:val="es-ES" w:eastAsia="ko-KR"/>
        </w:rPr>
        <w:t>hadn’t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fought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for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cold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Distant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Focused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work</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Focused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staying</w:t>
      </w:r>
      <w:proofErr w:type="spellEnd"/>
      <w:r w:rsidRPr="00623806">
        <w:rPr>
          <w:rFonts w:ascii="Helvetica" w:hAnsi="Helvetica"/>
          <w:color w:val="000000"/>
          <w:szCs w:val="24"/>
          <w:lang w:val="es-ES" w:eastAsia="ko-KR"/>
        </w:rPr>
        <w:t xml:space="preserve"> in control—and in </w:t>
      </w:r>
      <w:proofErr w:type="spellStart"/>
      <w:r w:rsidRPr="00623806">
        <w:rPr>
          <w:rFonts w:ascii="Helvetica" w:hAnsi="Helvetica"/>
          <w:color w:val="000000"/>
          <w:szCs w:val="24"/>
          <w:lang w:val="es-ES" w:eastAsia="ko-KR"/>
        </w:rPr>
        <w:t>doing</w:t>
      </w:r>
      <w:proofErr w:type="spellEnd"/>
      <w:r w:rsidRPr="00623806">
        <w:rPr>
          <w:rFonts w:ascii="Helvetica" w:hAnsi="Helvetica"/>
          <w:color w:val="000000"/>
          <w:szCs w:val="24"/>
          <w:lang w:val="es-ES" w:eastAsia="ko-KR"/>
        </w:rPr>
        <w:t xml:space="preserve"> so, </w:t>
      </w:r>
      <w:proofErr w:type="spellStart"/>
      <w:r w:rsidRPr="00623806">
        <w:rPr>
          <w:rFonts w:ascii="Helvetica" w:hAnsi="Helvetica"/>
          <w:color w:val="000000"/>
          <w:szCs w:val="24"/>
          <w:lang w:val="es-ES" w:eastAsia="ko-KR"/>
        </w:rPr>
        <w:t>I’d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lost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only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grounded</w:t>
      </w:r>
      <w:proofErr w:type="spellEnd"/>
      <w:r w:rsidRPr="00623806">
        <w:rPr>
          <w:rFonts w:ascii="Helvetica" w:hAnsi="Helvetica"/>
          <w:color w:val="000000"/>
          <w:szCs w:val="24"/>
          <w:lang w:val="es-ES" w:eastAsia="ko-KR"/>
        </w:rPr>
        <w:t xml:space="preserve"> me.</w:t>
      </w:r>
    </w:p>
    <w:p w14:paraId="2595EF88" w14:textId="1E18F23C" w:rsidR="00D317F7" w:rsidRPr="00623806" w:rsidRDefault="00D317F7" w:rsidP="00D317F7">
      <w:pPr>
        <w:keepLines w:val="0"/>
        <w:widowControl/>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But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slipping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through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fingers</w:t>
      </w:r>
      <w:proofErr w:type="spellEnd"/>
      <w:r w:rsidRPr="00623806">
        <w:rPr>
          <w:rFonts w:ascii="Helvetica" w:hAnsi="Helvetica"/>
          <w:color w:val="000000"/>
          <w:szCs w:val="24"/>
          <w:lang w:val="es-ES" w:eastAsia="ko-KR"/>
        </w:rPr>
        <w:t>.</w:t>
      </w:r>
    </w:p>
    <w:p w14:paraId="69783FAB" w14:textId="3E11A8FC" w:rsidR="00D317F7" w:rsidRPr="00623806" w:rsidRDefault="00D317F7" w:rsidP="00D317F7">
      <w:pPr>
        <w:keepLines w:val="0"/>
        <w:widowControl/>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Because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fucking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Zeff</w:t>
      </w:r>
      <w:proofErr w:type="spellEnd"/>
      <w:r w:rsidRPr="00623806">
        <w:rPr>
          <w:rFonts w:ascii="Helvetica" w:hAnsi="Helvetica"/>
          <w:color w:val="000000"/>
          <w:szCs w:val="24"/>
          <w:lang w:val="es-ES" w:eastAsia="ko-KR"/>
        </w:rPr>
        <w:t>.</w:t>
      </w:r>
    </w:p>
    <w:p w14:paraId="4A357FAE" w14:textId="530C4F23" w:rsidR="00D317F7" w:rsidRPr="00623806" w:rsidRDefault="00D317F7" w:rsidP="00D317F7">
      <w:pPr>
        <w:keepLines w:val="0"/>
        <w:widowControl/>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clenched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jaw</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name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igniting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something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deep</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gut</w:t>
      </w:r>
      <w:proofErr w:type="spellEnd"/>
      <w:r w:rsidRPr="00623806">
        <w:rPr>
          <w:rFonts w:ascii="Helvetica" w:hAnsi="Helvetica"/>
          <w:color w:val="000000"/>
          <w:szCs w:val="24"/>
          <w:lang w:val="es-ES" w:eastAsia="ko-KR"/>
        </w:rPr>
        <w:t xml:space="preserve">. And Liliam… </w:t>
      </w:r>
      <w:proofErr w:type="spellStart"/>
      <w:r w:rsidRPr="00623806">
        <w:rPr>
          <w:rFonts w:ascii="Helvetica" w:hAnsi="Helvetica"/>
          <w:color w:val="000000"/>
          <w:szCs w:val="24"/>
          <w:lang w:val="es-ES" w:eastAsia="ko-KR"/>
        </w:rPr>
        <w:t>she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starting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gramStart"/>
      <w:r w:rsidRPr="00623806">
        <w:rPr>
          <w:rFonts w:ascii="Helvetica" w:hAnsi="Helvetica"/>
          <w:color w:val="000000"/>
          <w:szCs w:val="24"/>
          <w:lang w:val="es-ES" w:eastAsia="ko-KR"/>
        </w:rPr>
        <w:t>look</w:t>
      </w:r>
      <w:proofErr w:type="gramEnd"/>
      <w:r w:rsidRPr="00623806">
        <w:rPr>
          <w:rFonts w:ascii="Helvetica" w:hAnsi="Helvetica"/>
          <w:color w:val="000000"/>
          <w:szCs w:val="24"/>
          <w:lang w:val="es-ES" w:eastAsia="ko-KR"/>
        </w:rPr>
        <w:t xml:space="preserve"> at </w:t>
      </w:r>
      <w:proofErr w:type="spellStart"/>
      <w:r w:rsidRPr="00623806">
        <w:rPr>
          <w:rFonts w:ascii="Helvetica" w:hAnsi="Helvetica"/>
          <w:color w:val="000000"/>
          <w:szCs w:val="24"/>
          <w:lang w:val="es-ES" w:eastAsia="ko-KR"/>
        </w:rPr>
        <w:t>him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used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gramStart"/>
      <w:r w:rsidRPr="00623806">
        <w:rPr>
          <w:rFonts w:ascii="Helvetica" w:hAnsi="Helvetica"/>
          <w:color w:val="000000"/>
          <w:szCs w:val="24"/>
          <w:lang w:val="es-ES" w:eastAsia="ko-KR"/>
        </w:rPr>
        <w:t>look</w:t>
      </w:r>
      <w:proofErr w:type="gramEnd"/>
      <w:r w:rsidRPr="00623806">
        <w:rPr>
          <w:rFonts w:ascii="Helvetica" w:hAnsi="Helvetica"/>
          <w:color w:val="000000"/>
          <w:szCs w:val="24"/>
          <w:lang w:val="es-ES" w:eastAsia="ko-KR"/>
        </w:rPr>
        <w:t xml:space="preserve"> at me.</w:t>
      </w:r>
    </w:p>
    <w:p w14:paraId="4150097A" w14:textId="468CA66F" w:rsidR="00D317F7" w:rsidRPr="00623806" w:rsidRDefault="00D317F7" w:rsidP="00D317F7">
      <w:pPr>
        <w:keepLines w:val="0"/>
        <w:widowControl/>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couldn’t</w:t>
      </w:r>
      <w:proofErr w:type="spellEnd"/>
      <w:r w:rsidRPr="00623806">
        <w:rPr>
          <w:rFonts w:ascii="Helvetica" w:hAnsi="Helvetica"/>
          <w:color w:val="000000"/>
          <w:szCs w:val="24"/>
          <w:lang w:val="es-ES" w:eastAsia="ko-KR"/>
        </w:rPr>
        <w:t xml:space="preserve"> lose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Not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when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everything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else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felt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breaking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apart</w:t>
      </w:r>
      <w:proofErr w:type="spellEnd"/>
      <w:r w:rsidRPr="00623806">
        <w:rPr>
          <w:rFonts w:ascii="Helvetica" w:hAnsi="Helvetica"/>
          <w:color w:val="000000"/>
          <w:szCs w:val="24"/>
          <w:lang w:val="es-ES" w:eastAsia="ko-KR"/>
        </w:rPr>
        <w:t>.</w:t>
      </w:r>
    </w:p>
    <w:p w14:paraId="2707AE45" w14:textId="1CD9D6D4" w:rsidR="00D317F7" w:rsidRPr="00623806" w:rsidRDefault="00D317F7" w:rsidP="00D317F7">
      <w:pPr>
        <w:keepLines w:val="0"/>
        <w:widowControl/>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If</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could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just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get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back… </w:t>
      </w:r>
      <w:proofErr w:type="spellStart"/>
      <w:r w:rsidRPr="00623806">
        <w:rPr>
          <w:rFonts w:ascii="Helvetica" w:hAnsi="Helvetica"/>
          <w:color w:val="000000"/>
          <w:szCs w:val="24"/>
          <w:lang w:val="es-ES" w:eastAsia="ko-KR"/>
        </w:rPr>
        <w:t>If</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could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hold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touch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feel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warmth</w:t>
      </w:r>
      <w:proofErr w:type="spellEnd"/>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could</w:t>
      </w:r>
      <w:proofErr w:type="spellEnd"/>
      <w:r w:rsidRPr="00623806">
        <w:rPr>
          <w:rFonts w:ascii="Helvetica" w:hAnsi="Helvetica"/>
          <w:color w:val="000000"/>
          <w:szCs w:val="24"/>
          <w:lang w:val="es-ES" w:eastAsia="ko-KR"/>
        </w:rPr>
        <w:t xml:space="preserve"> come back </w:t>
      </w:r>
      <w:proofErr w:type="spellStart"/>
      <w:r w:rsidRPr="00623806">
        <w:rPr>
          <w:rFonts w:ascii="Helvetica" w:hAnsi="Helvetica"/>
          <w:color w:val="000000"/>
          <w:szCs w:val="24"/>
          <w:lang w:val="es-ES" w:eastAsia="ko-KR"/>
        </w:rPr>
        <w:t>from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this</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could</w:t>
      </w:r>
      <w:proofErr w:type="spellEnd"/>
      <w:r w:rsidRPr="00623806">
        <w:rPr>
          <w:rFonts w:ascii="Helvetica" w:hAnsi="Helvetica"/>
          <w:color w:val="000000"/>
          <w:szCs w:val="24"/>
          <w:lang w:val="es-ES" w:eastAsia="ko-KR"/>
        </w:rPr>
        <w:t xml:space="preserve"> erase </w:t>
      </w:r>
      <w:proofErr w:type="spellStart"/>
      <w:r w:rsidRPr="00623806">
        <w:rPr>
          <w:rFonts w:ascii="Helvetica" w:hAnsi="Helvetica"/>
          <w:color w:val="000000"/>
          <w:szCs w:val="24"/>
          <w:lang w:val="es-ES" w:eastAsia="ko-KR"/>
        </w:rPr>
        <w:t>whatever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hell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just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happened</w:t>
      </w:r>
      <w:proofErr w:type="spellEnd"/>
      <w:r w:rsidRPr="00623806">
        <w:rPr>
          <w:rFonts w:ascii="Helvetica" w:hAnsi="Helvetica"/>
          <w:color w:val="000000"/>
          <w:szCs w:val="24"/>
          <w:lang w:val="es-ES" w:eastAsia="ko-KR"/>
        </w:rPr>
        <w:t>.</w:t>
      </w:r>
    </w:p>
    <w:p w14:paraId="02B30C91" w14:textId="6C134912" w:rsidR="00D317F7" w:rsidRPr="00623806" w:rsidRDefault="00D317F7" w:rsidP="00D317F7">
      <w:pPr>
        <w:keepLines w:val="0"/>
        <w:widowControl/>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She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made</w:t>
      </w:r>
      <w:proofErr w:type="spellEnd"/>
      <w:r w:rsidRPr="00623806">
        <w:rPr>
          <w:rFonts w:ascii="Helvetica" w:hAnsi="Helvetica"/>
          <w:color w:val="000000"/>
          <w:szCs w:val="24"/>
          <w:lang w:val="es-ES" w:eastAsia="ko-KR"/>
        </w:rPr>
        <w:t xml:space="preserve"> me real.</w:t>
      </w:r>
    </w:p>
    <w:p w14:paraId="7C613822" w14:textId="29F5BF5D" w:rsidR="00913D29" w:rsidRPr="00623806" w:rsidRDefault="00D317F7" w:rsidP="00D317F7">
      <w:pPr>
        <w:keepLines w:val="0"/>
        <w:widowControl/>
        <w:ind w:firstLine="720"/>
        <w:jc w:val="both"/>
        <w:rPr>
          <w:rFonts w:ascii="Helvetica" w:hAnsi="Helvetica"/>
          <w:lang w:val="es-ES"/>
        </w:rPr>
      </w:pPr>
      <w:r w:rsidRPr="00623806">
        <w:rPr>
          <w:rFonts w:ascii="Helvetica" w:hAnsi="Helvetica"/>
          <w:color w:val="000000"/>
          <w:szCs w:val="24"/>
          <w:lang w:val="es-ES" w:eastAsia="ko-KR"/>
        </w:rPr>
        <w:t xml:space="preserve">And I </w:t>
      </w:r>
      <w:proofErr w:type="spellStart"/>
      <w:r w:rsidRPr="00623806">
        <w:rPr>
          <w:rFonts w:ascii="Helvetica" w:hAnsi="Helvetica"/>
          <w:color w:val="000000"/>
          <w:szCs w:val="24"/>
          <w:lang w:val="es-ES" w:eastAsia="ko-KR"/>
        </w:rPr>
        <w:t>needed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more </w:t>
      </w:r>
      <w:proofErr w:type="spellStart"/>
      <w:r w:rsidRPr="00623806">
        <w:rPr>
          <w:rFonts w:ascii="Helvetica" w:hAnsi="Helvetica"/>
          <w:color w:val="000000"/>
          <w:szCs w:val="24"/>
          <w:lang w:val="es-ES" w:eastAsia="ko-KR"/>
        </w:rPr>
        <w:t>than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ever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needed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anything</w:t>
      </w:r>
      <w:proofErr w:type="spellEnd"/>
      <w:r w:rsidRPr="00623806">
        <w:rPr>
          <w:rFonts w:ascii="Helvetica" w:hAnsi="Helvetica"/>
          <w:color w:val="000000"/>
          <w:szCs w:val="24"/>
          <w:lang w:val="es-ES" w:eastAsia="ko-KR"/>
        </w:rPr>
        <w:t>.</w:t>
      </w:r>
      <w:r w:rsidR="00913D29" w:rsidRPr="00623806">
        <w:rPr>
          <w:rFonts w:ascii="Helvetica" w:hAnsi="Helvetica"/>
          <w:lang w:val="es-ES"/>
        </w:rPr>
        <w:br w:type="page"/>
      </w:r>
    </w:p>
    <w:p w14:paraId="62E8E5F3" w14:textId="77777777" w:rsidR="00721441" w:rsidRPr="00623806" w:rsidRDefault="00721441" w:rsidP="00721441">
      <w:pPr>
        <w:spacing w:line="276" w:lineRule="auto"/>
        <w:jc w:val="both"/>
        <w:rPr>
          <w:rFonts w:ascii="Helvetica" w:hAnsi="Helvetica"/>
          <w:lang w:val="es-ES"/>
        </w:rPr>
      </w:pPr>
    </w:p>
    <w:p w14:paraId="38B35907" w14:textId="77777777" w:rsidR="00721441" w:rsidRPr="00623806" w:rsidRDefault="00721441" w:rsidP="00721441">
      <w:pPr>
        <w:jc w:val="center"/>
        <w:rPr>
          <w:rFonts w:ascii="Libre Baskerville" w:hAnsi="Libre Baskerville"/>
          <w:sz w:val="44"/>
          <w:szCs w:val="44"/>
          <w:lang w:val="es-ES"/>
        </w:rPr>
      </w:pPr>
    </w:p>
    <w:p w14:paraId="536B31F1" w14:textId="77777777" w:rsidR="00721441" w:rsidRPr="00623806" w:rsidRDefault="00721441" w:rsidP="00721441">
      <w:pPr>
        <w:jc w:val="center"/>
        <w:rPr>
          <w:rFonts w:ascii="Libre Baskerville" w:hAnsi="Libre Baskerville"/>
          <w:sz w:val="44"/>
          <w:szCs w:val="44"/>
          <w:lang w:val="es-ES"/>
        </w:rPr>
      </w:pPr>
    </w:p>
    <w:p w14:paraId="5267C091" w14:textId="77777777" w:rsidR="00721441" w:rsidRPr="00623806" w:rsidRDefault="00721441" w:rsidP="00721441">
      <w:pPr>
        <w:jc w:val="center"/>
        <w:rPr>
          <w:rFonts w:ascii="Libre Baskerville" w:hAnsi="Libre Baskerville"/>
          <w:sz w:val="44"/>
          <w:szCs w:val="44"/>
          <w:lang w:val="es-ES"/>
        </w:rPr>
      </w:pPr>
    </w:p>
    <w:p w14:paraId="71536898" w14:textId="77777777" w:rsidR="00721441" w:rsidRPr="00623806" w:rsidRDefault="00721441" w:rsidP="00721441">
      <w:pPr>
        <w:jc w:val="center"/>
        <w:rPr>
          <w:rFonts w:ascii="Libre Baskerville" w:hAnsi="Libre Baskerville"/>
          <w:sz w:val="44"/>
          <w:szCs w:val="44"/>
          <w:lang w:val="es-ES"/>
        </w:rPr>
      </w:pPr>
    </w:p>
    <w:p w14:paraId="27E07AF8" w14:textId="77777777" w:rsidR="00721441" w:rsidRPr="00623806" w:rsidRDefault="00721441" w:rsidP="00721441">
      <w:pPr>
        <w:jc w:val="center"/>
        <w:rPr>
          <w:rFonts w:ascii="Libre Baskerville" w:hAnsi="Libre Baskerville"/>
          <w:sz w:val="44"/>
          <w:szCs w:val="44"/>
          <w:lang w:val="es-ES"/>
        </w:rPr>
      </w:pPr>
    </w:p>
    <w:p w14:paraId="69DA3736" w14:textId="77777777" w:rsidR="00721441" w:rsidRPr="00623806" w:rsidRDefault="00721441" w:rsidP="00721441">
      <w:pPr>
        <w:jc w:val="center"/>
        <w:rPr>
          <w:rFonts w:ascii="Libre Baskerville" w:hAnsi="Libre Baskerville"/>
          <w:sz w:val="44"/>
          <w:szCs w:val="44"/>
          <w:lang w:val="es-ES"/>
        </w:rPr>
      </w:pPr>
      <w:r w:rsidRPr="00623806">
        <w:rPr>
          <w:rFonts w:ascii="Libre Baskerville" w:hAnsi="Libre Baskerville"/>
          <w:sz w:val="44"/>
          <w:szCs w:val="44"/>
          <w:lang w:val="es-ES"/>
        </w:rPr>
        <w:t>13</w:t>
      </w:r>
    </w:p>
    <w:p w14:paraId="7384F884" w14:textId="77777777" w:rsidR="00721441" w:rsidRPr="00623806" w:rsidRDefault="00721441" w:rsidP="00721441">
      <w:pPr>
        <w:jc w:val="center"/>
        <w:rPr>
          <w:rFonts w:ascii="Libre Baskerville" w:hAnsi="Libre Baskerville"/>
          <w:sz w:val="44"/>
          <w:szCs w:val="44"/>
          <w:lang w:val="es-ES"/>
        </w:rPr>
      </w:pPr>
      <w:r w:rsidRPr="00623806">
        <w:rPr>
          <w:rFonts w:ascii="Libre Baskerville" w:hAnsi="Libre Baskerville"/>
          <w:sz w:val="44"/>
          <w:szCs w:val="44"/>
          <w:lang w:val="es-ES"/>
        </w:rPr>
        <w:t>THE KING</w:t>
      </w:r>
    </w:p>
    <w:p w14:paraId="4F3EE15B" w14:textId="77777777" w:rsidR="00721441" w:rsidRPr="00623806" w:rsidRDefault="00721441" w:rsidP="00721441">
      <w:pPr>
        <w:pStyle w:val="NovelQuoteAlternate"/>
        <w:spacing w:line="276" w:lineRule="auto"/>
        <w:jc w:val="both"/>
        <w:rPr>
          <w:rFonts w:ascii="Helvetica" w:hAnsi="Helvetica"/>
          <w:lang w:val="es-ES"/>
        </w:rPr>
      </w:pPr>
    </w:p>
    <w:p w14:paraId="3A582E36" w14:textId="77777777" w:rsidR="00721441" w:rsidRPr="00623806" w:rsidRDefault="00721441" w:rsidP="00721441">
      <w:pPr>
        <w:pStyle w:val="NovelQuoteAlternate"/>
        <w:spacing w:line="276" w:lineRule="auto"/>
        <w:rPr>
          <w:rFonts w:ascii="Helvetica" w:hAnsi="Helvetica"/>
          <w:b/>
          <w:bCs/>
          <w:lang w:val="es-ES"/>
        </w:rPr>
      </w:pPr>
      <w:proofErr w:type="spellStart"/>
      <w:r w:rsidRPr="00623806">
        <w:rPr>
          <w:rFonts w:ascii="Helvetica" w:hAnsi="Helvetica"/>
          <w:b/>
          <w:bCs/>
          <w:lang w:val="es-ES"/>
        </w:rPr>
        <w:t>Zeff</w:t>
      </w:r>
      <w:proofErr w:type="spellEnd"/>
    </w:p>
    <w:p w14:paraId="63F19266" w14:textId="77777777" w:rsidR="00721441" w:rsidRPr="00623806" w:rsidRDefault="00721441" w:rsidP="00721441">
      <w:pPr>
        <w:pStyle w:val="SceneFirstParagraph"/>
        <w:spacing w:line="276" w:lineRule="auto"/>
        <w:jc w:val="both"/>
        <w:rPr>
          <w:rFonts w:ascii="Helvetica" w:hAnsi="Helvetica"/>
          <w:lang w:val="es-ES"/>
        </w:rPr>
      </w:pPr>
    </w:p>
    <w:p w14:paraId="366D4F60" w14:textId="4D34CB8F" w:rsidR="00DE4543" w:rsidRPr="00623806" w:rsidRDefault="00DE4543" w:rsidP="00DE4543">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forest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alive</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shadow</w:t>
      </w:r>
      <w:proofErr w:type="spellEnd"/>
      <w:r w:rsidRPr="00623806">
        <w:rPr>
          <w:rFonts w:ascii="Helvetica" w:hAnsi="Helvetica"/>
          <w:lang w:val="es-ES"/>
        </w:rPr>
        <w:t>.</w:t>
      </w:r>
    </w:p>
    <w:p w14:paraId="5C7A6F6A" w14:textId="7D71F8EC" w:rsidR="00DE4543" w:rsidRPr="00623806" w:rsidRDefault="00DE4543" w:rsidP="00DE4543">
      <w:pPr>
        <w:pStyle w:val="Scene"/>
        <w:spacing w:line="276" w:lineRule="auto"/>
        <w:jc w:val="both"/>
        <w:rPr>
          <w:rFonts w:ascii="Helvetica" w:hAnsi="Helvetica"/>
          <w:lang w:val="es-ES"/>
        </w:rPr>
      </w:pPr>
      <w:r w:rsidRPr="00623806">
        <w:rPr>
          <w:rFonts w:ascii="Helvetica" w:hAnsi="Helvetica"/>
          <w:lang w:val="es-ES"/>
        </w:rPr>
        <w:t xml:space="preserve">I moved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underbrush</w:t>
      </w:r>
      <w:proofErr w:type="spellEnd"/>
      <w:r w:rsidRPr="00623806">
        <w:rPr>
          <w:rFonts w:ascii="Helvetica" w:hAnsi="Helvetica"/>
          <w:lang w:val="es-ES"/>
        </w:rPr>
        <w:t xml:space="preserve"> in </w:t>
      </w:r>
      <w:proofErr w:type="spellStart"/>
      <w:r w:rsidRPr="00623806">
        <w:rPr>
          <w:rFonts w:ascii="Helvetica" w:hAnsi="Helvetica"/>
          <w:lang w:val="es-ES"/>
        </w:rPr>
        <w:t>silence</w:t>
      </w:r>
      <w:proofErr w:type="spellEnd"/>
      <w:r w:rsidRPr="00623806">
        <w:rPr>
          <w:rFonts w:ascii="Helvetica" w:hAnsi="Helvetica"/>
          <w:lang w:val="es-ES"/>
        </w:rPr>
        <w:t xml:space="preserve">, </w:t>
      </w:r>
      <w:proofErr w:type="spellStart"/>
      <w:r w:rsidRPr="00623806">
        <w:rPr>
          <w:rFonts w:ascii="Helvetica" w:hAnsi="Helvetica"/>
          <w:lang w:val="es-ES"/>
        </w:rPr>
        <w:t>each</w:t>
      </w:r>
      <w:proofErr w:type="spellEnd"/>
      <w:r w:rsidRPr="00623806">
        <w:rPr>
          <w:rFonts w:ascii="Helvetica" w:hAnsi="Helvetica"/>
          <w:lang w:val="es-ES"/>
        </w:rPr>
        <w:t xml:space="preserve"> step </w:t>
      </w:r>
      <w:proofErr w:type="spellStart"/>
      <w:r w:rsidRPr="00623806">
        <w:rPr>
          <w:rFonts w:ascii="Helvetica" w:hAnsi="Helvetica"/>
          <w:lang w:val="es-ES"/>
        </w:rPr>
        <w:t>calculated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senses</w:t>
      </w:r>
      <w:proofErr w:type="spellEnd"/>
      <w:r w:rsidRPr="00623806">
        <w:rPr>
          <w:rFonts w:ascii="Helvetica" w:hAnsi="Helvetica"/>
          <w:lang w:val="es-ES"/>
        </w:rPr>
        <w:t xml:space="preserve"> </w:t>
      </w:r>
      <w:proofErr w:type="spellStart"/>
      <w:r w:rsidRPr="00623806">
        <w:rPr>
          <w:rFonts w:ascii="Helvetica" w:hAnsi="Helvetica"/>
          <w:lang w:val="es-ES"/>
        </w:rPr>
        <w:t>razor-sharp</w:t>
      </w:r>
      <w:proofErr w:type="spellEnd"/>
      <w:r w:rsidRPr="00623806">
        <w:rPr>
          <w:rFonts w:ascii="Helvetica" w:hAnsi="Helvetica"/>
          <w:lang w:val="es-ES"/>
        </w:rPr>
        <w:t xml:space="preserve">. </w:t>
      </w:r>
      <w:proofErr w:type="spellStart"/>
      <w:r w:rsidRPr="00623806">
        <w:rPr>
          <w:rFonts w:ascii="Helvetica" w:hAnsi="Helvetica"/>
          <w:lang w:val="es-ES"/>
        </w:rPr>
        <w:t>Gaius</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there</w:t>
      </w:r>
      <w:proofErr w:type="spellEnd"/>
      <w:r w:rsidRPr="00623806">
        <w:rPr>
          <w:rFonts w:ascii="Helvetica" w:hAnsi="Helvetica"/>
          <w:lang w:val="es-ES"/>
        </w:rPr>
        <w:t xml:space="preserve">, </w:t>
      </w:r>
      <w:proofErr w:type="spellStart"/>
      <w:r w:rsidRPr="00623806">
        <w:rPr>
          <w:rFonts w:ascii="Helvetica" w:hAnsi="Helvetica"/>
          <w:lang w:val="es-ES"/>
        </w:rPr>
        <w:t>guided</w:t>
      </w:r>
      <w:proofErr w:type="spellEnd"/>
      <w:r w:rsidRPr="00623806">
        <w:rPr>
          <w:rFonts w:ascii="Helvetica" w:hAnsi="Helvetica"/>
          <w:lang w:val="es-ES"/>
        </w:rPr>
        <w:t xml:space="preserve"> </w:t>
      </w:r>
      <w:proofErr w:type="spellStart"/>
      <w:r w:rsidRPr="00623806">
        <w:rPr>
          <w:rFonts w:ascii="Helvetica" w:hAnsi="Helvetica"/>
          <w:lang w:val="es-ES"/>
        </w:rPr>
        <w:t>by</w:t>
      </w:r>
      <w:proofErr w:type="spellEnd"/>
      <w:r w:rsidRPr="00623806">
        <w:rPr>
          <w:rFonts w:ascii="Helvetica" w:hAnsi="Helvetica"/>
          <w:lang w:val="es-ES"/>
        </w:rPr>
        <w:t xml:space="preserve"> a </w:t>
      </w:r>
      <w:proofErr w:type="spellStart"/>
      <w:r w:rsidRPr="00623806">
        <w:rPr>
          <w:rFonts w:ascii="Helvetica" w:hAnsi="Helvetica"/>
          <w:lang w:val="es-ES"/>
        </w:rPr>
        <w:t>scent</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belong</w:t>
      </w:r>
      <w:proofErr w:type="spellEnd"/>
      <w:r w:rsidRPr="00623806">
        <w:rPr>
          <w:rFonts w:ascii="Helvetica" w:hAnsi="Helvetica"/>
          <w:lang w:val="es-ES"/>
        </w:rPr>
        <w:t xml:space="preserve">. No. </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worse</w:t>
      </w:r>
      <w:proofErr w:type="spellEnd"/>
      <w:r w:rsidRPr="00623806">
        <w:rPr>
          <w:rFonts w:ascii="Helvetica" w:hAnsi="Helvetica"/>
          <w:lang w:val="es-ES"/>
        </w:rPr>
        <w:t>.</w:t>
      </w:r>
    </w:p>
    <w:p w14:paraId="0A3E92BB" w14:textId="18677CFC" w:rsidR="00DE4543" w:rsidRPr="00623806" w:rsidRDefault="00DE4543" w:rsidP="00DE4543">
      <w:pPr>
        <w:pStyle w:val="Scene"/>
        <w:spacing w:line="276" w:lineRule="auto"/>
        <w:jc w:val="both"/>
        <w:rPr>
          <w:rFonts w:ascii="Helvetica" w:hAnsi="Helvetica"/>
          <w:lang w:val="es-ES"/>
        </w:rPr>
      </w:pP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familiar and </w:t>
      </w:r>
      <w:proofErr w:type="spellStart"/>
      <w:r w:rsidRPr="00623806">
        <w:rPr>
          <w:rFonts w:ascii="Helvetica" w:hAnsi="Helvetica"/>
          <w:lang w:val="es-ES"/>
        </w:rPr>
        <w:t>cocky</w:t>
      </w:r>
      <w:proofErr w:type="spellEnd"/>
      <w:r w:rsidRPr="00623806">
        <w:rPr>
          <w:rFonts w:ascii="Helvetica" w:hAnsi="Helvetica"/>
          <w:lang w:val="es-ES"/>
        </w:rPr>
        <w:t>.</w:t>
      </w:r>
    </w:p>
    <w:p w14:paraId="2FEF1D51" w14:textId="55327DC7" w:rsidR="00DE4543" w:rsidRPr="00623806" w:rsidRDefault="00DE4543" w:rsidP="00DE4543">
      <w:pPr>
        <w:pStyle w:val="Scene"/>
        <w:spacing w:line="276" w:lineRule="auto"/>
        <w:jc w:val="both"/>
        <w:rPr>
          <w:rFonts w:ascii="Helvetica" w:hAnsi="Helvetica"/>
          <w:lang w:val="es-ES"/>
        </w:rPr>
      </w:pPr>
      <w:r w:rsidRPr="00623806">
        <w:rPr>
          <w:rFonts w:ascii="Helvetica" w:hAnsi="Helvetica"/>
          <w:lang w:val="es-ES"/>
        </w:rPr>
        <w:t xml:space="preserve">A </w:t>
      </w:r>
      <w:proofErr w:type="spellStart"/>
      <w:r w:rsidRPr="00623806">
        <w:rPr>
          <w:rFonts w:ascii="Helvetica" w:hAnsi="Helvetica"/>
          <w:lang w:val="es-ES"/>
        </w:rPr>
        <w:t>howl</w:t>
      </w:r>
      <w:proofErr w:type="spellEnd"/>
      <w:r w:rsidRPr="00623806">
        <w:rPr>
          <w:rFonts w:ascii="Helvetica" w:hAnsi="Helvetica"/>
          <w:lang w:val="es-ES"/>
        </w:rPr>
        <w:t xml:space="preserve"> </w:t>
      </w:r>
      <w:proofErr w:type="spellStart"/>
      <w:r w:rsidRPr="00623806">
        <w:rPr>
          <w:rFonts w:ascii="Helvetica" w:hAnsi="Helvetica"/>
          <w:lang w:val="es-ES"/>
        </w:rPr>
        <w:t>cut</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night</w:t>
      </w:r>
      <w:proofErr w:type="spellEnd"/>
      <w:r w:rsidRPr="00623806">
        <w:rPr>
          <w:rFonts w:ascii="Helvetica" w:hAnsi="Helvetica"/>
          <w:lang w:val="es-ES"/>
        </w:rPr>
        <w:t xml:space="preserve">—short, </w:t>
      </w:r>
      <w:proofErr w:type="spellStart"/>
      <w:r w:rsidRPr="00623806">
        <w:rPr>
          <w:rFonts w:ascii="Helvetica" w:hAnsi="Helvetica"/>
          <w:lang w:val="es-ES"/>
        </w:rPr>
        <w:t>clipped</w:t>
      </w:r>
      <w:proofErr w:type="spellEnd"/>
      <w:r w:rsidRPr="00623806">
        <w:rPr>
          <w:rFonts w:ascii="Helvetica" w:hAnsi="Helvetica"/>
          <w:lang w:val="es-ES"/>
        </w:rPr>
        <w:t xml:space="preserve">. A </w:t>
      </w:r>
      <w:proofErr w:type="spellStart"/>
      <w:proofErr w:type="gramStart"/>
      <w:r w:rsidRPr="00623806">
        <w:rPr>
          <w:rFonts w:ascii="Helvetica" w:hAnsi="Helvetica"/>
          <w:lang w:val="es-ES"/>
        </w:rPr>
        <w:t>warning</w:t>
      </w:r>
      <w:proofErr w:type="spellEnd"/>
      <w:proofErr w:type="gram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Aron. I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already</w:t>
      </w:r>
      <w:proofErr w:type="spellEnd"/>
      <w:r w:rsidRPr="00623806">
        <w:rPr>
          <w:rFonts w:ascii="Helvetica" w:hAnsi="Helvetica"/>
          <w:lang w:val="es-ES"/>
        </w:rPr>
        <w:t xml:space="preserve"> </w:t>
      </w:r>
      <w:proofErr w:type="spellStart"/>
      <w:r w:rsidRPr="00623806">
        <w:rPr>
          <w:rFonts w:ascii="Helvetica" w:hAnsi="Helvetica"/>
          <w:lang w:val="es-ES"/>
        </w:rPr>
        <w:t>shifting</w:t>
      </w:r>
      <w:proofErr w:type="spellEnd"/>
      <w:r w:rsidRPr="00623806">
        <w:rPr>
          <w:rFonts w:ascii="Helvetica" w:hAnsi="Helvetica"/>
          <w:lang w:val="es-ES"/>
        </w:rPr>
        <w:t xml:space="preserve">, </w:t>
      </w:r>
      <w:proofErr w:type="spellStart"/>
      <w:r w:rsidRPr="00623806">
        <w:rPr>
          <w:rFonts w:ascii="Helvetica" w:hAnsi="Helvetica"/>
          <w:lang w:val="es-ES"/>
        </w:rPr>
        <w:t>muscles</w:t>
      </w:r>
      <w:proofErr w:type="spellEnd"/>
      <w:r w:rsidRPr="00623806">
        <w:rPr>
          <w:rFonts w:ascii="Helvetica" w:hAnsi="Helvetica"/>
          <w:lang w:val="es-ES"/>
        </w:rPr>
        <w:t xml:space="preserve"> </w:t>
      </w:r>
      <w:proofErr w:type="spellStart"/>
      <w:r w:rsidRPr="00623806">
        <w:rPr>
          <w:rFonts w:ascii="Helvetica" w:hAnsi="Helvetica"/>
          <w:lang w:val="es-ES"/>
        </w:rPr>
        <w:t>stretching</w:t>
      </w:r>
      <w:proofErr w:type="spellEnd"/>
      <w:r w:rsidRPr="00623806">
        <w:rPr>
          <w:rFonts w:ascii="Helvetica" w:hAnsi="Helvetica"/>
          <w:lang w:val="es-ES"/>
        </w:rPr>
        <w:t xml:space="preserve">, </w:t>
      </w:r>
      <w:proofErr w:type="spellStart"/>
      <w:r w:rsidRPr="00623806">
        <w:rPr>
          <w:rFonts w:ascii="Helvetica" w:hAnsi="Helvetica"/>
          <w:lang w:val="es-ES"/>
        </w:rPr>
        <w:t>fur</w:t>
      </w:r>
      <w:proofErr w:type="spellEnd"/>
      <w:r w:rsidRPr="00623806">
        <w:rPr>
          <w:rFonts w:ascii="Helvetica" w:hAnsi="Helvetica"/>
          <w:lang w:val="es-ES"/>
        </w:rPr>
        <w:t xml:space="preserve"> </w:t>
      </w:r>
      <w:proofErr w:type="spellStart"/>
      <w:r w:rsidRPr="00623806">
        <w:rPr>
          <w:rFonts w:ascii="Helvetica" w:hAnsi="Helvetica"/>
          <w:lang w:val="es-ES"/>
        </w:rPr>
        <w:t>rippling</w:t>
      </w:r>
      <w:proofErr w:type="spellEnd"/>
      <w:r w:rsidRPr="00623806">
        <w:rPr>
          <w:rFonts w:ascii="Helvetica" w:hAnsi="Helvetica"/>
          <w:lang w:val="es-ES"/>
        </w:rPr>
        <w:t xml:space="preserve"> </w:t>
      </w:r>
      <w:proofErr w:type="spellStart"/>
      <w:r w:rsidRPr="00623806">
        <w:rPr>
          <w:rFonts w:ascii="Helvetica" w:hAnsi="Helvetica"/>
          <w:lang w:val="es-ES"/>
        </w:rPr>
        <w:t>along</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spine</w:t>
      </w:r>
      <w:proofErr w:type="spellEnd"/>
      <w:r w:rsidRPr="00623806">
        <w:rPr>
          <w:rFonts w:ascii="Helvetica" w:hAnsi="Helvetica"/>
          <w:lang w:val="es-ES"/>
        </w:rPr>
        <w:t xml:space="preserve">, and in </w:t>
      </w:r>
      <w:proofErr w:type="spellStart"/>
      <w:r w:rsidRPr="00623806">
        <w:rPr>
          <w:rFonts w:ascii="Helvetica" w:hAnsi="Helvetica"/>
          <w:lang w:val="es-ES"/>
        </w:rPr>
        <w:t>seconds</w:t>
      </w:r>
      <w:proofErr w:type="spellEnd"/>
      <w:r w:rsidRPr="00623806">
        <w:rPr>
          <w:rFonts w:ascii="Helvetica" w:hAnsi="Helvetica"/>
          <w:lang w:val="es-ES"/>
        </w:rPr>
        <w:t xml:space="preserve">, I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tearing</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woods</w:t>
      </w:r>
      <w:proofErr w:type="spellEnd"/>
      <w:r w:rsidRPr="00623806">
        <w:rPr>
          <w:rFonts w:ascii="Helvetica" w:hAnsi="Helvetica"/>
          <w:lang w:val="es-ES"/>
        </w:rPr>
        <w:t>.</w:t>
      </w:r>
    </w:p>
    <w:p w14:paraId="757B4069" w14:textId="0D1017E8" w:rsidR="00DE4543" w:rsidRPr="00623806" w:rsidRDefault="00DE4543" w:rsidP="00DE4543">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reached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clearing</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as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trespasser</w:t>
      </w:r>
      <w:proofErr w:type="spellEnd"/>
      <w:r w:rsidRPr="00623806">
        <w:rPr>
          <w:rFonts w:ascii="Helvetica" w:hAnsi="Helvetica"/>
          <w:lang w:val="es-ES"/>
        </w:rPr>
        <w:t xml:space="preserve"> emerged.</w:t>
      </w:r>
    </w:p>
    <w:p w14:paraId="307E38CA" w14:textId="262AA626" w:rsidR="00DE4543" w:rsidRPr="00623806" w:rsidRDefault="00DE4543" w:rsidP="00DE4543">
      <w:pPr>
        <w:pStyle w:val="Scene"/>
        <w:spacing w:line="276" w:lineRule="auto"/>
        <w:jc w:val="both"/>
        <w:rPr>
          <w:rFonts w:ascii="Helvetica" w:hAnsi="Helvetica"/>
          <w:lang w:val="es-ES"/>
        </w:rPr>
      </w:pPr>
      <w:r w:rsidRPr="00623806">
        <w:rPr>
          <w:rFonts w:ascii="Helvetica" w:hAnsi="Helvetica"/>
          <w:lang w:val="es-ES"/>
        </w:rPr>
        <w:t xml:space="preserve">A </w:t>
      </w:r>
      <w:proofErr w:type="spellStart"/>
      <w:r w:rsidRPr="00623806">
        <w:rPr>
          <w:rFonts w:ascii="Helvetica" w:hAnsi="Helvetica"/>
          <w:lang w:val="es-ES"/>
        </w:rPr>
        <w:t>tall</w:t>
      </w:r>
      <w:proofErr w:type="spellEnd"/>
      <w:r w:rsidRPr="00623806">
        <w:rPr>
          <w:rFonts w:ascii="Helvetica" w:hAnsi="Helvetica"/>
          <w:lang w:val="es-ES"/>
        </w:rPr>
        <w:t xml:space="preserve">, </w:t>
      </w:r>
      <w:proofErr w:type="spellStart"/>
      <w:r w:rsidRPr="00623806">
        <w:rPr>
          <w:rFonts w:ascii="Helvetica" w:hAnsi="Helvetica"/>
          <w:lang w:val="es-ES"/>
        </w:rPr>
        <w:t>broad-shouldered</w:t>
      </w:r>
      <w:proofErr w:type="spellEnd"/>
      <w:r w:rsidRPr="00623806">
        <w:rPr>
          <w:rFonts w:ascii="Helvetica" w:hAnsi="Helvetica"/>
          <w:lang w:val="es-ES"/>
        </w:rPr>
        <w:t xml:space="preserve"> </w:t>
      </w:r>
      <w:proofErr w:type="spellStart"/>
      <w:r w:rsidRPr="00623806">
        <w:rPr>
          <w:rFonts w:ascii="Helvetica" w:hAnsi="Helvetica"/>
          <w:lang w:val="es-ES"/>
        </w:rPr>
        <w:t>wolf</w:t>
      </w:r>
      <w:proofErr w:type="spellEnd"/>
      <w:r w:rsidRPr="00623806">
        <w:rPr>
          <w:rFonts w:ascii="Helvetica" w:hAnsi="Helvetica"/>
          <w:lang w:val="es-ES"/>
        </w:rPr>
        <w:t xml:space="preserve"> </w:t>
      </w:r>
      <w:proofErr w:type="spellStart"/>
      <w:r w:rsidRPr="00623806">
        <w:rPr>
          <w:rFonts w:ascii="Helvetica" w:hAnsi="Helvetica"/>
          <w:lang w:val="es-ES"/>
        </w:rPr>
        <w:t>stepped</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shadows</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light-</w:t>
      </w:r>
      <w:proofErr w:type="spellStart"/>
      <w:r w:rsidRPr="00623806">
        <w:rPr>
          <w:rFonts w:ascii="Helvetica" w:hAnsi="Helvetica"/>
          <w:lang w:val="es-ES"/>
        </w:rPr>
        <w:t>brown</w:t>
      </w:r>
      <w:proofErr w:type="spellEnd"/>
      <w:r w:rsidRPr="00623806">
        <w:rPr>
          <w:rFonts w:ascii="Helvetica" w:hAnsi="Helvetica"/>
          <w:lang w:val="es-ES"/>
        </w:rPr>
        <w:t xml:space="preserve"> </w:t>
      </w:r>
      <w:proofErr w:type="spellStart"/>
      <w:r w:rsidRPr="00623806">
        <w:rPr>
          <w:rFonts w:ascii="Helvetica" w:hAnsi="Helvetica"/>
          <w:lang w:val="es-ES"/>
        </w:rPr>
        <w:t>fur</w:t>
      </w:r>
      <w:proofErr w:type="spellEnd"/>
      <w:r w:rsidRPr="00623806">
        <w:rPr>
          <w:rFonts w:ascii="Helvetica" w:hAnsi="Helvetica"/>
          <w:lang w:val="es-ES"/>
        </w:rPr>
        <w:t xml:space="preserve"> </w:t>
      </w:r>
      <w:proofErr w:type="spellStart"/>
      <w:r w:rsidRPr="00623806">
        <w:rPr>
          <w:rFonts w:ascii="Helvetica" w:hAnsi="Helvetica"/>
          <w:lang w:val="es-ES"/>
        </w:rPr>
        <w:t>streaked</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gold</w:t>
      </w:r>
      <w:proofErr w:type="spellEnd"/>
      <w:r w:rsidRPr="00623806">
        <w:rPr>
          <w:rFonts w:ascii="Helvetica" w:hAnsi="Helvetica"/>
          <w:lang w:val="es-ES"/>
        </w:rPr>
        <w:t xml:space="preserve"> </w:t>
      </w:r>
      <w:proofErr w:type="spellStart"/>
      <w:r w:rsidRPr="00623806">
        <w:rPr>
          <w:rFonts w:ascii="Helvetica" w:hAnsi="Helvetica"/>
          <w:lang w:val="es-ES"/>
        </w:rPr>
        <w:t>under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moonlight</w:t>
      </w:r>
      <w:proofErr w:type="spellEnd"/>
      <w:r w:rsidRPr="00623806">
        <w:rPr>
          <w:rFonts w:ascii="Helvetica" w:hAnsi="Helvetica"/>
          <w:lang w:val="es-ES"/>
        </w:rPr>
        <w:t xml:space="preserve">. And </w:t>
      </w:r>
      <w:proofErr w:type="spellStart"/>
      <w:r w:rsidRPr="00623806">
        <w:rPr>
          <w:rFonts w:ascii="Helvetica" w:hAnsi="Helvetica"/>
          <w:lang w:val="es-ES"/>
        </w:rPr>
        <w:t>damn</w:t>
      </w:r>
      <w:proofErr w:type="spellEnd"/>
      <w:r w:rsidRPr="00623806">
        <w:rPr>
          <w:rFonts w:ascii="Helvetica" w:hAnsi="Helvetica"/>
          <w:lang w:val="es-ES"/>
        </w:rPr>
        <w:t xml:space="preserve"> </w:t>
      </w:r>
      <w:proofErr w:type="spellStart"/>
      <w:r w:rsidRPr="00623806">
        <w:rPr>
          <w:rFonts w:ascii="Helvetica" w:hAnsi="Helvetica"/>
          <w:lang w:val="es-ES"/>
        </w:rPr>
        <w:t>if</w:t>
      </w:r>
      <w:proofErr w:type="spellEnd"/>
      <w:r w:rsidRPr="00623806">
        <w:rPr>
          <w:rFonts w:ascii="Helvetica" w:hAnsi="Helvetica"/>
          <w:lang w:val="es-ES"/>
        </w:rPr>
        <w:t xml:space="preserve"> he </w:t>
      </w:r>
      <w:proofErr w:type="spellStart"/>
      <w:r w:rsidRPr="00623806">
        <w:rPr>
          <w:rFonts w:ascii="Helvetica" w:hAnsi="Helvetica"/>
          <w:lang w:val="es-ES"/>
        </w:rPr>
        <w:t>didn’t</w:t>
      </w:r>
      <w:proofErr w:type="spellEnd"/>
      <w:r w:rsidRPr="00623806">
        <w:rPr>
          <w:rFonts w:ascii="Helvetica" w:hAnsi="Helvetica"/>
          <w:lang w:val="es-ES"/>
        </w:rPr>
        <w:t xml:space="preserve"> pose—head </w:t>
      </w:r>
      <w:proofErr w:type="spellStart"/>
      <w:r w:rsidRPr="00623806">
        <w:rPr>
          <w:rFonts w:ascii="Helvetica" w:hAnsi="Helvetica"/>
          <w:lang w:val="es-ES"/>
        </w:rPr>
        <w:t>high</w:t>
      </w:r>
      <w:proofErr w:type="spellEnd"/>
      <w:r w:rsidRPr="00623806">
        <w:rPr>
          <w:rFonts w:ascii="Helvetica" w:hAnsi="Helvetica"/>
          <w:lang w:val="es-ES"/>
        </w:rPr>
        <w:t xml:space="preserve">, </w:t>
      </w:r>
      <w:proofErr w:type="spellStart"/>
      <w:r w:rsidRPr="00623806">
        <w:rPr>
          <w:rFonts w:ascii="Helvetica" w:hAnsi="Helvetica"/>
          <w:lang w:val="es-ES"/>
        </w:rPr>
        <w:t>tail</w:t>
      </w:r>
      <w:proofErr w:type="spellEnd"/>
      <w:r w:rsidRPr="00623806">
        <w:rPr>
          <w:rFonts w:ascii="Helvetica" w:hAnsi="Helvetica"/>
          <w:lang w:val="es-ES"/>
        </w:rPr>
        <w:t xml:space="preserve"> </w:t>
      </w:r>
      <w:proofErr w:type="spellStart"/>
      <w:r w:rsidRPr="00623806">
        <w:rPr>
          <w:rFonts w:ascii="Helvetica" w:hAnsi="Helvetica"/>
          <w:lang w:val="es-ES"/>
        </w:rPr>
        <w:t>flicked</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so.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kind</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entrance</w:t>
      </w:r>
      <w:proofErr w:type="spellEnd"/>
      <w:r w:rsidRPr="00623806">
        <w:rPr>
          <w:rFonts w:ascii="Helvetica" w:hAnsi="Helvetica"/>
          <w:lang w:val="es-ES"/>
        </w:rPr>
        <w:t xml:space="preserve"> </w:t>
      </w:r>
      <w:proofErr w:type="spellStart"/>
      <w:r w:rsidRPr="00623806">
        <w:rPr>
          <w:rFonts w:ascii="Helvetica" w:hAnsi="Helvetica"/>
          <w:lang w:val="es-ES"/>
        </w:rPr>
        <w:t>only</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bastard</w:t>
      </w:r>
      <w:proofErr w:type="spellEnd"/>
      <w:r w:rsidRPr="00623806">
        <w:rPr>
          <w:rFonts w:ascii="Helvetica" w:hAnsi="Helvetica"/>
          <w:lang w:val="es-ES"/>
        </w:rPr>
        <w:t xml:space="preserve">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pull</w:t>
      </w:r>
      <w:proofErr w:type="spellEnd"/>
      <w:r w:rsidRPr="00623806">
        <w:rPr>
          <w:rFonts w:ascii="Helvetica" w:hAnsi="Helvetica"/>
          <w:lang w:val="es-ES"/>
        </w:rPr>
        <w:t xml:space="preserve"> off.</w:t>
      </w:r>
    </w:p>
    <w:p w14:paraId="6986C5FE" w14:textId="316260DC" w:rsidR="00DE4543" w:rsidRPr="00623806" w:rsidRDefault="00DE4543" w:rsidP="00DE4543">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shifted</w:t>
      </w:r>
      <w:proofErr w:type="spellEnd"/>
      <w:r w:rsidRPr="00623806">
        <w:rPr>
          <w:rFonts w:ascii="Helvetica" w:hAnsi="Helvetica"/>
          <w:lang w:val="es-ES"/>
        </w:rPr>
        <w:t xml:space="preserve"> </w:t>
      </w:r>
      <w:proofErr w:type="spellStart"/>
      <w:r w:rsidRPr="00623806">
        <w:rPr>
          <w:rFonts w:ascii="Helvetica" w:hAnsi="Helvetica"/>
          <w:lang w:val="es-ES"/>
        </w:rPr>
        <w:t>mid-stride</w:t>
      </w:r>
      <w:proofErr w:type="spellEnd"/>
      <w:r w:rsidRPr="00623806">
        <w:rPr>
          <w:rFonts w:ascii="Helvetica" w:hAnsi="Helvetica"/>
          <w:lang w:val="es-ES"/>
        </w:rPr>
        <w:t xml:space="preserve">, </w:t>
      </w:r>
      <w:proofErr w:type="spellStart"/>
      <w:r w:rsidRPr="00623806">
        <w:rPr>
          <w:rFonts w:ascii="Helvetica" w:hAnsi="Helvetica"/>
          <w:lang w:val="es-ES"/>
        </w:rPr>
        <w:t>casually</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he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give</w:t>
      </w:r>
      <w:proofErr w:type="spellEnd"/>
      <w:r w:rsidRPr="00623806">
        <w:rPr>
          <w:rFonts w:ascii="Helvetica" w:hAnsi="Helvetica"/>
          <w:lang w:val="es-ES"/>
        </w:rPr>
        <w:t xml:space="preserve"> a </w:t>
      </w:r>
      <w:proofErr w:type="spellStart"/>
      <w:r w:rsidRPr="00623806">
        <w:rPr>
          <w:rFonts w:ascii="Helvetica" w:hAnsi="Helvetica"/>
          <w:lang w:val="es-ES"/>
        </w:rPr>
        <w:t>damn</w:t>
      </w:r>
      <w:proofErr w:type="spellEnd"/>
      <w:r w:rsidRPr="00623806">
        <w:rPr>
          <w:rFonts w:ascii="Helvetica" w:hAnsi="Helvetica"/>
          <w:lang w:val="es-ES"/>
        </w:rPr>
        <w:t xml:space="preserve"> </w:t>
      </w:r>
      <w:proofErr w:type="spellStart"/>
      <w:r w:rsidRPr="00623806">
        <w:rPr>
          <w:rFonts w:ascii="Helvetica" w:hAnsi="Helvetica"/>
          <w:lang w:val="es-ES"/>
        </w:rPr>
        <w:t>whose</w:t>
      </w:r>
      <w:proofErr w:type="spellEnd"/>
      <w:r w:rsidRPr="00623806">
        <w:rPr>
          <w:rFonts w:ascii="Helvetica" w:hAnsi="Helvetica"/>
          <w:lang w:val="es-ES"/>
        </w:rPr>
        <w:t xml:space="preserve"> </w:t>
      </w:r>
      <w:proofErr w:type="spellStart"/>
      <w:r w:rsidRPr="00623806">
        <w:rPr>
          <w:rFonts w:ascii="Helvetica" w:hAnsi="Helvetica"/>
          <w:lang w:val="es-ES"/>
        </w:rPr>
        <w:t>territory</w:t>
      </w:r>
      <w:proofErr w:type="spellEnd"/>
      <w:r w:rsidRPr="00623806">
        <w:rPr>
          <w:rFonts w:ascii="Helvetica" w:hAnsi="Helvetica"/>
          <w:lang w:val="es-ES"/>
        </w:rPr>
        <w:t xml:space="preserve"> he </w:t>
      </w:r>
      <w:proofErr w:type="spellStart"/>
      <w:r w:rsidRPr="00623806">
        <w:rPr>
          <w:rFonts w:ascii="Helvetica" w:hAnsi="Helvetica"/>
          <w:lang w:val="es-ES"/>
        </w:rPr>
        <w:t>was</w:t>
      </w:r>
      <w:proofErr w:type="spellEnd"/>
      <w:r w:rsidRPr="00623806">
        <w:rPr>
          <w:rFonts w:ascii="Helvetica" w:hAnsi="Helvetica"/>
          <w:lang w:val="es-ES"/>
        </w:rPr>
        <w:t xml:space="preserve"> in. </w:t>
      </w:r>
      <w:proofErr w:type="spellStart"/>
      <w:r w:rsidRPr="00623806">
        <w:rPr>
          <w:rFonts w:ascii="Helvetica" w:hAnsi="Helvetica"/>
          <w:lang w:val="es-ES"/>
        </w:rPr>
        <w:t>When</w:t>
      </w:r>
      <w:proofErr w:type="spellEnd"/>
      <w:r w:rsidRPr="00623806">
        <w:rPr>
          <w:rFonts w:ascii="Helvetica" w:hAnsi="Helvetica"/>
          <w:lang w:val="es-ES"/>
        </w:rPr>
        <w:t xml:space="preserve"> he </w:t>
      </w:r>
      <w:proofErr w:type="spellStart"/>
      <w:r w:rsidRPr="00623806">
        <w:rPr>
          <w:rFonts w:ascii="Helvetica" w:hAnsi="Helvetica"/>
          <w:lang w:val="es-ES"/>
        </w:rPr>
        <w:t>stood</w:t>
      </w:r>
      <w:proofErr w:type="spellEnd"/>
      <w:r w:rsidRPr="00623806">
        <w:rPr>
          <w:rFonts w:ascii="Helvetica" w:hAnsi="Helvetica"/>
          <w:lang w:val="es-ES"/>
        </w:rPr>
        <w:t xml:space="preserve"> </w:t>
      </w:r>
      <w:proofErr w:type="gramStart"/>
      <w:r w:rsidRPr="00623806">
        <w:rPr>
          <w:rFonts w:ascii="Helvetica" w:hAnsi="Helvetica"/>
          <w:lang w:val="es-ES"/>
        </w:rPr>
        <w:t>in human</w:t>
      </w:r>
      <w:proofErr w:type="gramEnd"/>
      <w:r w:rsidRPr="00623806">
        <w:rPr>
          <w:rFonts w:ascii="Helvetica" w:hAnsi="Helvetica"/>
          <w:lang w:val="es-ES"/>
        </w:rPr>
        <w:t xml:space="preserve"> </w:t>
      </w:r>
      <w:proofErr w:type="spellStart"/>
      <w:r w:rsidRPr="00623806">
        <w:rPr>
          <w:rFonts w:ascii="Helvetica" w:hAnsi="Helvetica"/>
          <w:lang w:val="es-ES"/>
        </w:rPr>
        <w:t>form</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smug</w:t>
      </w:r>
      <w:proofErr w:type="spellEnd"/>
      <w:r w:rsidRPr="00623806">
        <w:rPr>
          <w:rFonts w:ascii="Helvetica" w:hAnsi="Helvetica"/>
          <w:lang w:val="es-ES"/>
        </w:rPr>
        <w:t xml:space="preserve"> </w:t>
      </w:r>
      <w:proofErr w:type="spellStart"/>
      <w:r w:rsidRPr="00623806">
        <w:rPr>
          <w:rFonts w:ascii="Helvetica" w:hAnsi="Helvetica"/>
          <w:lang w:val="es-ES"/>
        </w:rPr>
        <w:t>grin</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already</w:t>
      </w:r>
      <w:proofErr w:type="spellEnd"/>
      <w:r w:rsidRPr="00623806">
        <w:rPr>
          <w:rFonts w:ascii="Helvetica" w:hAnsi="Helvetica"/>
          <w:lang w:val="es-ES"/>
        </w:rPr>
        <w:t xml:space="preserve"> </w:t>
      </w:r>
      <w:proofErr w:type="spellStart"/>
      <w:r w:rsidRPr="00623806">
        <w:rPr>
          <w:rFonts w:ascii="Helvetica" w:hAnsi="Helvetica"/>
          <w:lang w:val="es-ES"/>
        </w:rPr>
        <w:t>there</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sandy-blond</w:t>
      </w:r>
      <w:proofErr w:type="spellEnd"/>
      <w:r w:rsidRPr="00623806">
        <w:rPr>
          <w:rFonts w:ascii="Helvetica" w:hAnsi="Helvetica"/>
          <w:lang w:val="es-ES"/>
        </w:rPr>
        <w:t xml:space="preserve"> </w:t>
      </w:r>
      <w:proofErr w:type="spellStart"/>
      <w:r w:rsidRPr="00623806">
        <w:rPr>
          <w:rFonts w:ascii="Helvetica" w:hAnsi="Helvetica"/>
          <w:lang w:val="es-ES"/>
        </w:rPr>
        <w:t>hair</w:t>
      </w:r>
      <w:proofErr w:type="spellEnd"/>
      <w:r w:rsidRPr="00623806">
        <w:rPr>
          <w:rFonts w:ascii="Helvetica" w:hAnsi="Helvetica"/>
          <w:lang w:val="es-ES"/>
        </w:rPr>
        <w:t xml:space="preserve"> </w:t>
      </w:r>
      <w:proofErr w:type="spellStart"/>
      <w:r w:rsidRPr="00623806">
        <w:rPr>
          <w:rFonts w:ascii="Helvetica" w:hAnsi="Helvetica"/>
          <w:lang w:val="es-ES"/>
        </w:rPr>
        <w:t>tousled</w:t>
      </w:r>
      <w:proofErr w:type="spellEnd"/>
      <w:r w:rsidRPr="00623806">
        <w:rPr>
          <w:rFonts w:ascii="Helvetica" w:hAnsi="Helvetica"/>
          <w:lang w:val="es-ES"/>
        </w:rPr>
        <w:t xml:space="preserve"> </w:t>
      </w:r>
      <w:proofErr w:type="spellStart"/>
      <w:r w:rsidRPr="00623806">
        <w:rPr>
          <w:rFonts w:ascii="Helvetica" w:hAnsi="Helvetica"/>
          <w:lang w:val="es-ES"/>
        </w:rPr>
        <w:lastRenderedPageBreak/>
        <w:t>like</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styled</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cover</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Alpha </w:t>
      </w:r>
      <w:proofErr w:type="spellStart"/>
      <w:r w:rsidRPr="00623806">
        <w:rPr>
          <w:rFonts w:ascii="Helvetica" w:hAnsi="Helvetica"/>
          <w:lang w:val="es-ES"/>
        </w:rPr>
        <w:t>Quarterly</w:t>
      </w:r>
      <w:proofErr w:type="spellEnd"/>
      <w:r w:rsidRPr="00623806">
        <w:rPr>
          <w:rFonts w:ascii="Helvetica" w:hAnsi="Helvetica"/>
          <w:lang w:val="es-ES"/>
        </w:rPr>
        <w:t xml:space="preserve">. </w:t>
      </w:r>
      <w:proofErr w:type="spellStart"/>
      <w:r w:rsidRPr="00623806">
        <w:rPr>
          <w:rFonts w:ascii="Helvetica" w:hAnsi="Helvetica"/>
          <w:lang w:val="es-ES"/>
        </w:rPr>
        <w:t>Naked</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course</w:t>
      </w:r>
      <w:proofErr w:type="spellEnd"/>
      <w:r w:rsidRPr="00623806">
        <w:rPr>
          <w:rFonts w:ascii="Helvetica" w:hAnsi="Helvetica"/>
          <w:lang w:val="es-ES"/>
        </w:rPr>
        <w:t xml:space="preserve">. And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cold</w:t>
      </w:r>
      <w:proofErr w:type="spellEnd"/>
      <w:r w:rsidRPr="00623806">
        <w:rPr>
          <w:rFonts w:ascii="Helvetica" w:hAnsi="Helvetica"/>
          <w:lang w:val="es-ES"/>
        </w:rPr>
        <w:t xml:space="preserve"> </w:t>
      </w:r>
      <w:proofErr w:type="spellStart"/>
      <w:r w:rsidRPr="00623806">
        <w:rPr>
          <w:rFonts w:ascii="Helvetica" w:hAnsi="Helvetica"/>
          <w:lang w:val="es-ES"/>
        </w:rPr>
        <w:t>silver</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gleamed</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trouble</w:t>
      </w:r>
      <w:proofErr w:type="spellEnd"/>
      <w:r w:rsidRPr="00623806">
        <w:rPr>
          <w:rFonts w:ascii="Helvetica" w:hAnsi="Helvetica"/>
          <w:lang w:val="es-ES"/>
        </w:rPr>
        <w:t>.</w:t>
      </w:r>
    </w:p>
    <w:p w14:paraId="614B90AB" w14:textId="2E453DD8" w:rsidR="00DE4543" w:rsidRPr="00623806" w:rsidRDefault="00DE4543" w:rsidP="00DE4543">
      <w:pPr>
        <w:pStyle w:val="Scene"/>
        <w:spacing w:line="276" w:lineRule="auto"/>
        <w:jc w:val="both"/>
        <w:rPr>
          <w:rFonts w:ascii="Helvetica" w:hAnsi="Helvetica"/>
          <w:lang w:val="es-ES"/>
        </w:rPr>
      </w:pPr>
      <w:r w:rsidRPr="00623806">
        <w:rPr>
          <w:rFonts w:ascii="Helvetica" w:hAnsi="Helvetica"/>
          <w:lang w:val="es-ES"/>
        </w:rPr>
        <w:t>William Kane.</w:t>
      </w:r>
    </w:p>
    <w:p w14:paraId="50EFF88C" w14:textId="710D821B" w:rsidR="00DE4543" w:rsidRPr="00623806" w:rsidRDefault="00DE4543" w:rsidP="00DE4543">
      <w:pPr>
        <w:pStyle w:val="Scene"/>
        <w:spacing w:line="276" w:lineRule="auto"/>
        <w:jc w:val="both"/>
        <w:rPr>
          <w:rFonts w:ascii="Helvetica" w:hAnsi="Helvetica"/>
          <w:lang w:val="es-ES"/>
        </w:rPr>
      </w:pPr>
      <w:r w:rsidRPr="00623806">
        <w:rPr>
          <w:rFonts w:ascii="Helvetica" w:hAnsi="Helvetica"/>
          <w:lang w:val="es-ES"/>
        </w:rPr>
        <w:t xml:space="preserve">King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Alphas</w:t>
      </w:r>
      <w:proofErr w:type="spellEnd"/>
      <w:r w:rsidRPr="00623806">
        <w:rPr>
          <w:rFonts w:ascii="Helvetica" w:hAnsi="Helvetica"/>
          <w:lang w:val="es-ES"/>
        </w:rPr>
        <w:t>.</w:t>
      </w:r>
    </w:p>
    <w:p w14:paraId="3DB87AAE" w14:textId="23899B0A" w:rsidR="00DE4543" w:rsidRPr="00623806" w:rsidRDefault="00DE4543" w:rsidP="00DE4543">
      <w:pPr>
        <w:pStyle w:val="Scene"/>
        <w:spacing w:line="276" w:lineRule="auto"/>
        <w:jc w:val="both"/>
        <w:rPr>
          <w:rFonts w:ascii="Helvetica" w:hAnsi="Helvetica"/>
          <w:lang w:val="es-ES"/>
        </w:rPr>
      </w:pPr>
      <w:r w:rsidRPr="00623806">
        <w:rPr>
          <w:rFonts w:ascii="Helvetica" w:hAnsi="Helvetica"/>
          <w:lang w:val="es-ES"/>
        </w:rPr>
        <w:t xml:space="preserve">William Kane </w:t>
      </w:r>
      <w:proofErr w:type="spellStart"/>
      <w:r w:rsidRPr="00623806">
        <w:rPr>
          <w:rFonts w:ascii="Helvetica" w:hAnsi="Helvetica"/>
          <w:lang w:val="es-ES"/>
        </w:rPr>
        <w:t>served</w:t>
      </w:r>
      <w:proofErr w:type="spellEnd"/>
      <w:r w:rsidRPr="00623806">
        <w:rPr>
          <w:rFonts w:ascii="Helvetica" w:hAnsi="Helvetica"/>
          <w:lang w:val="es-ES"/>
        </w:rPr>
        <w:t xml:space="preserve"> as </w:t>
      </w:r>
      <w:proofErr w:type="spellStart"/>
      <w:r w:rsidRPr="00623806">
        <w:rPr>
          <w:rFonts w:ascii="Helvetica" w:hAnsi="Helvetica"/>
          <w:lang w:val="es-ES"/>
        </w:rPr>
        <w:t>my</w:t>
      </w:r>
      <w:proofErr w:type="spellEnd"/>
      <w:r w:rsidRPr="00623806">
        <w:rPr>
          <w:rFonts w:ascii="Helvetica" w:hAnsi="Helvetica"/>
          <w:lang w:val="es-ES"/>
        </w:rPr>
        <w:t xml:space="preserve"> training </w:t>
      </w:r>
      <w:proofErr w:type="spellStart"/>
      <w:r w:rsidRPr="00623806">
        <w:rPr>
          <w:rFonts w:ascii="Helvetica" w:hAnsi="Helvetica"/>
          <w:lang w:val="es-ES"/>
        </w:rPr>
        <w:t>partner</w:t>
      </w:r>
      <w:proofErr w:type="spellEnd"/>
      <w:r w:rsidRPr="00623806">
        <w:rPr>
          <w:rFonts w:ascii="Helvetica" w:hAnsi="Helvetica"/>
          <w:lang w:val="es-ES"/>
        </w:rPr>
        <w:t xml:space="preserve"> </w:t>
      </w:r>
      <w:proofErr w:type="spellStart"/>
      <w:r w:rsidRPr="00623806">
        <w:rPr>
          <w:rFonts w:ascii="Helvetica" w:hAnsi="Helvetica"/>
          <w:lang w:val="es-ES"/>
        </w:rPr>
        <w:t>during</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teenage</w:t>
      </w:r>
      <w:proofErr w:type="spellEnd"/>
      <w:r w:rsidRPr="00623806">
        <w:rPr>
          <w:rFonts w:ascii="Helvetica" w:hAnsi="Helvetica"/>
          <w:lang w:val="es-ES"/>
        </w:rPr>
        <w:t xml:space="preserve"> </w:t>
      </w:r>
      <w:proofErr w:type="spellStart"/>
      <w:r w:rsidRPr="00623806">
        <w:rPr>
          <w:rFonts w:ascii="Helvetica" w:hAnsi="Helvetica"/>
          <w:lang w:val="es-ES"/>
        </w:rPr>
        <w:t>years</w:t>
      </w:r>
      <w:proofErr w:type="spellEnd"/>
      <w:r w:rsidRPr="00623806">
        <w:rPr>
          <w:rFonts w:ascii="Helvetica" w:hAnsi="Helvetica"/>
          <w:lang w:val="es-ES"/>
        </w:rPr>
        <w:t>.</w:t>
      </w:r>
    </w:p>
    <w:p w14:paraId="69E0CEB5" w14:textId="4DFAA49B" w:rsidR="00DE4543" w:rsidRPr="00623806" w:rsidRDefault="00DE4543" w:rsidP="00DE4543">
      <w:pPr>
        <w:pStyle w:val="Scene"/>
        <w:spacing w:line="276" w:lineRule="auto"/>
        <w:jc w:val="both"/>
        <w:rPr>
          <w:rFonts w:ascii="Helvetica" w:hAnsi="Helvetica"/>
          <w:lang w:val="es-ES"/>
        </w:rPr>
      </w:pPr>
      <w:r w:rsidRPr="00623806">
        <w:rPr>
          <w:rFonts w:ascii="Helvetica" w:hAnsi="Helvetica"/>
          <w:lang w:val="es-ES"/>
        </w:rPr>
        <w:t xml:space="preserve">A </w:t>
      </w:r>
      <w:proofErr w:type="spellStart"/>
      <w:r w:rsidRPr="00623806">
        <w:rPr>
          <w:rFonts w:ascii="Helvetica" w:hAnsi="Helvetica"/>
          <w:lang w:val="es-ES"/>
        </w:rPr>
        <w:t>man</w:t>
      </w:r>
      <w:proofErr w:type="spellEnd"/>
      <w:r w:rsidRPr="00623806">
        <w:rPr>
          <w:rFonts w:ascii="Helvetica" w:hAnsi="Helvetica"/>
          <w:lang w:val="es-ES"/>
        </w:rPr>
        <w:t xml:space="preserve"> I </w:t>
      </w:r>
      <w:proofErr w:type="spellStart"/>
      <w:r w:rsidRPr="00623806">
        <w:rPr>
          <w:rFonts w:ascii="Helvetica" w:hAnsi="Helvetica"/>
          <w:lang w:val="es-ES"/>
        </w:rPr>
        <w:t>respected</w:t>
      </w:r>
      <w:proofErr w:type="spellEnd"/>
      <w:r w:rsidRPr="00623806">
        <w:rPr>
          <w:rFonts w:ascii="Helvetica" w:hAnsi="Helvetica"/>
          <w:lang w:val="es-ES"/>
        </w:rPr>
        <w:t xml:space="preserve">—and </w:t>
      </w:r>
      <w:proofErr w:type="spellStart"/>
      <w:r w:rsidRPr="00623806">
        <w:rPr>
          <w:rFonts w:ascii="Helvetica" w:hAnsi="Helvetica"/>
          <w:lang w:val="es-ES"/>
        </w:rPr>
        <w:t>resented</w:t>
      </w:r>
      <w:proofErr w:type="spellEnd"/>
      <w:r w:rsidRPr="00623806">
        <w:rPr>
          <w:rFonts w:ascii="Helvetica" w:hAnsi="Helvetica"/>
          <w:lang w:val="es-ES"/>
        </w:rPr>
        <w:t xml:space="preserve">, in </w:t>
      </w:r>
      <w:proofErr w:type="spellStart"/>
      <w:r w:rsidRPr="00623806">
        <w:rPr>
          <w:rFonts w:ascii="Helvetica" w:hAnsi="Helvetica"/>
          <w:lang w:val="es-ES"/>
        </w:rPr>
        <w:t>equal</w:t>
      </w:r>
      <w:proofErr w:type="spellEnd"/>
      <w:r w:rsidRPr="00623806">
        <w:rPr>
          <w:rFonts w:ascii="Helvetica" w:hAnsi="Helvetica"/>
          <w:lang w:val="es-ES"/>
        </w:rPr>
        <w:t xml:space="preserve"> </w:t>
      </w:r>
      <w:proofErr w:type="spellStart"/>
      <w:r w:rsidRPr="00623806">
        <w:rPr>
          <w:rFonts w:ascii="Helvetica" w:hAnsi="Helvetica"/>
          <w:lang w:val="es-ES"/>
        </w:rPr>
        <w:t>measure</w:t>
      </w:r>
      <w:proofErr w:type="spellEnd"/>
      <w:r w:rsidRPr="00623806">
        <w:rPr>
          <w:rFonts w:ascii="Helvetica" w:hAnsi="Helvetica"/>
          <w:lang w:val="es-ES"/>
        </w:rPr>
        <w:t>.</w:t>
      </w:r>
    </w:p>
    <w:p w14:paraId="36EB6137" w14:textId="371223F8" w:rsidR="00DE4543" w:rsidRPr="00623806" w:rsidRDefault="00DE4543" w:rsidP="00DE4543">
      <w:pPr>
        <w:pStyle w:val="Scene"/>
        <w:spacing w:line="276" w:lineRule="auto"/>
        <w:jc w:val="both"/>
        <w:rPr>
          <w:rFonts w:ascii="Helvetica" w:hAnsi="Helvetica"/>
          <w:lang w:val="es-ES"/>
        </w:rPr>
      </w:pPr>
      <w:r w:rsidRPr="00623806">
        <w:rPr>
          <w:rFonts w:ascii="Helvetica" w:hAnsi="Helvetica"/>
          <w:lang w:val="es-ES"/>
        </w:rPr>
        <w:t xml:space="preserve">William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always</w:t>
      </w:r>
      <w:proofErr w:type="spellEnd"/>
      <w:r w:rsidRPr="00623806">
        <w:rPr>
          <w:rFonts w:ascii="Helvetica" w:hAnsi="Helvetica"/>
          <w:lang w:val="es-ES"/>
        </w:rPr>
        <w:t xml:space="preserve"> </w:t>
      </w:r>
      <w:proofErr w:type="spellStart"/>
      <w:r w:rsidRPr="00623806">
        <w:rPr>
          <w:rFonts w:ascii="Helvetica" w:hAnsi="Helvetica"/>
          <w:lang w:val="es-ES"/>
        </w:rPr>
        <w:t>about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challenge</w:t>
      </w:r>
      <w:proofErr w:type="spellEnd"/>
      <w:r w:rsidRPr="00623806">
        <w:rPr>
          <w:rFonts w:ascii="Helvetica" w:hAnsi="Helvetica"/>
          <w:lang w:val="es-ES"/>
        </w:rPr>
        <w:t xml:space="preserve">. He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always</w:t>
      </w:r>
      <w:proofErr w:type="spellEnd"/>
      <w:r w:rsidRPr="00623806">
        <w:rPr>
          <w:rFonts w:ascii="Helvetica" w:hAnsi="Helvetica"/>
          <w:lang w:val="es-ES"/>
        </w:rPr>
        <w:t xml:space="preserve"> </w:t>
      </w:r>
      <w:proofErr w:type="spellStart"/>
      <w:r w:rsidRPr="00623806">
        <w:rPr>
          <w:rFonts w:ascii="Helvetica" w:hAnsi="Helvetica"/>
          <w:lang w:val="es-ES"/>
        </w:rPr>
        <w:t>pushing</w:t>
      </w:r>
      <w:proofErr w:type="spellEnd"/>
      <w:r w:rsidRPr="00623806">
        <w:rPr>
          <w:rFonts w:ascii="Helvetica" w:hAnsi="Helvetica"/>
          <w:lang w:val="es-ES"/>
        </w:rPr>
        <w:t xml:space="preserve"> </w:t>
      </w:r>
      <w:proofErr w:type="spellStart"/>
      <w:r w:rsidRPr="00623806">
        <w:rPr>
          <w:rFonts w:ascii="Helvetica" w:hAnsi="Helvetica"/>
          <w:lang w:val="es-ES"/>
        </w:rPr>
        <w:t>boundaries</w:t>
      </w:r>
      <w:proofErr w:type="spellEnd"/>
      <w:r w:rsidRPr="00623806">
        <w:rPr>
          <w:rFonts w:ascii="Helvetica" w:hAnsi="Helvetica"/>
          <w:lang w:val="es-ES"/>
        </w:rPr>
        <w:t xml:space="preserve">, </w:t>
      </w:r>
      <w:proofErr w:type="spellStart"/>
      <w:r w:rsidRPr="00623806">
        <w:rPr>
          <w:rFonts w:ascii="Helvetica" w:hAnsi="Helvetica"/>
          <w:lang w:val="es-ES"/>
        </w:rPr>
        <w:t>measuring</w:t>
      </w:r>
      <w:proofErr w:type="spellEnd"/>
      <w:r w:rsidRPr="00623806">
        <w:rPr>
          <w:rFonts w:ascii="Helvetica" w:hAnsi="Helvetica"/>
          <w:lang w:val="es-ES"/>
        </w:rPr>
        <w:t xml:space="preserve"> </w:t>
      </w:r>
      <w:proofErr w:type="spellStart"/>
      <w:r w:rsidRPr="00623806">
        <w:rPr>
          <w:rFonts w:ascii="Helvetica" w:hAnsi="Helvetica"/>
          <w:lang w:val="es-ES"/>
        </w:rPr>
        <w:t>strength</w:t>
      </w:r>
      <w:proofErr w:type="spellEnd"/>
      <w:r w:rsidRPr="00623806">
        <w:rPr>
          <w:rFonts w:ascii="Helvetica" w:hAnsi="Helvetica"/>
          <w:lang w:val="es-ES"/>
        </w:rPr>
        <w:t xml:space="preserve">, and </w:t>
      </w:r>
      <w:proofErr w:type="spellStart"/>
      <w:r w:rsidRPr="00623806">
        <w:rPr>
          <w:rFonts w:ascii="Helvetica" w:hAnsi="Helvetica"/>
          <w:lang w:val="es-ES"/>
        </w:rPr>
        <w:t>testing</w:t>
      </w:r>
      <w:proofErr w:type="spellEnd"/>
      <w:r w:rsidRPr="00623806">
        <w:rPr>
          <w:rFonts w:ascii="Helvetica" w:hAnsi="Helvetica"/>
          <w:lang w:val="es-ES"/>
        </w:rPr>
        <w:t xml:space="preserve"> </w:t>
      </w:r>
      <w:proofErr w:type="spellStart"/>
      <w:r w:rsidRPr="00623806">
        <w:rPr>
          <w:rFonts w:ascii="Helvetica" w:hAnsi="Helvetica"/>
          <w:lang w:val="es-ES"/>
        </w:rPr>
        <w:t>limits</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in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blood</w:t>
      </w:r>
      <w:proofErr w:type="spellEnd"/>
      <w:r w:rsidRPr="00623806">
        <w:rPr>
          <w:rFonts w:ascii="Helvetica" w:hAnsi="Helvetica"/>
          <w:lang w:val="es-ES"/>
        </w:rPr>
        <w:t xml:space="preserve">. He </w:t>
      </w:r>
      <w:proofErr w:type="spellStart"/>
      <w:r w:rsidRPr="00623806">
        <w:rPr>
          <w:rFonts w:ascii="Helvetica" w:hAnsi="Helvetica"/>
          <w:lang w:val="es-ES"/>
        </w:rPr>
        <w:t>came</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a </w:t>
      </w:r>
      <w:proofErr w:type="spellStart"/>
      <w:r w:rsidRPr="00623806">
        <w:rPr>
          <w:rFonts w:ascii="Helvetica" w:hAnsi="Helvetica"/>
          <w:lang w:val="es-ES"/>
        </w:rPr>
        <w:t>long</w:t>
      </w:r>
      <w:proofErr w:type="spellEnd"/>
      <w:r w:rsidRPr="00623806">
        <w:rPr>
          <w:rFonts w:ascii="Helvetica" w:hAnsi="Helvetica"/>
          <w:lang w:val="es-ES"/>
        </w:rPr>
        <w:t xml:space="preserve"> line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Alphas</w:t>
      </w:r>
      <w:proofErr w:type="spellEnd"/>
      <w:r w:rsidRPr="00623806">
        <w:rPr>
          <w:rFonts w:ascii="Helvetica" w:hAnsi="Helvetica"/>
          <w:lang w:val="es-ES"/>
        </w:rPr>
        <w:t>—</w:t>
      </w:r>
      <w:proofErr w:type="spellStart"/>
      <w:r w:rsidRPr="00623806">
        <w:rPr>
          <w:rFonts w:ascii="Helvetica" w:hAnsi="Helvetica"/>
          <w:lang w:val="es-ES"/>
        </w:rPr>
        <w:t>dominant</w:t>
      </w:r>
      <w:proofErr w:type="spellEnd"/>
      <w:r w:rsidRPr="00623806">
        <w:rPr>
          <w:rFonts w:ascii="Helvetica" w:hAnsi="Helvetica"/>
          <w:lang w:val="es-ES"/>
        </w:rPr>
        <w:t xml:space="preserve">, </w:t>
      </w:r>
      <w:proofErr w:type="spellStart"/>
      <w:r w:rsidRPr="00623806">
        <w:rPr>
          <w:rFonts w:ascii="Helvetica" w:hAnsi="Helvetica"/>
          <w:lang w:val="es-ES"/>
        </w:rPr>
        <w:t>proud</w:t>
      </w:r>
      <w:proofErr w:type="spellEnd"/>
      <w:r w:rsidRPr="00623806">
        <w:rPr>
          <w:rFonts w:ascii="Helvetica" w:hAnsi="Helvetica"/>
          <w:lang w:val="es-ES"/>
        </w:rPr>
        <w:t xml:space="preserve">, </w:t>
      </w:r>
      <w:proofErr w:type="spellStart"/>
      <w:r w:rsidRPr="00623806">
        <w:rPr>
          <w:rFonts w:ascii="Helvetica" w:hAnsi="Helvetica"/>
          <w:lang w:val="es-ES"/>
        </w:rPr>
        <w:t>revered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expected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tradition</w:t>
      </w:r>
      <w:proofErr w:type="spellEnd"/>
      <w:r w:rsidRPr="00623806">
        <w:rPr>
          <w:rFonts w:ascii="Helvetica" w:hAnsi="Helvetica"/>
          <w:lang w:val="es-ES"/>
        </w:rPr>
        <w:t>.</w:t>
      </w:r>
    </w:p>
    <w:p w14:paraId="55056C7B" w14:textId="46188E26" w:rsidR="00DE4543" w:rsidRPr="00623806" w:rsidRDefault="00DE4543" w:rsidP="00DE4543">
      <w:pPr>
        <w:pStyle w:val="Scene"/>
        <w:spacing w:line="276" w:lineRule="auto"/>
        <w:jc w:val="both"/>
        <w:rPr>
          <w:rFonts w:ascii="Helvetica" w:hAnsi="Helvetica"/>
          <w:lang w:val="es-ES"/>
        </w:rPr>
      </w:pPr>
      <w:proofErr w:type="spellStart"/>
      <w:r w:rsidRPr="00623806">
        <w:rPr>
          <w:rFonts w:ascii="Helvetica" w:hAnsi="Helvetica"/>
          <w:lang w:val="es-ES"/>
        </w:rPr>
        <w:t>But</w:t>
      </w:r>
      <w:proofErr w:type="spellEnd"/>
      <w:r w:rsidRPr="00623806">
        <w:rPr>
          <w:rFonts w:ascii="Helvetica" w:hAnsi="Helvetica"/>
          <w:lang w:val="es-ES"/>
        </w:rPr>
        <w:t xml:space="preserve"> fate </w:t>
      </w:r>
      <w:proofErr w:type="spellStart"/>
      <w:r w:rsidRPr="00623806">
        <w:rPr>
          <w:rFonts w:ascii="Helvetica" w:hAnsi="Helvetica"/>
          <w:lang w:val="es-ES"/>
        </w:rPr>
        <w:t>doesn’t</w:t>
      </w:r>
      <w:proofErr w:type="spellEnd"/>
      <w:r w:rsidRPr="00623806">
        <w:rPr>
          <w:rFonts w:ascii="Helvetica" w:hAnsi="Helvetica"/>
          <w:lang w:val="es-ES"/>
        </w:rPr>
        <w:t xml:space="preserve"> care </w:t>
      </w:r>
      <w:proofErr w:type="spellStart"/>
      <w:r w:rsidRPr="00623806">
        <w:rPr>
          <w:rFonts w:ascii="Helvetica" w:hAnsi="Helvetica"/>
          <w:lang w:val="es-ES"/>
        </w:rPr>
        <w:t>about</w:t>
      </w:r>
      <w:proofErr w:type="spellEnd"/>
      <w:r w:rsidRPr="00623806">
        <w:rPr>
          <w:rFonts w:ascii="Helvetica" w:hAnsi="Helvetica"/>
          <w:lang w:val="es-ES"/>
        </w:rPr>
        <w:t xml:space="preserve"> </w:t>
      </w:r>
      <w:proofErr w:type="spellStart"/>
      <w:r w:rsidRPr="00623806">
        <w:rPr>
          <w:rFonts w:ascii="Helvetica" w:hAnsi="Helvetica"/>
          <w:lang w:val="es-ES"/>
        </w:rPr>
        <w:t>bloodlines</w:t>
      </w:r>
      <w:proofErr w:type="spellEnd"/>
      <w:r w:rsidRPr="00623806">
        <w:rPr>
          <w:rFonts w:ascii="Helvetica" w:hAnsi="Helvetica"/>
          <w:lang w:val="es-ES"/>
        </w:rPr>
        <w:t>.</w:t>
      </w:r>
    </w:p>
    <w:p w14:paraId="722003D9" w14:textId="1E3A854D" w:rsidR="00DE4543" w:rsidRPr="00623806" w:rsidRDefault="00DE4543" w:rsidP="00DE4543">
      <w:pPr>
        <w:pStyle w:val="Scene"/>
        <w:spacing w:line="276" w:lineRule="auto"/>
        <w:jc w:val="both"/>
        <w:rPr>
          <w:rFonts w:ascii="Helvetica" w:hAnsi="Helvetica"/>
          <w:lang w:val="es-ES"/>
        </w:rPr>
      </w:pP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entire</w:t>
      </w:r>
      <w:proofErr w:type="spellEnd"/>
      <w:r w:rsidRPr="00623806">
        <w:rPr>
          <w:rFonts w:ascii="Helvetica" w:hAnsi="Helvetica"/>
          <w:lang w:val="es-ES"/>
        </w:rPr>
        <w:t xml:space="preserve"> pack—</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family</w:t>
      </w:r>
      <w:proofErr w:type="spellEnd"/>
      <w:r w:rsidRPr="00623806">
        <w:rPr>
          <w:rFonts w:ascii="Helvetica" w:hAnsi="Helvetica"/>
          <w:lang w:val="es-ES"/>
        </w:rPr>
        <w:t>—</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slaughtered</w:t>
      </w:r>
      <w:proofErr w:type="spellEnd"/>
      <w:r w:rsidRPr="00623806">
        <w:rPr>
          <w:rFonts w:ascii="Helvetica" w:hAnsi="Helvetica"/>
          <w:lang w:val="es-ES"/>
        </w:rPr>
        <w:t xml:space="preserve"> in a brutal territorial dispute. A </w:t>
      </w:r>
      <w:proofErr w:type="spellStart"/>
      <w:r w:rsidRPr="00623806">
        <w:rPr>
          <w:rFonts w:ascii="Helvetica" w:hAnsi="Helvetica"/>
          <w:lang w:val="es-ES"/>
        </w:rPr>
        <w:t>massacre</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father</w:t>
      </w:r>
      <w:proofErr w:type="spellEnd"/>
      <w:r w:rsidRPr="00623806">
        <w:rPr>
          <w:rFonts w:ascii="Helvetica" w:hAnsi="Helvetica"/>
          <w:lang w:val="es-ES"/>
        </w:rPr>
        <w:t xml:space="preserve">, </w:t>
      </w:r>
      <w:proofErr w:type="spellStart"/>
      <w:r w:rsidRPr="00623806">
        <w:rPr>
          <w:rFonts w:ascii="Helvetica" w:hAnsi="Helvetica"/>
          <w:lang w:val="es-ES"/>
        </w:rPr>
        <w:t>gone</w:t>
      </w:r>
      <w:proofErr w:type="spellEnd"/>
      <w:r w:rsidRPr="00623806">
        <w:rPr>
          <w:rFonts w:ascii="Helvetica" w:hAnsi="Helvetica"/>
          <w:lang w:val="es-ES"/>
        </w:rPr>
        <w:t xml:space="preserve">. Mates, </w:t>
      </w:r>
      <w:proofErr w:type="spellStart"/>
      <w:r w:rsidRPr="00623806">
        <w:rPr>
          <w:rFonts w:ascii="Helvetica" w:hAnsi="Helvetica"/>
          <w:lang w:val="es-ES"/>
        </w:rPr>
        <w:t>elders</w:t>
      </w:r>
      <w:proofErr w:type="spellEnd"/>
      <w:r w:rsidRPr="00623806">
        <w:rPr>
          <w:rFonts w:ascii="Helvetica" w:hAnsi="Helvetica"/>
          <w:lang w:val="es-ES"/>
        </w:rPr>
        <w:t xml:space="preserve">, </w:t>
      </w:r>
      <w:proofErr w:type="spellStart"/>
      <w:r w:rsidRPr="00623806">
        <w:rPr>
          <w:rFonts w:ascii="Helvetica" w:hAnsi="Helvetica"/>
          <w:lang w:val="es-ES"/>
        </w:rPr>
        <w:t>children</w:t>
      </w:r>
      <w:proofErr w:type="spellEnd"/>
      <w:r w:rsidRPr="00623806">
        <w:rPr>
          <w:rFonts w:ascii="Helvetica" w:hAnsi="Helvetica"/>
          <w:lang w:val="es-ES"/>
        </w:rPr>
        <w:t>—</w:t>
      </w:r>
      <w:proofErr w:type="spellStart"/>
      <w:r w:rsidRPr="00623806">
        <w:rPr>
          <w:rFonts w:ascii="Helvetica" w:hAnsi="Helvetica"/>
          <w:lang w:val="es-ES"/>
        </w:rPr>
        <w:t>most</w:t>
      </w:r>
      <w:proofErr w:type="spellEnd"/>
      <w:r w:rsidRPr="00623806">
        <w:rPr>
          <w:rFonts w:ascii="Helvetica" w:hAnsi="Helvetica"/>
          <w:lang w:val="es-ES"/>
        </w:rPr>
        <w:t xml:space="preserve"> </w:t>
      </w:r>
      <w:proofErr w:type="spellStart"/>
      <w:r w:rsidRPr="00623806">
        <w:rPr>
          <w:rFonts w:ascii="Helvetica" w:hAnsi="Helvetica"/>
          <w:lang w:val="es-ES"/>
        </w:rPr>
        <w:t>dead</w:t>
      </w:r>
      <w:proofErr w:type="spellEnd"/>
      <w:r w:rsidRPr="00623806">
        <w:rPr>
          <w:rFonts w:ascii="Helvetica" w:hAnsi="Helvetica"/>
          <w:lang w:val="es-ES"/>
        </w:rPr>
        <w:t xml:space="preserve"> </w:t>
      </w:r>
      <w:proofErr w:type="spellStart"/>
      <w:r w:rsidRPr="00623806">
        <w:rPr>
          <w:rFonts w:ascii="Helvetica" w:hAnsi="Helvetica"/>
          <w:lang w:val="es-ES"/>
        </w:rPr>
        <w:t>or</w:t>
      </w:r>
      <w:proofErr w:type="spellEnd"/>
      <w:r w:rsidRPr="00623806">
        <w:rPr>
          <w:rFonts w:ascii="Helvetica" w:hAnsi="Helvetica"/>
          <w:lang w:val="es-ES"/>
        </w:rPr>
        <w:t xml:space="preserve"> </w:t>
      </w:r>
      <w:proofErr w:type="spellStart"/>
      <w:r w:rsidRPr="00623806">
        <w:rPr>
          <w:rFonts w:ascii="Helvetica" w:hAnsi="Helvetica"/>
          <w:lang w:val="es-ES"/>
        </w:rPr>
        <w:t>forced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flee</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cold</w:t>
      </w:r>
      <w:proofErr w:type="spellEnd"/>
      <w:r w:rsidRPr="00623806">
        <w:rPr>
          <w:rFonts w:ascii="Helvetica" w:hAnsi="Helvetica"/>
          <w:lang w:val="es-ES"/>
        </w:rPr>
        <w:t xml:space="preserve"> </w:t>
      </w:r>
      <w:proofErr w:type="spellStart"/>
      <w:r w:rsidRPr="00623806">
        <w:rPr>
          <w:rFonts w:ascii="Helvetica" w:hAnsi="Helvetica"/>
          <w:lang w:val="es-ES"/>
        </w:rPr>
        <w:t>night</w:t>
      </w:r>
      <w:proofErr w:type="spellEnd"/>
      <w:r w:rsidRPr="00623806">
        <w:rPr>
          <w:rFonts w:ascii="Helvetica" w:hAnsi="Helvetica"/>
          <w:lang w:val="es-ES"/>
        </w:rPr>
        <w:t>.</w:t>
      </w:r>
    </w:p>
    <w:p w14:paraId="32A40593" w14:textId="1E3F63DF" w:rsidR="00DE4543" w:rsidRPr="00623806" w:rsidRDefault="00DE4543" w:rsidP="00DE4543">
      <w:pPr>
        <w:pStyle w:val="Scene"/>
        <w:spacing w:line="276" w:lineRule="auto"/>
        <w:jc w:val="both"/>
        <w:rPr>
          <w:rFonts w:ascii="Helvetica" w:hAnsi="Helvetica"/>
          <w:lang w:val="es-ES"/>
        </w:rPr>
      </w:pPr>
      <w:r w:rsidRPr="00623806">
        <w:rPr>
          <w:rFonts w:ascii="Helvetica" w:hAnsi="Helvetica"/>
          <w:lang w:val="es-ES"/>
        </w:rPr>
        <w:t xml:space="preserve">As </w:t>
      </w:r>
      <w:proofErr w:type="spellStart"/>
      <w:r w:rsidRPr="00623806">
        <w:rPr>
          <w:rFonts w:ascii="Helvetica" w:hAnsi="Helvetica"/>
          <w:lang w:val="es-ES"/>
        </w:rPr>
        <w:t>dictated</w:t>
      </w:r>
      <w:proofErr w:type="spellEnd"/>
      <w:r w:rsidRPr="00623806">
        <w:rPr>
          <w:rFonts w:ascii="Helvetica" w:hAnsi="Helvetica"/>
          <w:lang w:val="es-ES"/>
        </w:rPr>
        <w:t xml:space="preserve"> </w:t>
      </w:r>
      <w:proofErr w:type="spellStart"/>
      <w:r w:rsidRPr="00623806">
        <w:rPr>
          <w:rFonts w:ascii="Helvetica" w:hAnsi="Helvetica"/>
          <w:lang w:val="es-ES"/>
        </w:rPr>
        <w:t>by</w:t>
      </w:r>
      <w:proofErr w:type="spellEnd"/>
      <w:r w:rsidRPr="00623806">
        <w:rPr>
          <w:rFonts w:ascii="Helvetica" w:hAnsi="Helvetica"/>
          <w:lang w:val="es-ES"/>
        </w:rPr>
        <w:t xml:space="preserve"> </w:t>
      </w:r>
      <w:proofErr w:type="spellStart"/>
      <w:r w:rsidRPr="00623806">
        <w:rPr>
          <w:rFonts w:ascii="Helvetica" w:hAnsi="Helvetica"/>
          <w:lang w:val="es-ES"/>
        </w:rPr>
        <w:t>our</w:t>
      </w:r>
      <w:proofErr w:type="spellEnd"/>
      <w:r w:rsidRPr="00623806">
        <w:rPr>
          <w:rFonts w:ascii="Helvetica" w:hAnsi="Helvetica"/>
          <w:lang w:val="es-ES"/>
        </w:rPr>
        <w:t xml:space="preserve"> </w:t>
      </w:r>
      <w:proofErr w:type="spellStart"/>
      <w:r w:rsidRPr="00623806">
        <w:rPr>
          <w:rFonts w:ascii="Helvetica" w:hAnsi="Helvetica"/>
          <w:lang w:val="es-ES"/>
        </w:rPr>
        <w:t>law</w:t>
      </w:r>
      <w:proofErr w:type="spellEnd"/>
      <w:r w:rsidRPr="00623806">
        <w:rPr>
          <w:rFonts w:ascii="Helvetica" w:hAnsi="Helvetica"/>
          <w:lang w:val="es-ES"/>
        </w:rPr>
        <w:t xml:space="preserve">, </w:t>
      </w:r>
      <w:proofErr w:type="spellStart"/>
      <w:r w:rsidRPr="00623806">
        <w:rPr>
          <w:rFonts w:ascii="Helvetica" w:hAnsi="Helvetica"/>
          <w:lang w:val="es-ES"/>
        </w:rPr>
        <w:t>we</w:t>
      </w:r>
      <w:proofErr w:type="spellEnd"/>
      <w:r w:rsidRPr="00623806">
        <w:rPr>
          <w:rFonts w:ascii="Helvetica" w:hAnsi="Helvetica"/>
          <w:lang w:val="es-ES"/>
        </w:rPr>
        <w:t xml:space="preserve"> </w:t>
      </w:r>
      <w:proofErr w:type="spellStart"/>
      <w:r w:rsidRPr="00623806">
        <w:rPr>
          <w:rFonts w:ascii="Helvetica" w:hAnsi="Helvetica"/>
          <w:lang w:val="es-ES"/>
        </w:rPr>
        <w:t>opened</w:t>
      </w:r>
      <w:proofErr w:type="spellEnd"/>
      <w:r w:rsidRPr="00623806">
        <w:rPr>
          <w:rFonts w:ascii="Helvetica" w:hAnsi="Helvetica"/>
          <w:lang w:val="es-ES"/>
        </w:rPr>
        <w:t xml:space="preserve"> </w:t>
      </w:r>
      <w:proofErr w:type="spellStart"/>
      <w:r w:rsidRPr="00623806">
        <w:rPr>
          <w:rFonts w:ascii="Helvetica" w:hAnsi="Helvetica"/>
          <w:lang w:val="es-ES"/>
        </w:rPr>
        <w:t>our</w:t>
      </w:r>
      <w:proofErr w:type="spellEnd"/>
      <w:r w:rsidRPr="00623806">
        <w:rPr>
          <w:rFonts w:ascii="Helvetica" w:hAnsi="Helvetica"/>
          <w:lang w:val="es-ES"/>
        </w:rPr>
        <w:t xml:space="preserve"> gates. </w:t>
      </w:r>
      <w:proofErr w:type="spellStart"/>
      <w:r w:rsidRPr="00623806">
        <w:rPr>
          <w:rFonts w:ascii="Helvetica" w:hAnsi="Helvetica"/>
          <w:lang w:val="es-ES"/>
        </w:rPr>
        <w:t>We</w:t>
      </w:r>
      <w:proofErr w:type="spellEnd"/>
      <w:r w:rsidRPr="00623806">
        <w:rPr>
          <w:rFonts w:ascii="Helvetica" w:hAnsi="Helvetica"/>
          <w:lang w:val="es-ES"/>
        </w:rPr>
        <w:t xml:space="preserve"> </w:t>
      </w:r>
      <w:proofErr w:type="spellStart"/>
      <w:r w:rsidRPr="00623806">
        <w:rPr>
          <w:rFonts w:ascii="Helvetica" w:hAnsi="Helvetica"/>
          <w:lang w:val="es-ES"/>
        </w:rPr>
        <w:t>gave</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survivors</w:t>
      </w:r>
      <w:proofErr w:type="spellEnd"/>
      <w:r w:rsidRPr="00623806">
        <w:rPr>
          <w:rFonts w:ascii="Helvetica" w:hAnsi="Helvetica"/>
          <w:lang w:val="es-ES"/>
        </w:rPr>
        <w:t xml:space="preserve"> </w:t>
      </w:r>
      <w:proofErr w:type="spellStart"/>
      <w:r w:rsidRPr="00623806">
        <w:rPr>
          <w:rFonts w:ascii="Helvetica" w:hAnsi="Helvetica"/>
          <w:lang w:val="es-ES"/>
        </w:rPr>
        <w:t>sanctuary</w:t>
      </w:r>
      <w:proofErr w:type="spellEnd"/>
      <w:r w:rsidRPr="00623806">
        <w:rPr>
          <w:rFonts w:ascii="Helvetica" w:hAnsi="Helvetica"/>
          <w:lang w:val="es-ES"/>
        </w:rPr>
        <w:t xml:space="preserve">. </w:t>
      </w:r>
      <w:proofErr w:type="spellStart"/>
      <w:r w:rsidRPr="00623806">
        <w:rPr>
          <w:rFonts w:ascii="Helvetica" w:hAnsi="Helvetica"/>
          <w:lang w:val="es-ES"/>
        </w:rPr>
        <w:t>We</w:t>
      </w:r>
      <w:proofErr w:type="spellEnd"/>
      <w:r w:rsidRPr="00623806">
        <w:rPr>
          <w:rFonts w:ascii="Helvetica" w:hAnsi="Helvetica"/>
          <w:lang w:val="es-ES"/>
        </w:rPr>
        <w:t xml:space="preserve"> </w:t>
      </w:r>
      <w:proofErr w:type="spellStart"/>
      <w:r w:rsidRPr="00623806">
        <w:rPr>
          <w:rFonts w:ascii="Helvetica" w:hAnsi="Helvetica"/>
          <w:lang w:val="es-ES"/>
        </w:rPr>
        <w:t>made</w:t>
      </w:r>
      <w:proofErr w:type="spellEnd"/>
      <w:r w:rsidRPr="00623806">
        <w:rPr>
          <w:rFonts w:ascii="Helvetica" w:hAnsi="Helvetica"/>
          <w:lang w:val="es-ES"/>
        </w:rPr>
        <w:t xml:space="preserve"> </w:t>
      </w:r>
      <w:proofErr w:type="spellStart"/>
      <w:r w:rsidRPr="00623806">
        <w:rPr>
          <w:rFonts w:ascii="Helvetica" w:hAnsi="Helvetica"/>
          <w:lang w:val="es-ES"/>
        </w:rPr>
        <w:t>space</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broken</w:t>
      </w:r>
      <w:proofErr w:type="spellEnd"/>
      <w:r w:rsidRPr="00623806">
        <w:rPr>
          <w:rFonts w:ascii="Helvetica" w:hAnsi="Helvetica"/>
          <w:lang w:val="es-ES"/>
        </w:rPr>
        <w:t xml:space="preserve"> </w:t>
      </w:r>
      <w:proofErr w:type="spellStart"/>
      <w:r w:rsidRPr="00623806">
        <w:rPr>
          <w:rFonts w:ascii="Helvetica" w:hAnsi="Helvetica"/>
          <w:lang w:val="es-ES"/>
        </w:rPr>
        <w:t>pieces</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what</w:t>
      </w:r>
      <w:proofErr w:type="spellEnd"/>
      <w:r w:rsidRPr="00623806">
        <w:rPr>
          <w:rFonts w:ascii="Helvetica" w:hAnsi="Helvetica"/>
          <w:lang w:val="es-ES"/>
        </w:rPr>
        <w:t xml:space="preserve"> once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legacy</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there’s</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truth</w:t>
      </w:r>
      <w:proofErr w:type="spellEnd"/>
      <w:r w:rsidRPr="00623806">
        <w:rPr>
          <w:rFonts w:ascii="Helvetica" w:hAnsi="Helvetica"/>
          <w:lang w:val="es-ES"/>
        </w:rPr>
        <w:t xml:space="preserve"> </w:t>
      </w:r>
      <w:proofErr w:type="spellStart"/>
      <w:r w:rsidRPr="00623806">
        <w:rPr>
          <w:rFonts w:ascii="Helvetica" w:hAnsi="Helvetica"/>
          <w:lang w:val="es-ES"/>
        </w:rPr>
        <w:t>that’s</w:t>
      </w:r>
      <w:proofErr w:type="spellEnd"/>
      <w:r w:rsidRPr="00623806">
        <w:rPr>
          <w:rFonts w:ascii="Helvetica" w:hAnsi="Helvetica"/>
          <w:lang w:val="es-ES"/>
        </w:rPr>
        <w:t xml:space="preserve"> </w:t>
      </w:r>
      <w:proofErr w:type="spellStart"/>
      <w:r w:rsidRPr="00623806">
        <w:rPr>
          <w:rFonts w:ascii="Helvetica" w:hAnsi="Helvetica"/>
          <w:lang w:val="es-ES"/>
        </w:rPr>
        <w:t>never</w:t>
      </w:r>
      <w:proofErr w:type="spellEnd"/>
      <w:r w:rsidRPr="00623806">
        <w:rPr>
          <w:rFonts w:ascii="Helvetica" w:hAnsi="Helvetica"/>
          <w:lang w:val="es-ES"/>
        </w:rPr>
        <w:t xml:space="preserve"> </w:t>
      </w:r>
      <w:proofErr w:type="spellStart"/>
      <w:r w:rsidRPr="00623806">
        <w:rPr>
          <w:rFonts w:ascii="Helvetica" w:hAnsi="Helvetica"/>
          <w:lang w:val="es-ES"/>
        </w:rPr>
        <w:t>changed</w:t>
      </w:r>
      <w:proofErr w:type="spellEnd"/>
      <w:r w:rsidRPr="00623806">
        <w:rPr>
          <w:rFonts w:ascii="Helvetica" w:hAnsi="Helvetica"/>
          <w:lang w:val="es-ES"/>
        </w:rPr>
        <w:t xml:space="preserve"> in </w:t>
      </w:r>
      <w:proofErr w:type="spellStart"/>
      <w:r w:rsidRPr="00623806">
        <w:rPr>
          <w:rFonts w:ascii="Helvetica" w:hAnsi="Helvetica"/>
          <w:lang w:val="es-ES"/>
        </w:rPr>
        <w:t>our</w:t>
      </w:r>
      <w:proofErr w:type="spellEnd"/>
      <w:r w:rsidRPr="00623806">
        <w:rPr>
          <w:rFonts w:ascii="Helvetica" w:hAnsi="Helvetica"/>
          <w:lang w:val="es-ES"/>
        </w:rPr>
        <w:t xml:space="preserve"> </w:t>
      </w:r>
      <w:proofErr w:type="spellStart"/>
      <w:r w:rsidRPr="00623806">
        <w:rPr>
          <w:rFonts w:ascii="Helvetica" w:hAnsi="Helvetica"/>
          <w:lang w:val="es-ES"/>
        </w:rPr>
        <w:t>world</w:t>
      </w:r>
      <w:proofErr w:type="spellEnd"/>
      <w:r w:rsidRPr="00623806">
        <w:rPr>
          <w:rFonts w:ascii="Helvetica" w:hAnsi="Helvetica"/>
          <w:lang w:val="es-ES"/>
        </w:rPr>
        <w:t>:</w:t>
      </w:r>
    </w:p>
    <w:p w14:paraId="38B7F0AC" w14:textId="00E71903" w:rsidR="00DE4543" w:rsidRPr="00623806" w:rsidRDefault="00DE4543" w:rsidP="00DE4543">
      <w:pPr>
        <w:pStyle w:val="Scene"/>
        <w:spacing w:line="276" w:lineRule="auto"/>
        <w:jc w:val="both"/>
        <w:rPr>
          <w:rFonts w:ascii="Helvetica" w:hAnsi="Helvetica"/>
          <w:lang w:val="es-ES"/>
        </w:rPr>
      </w:pPr>
      <w:proofErr w:type="spellStart"/>
      <w:r w:rsidRPr="00623806">
        <w:rPr>
          <w:rFonts w:ascii="Helvetica" w:hAnsi="Helvetica"/>
          <w:lang w:val="es-ES"/>
        </w:rPr>
        <w:t>There</w:t>
      </w:r>
      <w:proofErr w:type="spellEnd"/>
      <w:r w:rsidRPr="00623806">
        <w:rPr>
          <w:rFonts w:ascii="Helvetica" w:hAnsi="Helvetica"/>
          <w:lang w:val="es-ES"/>
        </w:rPr>
        <w:t xml:space="preserve"> can </w:t>
      </w:r>
      <w:proofErr w:type="spellStart"/>
      <w:r w:rsidRPr="00623806">
        <w:rPr>
          <w:rFonts w:ascii="Helvetica" w:hAnsi="Helvetica"/>
          <w:lang w:val="es-ES"/>
        </w:rPr>
        <w:t>only</w:t>
      </w:r>
      <w:proofErr w:type="spellEnd"/>
      <w:r w:rsidRPr="00623806">
        <w:rPr>
          <w:rFonts w:ascii="Helvetica" w:hAnsi="Helvetica"/>
          <w:lang w:val="es-ES"/>
        </w:rPr>
        <w:t xml:space="preserve"> be </w:t>
      </w:r>
      <w:proofErr w:type="spellStart"/>
      <w:r w:rsidRPr="00623806">
        <w:rPr>
          <w:rFonts w:ascii="Helvetica" w:hAnsi="Helvetica"/>
          <w:lang w:val="es-ES"/>
        </w:rPr>
        <w:t>one</w:t>
      </w:r>
      <w:proofErr w:type="spellEnd"/>
      <w:r w:rsidRPr="00623806">
        <w:rPr>
          <w:rFonts w:ascii="Helvetica" w:hAnsi="Helvetica"/>
          <w:lang w:val="es-ES"/>
        </w:rPr>
        <w:t xml:space="preserve"> Alpha.</w:t>
      </w:r>
    </w:p>
    <w:p w14:paraId="16B3C664" w14:textId="3CB74801" w:rsidR="00DE4543" w:rsidRPr="00623806" w:rsidRDefault="00DE4543" w:rsidP="00DE4543">
      <w:pPr>
        <w:pStyle w:val="Scene"/>
        <w:spacing w:line="276" w:lineRule="auto"/>
        <w:jc w:val="both"/>
        <w:rPr>
          <w:rFonts w:ascii="Helvetica" w:hAnsi="Helvetica"/>
          <w:lang w:val="es-ES"/>
        </w:rPr>
      </w:pPr>
      <w:r w:rsidRPr="00623806">
        <w:rPr>
          <w:rFonts w:ascii="Helvetica" w:hAnsi="Helvetica"/>
          <w:lang w:val="es-ES"/>
        </w:rPr>
        <w:t xml:space="preserve">And William? He </w:t>
      </w:r>
      <w:proofErr w:type="spellStart"/>
      <w:r w:rsidRPr="00623806">
        <w:rPr>
          <w:rFonts w:ascii="Helvetica" w:hAnsi="Helvetica"/>
          <w:lang w:val="es-ES"/>
        </w:rPr>
        <w:t>never</w:t>
      </w:r>
      <w:proofErr w:type="spellEnd"/>
      <w:r w:rsidRPr="00623806">
        <w:rPr>
          <w:rFonts w:ascii="Helvetica" w:hAnsi="Helvetica"/>
          <w:lang w:val="es-ES"/>
        </w:rPr>
        <w:t xml:space="preserve"> </w:t>
      </w:r>
      <w:proofErr w:type="spellStart"/>
      <w:r w:rsidRPr="00623806">
        <w:rPr>
          <w:rFonts w:ascii="Helvetica" w:hAnsi="Helvetica"/>
          <w:lang w:val="es-ES"/>
        </w:rPr>
        <w:t>forgot</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Never</w:t>
      </w:r>
      <w:proofErr w:type="spellEnd"/>
      <w:r w:rsidRPr="00623806">
        <w:rPr>
          <w:rFonts w:ascii="Helvetica" w:hAnsi="Helvetica"/>
          <w:lang w:val="es-ES"/>
        </w:rPr>
        <w:t xml:space="preserve"> </w:t>
      </w:r>
      <w:proofErr w:type="spellStart"/>
      <w:r w:rsidRPr="00623806">
        <w:rPr>
          <w:rFonts w:ascii="Helvetica" w:hAnsi="Helvetica"/>
          <w:lang w:val="es-ES"/>
        </w:rPr>
        <w:t>forgave</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w:t>
      </w:r>
    </w:p>
    <w:p w14:paraId="56ED54FB" w14:textId="5E5225E1" w:rsidR="00DE4543" w:rsidRPr="00623806" w:rsidRDefault="00DE4543" w:rsidP="00DE4543">
      <w:pPr>
        <w:pStyle w:val="Scene"/>
        <w:spacing w:line="276" w:lineRule="auto"/>
        <w:jc w:val="both"/>
        <w:rPr>
          <w:rFonts w:ascii="Helvetica" w:hAnsi="Helvetica"/>
          <w:lang w:val="es-ES"/>
        </w:rPr>
      </w:pPr>
      <w:proofErr w:type="spellStart"/>
      <w:r w:rsidRPr="00623806">
        <w:rPr>
          <w:rFonts w:ascii="Helvetica" w:hAnsi="Helvetica"/>
          <w:lang w:val="es-ES"/>
        </w:rPr>
        <w:t>Even</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people</w:t>
      </w:r>
      <w:proofErr w:type="spellEnd"/>
      <w:r w:rsidRPr="00623806">
        <w:rPr>
          <w:rFonts w:ascii="Helvetica" w:hAnsi="Helvetica"/>
          <w:lang w:val="es-ES"/>
        </w:rPr>
        <w:t xml:space="preserve"> </w:t>
      </w:r>
      <w:proofErr w:type="spellStart"/>
      <w:r w:rsidRPr="00623806">
        <w:rPr>
          <w:rFonts w:ascii="Helvetica" w:hAnsi="Helvetica"/>
          <w:lang w:val="es-ES"/>
        </w:rPr>
        <w:t>taken</w:t>
      </w:r>
      <w:proofErr w:type="spellEnd"/>
      <w:r w:rsidRPr="00623806">
        <w:rPr>
          <w:rFonts w:ascii="Helvetica" w:hAnsi="Helvetica"/>
          <w:lang w:val="es-ES"/>
        </w:rPr>
        <w:t xml:space="preserve"> in, </w:t>
      </w:r>
      <w:proofErr w:type="spellStart"/>
      <w:r w:rsidRPr="00623806">
        <w:rPr>
          <w:rFonts w:ascii="Helvetica" w:hAnsi="Helvetica"/>
          <w:lang w:val="es-ES"/>
        </w:rPr>
        <w:t>even</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food</w:t>
      </w:r>
      <w:proofErr w:type="spellEnd"/>
      <w:r w:rsidRPr="00623806">
        <w:rPr>
          <w:rFonts w:ascii="Helvetica" w:hAnsi="Helvetica"/>
          <w:lang w:val="es-ES"/>
        </w:rPr>
        <w:t xml:space="preserve"> in </w:t>
      </w:r>
      <w:proofErr w:type="spellStart"/>
      <w:r w:rsidRPr="00623806">
        <w:rPr>
          <w:rFonts w:ascii="Helvetica" w:hAnsi="Helvetica"/>
          <w:lang w:val="es-ES"/>
        </w:rPr>
        <w:t>their</w:t>
      </w:r>
      <w:proofErr w:type="spellEnd"/>
      <w:r w:rsidRPr="00623806">
        <w:rPr>
          <w:rFonts w:ascii="Helvetica" w:hAnsi="Helvetica"/>
          <w:lang w:val="es-ES"/>
        </w:rPr>
        <w:t xml:space="preserve"> </w:t>
      </w:r>
      <w:proofErr w:type="spellStart"/>
      <w:r w:rsidRPr="00623806">
        <w:rPr>
          <w:rFonts w:ascii="Helvetica" w:hAnsi="Helvetica"/>
          <w:lang w:val="es-ES"/>
        </w:rPr>
        <w:t>mouths</w:t>
      </w:r>
      <w:proofErr w:type="spellEnd"/>
      <w:r w:rsidRPr="00623806">
        <w:rPr>
          <w:rFonts w:ascii="Helvetica" w:hAnsi="Helvetica"/>
          <w:lang w:val="es-ES"/>
        </w:rPr>
        <w:t xml:space="preserve"> and </w:t>
      </w:r>
      <w:proofErr w:type="spellStart"/>
      <w:r w:rsidRPr="00623806">
        <w:rPr>
          <w:rFonts w:ascii="Helvetica" w:hAnsi="Helvetica"/>
          <w:lang w:val="es-ES"/>
        </w:rPr>
        <w:t>protection</w:t>
      </w:r>
      <w:proofErr w:type="spellEnd"/>
      <w:r w:rsidRPr="00623806">
        <w:rPr>
          <w:rFonts w:ascii="Helvetica" w:hAnsi="Helvetica"/>
          <w:lang w:val="es-ES"/>
        </w:rPr>
        <w:t xml:space="preserve"> </w:t>
      </w:r>
      <w:proofErr w:type="spellStart"/>
      <w:r w:rsidRPr="00623806">
        <w:rPr>
          <w:rFonts w:ascii="Helvetica" w:hAnsi="Helvetica"/>
          <w:lang w:val="es-ES"/>
        </w:rPr>
        <w:t>around</w:t>
      </w:r>
      <w:proofErr w:type="spellEnd"/>
      <w:r w:rsidRPr="00623806">
        <w:rPr>
          <w:rFonts w:ascii="Helvetica" w:hAnsi="Helvetica"/>
          <w:lang w:val="es-ES"/>
        </w:rPr>
        <w:t xml:space="preserve"> </w:t>
      </w:r>
      <w:proofErr w:type="spellStart"/>
      <w:r w:rsidRPr="00623806">
        <w:rPr>
          <w:rFonts w:ascii="Helvetica" w:hAnsi="Helvetica"/>
          <w:lang w:val="es-ES"/>
        </w:rPr>
        <w:t>them</w:t>
      </w:r>
      <w:proofErr w:type="spellEnd"/>
      <w:r w:rsidRPr="00623806">
        <w:rPr>
          <w:rFonts w:ascii="Helvetica" w:hAnsi="Helvetica"/>
          <w:lang w:val="es-ES"/>
        </w:rPr>
        <w:t xml:space="preserve">—he </w:t>
      </w:r>
      <w:proofErr w:type="spellStart"/>
      <w:r w:rsidRPr="00623806">
        <w:rPr>
          <w:rFonts w:ascii="Helvetica" w:hAnsi="Helvetica"/>
          <w:lang w:val="es-ES"/>
        </w:rPr>
        <w:t>never</w:t>
      </w:r>
      <w:proofErr w:type="spellEnd"/>
      <w:r w:rsidRPr="00623806">
        <w:rPr>
          <w:rFonts w:ascii="Helvetica" w:hAnsi="Helvetica"/>
          <w:lang w:val="es-ES"/>
        </w:rPr>
        <w:t xml:space="preserve"> </w:t>
      </w:r>
      <w:proofErr w:type="spellStart"/>
      <w:r w:rsidRPr="00623806">
        <w:rPr>
          <w:rFonts w:ascii="Helvetica" w:hAnsi="Helvetica"/>
          <w:lang w:val="es-ES"/>
        </w:rPr>
        <w:t>stopped</w:t>
      </w:r>
      <w:proofErr w:type="spellEnd"/>
      <w:r w:rsidRPr="00623806">
        <w:rPr>
          <w:rFonts w:ascii="Helvetica" w:hAnsi="Helvetica"/>
          <w:lang w:val="es-ES"/>
        </w:rPr>
        <w:t xml:space="preserve"> </w:t>
      </w:r>
      <w:proofErr w:type="spellStart"/>
      <w:r w:rsidRPr="00623806">
        <w:rPr>
          <w:rFonts w:ascii="Helvetica" w:hAnsi="Helvetica"/>
          <w:lang w:val="es-ES"/>
        </w:rPr>
        <w:t>fighting</w:t>
      </w:r>
      <w:proofErr w:type="spellEnd"/>
      <w:r w:rsidRPr="00623806">
        <w:rPr>
          <w:rFonts w:ascii="Helvetica" w:hAnsi="Helvetica"/>
          <w:lang w:val="es-ES"/>
        </w:rPr>
        <w:t xml:space="preserve"> me.</w:t>
      </w:r>
    </w:p>
    <w:p w14:paraId="1EB837B9" w14:textId="1084140A" w:rsidR="00DE4543" w:rsidRPr="00623806" w:rsidRDefault="00DE4543" w:rsidP="00DE4543">
      <w:pPr>
        <w:pStyle w:val="Scene"/>
        <w:spacing w:line="276" w:lineRule="auto"/>
        <w:jc w:val="both"/>
        <w:rPr>
          <w:rFonts w:ascii="Helvetica" w:hAnsi="Helvetica"/>
          <w:lang w:val="es-ES"/>
        </w:rPr>
      </w:pP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every</w:t>
      </w:r>
      <w:proofErr w:type="spellEnd"/>
      <w:r w:rsidRPr="00623806">
        <w:rPr>
          <w:rFonts w:ascii="Helvetica" w:hAnsi="Helvetica"/>
          <w:lang w:val="es-ES"/>
        </w:rPr>
        <w:t xml:space="preserve"> </w:t>
      </w:r>
      <w:proofErr w:type="spellStart"/>
      <w:r w:rsidRPr="00623806">
        <w:rPr>
          <w:rFonts w:ascii="Helvetica" w:hAnsi="Helvetica"/>
          <w:lang w:val="es-ES"/>
        </w:rPr>
        <w:t>glance</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said</w:t>
      </w:r>
      <w:proofErr w:type="spellEnd"/>
      <w:r w:rsidRPr="00623806">
        <w:rPr>
          <w:rFonts w:ascii="Helvetica" w:hAnsi="Helvetica"/>
          <w:lang w:val="es-ES"/>
        </w:rPr>
        <w:t>, “</w:t>
      </w:r>
      <w:proofErr w:type="spellStart"/>
      <w:r w:rsidRPr="00623806">
        <w:rPr>
          <w:rFonts w:ascii="Helvetica" w:hAnsi="Helvetica"/>
          <w:lang w:val="es-ES"/>
        </w:rPr>
        <w:t>You’re</w:t>
      </w:r>
      <w:proofErr w:type="spellEnd"/>
      <w:r w:rsidRPr="00623806">
        <w:rPr>
          <w:rFonts w:ascii="Helvetica" w:hAnsi="Helvetica"/>
          <w:lang w:val="es-ES"/>
        </w:rPr>
        <w:t xml:space="preserve"> standing </w:t>
      </w:r>
      <w:proofErr w:type="spellStart"/>
      <w:r w:rsidRPr="00623806">
        <w:rPr>
          <w:rFonts w:ascii="Helvetica" w:hAnsi="Helvetica"/>
          <w:lang w:val="es-ES"/>
        </w:rPr>
        <w:t>where</w:t>
      </w:r>
      <w:proofErr w:type="spellEnd"/>
      <w:r w:rsidRPr="00623806">
        <w:rPr>
          <w:rFonts w:ascii="Helvetica" w:hAnsi="Helvetica"/>
          <w:lang w:val="es-ES"/>
        </w:rPr>
        <w:t xml:space="preserve"> I </w:t>
      </w:r>
      <w:proofErr w:type="spellStart"/>
      <w:r w:rsidRPr="00623806">
        <w:rPr>
          <w:rFonts w:ascii="Helvetica" w:hAnsi="Helvetica"/>
          <w:lang w:val="es-ES"/>
        </w:rPr>
        <w:t>should</w:t>
      </w:r>
      <w:proofErr w:type="spellEnd"/>
      <w:r w:rsidRPr="00623806">
        <w:rPr>
          <w:rFonts w:ascii="Helvetica" w:hAnsi="Helvetica"/>
          <w:lang w:val="es-ES"/>
        </w:rPr>
        <w:t xml:space="preserve"> be.”</w:t>
      </w:r>
    </w:p>
    <w:p w14:paraId="23867A71" w14:textId="3D71E63D" w:rsidR="00DE4543" w:rsidRPr="00623806" w:rsidRDefault="00DE4543" w:rsidP="00DE4543">
      <w:pPr>
        <w:pStyle w:val="Scene"/>
        <w:spacing w:line="276" w:lineRule="auto"/>
        <w:jc w:val="both"/>
        <w:rPr>
          <w:rFonts w:ascii="Helvetica" w:hAnsi="Helvetica"/>
          <w:lang w:val="es-ES"/>
        </w:rPr>
      </w:pPr>
      <w:proofErr w:type="spellStart"/>
      <w:r w:rsidRPr="00623806">
        <w:rPr>
          <w:rFonts w:ascii="Helvetica" w:hAnsi="Helvetica"/>
          <w:lang w:val="es-ES"/>
        </w:rPr>
        <w:t>We</w:t>
      </w:r>
      <w:proofErr w:type="spellEnd"/>
      <w:r w:rsidRPr="00623806">
        <w:rPr>
          <w:rFonts w:ascii="Helvetica" w:hAnsi="Helvetica"/>
          <w:lang w:val="es-ES"/>
        </w:rPr>
        <w:t xml:space="preserve"> </w:t>
      </w:r>
      <w:proofErr w:type="spellStart"/>
      <w:r w:rsidRPr="00623806">
        <w:rPr>
          <w:rFonts w:ascii="Helvetica" w:hAnsi="Helvetica"/>
          <w:lang w:val="es-ES"/>
        </w:rPr>
        <w:t>trained</w:t>
      </w:r>
      <w:proofErr w:type="spellEnd"/>
      <w:r w:rsidRPr="00623806">
        <w:rPr>
          <w:rFonts w:ascii="Helvetica" w:hAnsi="Helvetica"/>
          <w:lang w:val="es-ES"/>
        </w:rPr>
        <w:t xml:space="preserve"> </w:t>
      </w:r>
      <w:proofErr w:type="spellStart"/>
      <w:r w:rsidRPr="00623806">
        <w:rPr>
          <w:rFonts w:ascii="Helvetica" w:hAnsi="Helvetica"/>
          <w:lang w:val="es-ES"/>
        </w:rPr>
        <w:t>side</w:t>
      </w:r>
      <w:proofErr w:type="spellEnd"/>
      <w:r w:rsidRPr="00623806">
        <w:rPr>
          <w:rFonts w:ascii="Helvetica" w:hAnsi="Helvetica"/>
          <w:lang w:val="es-ES"/>
        </w:rPr>
        <w:t xml:space="preserve"> </w:t>
      </w:r>
      <w:proofErr w:type="spellStart"/>
      <w:r w:rsidRPr="00623806">
        <w:rPr>
          <w:rFonts w:ascii="Helvetica" w:hAnsi="Helvetica"/>
          <w:lang w:val="es-ES"/>
        </w:rPr>
        <w:t>by</w:t>
      </w:r>
      <w:proofErr w:type="spellEnd"/>
      <w:r w:rsidRPr="00623806">
        <w:rPr>
          <w:rFonts w:ascii="Helvetica" w:hAnsi="Helvetica"/>
          <w:lang w:val="es-ES"/>
        </w:rPr>
        <w:t xml:space="preserve"> </w:t>
      </w:r>
      <w:proofErr w:type="spellStart"/>
      <w:r w:rsidRPr="00623806">
        <w:rPr>
          <w:rFonts w:ascii="Helvetica" w:hAnsi="Helvetica"/>
          <w:lang w:val="es-ES"/>
        </w:rPr>
        <w:t>side</w:t>
      </w:r>
      <w:proofErr w:type="spellEnd"/>
      <w:r w:rsidRPr="00623806">
        <w:rPr>
          <w:rFonts w:ascii="Helvetica" w:hAnsi="Helvetica"/>
          <w:lang w:val="es-ES"/>
        </w:rPr>
        <w:t xml:space="preserve">, </w:t>
      </w:r>
      <w:proofErr w:type="spellStart"/>
      <w:r w:rsidRPr="00623806">
        <w:rPr>
          <w:rFonts w:ascii="Helvetica" w:hAnsi="Helvetica"/>
          <w:lang w:val="es-ES"/>
        </w:rPr>
        <w:t>bled</w:t>
      </w:r>
      <w:proofErr w:type="spellEnd"/>
      <w:r w:rsidRPr="00623806">
        <w:rPr>
          <w:rFonts w:ascii="Helvetica" w:hAnsi="Helvetica"/>
          <w:lang w:val="es-ES"/>
        </w:rPr>
        <w:t xml:space="preserve"> </w:t>
      </w:r>
      <w:proofErr w:type="spellStart"/>
      <w:r w:rsidRPr="00623806">
        <w:rPr>
          <w:rFonts w:ascii="Helvetica" w:hAnsi="Helvetica"/>
          <w:lang w:val="es-ES"/>
        </w:rPr>
        <w:t>together</w:t>
      </w:r>
      <w:proofErr w:type="spellEnd"/>
      <w:r w:rsidRPr="00623806">
        <w:rPr>
          <w:rFonts w:ascii="Helvetica" w:hAnsi="Helvetica"/>
          <w:lang w:val="es-ES"/>
        </w:rPr>
        <w:t xml:space="preserve">, and </w:t>
      </w:r>
      <w:proofErr w:type="spellStart"/>
      <w:r w:rsidRPr="00623806">
        <w:rPr>
          <w:rFonts w:ascii="Helvetica" w:hAnsi="Helvetica"/>
          <w:lang w:val="es-ES"/>
        </w:rPr>
        <w:t>buried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past</w:t>
      </w:r>
      <w:proofErr w:type="spellEnd"/>
      <w:r w:rsidRPr="00623806">
        <w:rPr>
          <w:rFonts w:ascii="Helvetica" w:hAnsi="Helvetica"/>
          <w:lang w:val="es-ES"/>
        </w:rPr>
        <w:t xml:space="preserve"> </w:t>
      </w:r>
      <w:proofErr w:type="spellStart"/>
      <w:r w:rsidRPr="00623806">
        <w:rPr>
          <w:rFonts w:ascii="Helvetica" w:hAnsi="Helvetica"/>
          <w:lang w:val="es-ES"/>
        </w:rPr>
        <w:t>together</w:t>
      </w:r>
      <w:proofErr w:type="spellEnd"/>
      <w:r w:rsidRPr="00623806">
        <w:rPr>
          <w:rFonts w:ascii="Helvetica" w:hAnsi="Helvetica"/>
          <w:lang w:val="es-ES"/>
        </w:rPr>
        <w:t>.</w:t>
      </w:r>
    </w:p>
    <w:p w14:paraId="12BA559E" w14:textId="559A8C86" w:rsidR="00DE4543" w:rsidRPr="00623806" w:rsidRDefault="00DE4543" w:rsidP="00DE4543">
      <w:pPr>
        <w:pStyle w:val="Scene"/>
        <w:spacing w:line="276" w:lineRule="auto"/>
        <w:jc w:val="both"/>
        <w:rPr>
          <w:rFonts w:ascii="Helvetica" w:hAnsi="Helvetica"/>
          <w:lang w:val="es-ES"/>
        </w:rPr>
      </w:pP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underneath</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bond </w:t>
      </w:r>
      <w:proofErr w:type="spellStart"/>
      <w:r w:rsidRPr="00623806">
        <w:rPr>
          <w:rFonts w:ascii="Helvetica" w:hAnsi="Helvetica"/>
          <w:lang w:val="es-ES"/>
        </w:rPr>
        <w:t>was</w:t>
      </w:r>
      <w:proofErr w:type="spellEnd"/>
      <w:r w:rsidRPr="00623806">
        <w:rPr>
          <w:rFonts w:ascii="Helvetica" w:hAnsi="Helvetica"/>
          <w:lang w:val="es-ES"/>
        </w:rPr>
        <w:t xml:space="preserve"> a </w:t>
      </w:r>
      <w:proofErr w:type="spellStart"/>
      <w:r w:rsidRPr="00623806">
        <w:rPr>
          <w:rFonts w:ascii="Helvetica" w:hAnsi="Helvetica"/>
          <w:lang w:val="es-ES"/>
        </w:rPr>
        <w:t>storm</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never</w:t>
      </w:r>
      <w:proofErr w:type="spellEnd"/>
      <w:r w:rsidRPr="00623806">
        <w:rPr>
          <w:rFonts w:ascii="Helvetica" w:hAnsi="Helvetica"/>
          <w:lang w:val="es-ES"/>
        </w:rPr>
        <w:t xml:space="preserve"> </w:t>
      </w:r>
      <w:proofErr w:type="spellStart"/>
      <w:r w:rsidRPr="00623806">
        <w:rPr>
          <w:rFonts w:ascii="Helvetica" w:hAnsi="Helvetica"/>
          <w:lang w:val="es-ES"/>
        </w:rPr>
        <w:t>settled</w:t>
      </w:r>
      <w:proofErr w:type="spellEnd"/>
      <w:r w:rsidRPr="00623806">
        <w:rPr>
          <w:rFonts w:ascii="Helvetica" w:hAnsi="Helvetica"/>
          <w:lang w:val="es-ES"/>
        </w:rPr>
        <w:t>.</w:t>
      </w:r>
    </w:p>
    <w:p w14:paraId="0D1D86C6" w14:textId="250DCCC5" w:rsidR="00DE4543" w:rsidRPr="00623806" w:rsidRDefault="00DE4543" w:rsidP="00DE4543">
      <w:pPr>
        <w:pStyle w:val="Scene"/>
        <w:spacing w:line="276" w:lineRule="auto"/>
        <w:jc w:val="both"/>
        <w:rPr>
          <w:rFonts w:ascii="Helvetica" w:hAnsi="Helvetica"/>
          <w:lang w:val="es-ES"/>
        </w:rPr>
      </w:pPr>
      <w:proofErr w:type="spellStart"/>
      <w:r w:rsidRPr="00623806">
        <w:rPr>
          <w:rFonts w:ascii="Helvetica" w:hAnsi="Helvetica"/>
          <w:lang w:val="es-ES"/>
        </w:rPr>
        <w:t>Because</w:t>
      </w:r>
      <w:proofErr w:type="spellEnd"/>
      <w:r w:rsidRPr="00623806">
        <w:rPr>
          <w:rFonts w:ascii="Helvetica" w:hAnsi="Helvetica"/>
          <w:lang w:val="es-ES"/>
        </w:rPr>
        <w:t xml:space="preserve"> </w:t>
      </w:r>
      <w:proofErr w:type="spellStart"/>
      <w:r w:rsidRPr="00623806">
        <w:rPr>
          <w:rFonts w:ascii="Helvetica" w:hAnsi="Helvetica"/>
          <w:lang w:val="es-ES"/>
        </w:rPr>
        <w:t>deep</w:t>
      </w:r>
      <w:proofErr w:type="spellEnd"/>
      <w:r w:rsidRPr="00623806">
        <w:rPr>
          <w:rFonts w:ascii="Helvetica" w:hAnsi="Helvetica"/>
          <w:lang w:val="es-ES"/>
        </w:rPr>
        <w:t xml:space="preserve"> </w:t>
      </w:r>
      <w:proofErr w:type="spellStart"/>
      <w:r w:rsidRPr="00623806">
        <w:rPr>
          <w:rFonts w:ascii="Helvetica" w:hAnsi="Helvetica"/>
          <w:lang w:val="es-ES"/>
        </w:rPr>
        <w:t>down</w:t>
      </w:r>
      <w:proofErr w:type="spellEnd"/>
      <w:r w:rsidRPr="00623806">
        <w:rPr>
          <w:rFonts w:ascii="Helvetica" w:hAnsi="Helvetica"/>
          <w:lang w:val="es-ES"/>
        </w:rPr>
        <w:t xml:space="preserve">, William </w:t>
      </w:r>
      <w:proofErr w:type="spellStart"/>
      <w:r w:rsidRPr="00623806">
        <w:rPr>
          <w:rFonts w:ascii="Helvetica" w:hAnsi="Helvetica"/>
          <w:lang w:val="es-ES"/>
        </w:rPr>
        <w:t>never</w:t>
      </w:r>
      <w:proofErr w:type="spellEnd"/>
      <w:r w:rsidRPr="00623806">
        <w:rPr>
          <w:rFonts w:ascii="Helvetica" w:hAnsi="Helvetica"/>
          <w:lang w:val="es-ES"/>
        </w:rPr>
        <w:t xml:space="preserve"> </w:t>
      </w:r>
      <w:proofErr w:type="spellStart"/>
      <w:r w:rsidRPr="00623806">
        <w:rPr>
          <w:rFonts w:ascii="Helvetica" w:hAnsi="Helvetica"/>
          <w:lang w:val="es-ES"/>
        </w:rPr>
        <w:t>joined</w:t>
      </w:r>
      <w:proofErr w:type="spellEnd"/>
      <w:r w:rsidRPr="00623806">
        <w:rPr>
          <w:rFonts w:ascii="Helvetica" w:hAnsi="Helvetica"/>
          <w:lang w:val="es-ES"/>
        </w:rPr>
        <w:t xml:space="preserve"> </w:t>
      </w:r>
      <w:proofErr w:type="spellStart"/>
      <w:r w:rsidRPr="00623806">
        <w:rPr>
          <w:rFonts w:ascii="Helvetica" w:hAnsi="Helvetica"/>
          <w:lang w:val="es-ES"/>
        </w:rPr>
        <w:t>our</w:t>
      </w:r>
      <w:proofErr w:type="spellEnd"/>
      <w:r w:rsidRPr="00623806">
        <w:rPr>
          <w:rFonts w:ascii="Helvetica" w:hAnsi="Helvetica"/>
          <w:lang w:val="es-ES"/>
        </w:rPr>
        <w:t xml:space="preserve"> pack.</w:t>
      </w:r>
    </w:p>
    <w:p w14:paraId="59043A6E" w14:textId="1D755E1C" w:rsidR="00DE4543" w:rsidRPr="00623806" w:rsidRDefault="00DE4543" w:rsidP="00DE4543">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only</w:t>
      </w:r>
      <w:proofErr w:type="spellEnd"/>
      <w:r w:rsidRPr="00623806">
        <w:rPr>
          <w:rFonts w:ascii="Helvetica" w:hAnsi="Helvetica"/>
          <w:lang w:val="es-ES"/>
        </w:rPr>
        <w:t xml:space="preserve"> </w:t>
      </w:r>
      <w:proofErr w:type="spellStart"/>
      <w:r w:rsidRPr="00623806">
        <w:rPr>
          <w:rFonts w:ascii="Helvetica" w:hAnsi="Helvetica"/>
          <w:lang w:val="es-ES"/>
        </w:rPr>
        <w:t>waiting</w:t>
      </w:r>
      <w:proofErr w:type="spellEnd"/>
      <w:r w:rsidRPr="00623806">
        <w:rPr>
          <w:rFonts w:ascii="Helvetica" w:hAnsi="Helvetica"/>
          <w:lang w:val="es-ES"/>
        </w:rPr>
        <w:t>.</w:t>
      </w:r>
    </w:p>
    <w:p w14:paraId="1AEADA3F" w14:textId="3AA82905" w:rsidR="00DE4543" w:rsidRPr="00623806" w:rsidRDefault="00DE4543" w:rsidP="00DE4543">
      <w:pPr>
        <w:pStyle w:val="Scene"/>
        <w:spacing w:line="276" w:lineRule="auto"/>
        <w:jc w:val="both"/>
        <w:rPr>
          <w:rFonts w:ascii="Helvetica" w:hAnsi="Helvetica"/>
          <w:lang w:val="es-ES"/>
        </w:rPr>
      </w:pPr>
      <w:proofErr w:type="spellStart"/>
      <w:r w:rsidRPr="00623806">
        <w:rPr>
          <w:rFonts w:ascii="Helvetica" w:hAnsi="Helvetica"/>
          <w:lang w:val="es-ES"/>
        </w:rPr>
        <w:lastRenderedPageBreak/>
        <w:t>For</w:t>
      </w:r>
      <w:proofErr w:type="spellEnd"/>
      <w:r w:rsidRPr="00623806">
        <w:rPr>
          <w:rFonts w:ascii="Helvetica" w:hAnsi="Helvetica"/>
          <w:lang w:val="es-ES"/>
        </w:rPr>
        <w:t xml:space="preserve"> a time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rise</w:t>
      </w:r>
      <w:proofErr w:type="spellEnd"/>
      <w:r w:rsidRPr="00623806">
        <w:rPr>
          <w:rFonts w:ascii="Helvetica" w:hAnsi="Helvetica"/>
          <w:lang w:val="es-ES"/>
        </w:rPr>
        <w:t xml:space="preserve"> </w:t>
      </w:r>
      <w:proofErr w:type="spellStart"/>
      <w:r w:rsidRPr="00623806">
        <w:rPr>
          <w:rFonts w:ascii="Helvetica" w:hAnsi="Helvetica"/>
          <w:lang w:val="es-ES"/>
        </w:rPr>
        <w:t>again</w:t>
      </w:r>
      <w:proofErr w:type="spellEnd"/>
      <w:r w:rsidRPr="00623806">
        <w:rPr>
          <w:rFonts w:ascii="Helvetica" w:hAnsi="Helvetica"/>
          <w:lang w:val="es-ES"/>
        </w:rPr>
        <w:t>.</w:t>
      </w:r>
    </w:p>
    <w:p w14:paraId="6A8994C7" w14:textId="603A7E47" w:rsidR="00DE4543" w:rsidRPr="00623806" w:rsidRDefault="00DE4543" w:rsidP="00DE4543">
      <w:pPr>
        <w:pStyle w:val="Scene"/>
        <w:spacing w:line="276" w:lineRule="auto"/>
        <w:jc w:val="both"/>
        <w:rPr>
          <w:rFonts w:ascii="Helvetica" w:hAnsi="Helvetica"/>
          <w:lang w:val="es-ES"/>
        </w:rPr>
      </w:pPr>
      <w:proofErr w:type="spellStart"/>
      <w:r w:rsidRPr="00623806">
        <w:rPr>
          <w:rFonts w:ascii="Helvetica" w:hAnsi="Helvetica"/>
          <w:lang w:val="es-ES"/>
        </w:rPr>
        <w:t>For</w:t>
      </w:r>
      <w:proofErr w:type="spellEnd"/>
      <w:r w:rsidRPr="00623806">
        <w:rPr>
          <w:rFonts w:ascii="Helvetica" w:hAnsi="Helvetica"/>
          <w:lang w:val="es-ES"/>
        </w:rPr>
        <w:t xml:space="preserve"> a </w:t>
      </w:r>
      <w:proofErr w:type="spellStart"/>
      <w:r w:rsidRPr="00623806">
        <w:rPr>
          <w:rFonts w:ascii="Helvetica" w:hAnsi="Helvetica"/>
          <w:lang w:val="es-ES"/>
        </w:rPr>
        <w:t>crown</w:t>
      </w:r>
      <w:proofErr w:type="spellEnd"/>
      <w:r w:rsidRPr="00623806">
        <w:rPr>
          <w:rFonts w:ascii="Helvetica" w:hAnsi="Helvetica"/>
          <w:lang w:val="es-ES"/>
        </w:rPr>
        <w:t xml:space="preserve"> he </w:t>
      </w:r>
      <w:proofErr w:type="spellStart"/>
      <w:r w:rsidRPr="00623806">
        <w:rPr>
          <w:rFonts w:ascii="Helvetica" w:hAnsi="Helvetica"/>
          <w:lang w:val="es-ES"/>
        </w:rPr>
        <w:t>believed</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by</w:t>
      </w:r>
      <w:proofErr w:type="spellEnd"/>
      <w:r w:rsidRPr="00623806">
        <w:rPr>
          <w:rFonts w:ascii="Helvetica" w:hAnsi="Helvetica"/>
          <w:lang w:val="es-ES"/>
        </w:rPr>
        <w:t xml:space="preserve"> </w:t>
      </w:r>
      <w:proofErr w:type="spellStart"/>
      <w:r w:rsidRPr="00623806">
        <w:rPr>
          <w:rFonts w:ascii="Helvetica" w:hAnsi="Helvetica"/>
          <w:lang w:val="es-ES"/>
        </w:rPr>
        <w:t>right</w:t>
      </w:r>
      <w:proofErr w:type="spellEnd"/>
      <w:r w:rsidRPr="00623806">
        <w:rPr>
          <w:rFonts w:ascii="Helvetica" w:hAnsi="Helvetica"/>
          <w:lang w:val="es-ES"/>
        </w:rPr>
        <w:t>.</w:t>
      </w:r>
    </w:p>
    <w:p w14:paraId="767CF654" w14:textId="3F0B655A" w:rsidR="00DE4543" w:rsidRPr="00623806" w:rsidRDefault="00DE4543" w:rsidP="00DE4543">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also</w:t>
      </w:r>
      <w:proofErr w:type="spellEnd"/>
      <w:r w:rsidRPr="00623806">
        <w:rPr>
          <w:rFonts w:ascii="Helvetica" w:hAnsi="Helvetica"/>
          <w:lang w:val="es-ES"/>
        </w:rPr>
        <w:t xml:space="preserve"> </w:t>
      </w:r>
      <w:proofErr w:type="spellStart"/>
      <w:r w:rsidRPr="00623806">
        <w:rPr>
          <w:rFonts w:ascii="Helvetica" w:hAnsi="Helvetica"/>
          <w:lang w:val="es-ES"/>
        </w:rPr>
        <w:t>shifted</w:t>
      </w:r>
      <w:proofErr w:type="spellEnd"/>
      <w:r w:rsidRPr="00623806">
        <w:rPr>
          <w:rFonts w:ascii="Helvetica" w:hAnsi="Helvetica"/>
          <w:lang w:val="es-ES"/>
        </w:rPr>
        <w:t xml:space="preserve">, </w:t>
      </w:r>
      <w:proofErr w:type="spellStart"/>
      <w:r w:rsidRPr="00623806">
        <w:rPr>
          <w:rFonts w:ascii="Helvetica" w:hAnsi="Helvetica"/>
          <w:lang w:val="es-ES"/>
        </w:rPr>
        <w:t>ensuring</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movements</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w:t>
      </w:r>
      <w:proofErr w:type="spellStart"/>
      <w:r w:rsidRPr="00623806">
        <w:rPr>
          <w:rFonts w:ascii="Helvetica" w:hAnsi="Helvetica"/>
          <w:lang w:val="es-ES"/>
        </w:rPr>
        <w:t>swift</w:t>
      </w:r>
      <w:proofErr w:type="spellEnd"/>
      <w:r w:rsidRPr="00623806">
        <w:rPr>
          <w:rFonts w:ascii="Helvetica" w:hAnsi="Helvetica"/>
          <w:lang w:val="es-ES"/>
        </w:rPr>
        <w:t xml:space="preserve">, </w:t>
      </w:r>
      <w:proofErr w:type="spellStart"/>
      <w:r w:rsidRPr="00623806">
        <w:rPr>
          <w:rFonts w:ascii="Helvetica" w:hAnsi="Helvetica"/>
          <w:lang w:val="es-ES"/>
        </w:rPr>
        <w:t>clean</w:t>
      </w:r>
      <w:proofErr w:type="spellEnd"/>
      <w:r w:rsidRPr="00623806">
        <w:rPr>
          <w:rFonts w:ascii="Helvetica" w:hAnsi="Helvetica"/>
          <w:lang w:val="es-ES"/>
        </w:rPr>
        <w:t xml:space="preserve">, and </w:t>
      </w:r>
      <w:proofErr w:type="spellStart"/>
      <w:r w:rsidRPr="00623806">
        <w:rPr>
          <w:rFonts w:ascii="Helvetica" w:hAnsi="Helvetica"/>
          <w:lang w:val="es-ES"/>
        </w:rPr>
        <w:t>dominant</w:t>
      </w:r>
      <w:proofErr w:type="spellEnd"/>
      <w:r w:rsidRPr="00623806">
        <w:rPr>
          <w:rFonts w:ascii="Helvetica" w:hAnsi="Helvetica"/>
          <w:lang w:val="es-ES"/>
        </w:rPr>
        <w:t xml:space="preserve">. </w:t>
      </w:r>
      <w:proofErr w:type="spellStart"/>
      <w:r w:rsidRPr="00623806">
        <w:rPr>
          <w:rFonts w:ascii="Helvetica" w:hAnsi="Helvetica"/>
          <w:lang w:val="es-ES"/>
        </w:rPr>
        <w:t>When</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feet</w:t>
      </w:r>
      <w:proofErr w:type="spellEnd"/>
      <w:r w:rsidRPr="00623806">
        <w:rPr>
          <w:rFonts w:ascii="Helvetica" w:hAnsi="Helvetica"/>
          <w:lang w:val="es-ES"/>
        </w:rPr>
        <w:t xml:space="preserve"> hit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forest</w:t>
      </w:r>
      <w:proofErr w:type="spellEnd"/>
      <w:r w:rsidRPr="00623806">
        <w:rPr>
          <w:rFonts w:ascii="Helvetica" w:hAnsi="Helvetica"/>
          <w:lang w:val="es-ES"/>
        </w:rPr>
        <w:t xml:space="preserve"> </w:t>
      </w:r>
      <w:proofErr w:type="spellStart"/>
      <w:r w:rsidRPr="00623806">
        <w:rPr>
          <w:rFonts w:ascii="Helvetica" w:hAnsi="Helvetica"/>
          <w:lang w:val="es-ES"/>
        </w:rPr>
        <w:t>floor</w:t>
      </w:r>
      <w:proofErr w:type="spellEnd"/>
      <w:r w:rsidRPr="00623806">
        <w:rPr>
          <w:rFonts w:ascii="Helvetica" w:hAnsi="Helvetica"/>
          <w:lang w:val="es-ES"/>
        </w:rPr>
        <w:t xml:space="preserve">, I </w:t>
      </w:r>
      <w:proofErr w:type="spellStart"/>
      <w:r w:rsidRPr="00623806">
        <w:rPr>
          <w:rFonts w:ascii="Helvetica" w:hAnsi="Helvetica"/>
          <w:lang w:val="es-ES"/>
        </w:rPr>
        <w:t>gave</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a </w:t>
      </w:r>
      <w:proofErr w:type="spellStart"/>
      <w:r w:rsidRPr="00623806">
        <w:rPr>
          <w:rFonts w:ascii="Helvetica" w:hAnsi="Helvetica"/>
          <w:lang w:val="es-ES"/>
        </w:rPr>
        <w:t>tight</w:t>
      </w:r>
      <w:proofErr w:type="spellEnd"/>
      <w:r w:rsidRPr="00623806">
        <w:rPr>
          <w:rFonts w:ascii="Helvetica" w:hAnsi="Helvetica"/>
          <w:lang w:val="es-ES"/>
        </w:rPr>
        <w:t xml:space="preserve"> </w:t>
      </w:r>
      <w:proofErr w:type="spellStart"/>
      <w:r w:rsidRPr="00623806">
        <w:rPr>
          <w:rFonts w:ascii="Helvetica" w:hAnsi="Helvetica"/>
          <w:lang w:val="es-ES"/>
        </w:rPr>
        <w:t>nod</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kneel</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time. </w:t>
      </w:r>
      <w:proofErr w:type="spellStart"/>
      <w:r w:rsidRPr="00623806">
        <w:rPr>
          <w:rFonts w:ascii="Helvetica" w:hAnsi="Helvetica"/>
          <w:lang w:val="es-ES"/>
        </w:rPr>
        <w:t>Screw</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w:t>
      </w:r>
    </w:p>
    <w:p w14:paraId="0FA7744E" w14:textId="333BF554" w:rsidR="00DE4543" w:rsidRPr="00623806" w:rsidRDefault="00DE4543" w:rsidP="00DE4543">
      <w:pPr>
        <w:pStyle w:val="Scene"/>
        <w:spacing w:line="276" w:lineRule="auto"/>
        <w:jc w:val="both"/>
        <w:rPr>
          <w:rFonts w:ascii="Helvetica" w:hAnsi="Helvetica"/>
          <w:lang w:val="es-ES"/>
        </w:rPr>
      </w:pPr>
      <w:r w:rsidRPr="00623806">
        <w:rPr>
          <w:rFonts w:ascii="Helvetica" w:hAnsi="Helvetica"/>
          <w:lang w:val="es-ES"/>
        </w:rPr>
        <w:t xml:space="preserve">“Kane,” I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coolly</w:t>
      </w:r>
      <w:proofErr w:type="spellEnd"/>
      <w:r w:rsidRPr="00623806">
        <w:rPr>
          <w:rFonts w:ascii="Helvetica" w:hAnsi="Helvetica"/>
          <w:lang w:val="es-ES"/>
        </w:rPr>
        <w:t xml:space="preserve">. “Lose </w:t>
      </w:r>
      <w:proofErr w:type="spellStart"/>
      <w:r w:rsidRPr="00623806">
        <w:rPr>
          <w:rFonts w:ascii="Helvetica" w:hAnsi="Helvetica"/>
          <w:lang w:val="es-ES"/>
        </w:rPr>
        <w:t>your</w:t>
      </w:r>
      <w:proofErr w:type="spellEnd"/>
      <w:r w:rsidRPr="00623806">
        <w:rPr>
          <w:rFonts w:ascii="Helvetica" w:hAnsi="Helvetica"/>
          <w:lang w:val="es-ES"/>
        </w:rPr>
        <w:t xml:space="preserve"> </w:t>
      </w:r>
      <w:proofErr w:type="spellStart"/>
      <w:r w:rsidRPr="00623806">
        <w:rPr>
          <w:rFonts w:ascii="Helvetica" w:hAnsi="Helvetica"/>
          <w:lang w:val="es-ES"/>
        </w:rPr>
        <w:t>map</w:t>
      </w:r>
      <w:proofErr w:type="spellEnd"/>
      <w:r w:rsidRPr="00623806">
        <w:rPr>
          <w:rFonts w:ascii="Helvetica" w:hAnsi="Helvetica"/>
          <w:lang w:val="es-ES"/>
        </w:rPr>
        <w:t>?”</w:t>
      </w:r>
    </w:p>
    <w:p w14:paraId="0B98488E" w14:textId="254D36C2" w:rsidR="00DE4543" w:rsidRPr="00623806" w:rsidRDefault="00DE4543" w:rsidP="00DE4543">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Gunnolf</w:t>
      </w:r>
      <w:proofErr w:type="spellEnd"/>
      <w:r w:rsidRPr="00623806">
        <w:rPr>
          <w:rFonts w:ascii="Helvetica" w:hAnsi="Helvetica"/>
          <w:lang w:val="es-ES"/>
        </w:rPr>
        <w:t xml:space="preserve">,” he </w:t>
      </w:r>
      <w:proofErr w:type="spellStart"/>
      <w:r w:rsidRPr="00623806">
        <w:rPr>
          <w:rFonts w:ascii="Helvetica" w:hAnsi="Helvetica"/>
          <w:lang w:val="es-ES"/>
        </w:rPr>
        <w:t>greeted</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a </w:t>
      </w:r>
      <w:proofErr w:type="spellStart"/>
      <w:r w:rsidRPr="00623806">
        <w:rPr>
          <w:rFonts w:ascii="Helvetica" w:hAnsi="Helvetica"/>
          <w:lang w:val="es-ES"/>
        </w:rPr>
        <w:t>slow</w:t>
      </w:r>
      <w:proofErr w:type="spellEnd"/>
      <w:r w:rsidRPr="00623806">
        <w:rPr>
          <w:rFonts w:ascii="Helvetica" w:hAnsi="Helvetica"/>
          <w:lang w:val="es-ES"/>
        </w:rPr>
        <w:t xml:space="preserve"> </w:t>
      </w:r>
      <w:proofErr w:type="spellStart"/>
      <w:r w:rsidRPr="00623806">
        <w:rPr>
          <w:rFonts w:ascii="Helvetica" w:hAnsi="Helvetica"/>
          <w:lang w:val="es-ES"/>
        </w:rPr>
        <w:t>grin</w:t>
      </w:r>
      <w:proofErr w:type="spellEnd"/>
      <w:r w:rsidRPr="00623806">
        <w:rPr>
          <w:rFonts w:ascii="Helvetica" w:hAnsi="Helvetica"/>
          <w:lang w:val="es-ES"/>
        </w:rPr>
        <w:t xml:space="preserve">, </w:t>
      </w:r>
      <w:proofErr w:type="spellStart"/>
      <w:r w:rsidRPr="00623806">
        <w:rPr>
          <w:rFonts w:ascii="Helvetica" w:hAnsi="Helvetica"/>
          <w:lang w:val="es-ES"/>
        </w:rPr>
        <w:t>stretching</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word</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tasted</w:t>
      </w:r>
      <w:proofErr w:type="spellEnd"/>
      <w:r w:rsidRPr="00623806">
        <w:rPr>
          <w:rFonts w:ascii="Helvetica" w:hAnsi="Helvetica"/>
          <w:lang w:val="es-ES"/>
        </w:rPr>
        <w:t xml:space="preserve"> </w:t>
      </w:r>
      <w:proofErr w:type="spellStart"/>
      <w:r w:rsidRPr="00623806">
        <w:rPr>
          <w:rFonts w:ascii="Helvetica" w:hAnsi="Helvetica"/>
          <w:lang w:val="es-ES"/>
        </w:rPr>
        <w:t>good</w:t>
      </w:r>
      <w:proofErr w:type="spellEnd"/>
      <w:r w:rsidRPr="00623806">
        <w:rPr>
          <w:rFonts w:ascii="Helvetica" w:hAnsi="Helvetica"/>
          <w:lang w:val="es-ES"/>
        </w:rPr>
        <w:t xml:space="preserve"> in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mouth</w:t>
      </w:r>
      <w:proofErr w:type="spellEnd"/>
      <w:r w:rsidRPr="00623806">
        <w:rPr>
          <w:rFonts w:ascii="Helvetica" w:hAnsi="Helvetica"/>
          <w:lang w:val="es-ES"/>
        </w:rPr>
        <w:t>.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brooding</w:t>
      </w:r>
      <w:proofErr w:type="spellEnd"/>
      <w:r w:rsidRPr="00623806">
        <w:rPr>
          <w:rFonts w:ascii="Helvetica" w:hAnsi="Helvetica"/>
          <w:lang w:val="es-ES"/>
        </w:rPr>
        <w:t xml:space="preserve"> 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woods</w:t>
      </w:r>
      <w:proofErr w:type="spellEnd"/>
      <w:r w:rsidRPr="00623806">
        <w:rPr>
          <w:rFonts w:ascii="Helvetica" w:hAnsi="Helvetica"/>
          <w:lang w:val="es-ES"/>
        </w:rPr>
        <w:t xml:space="preserve">, I </w:t>
      </w:r>
      <w:proofErr w:type="spellStart"/>
      <w:r w:rsidRPr="00623806">
        <w:rPr>
          <w:rFonts w:ascii="Helvetica" w:hAnsi="Helvetica"/>
          <w:lang w:val="es-ES"/>
        </w:rPr>
        <w:t>see</w:t>
      </w:r>
      <w:proofErr w:type="spellEnd"/>
      <w:r w:rsidRPr="00623806">
        <w:rPr>
          <w:rFonts w:ascii="Helvetica" w:hAnsi="Helvetica"/>
          <w:lang w:val="es-ES"/>
        </w:rPr>
        <w:t>.”</w:t>
      </w:r>
    </w:p>
    <w:p w14:paraId="3F7C2457" w14:textId="003C531D" w:rsidR="00DE4543" w:rsidRPr="00623806" w:rsidRDefault="00DE4543" w:rsidP="00DE4543">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trespassing</w:t>
      </w:r>
      <w:proofErr w:type="spellEnd"/>
      <w:r w:rsidRPr="00623806">
        <w:rPr>
          <w:rFonts w:ascii="Helvetica" w:hAnsi="Helvetica"/>
          <w:lang w:val="es-ES"/>
        </w:rPr>
        <w:t xml:space="preserve">,” I </w:t>
      </w:r>
      <w:proofErr w:type="spellStart"/>
      <w:r w:rsidRPr="00623806">
        <w:rPr>
          <w:rFonts w:ascii="Helvetica" w:hAnsi="Helvetica"/>
          <w:lang w:val="es-ES"/>
        </w:rPr>
        <w:t>replied</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flat.</w:t>
      </w:r>
    </w:p>
    <w:p w14:paraId="27185885" w14:textId="1DD14477" w:rsidR="00DE4543" w:rsidRPr="00623806" w:rsidRDefault="00DE4543" w:rsidP="00DE4543">
      <w:pPr>
        <w:pStyle w:val="Scene"/>
        <w:spacing w:line="276" w:lineRule="auto"/>
        <w:jc w:val="both"/>
        <w:rPr>
          <w:rFonts w:ascii="Helvetica" w:hAnsi="Helvetica"/>
          <w:lang w:val="es-ES"/>
        </w:rPr>
      </w:pP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laugh</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low</w:t>
      </w:r>
      <w:proofErr w:type="spellEnd"/>
      <w:r w:rsidRPr="00623806">
        <w:rPr>
          <w:rFonts w:ascii="Helvetica" w:hAnsi="Helvetica"/>
          <w:lang w:val="es-ES"/>
        </w:rPr>
        <w:t xml:space="preserve"> and </w:t>
      </w:r>
      <w:proofErr w:type="spellStart"/>
      <w:r w:rsidRPr="00623806">
        <w:rPr>
          <w:rFonts w:ascii="Helvetica" w:hAnsi="Helvetica"/>
          <w:lang w:val="es-ES"/>
        </w:rPr>
        <w:t>rich</w:t>
      </w:r>
      <w:proofErr w:type="spellEnd"/>
      <w:r w:rsidRPr="00623806">
        <w:rPr>
          <w:rFonts w:ascii="Helvetica" w:hAnsi="Helvetica"/>
          <w:lang w:val="es-ES"/>
        </w:rPr>
        <w:t xml:space="preserve">. “I </w:t>
      </w:r>
      <w:proofErr w:type="spellStart"/>
      <w:r w:rsidRPr="00623806">
        <w:rPr>
          <w:rFonts w:ascii="Helvetica" w:hAnsi="Helvetica"/>
          <w:lang w:val="es-ES"/>
        </w:rPr>
        <w:t>missed</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w:t>
      </w:r>
    </w:p>
    <w:p w14:paraId="213A4FD5" w14:textId="039C4A0B" w:rsidR="00DE4543" w:rsidRPr="00623806" w:rsidRDefault="00DE4543" w:rsidP="00DE4543">
      <w:pPr>
        <w:pStyle w:val="Scene"/>
        <w:spacing w:line="276" w:lineRule="auto"/>
        <w:jc w:val="both"/>
        <w:rPr>
          <w:rFonts w:ascii="Helvetica" w:hAnsi="Helvetica"/>
          <w:lang w:val="es-ES"/>
        </w:rPr>
      </w:pPr>
      <w:proofErr w:type="spellStart"/>
      <w:r w:rsidRPr="00623806">
        <w:rPr>
          <w:rFonts w:ascii="Helvetica" w:hAnsi="Helvetica"/>
          <w:lang w:val="es-ES"/>
        </w:rPr>
        <w:t>Gaius</w:t>
      </w:r>
      <w:proofErr w:type="spellEnd"/>
      <w:r w:rsidRPr="00623806">
        <w:rPr>
          <w:rFonts w:ascii="Helvetica" w:hAnsi="Helvetica"/>
          <w:lang w:val="es-ES"/>
        </w:rPr>
        <w:t xml:space="preserve"> </w:t>
      </w:r>
      <w:proofErr w:type="spellStart"/>
      <w:r w:rsidRPr="00623806">
        <w:rPr>
          <w:rFonts w:ascii="Helvetica" w:hAnsi="Helvetica"/>
          <w:lang w:val="es-ES"/>
        </w:rPr>
        <w:t>snarled</w:t>
      </w:r>
      <w:proofErr w:type="spellEnd"/>
      <w:r w:rsidRPr="00623806">
        <w:rPr>
          <w:rFonts w:ascii="Helvetica" w:hAnsi="Helvetica"/>
          <w:lang w:val="es-ES"/>
        </w:rPr>
        <w:t xml:space="preserve"> in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chest</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I </w:t>
      </w:r>
      <w:proofErr w:type="spellStart"/>
      <w:r w:rsidRPr="00623806">
        <w:rPr>
          <w:rFonts w:ascii="Helvetica" w:hAnsi="Helvetica"/>
          <w:lang w:val="es-ES"/>
        </w:rPr>
        <w:t>kept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Controlled</w:t>
      </w:r>
      <w:proofErr w:type="spellEnd"/>
      <w:r w:rsidRPr="00623806">
        <w:rPr>
          <w:rFonts w:ascii="Helvetica" w:hAnsi="Helvetica"/>
          <w:lang w:val="es-ES"/>
        </w:rPr>
        <w:t>.</w:t>
      </w:r>
    </w:p>
    <w:p w14:paraId="32C6189F" w14:textId="7F79ED94" w:rsidR="00DE4543" w:rsidRPr="00623806" w:rsidRDefault="00DE4543" w:rsidP="00DE4543">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You’re</w:t>
      </w:r>
      <w:proofErr w:type="spellEnd"/>
      <w:r w:rsidRPr="00623806">
        <w:rPr>
          <w:rFonts w:ascii="Helvetica" w:hAnsi="Helvetica"/>
          <w:lang w:val="es-ES"/>
        </w:rPr>
        <w:t xml:space="preserve"> a </w:t>
      </w:r>
      <w:proofErr w:type="spellStart"/>
      <w:r w:rsidRPr="00623806">
        <w:rPr>
          <w:rFonts w:ascii="Helvetica" w:hAnsi="Helvetica"/>
          <w:lang w:val="es-ES"/>
        </w:rPr>
        <w:t>long</w:t>
      </w:r>
      <w:proofErr w:type="spellEnd"/>
      <w:r w:rsidRPr="00623806">
        <w:rPr>
          <w:rFonts w:ascii="Helvetica" w:hAnsi="Helvetica"/>
          <w:lang w:val="es-ES"/>
        </w:rPr>
        <w:t xml:space="preserve"> </w:t>
      </w:r>
      <w:proofErr w:type="spellStart"/>
      <w:r w:rsidRPr="00623806">
        <w:rPr>
          <w:rFonts w:ascii="Helvetica" w:hAnsi="Helvetica"/>
          <w:lang w:val="es-ES"/>
        </w:rPr>
        <w:t>way</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your</w:t>
      </w:r>
      <w:proofErr w:type="spellEnd"/>
      <w:r w:rsidRPr="00623806">
        <w:rPr>
          <w:rFonts w:ascii="Helvetica" w:hAnsi="Helvetica"/>
          <w:lang w:val="es-ES"/>
        </w:rPr>
        <w:t xml:space="preserve"> </w:t>
      </w:r>
      <w:proofErr w:type="spellStart"/>
      <w:r w:rsidRPr="00623806">
        <w:rPr>
          <w:rFonts w:ascii="Helvetica" w:hAnsi="Helvetica"/>
          <w:lang w:val="es-ES"/>
        </w:rPr>
        <w:t>throne</w:t>
      </w:r>
      <w:proofErr w:type="spellEnd"/>
      <w:r w:rsidRPr="00623806">
        <w:rPr>
          <w:rFonts w:ascii="Helvetica" w:hAnsi="Helvetica"/>
          <w:lang w:val="es-ES"/>
        </w:rPr>
        <w:t xml:space="preserve">,” I </w:t>
      </w:r>
      <w:proofErr w:type="spellStart"/>
      <w:r w:rsidRPr="00623806">
        <w:rPr>
          <w:rFonts w:ascii="Helvetica" w:hAnsi="Helvetica"/>
          <w:lang w:val="es-ES"/>
        </w:rPr>
        <w:t>said</w:t>
      </w:r>
      <w:proofErr w:type="spellEnd"/>
      <w:r w:rsidRPr="00623806">
        <w:rPr>
          <w:rFonts w:ascii="Helvetica" w:hAnsi="Helvetica"/>
          <w:lang w:val="es-ES"/>
        </w:rPr>
        <w:t>.</w:t>
      </w:r>
    </w:p>
    <w:p w14:paraId="6D3AA411" w14:textId="550016DD" w:rsidR="00DE4543" w:rsidRPr="00623806" w:rsidRDefault="00DE4543" w:rsidP="00DE4543">
      <w:pPr>
        <w:pStyle w:val="Scene"/>
        <w:spacing w:line="276" w:lineRule="auto"/>
        <w:jc w:val="both"/>
        <w:rPr>
          <w:rFonts w:ascii="Helvetica" w:hAnsi="Helvetica"/>
          <w:lang w:val="es-ES"/>
        </w:rPr>
      </w:pPr>
      <w:r w:rsidRPr="00623806">
        <w:rPr>
          <w:rFonts w:ascii="Helvetica" w:hAnsi="Helvetica"/>
          <w:lang w:val="es-ES"/>
        </w:rPr>
        <w:t xml:space="preserve">“Mm, yes,” William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pacing</w:t>
      </w:r>
      <w:proofErr w:type="spellEnd"/>
      <w:r w:rsidRPr="00623806">
        <w:rPr>
          <w:rFonts w:ascii="Helvetica" w:hAnsi="Helvetica"/>
          <w:lang w:val="es-ES"/>
        </w:rPr>
        <w:t xml:space="preserve"> </w:t>
      </w:r>
      <w:proofErr w:type="spellStart"/>
      <w:r w:rsidRPr="00623806">
        <w:rPr>
          <w:rFonts w:ascii="Helvetica" w:hAnsi="Helvetica"/>
          <w:lang w:val="es-ES"/>
        </w:rPr>
        <w:t>slowly</w:t>
      </w:r>
      <w:proofErr w:type="spellEnd"/>
      <w:r w:rsidRPr="00623806">
        <w:rPr>
          <w:rFonts w:ascii="Helvetica" w:hAnsi="Helvetica"/>
          <w:lang w:val="es-ES"/>
        </w:rPr>
        <w:t xml:space="preserve"> </w:t>
      </w:r>
      <w:proofErr w:type="spellStart"/>
      <w:r w:rsidRPr="00623806">
        <w:rPr>
          <w:rFonts w:ascii="Helvetica" w:hAnsi="Helvetica"/>
          <w:lang w:val="es-ES"/>
        </w:rPr>
        <w:t>around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edge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clearing</w:t>
      </w:r>
      <w:proofErr w:type="spellEnd"/>
      <w:r w:rsidRPr="00623806">
        <w:rPr>
          <w:rFonts w:ascii="Helvetica" w:hAnsi="Helvetica"/>
          <w:lang w:val="es-ES"/>
        </w:rPr>
        <w:t>.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word</w:t>
      </w:r>
      <w:proofErr w:type="spellEnd"/>
      <w:r w:rsidRPr="00623806">
        <w:rPr>
          <w:rFonts w:ascii="Helvetica" w:hAnsi="Helvetica"/>
          <w:lang w:val="es-ES"/>
        </w:rPr>
        <w:t xml:space="preserve"> </w:t>
      </w:r>
      <w:proofErr w:type="spellStart"/>
      <w:r w:rsidRPr="00623806">
        <w:rPr>
          <w:rFonts w:ascii="Helvetica" w:hAnsi="Helvetica"/>
          <w:lang w:val="es-ES"/>
        </w:rPr>
        <w:t>travels</w:t>
      </w:r>
      <w:proofErr w:type="spellEnd"/>
      <w:r w:rsidRPr="00623806">
        <w:rPr>
          <w:rFonts w:ascii="Helvetica" w:hAnsi="Helvetica"/>
          <w:lang w:val="es-ES"/>
        </w:rPr>
        <w:t xml:space="preserve"> </w:t>
      </w:r>
      <w:proofErr w:type="spellStart"/>
      <w:r w:rsidRPr="00623806">
        <w:rPr>
          <w:rFonts w:ascii="Helvetica" w:hAnsi="Helvetica"/>
          <w:lang w:val="es-ES"/>
        </w:rPr>
        <w:t>fast</w:t>
      </w:r>
      <w:proofErr w:type="spellEnd"/>
      <w:r w:rsidRPr="00623806">
        <w:rPr>
          <w:rFonts w:ascii="Helvetica" w:hAnsi="Helvetica"/>
          <w:lang w:val="es-ES"/>
        </w:rPr>
        <w:t xml:space="preserve">. And </w:t>
      </w:r>
      <w:proofErr w:type="spellStart"/>
      <w:r w:rsidRPr="00623806">
        <w:rPr>
          <w:rFonts w:ascii="Helvetica" w:hAnsi="Helvetica"/>
          <w:lang w:val="es-ES"/>
        </w:rPr>
        <w:t>lately</w:t>
      </w:r>
      <w:proofErr w:type="spellEnd"/>
      <w:r w:rsidRPr="00623806">
        <w:rPr>
          <w:rFonts w:ascii="Helvetica" w:hAnsi="Helvetica"/>
          <w:lang w:val="es-ES"/>
        </w:rPr>
        <w:t xml:space="preserve">… </w:t>
      </w:r>
      <w:proofErr w:type="spellStart"/>
      <w:r w:rsidRPr="00623806">
        <w:rPr>
          <w:rFonts w:ascii="Helvetica" w:hAnsi="Helvetica"/>
          <w:lang w:val="es-ES"/>
        </w:rPr>
        <w:t>your</w:t>
      </w:r>
      <w:proofErr w:type="spellEnd"/>
      <w:r w:rsidRPr="00623806">
        <w:rPr>
          <w:rFonts w:ascii="Helvetica" w:hAnsi="Helvetica"/>
          <w:lang w:val="es-ES"/>
        </w:rPr>
        <w:t xml:space="preserve"> </w:t>
      </w:r>
      <w:proofErr w:type="spellStart"/>
      <w:r w:rsidRPr="00623806">
        <w:rPr>
          <w:rFonts w:ascii="Helvetica" w:hAnsi="Helvetica"/>
          <w:lang w:val="es-ES"/>
        </w:rPr>
        <w:t>name</w:t>
      </w:r>
      <w:proofErr w:type="spellEnd"/>
      <w:r w:rsidRPr="00623806">
        <w:rPr>
          <w:rFonts w:ascii="Helvetica" w:hAnsi="Helvetica"/>
          <w:lang w:val="es-ES"/>
        </w:rPr>
        <w:t xml:space="preserve"> </w:t>
      </w:r>
      <w:proofErr w:type="spellStart"/>
      <w:r w:rsidRPr="00623806">
        <w:rPr>
          <w:rFonts w:ascii="Helvetica" w:hAnsi="Helvetica"/>
          <w:lang w:val="es-ES"/>
        </w:rPr>
        <w:t>keeps</w:t>
      </w:r>
      <w:proofErr w:type="spellEnd"/>
      <w:r w:rsidRPr="00623806">
        <w:rPr>
          <w:rFonts w:ascii="Helvetica" w:hAnsi="Helvetica"/>
          <w:lang w:val="es-ES"/>
        </w:rPr>
        <w:t xml:space="preserve"> </w:t>
      </w:r>
      <w:proofErr w:type="spellStart"/>
      <w:r w:rsidRPr="00623806">
        <w:rPr>
          <w:rFonts w:ascii="Helvetica" w:hAnsi="Helvetica"/>
          <w:lang w:val="es-ES"/>
        </w:rPr>
        <w:t>coming</w:t>
      </w:r>
      <w:proofErr w:type="spellEnd"/>
      <w:r w:rsidRPr="00623806">
        <w:rPr>
          <w:rFonts w:ascii="Helvetica" w:hAnsi="Helvetica"/>
          <w:lang w:val="es-ES"/>
        </w:rPr>
        <w:t xml:space="preserve"> up.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council</w:t>
      </w:r>
      <w:proofErr w:type="spellEnd"/>
      <w:r w:rsidRPr="00623806">
        <w:rPr>
          <w:rFonts w:ascii="Helvetica" w:hAnsi="Helvetica"/>
          <w:lang w:val="es-ES"/>
        </w:rPr>
        <w:t xml:space="preserve"> </w:t>
      </w:r>
      <w:proofErr w:type="spellStart"/>
      <w:r w:rsidRPr="00623806">
        <w:rPr>
          <w:rFonts w:ascii="Helvetica" w:hAnsi="Helvetica"/>
          <w:lang w:val="es-ES"/>
        </w:rPr>
        <w:t>rooms</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flicked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mine.</w:t>
      </w:r>
    </w:p>
    <w:p w14:paraId="23D3F299" w14:textId="25916219" w:rsidR="00DE4543" w:rsidRPr="00623806" w:rsidRDefault="00DE4543" w:rsidP="00DE4543">
      <w:pPr>
        <w:pStyle w:val="Scene"/>
        <w:spacing w:line="276" w:lineRule="auto"/>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jaw</w:t>
      </w:r>
      <w:proofErr w:type="spellEnd"/>
      <w:r w:rsidRPr="00623806">
        <w:rPr>
          <w:rFonts w:ascii="Helvetica" w:hAnsi="Helvetica"/>
          <w:lang w:val="es-ES"/>
        </w:rPr>
        <w:t xml:space="preserve"> </w:t>
      </w:r>
      <w:proofErr w:type="spellStart"/>
      <w:r w:rsidRPr="00623806">
        <w:rPr>
          <w:rFonts w:ascii="Helvetica" w:hAnsi="Helvetica"/>
          <w:lang w:val="es-ES"/>
        </w:rPr>
        <w:t>tightened</w:t>
      </w:r>
      <w:proofErr w:type="spellEnd"/>
      <w:r w:rsidRPr="00623806">
        <w:rPr>
          <w:rFonts w:ascii="Helvetica" w:hAnsi="Helvetica"/>
          <w:lang w:val="es-ES"/>
        </w:rPr>
        <w:t>.</w:t>
      </w:r>
    </w:p>
    <w:p w14:paraId="6C103810" w14:textId="09588FCD" w:rsidR="00DE4543" w:rsidRPr="00623806" w:rsidRDefault="00DE4543" w:rsidP="00DE4543">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continued</w:t>
      </w:r>
      <w:proofErr w:type="spellEnd"/>
      <w:r w:rsidRPr="00623806">
        <w:rPr>
          <w:rFonts w:ascii="Helvetica" w:hAnsi="Helvetica"/>
          <w:lang w:val="es-ES"/>
        </w:rPr>
        <w:t xml:space="preserve">, “Imagine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surprise</w:t>
      </w:r>
      <w:proofErr w:type="spellEnd"/>
      <w:r w:rsidRPr="00623806">
        <w:rPr>
          <w:rFonts w:ascii="Helvetica" w:hAnsi="Helvetica"/>
          <w:lang w:val="es-ES"/>
        </w:rPr>
        <w:t>—</w:t>
      </w:r>
      <w:proofErr w:type="spellStart"/>
      <w:r w:rsidRPr="00623806">
        <w:rPr>
          <w:rFonts w:ascii="Helvetica" w:hAnsi="Helvetica"/>
          <w:lang w:val="es-ES"/>
        </w:rPr>
        <w:t>hearing</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ever-disinterested</w:t>
      </w:r>
      <w:proofErr w:type="spellEnd"/>
      <w:r w:rsidRPr="00623806">
        <w:rPr>
          <w:rFonts w:ascii="Helvetica" w:hAnsi="Helvetica"/>
          <w:lang w:val="es-ES"/>
        </w:rPr>
        <w:t xml:space="preserve"> </w:t>
      </w:r>
      <w:proofErr w:type="spellStart"/>
      <w:r w:rsidRPr="00623806">
        <w:rPr>
          <w:rFonts w:ascii="Helvetica" w:hAnsi="Helvetica"/>
          <w:lang w:val="es-ES"/>
        </w:rPr>
        <w:t>Gunnolf</w:t>
      </w:r>
      <w:proofErr w:type="spellEnd"/>
      <w:r w:rsidRPr="00623806">
        <w:rPr>
          <w:rFonts w:ascii="Helvetica" w:hAnsi="Helvetica"/>
          <w:lang w:val="es-ES"/>
        </w:rPr>
        <w:t xml:space="preserve"> </w:t>
      </w:r>
      <w:proofErr w:type="spellStart"/>
      <w:r w:rsidRPr="00623806">
        <w:rPr>
          <w:rFonts w:ascii="Helvetica" w:hAnsi="Helvetica"/>
          <w:lang w:val="es-ES"/>
        </w:rPr>
        <w:t>might’ve</w:t>
      </w:r>
      <w:proofErr w:type="spellEnd"/>
      <w:r w:rsidRPr="00623806">
        <w:rPr>
          <w:rFonts w:ascii="Helvetica" w:hAnsi="Helvetica"/>
          <w:lang w:val="es-ES"/>
        </w:rPr>
        <w:t xml:space="preserve"> </w:t>
      </w:r>
      <w:proofErr w:type="spellStart"/>
      <w:r w:rsidRPr="00623806">
        <w:rPr>
          <w:rFonts w:ascii="Helvetica" w:hAnsi="Helvetica"/>
          <w:lang w:val="es-ES"/>
        </w:rPr>
        <w:t>found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mate.” He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word</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a </w:t>
      </w:r>
      <w:proofErr w:type="spellStart"/>
      <w:r w:rsidRPr="00623806">
        <w:rPr>
          <w:rFonts w:ascii="Helvetica" w:hAnsi="Helvetica"/>
          <w:lang w:val="es-ES"/>
        </w:rPr>
        <w:t>hint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amusement</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I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see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curiosity</w:t>
      </w:r>
      <w:proofErr w:type="spellEnd"/>
      <w:r w:rsidRPr="00623806">
        <w:rPr>
          <w:rFonts w:ascii="Helvetica" w:hAnsi="Helvetica"/>
          <w:lang w:val="es-ES"/>
        </w:rPr>
        <w:t xml:space="preserve"> </w:t>
      </w:r>
      <w:proofErr w:type="spellStart"/>
      <w:r w:rsidRPr="00623806">
        <w:rPr>
          <w:rFonts w:ascii="Helvetica" w:hAnsi="Helvetica"/>
          <w:lang w:val="es-ES"/>
        </w:rPr>
        <w:t>beneath</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façade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hunger</w:t>
      </w:r>
      <w:proofErr w:type="spellEnd"/>
      <w:r w:rsidRPr="00623806">
        <w:rPr>
          <w:rFonts w:ascii="Helvetica" w:hAnsi="Helvetica"/>
          <w:lang w:val="es-ES"/>
        </w:rPr>
        <w:t>.</w:t>
      </w:r>
    </w:p>
    <w:p w14:paraId="52E8F0AF" w14:textId="039BC170" w:rsidR="00DE4543" w:rsidRPr="00623806" w:rsidRDefault="00DE4543" w:rsidP="00DE4543">
      <w:pPr>
        <w:pStyle w:val="Scene"/>
        <w:spacing w:line="276" w:lineRule="auto"/>
        <w:jc w:val="both"/>
        <w:rPr>
          <w:rFonts w:ascii="Helvetica" w:hAnsi="Helvetica"/>
          <w:lang w:val="es-ES"/>
        </w:rPr>
      </w:pPr>
      <w:r w:rsidRPr="00623806">
        <w:rPr>
          <w:rFonts w:ascii="Helvetica" w:hAnsi="Helvetica"/>
          <w:lang w:val="es-ES"/>
        </w:rPr>
        <w:t xml:space="preserve">Aron,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young</w:t>
      </w:r>
      <w:proofErr w:type="spellEnd"/>
      <w:r w:rsidRPr="00623806">
        <w:rPr>
          <w:rFonts w:ascii="Helvetica" w:hAnsi="Helvetica"/>
          <w:lang w:val="es-ES"/>
        </w:rPr>
        <w:t xml:space="preserve"> scouts, </w:t>
      </w:r>
      <w:proofErr w:type="spellStart"/>
      <w:r w:rsidRPr="00623806">
        <w:rPr>
          <w:rFonts w:ascii="Helvetica" w:hAnsi="Helvetica"/>
          <w:lang w:val="es-ES"/>
        </w:rPr>
        <w:t>stepped</w:t>
      </w:r>
      <w:proofErr w:type="spellEnd"/>
      <w:r w:rsidRPr="00623806">
        <w:rPr>
          <w:rFonts w:ascii="Helvetica" w:hAnsi="Helvetica"/>
          <w:lang w:val="es-ES"/>
        </w:rPr>
        <w:t xml:space="preserve"> forward in </w:t>
      </w:r>
      <w:proofErr w:type="spellStart"/>
      <w:r w:rsidRPr="00623806">
        <w:rPr>
          <w:rFonts w:ascii="Helvetica" w:hAnsi="Helvetica"/>
          <w:lang w:val="es-ES"/>
        </w:rPr>
        <w:t>his</w:t>
      </w:r>
      <w:proofErr w:type="spellEnd"/>
      <w:r w:rsidRPr="00623806">
        <w:rPr>
          <w:rFonts w:ascii="Helvetica" w:hAnsi="Helvetica"/>
          <w:lang w:val="es-ES"/>
        </w:rPr>
        <w:t xml:space="preserve"> gray </w:t>
      </w:r>
      <w:proofErr w:type="spellStart"/>
      <w:r w:rsidRPr="00623806">
        <w:rPr>
          <w:rFonts w:ascii="Helvetica" w:hAnsi="Helvetica"/>
          <w:lang w:val="es-ES"/>
        </w:rPr>
        <w:t>wolf</w:t>
      </w:r>
      <w:proofErr w:type="spellEnd"/>
      <w:r w:rsidRPr="00623806">
        <w:rPr>
          <w:rFonts w:ascii="Helvetica" w:hAnsi="Helvetica"/>
          <w:lang w:val="es-ES"/>
        </w:rPr>
        <w:t xml:space="preserve"> </w:t>
      </w:r>
      <w:proofErr w:type="spellStart"/>
      <w:r w:rsidRPr="00623806">
        <w:rPr>
          <w:rFonts w:ascii="Helvetica" w:hAnsi="Helvetica"/>
          <w:lang w:val="es-ES"/>
        </w:rPr>
        <w:t>form</w:t>
      </w:r>
      <w:proofErr w:type="spellEnd"/>
      <w:r w:rsidRPr="00623806">
        <w:rPr>
          <w:rFonts w:ascii="Helvetica" w:hAnsi="Helvetica"/>
          <w:lang w:val="es-ES"/>
        </w:rPr>
        <w:t xml:space="preserve">, </w:t>
      </w:r>
      <w:proofErr w:type="spellStart"/>
      <w:r w:rsidRPr="00623806">
        <w:rPr>
          <w:rFonts w:ascii="Helvetica" w:hAnsi="Helvetica"/>
          <w:lang w:val="es-ES"/>
        </w:rPr>
        <w:t>teeth</w:t>
      </w:r>
      <w:proofErr w:type="spellEnd"/>
      <w:r w:rsidRPr="00623806">
        <w:rPr>
          <w:rFonts w:ascii="Helvetica" w:hAnsi="Helvetica"/>
          <w:lang w:val="es-ES"/>
        </w:rPr>
        <w:t xml:space="preserve"> </w:t>
      </w:r>
      <w:proofErr w:type="spellStart"/>
      <w:r w:rsidRPr="00623806">
        <w:rPr>
          <w:rFonts w:ascii="Helvetica" w:hAnsi="Helvetica"/>
          <w:lang w:val="es-ES"/>
        </w:rPr>
        <w:t>bared</w:t>
      </w:r>
      <w:proofErr w:type="spellEnd"/>
      <w:r w:rsidRPr="00623806">
        <w:rPr>
          <w:rFonts w:ascii="Helvetica" w:hAnsi="Helvetica"/>
          <w:lang w:val="es-ES"/>
        </w:rPr>
        <w:t xml:space="preserve">. I </w:t>
      </w:r>
      <w:proofErr w:type="spellStart"/>
      <w:r w:rsidRPr="00623806">
        <w:rPr>
          <w:rFonts w:ascii="Helvetica" w:hAnsi="Helvetica"/>
          <w:lang w:val="es-ES"/>
        </w:rPr>
        <w:t>flicked</w:t>
      </w:r>
      <w:proofErr w:type="spellEnd"/>
      <w:r w:rsidRPr="00623806">
        <w:rPr>
          <w:rFonts w:ascii="Helvetica" w:hAnsi="Helvetica"/>
          <w:lang w:val="es-ES"/>
        </w:rPr>
        <w:t xml:space="preserve"> a </w:t>
      </w:r>
      <w:proofErr w:type="spellStart"/>
      <w:r w:rsidRPr="00623806">
        <w:rPr>
          <w:rFonts w:ascii="Helvetica" w:hAnsi="Helvetica"/>
          <w:lang w:val="es-ES"/>
        </w:rPr>
        <w:t>hand</w:t>
      </w:r>
      <w:proofErr w:type="spellEnd"/>
      <w:r w:rsidRPr="00623806">
        <w:rPr>
          <w:rFonts w:ascii="Helvetica" w:hAnsi="Helvetica"/>
          <w:lang w:val="es-ES"/>
        </w:rPr>
        <w:t xml:space="preserve">, holding </w:t>
      </w:r>
      <w:proofErr w:type="spellStart"/>
      <w:r w:rsidRPr="00623806">
        <w:rPr>
          <w:rFonts w:ascii="Helvetica" w:hAnsi="Helvetica"/>
          <w:lang w:val="es-ES"/>
        </w:rPr>
        <w:t>him</w:t>
      </w:r>
      <w:proofErr w:type="spellEnd"/>
      <w:r w:rsidRPr="00623806">
        <w:rPr>
          <w:rFonts w:ascii="Helvetica" w:hAnsi="Helvetica"/>
          <w:lang w:val="es-ES"/>
        </w:rPr>
        <w:t xml:space="preserve"> back. William </w:t>
      </w:r>
      <w:proofErr w:type="spellStart"/>
      <w:r w:rsidRPr="00623806">
        <w:rPr>
          <w:rFonts w:ascii="Helvetica" w:hAnsi="Helvetica"/>
          <w:lang w:val="es-ES"/>
        </w:rPr>
        <w:t>raised</w:t>
      </w:r>
      <w:proofErr w:type="spellEnd"/>
      <w:r w:rsidRPr="00623806">
        <w:rPr>
          <w:rFonts w:ascii="Helvetica" w:hAnsi="Helvetica"/>
          <w:lang w:val="es-ES"/>
        </w:rPr>
        <w:t xml:space="preserve"> a </w:t>
      </w:r>
      <w:proofErr w:type="spellStart"/>
      <w:r w:rsidRPr="00623806">
        <w:rPr>
          <w:rFonts w:ascii="Helvetica" w:hAnsi="Helvetica"/>
          <w:lang w:val="es-ES"/>
        </w:rPr>
        <w:t>brow</w:t>
      </w:r>
      <w:proofErr w:type="spellEnd"/>
      <w:r w:rsidRPr="00623806">
        <w:rPr>
          <w:rFonts w:ascii="Helvetica" w:hAnsi="Helvetica"/>
          <w:lang w:val="es-ES"/>
        </w:rPr>
        <w:t xml:space="preserve"> at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gesture</w:t>
      </w:r>
      <w:proofErr w:type="spellEnd"/>
      <w:r w:rsidRPr="00623806">
        <w:rPr>
          <w:rFonts w:ascii="Helvetica" w:hAnsi="Helvetica"/>
          <w:lang w:val="es-ES"/>
        </w:rPr>
        <w:t>.</w:t>
      </w:r>
    </w:p>
    <w:p w14:paraId="65B6BC61" w14:textId="556D1C84" w:rsidR="00DE4543" w:rsidRPr="00623806" w:rsidRDefault="00DE4543" w:rsidP="00DE4543">
      <w:pPr>
        <w:pStyle w:val="Scene"/>
        <w:spacing w:line="276" w:lineRule="auto"/>
        <w:jc w:val="both"/>
        <w:rPr>
          <w:rFonts w:ascii="Helvetica" w:hAnsi="Helvetica"/>
          <w:lang w:val="es-ES"/>
        </w:rPr>
      </w:pPr>
      <w:r w:rsidRPr="00623806">
        <w:rPr>
          <w:rFonts w:ascii="Helvetica" w:hAnsi="Helvetica"/>
          <w:lang w:val="es-ES"/>
        </w:rPr>
        <w:t xml:space="preserve">“Oh? </w:t>
      </w:r>
      <w:proofErr w:type="gramStart"/>
      <w:r w:rsidRPr="00623806">
        <w:rPr>
          <w:rFonts w:ascii="Helvetica" w:hAnsi="Helvetica"/>
          <w:lang w:val="es-ES"/>
        </w:rPr>
        <w:t xml:space="preserve">No </w:t>
      </w:r>
      <w:proofErr w:type="spellStart"/>
      <w:r w:rsidRPr="00623806">
        <w:rPr>
          <w:rFonts w:ascii="Helvetica" w:hAnsi="Helvetica"/>
          <w:lang w:val="es-ES"/>
        </w:rPr>
        <w:t>bow</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time?</w:t>
      </w:r>
      <w:proofErr w:type="gramEnd"/>
      <w:r w:rsidRPr="00623806">
        <w:rPr>
          <w:rFonts w:ascii="Helvetica" w:hAnsi="Helvetica"/>
          <w:lang w:val="es-ES"/>
        </w:rPr>
        <w:t xml:space="preserve">” he </w:t>
      </w:r>
      <w:proofErr w:type="spellStart"/>
      <w:r w:rsidRPr="00623806">
        <w:rPr>
          <w:rFonts w:ascii="Helvetica" w:hAnsi="Helvetica"/>
          <w:lang w:val="es-ES"/>
        </w:rPr>
        <w:t>teased</w:t>
      </w:r>
      <w:proofErr w:type="spellEnd"/>
      <w:r w:rsidRPr="00623806">
        <w:rPr>
          <w:rFonts w:ascii="Helvetica" w:hAnsi="Helvetica"/>
          <w:lang w:val="es-ES"/>
        </w:rPr>
        <w:t>. “</w:t>
      </w:r>
      <w:proofErr w:type="spellStart"/>
      <w:r w:rsidRPr="00623806">
        <w:rPr>
          <w:rFonts w:ascii="Helvetica" w:hAnsi="Helvetica"/>
          <w:lang w:val="es-ES"/>
        </w:rPr>
        <w:t>What</w:t>
      </w:r>
      <w:proofErr w:type="spellEnd"/>
      <w:r w:rsidRPr="00623806">
        <w:rPr>
          <w:rFonts w:ascii="Helvetica" w:hAnsi="Helvetica"/>
          <w:lang w:val="es-ES"/>
        </w:rPr>
        <w:t xml:space="preserve"> </w:t>
      </w:r>
      <w:proofErr w:type="spellStart"/>
      <w:r w:rsidRPr="00623806">
        <w:rPr>
          <w:rFonts w:ascii="Helvetica" w:hAnsi="Helvetica"/>
          <w:lang w:val="es-ES"/>
        </w:rPr>
        <w:t>happened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manners</w:t>
      </w:r>
      <w:proofErr w:type="spellEnd"/>
      <w:r w:rsidRPr="00623806">
        <w:rPr>
          <w:rFonts w:ascii="Helvetica" w:hAnsi="Helvetica"/>
          <w:lang w:val="es-ES"/>
        </w:rPr>
        <w:t>?”</w:t>
      </w:r>
    </w:p>
    <w:p w14:paraId="0F8FB1B5" w14:textId="55EBE013" w:rsidR="00DE4543" w:rsidRPr="00623806" w:rsidRDefault="00DE4543" w:rsidP="00DE4543">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They</w:t>
      </w:r>
      <w:proofErr w:type="spellEnd"/>
      <w:r w:rsidRPr="00623806">
        <w:rPr>
          <w:rFonts w:ascii="Helvetica" w:hAnsi="Helvetica"/>
          <w:lang w:val="es-ES"/>
        </w:rPr>
        <w:t xml:space="preserve"> </w:t>
      </w:r>
      <w:proofErr w:type="spellStart"/>
      <w:r w:rsidRPr="00623806">
        <w:rPr>
          <w:rFonts w:ascii="Helvetica" w:hAnsi="Helvetica"/>
          <w:lang w:val="es-ES"/>
        </w:rPr>
        <w:t>ran</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last</w:t>
      </w:r>
      <w:proofErr w:type="spellEnd"/>
      <w:r w:rsidRPr="00623806">
        <w:rPr>
          <w:rFonts w:ascii="Helvetica" w:hAnsi="Helvetica"/>
          <w:lang w:val="es-ES"/>
        </w:rPr>
        <w:t xml:space="preserve"> time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dropped</w:t>
      </w:r>
      <w:proofErr w:type="spellEnd"/>
      <w:r w:rsidRPr="00623806">
        <w:rPr>
          <w:rFonts w:ascii="Helvetica" w:hAnsi="Helvetica"/>
          <w:lang w:val="es-ES"/>
        </w:rPr>
        <w:t xml:space="preserve"> </w:t>
      </w:r>
      <w:proofErr w:type="spellStart"/>
      <w:r w:rsidRPr="00623806">
        <w:rPr>
          <w:rFonts w:ascii="Helvetica" w:hAnsi="Helvetica"/>
          <w:lang w:val="es-ES"/>
        </w:rPr>
        <w:t>by</w:t>
      </w:r>
      <w:proofErr w:type="spellEnd"/>
      <w:r w:rsidRPr="00623806">
        <w:rPr>
          <w:rFonts w:ascii="Helvetica" w:hAnsi="Helvetica"/>
          <w:lang w:val="es-ES"/>
        </w:rPr>
        <w:t xml:space="preserve">’ </w:t>
      </w:r>
      <w:proofErr w:type="spellStart"/>
      <w:r w:rsidRPr="00623806">
        <w:rPr>
          <w:rFonts w:ascii="Helvetica" w:hAnsi="Helvetica"/>
          <w:lang w:val="es-ES"/>
        </w:rPr>
        <w:t>unannounced</w:t>
      </w:r>
      <w:proofErr w:type="spellEnd"/>
      <w:r w:rsidRPr="00623806">
        <w:rPr>
          <w:rFonts w:ascii="Helvetica" w:hAnsi="Helvetica"/>
          <w:lang w:val="es-ES"/>
        </w:rPr>
        <w:t xml:space="preserve"> and </w:t>
      </w:r>
      <w:proofErr w:type="spellStart"/>
      <w:r w:rsidRPr="00623806">
        <w:rPr>
          <w:rFonts w:ascii="Helvetica" w:hAnsi="Helvetica"/>
          <w:lang w:val="es-ES"/>
        </w:rPr>
        <w:t>nearly</w:t>
      </w:r>
      <w:proofErr w:type="spellEnd"/>
      <w:r w:rsidRPr="00623806">
        <w:rPr>
          <w:rFonts w:ascii="Helvetica" w:hAnsi="Helvetica"/>
          <w:lang w:val="es-ES"/>
        </w:rPr>
        <w:t xml:space="preserve"> </w:t>
      </w:r>
      <w:proofErr w:type="spellStart"/>
      <w:r w:rsidRPr="00623806">
        <w:rPr>
          <w:rFonts w:ascii="Helvetica" w:hAnsi="Helvetica"/>
          <w:lang w:val="es-ES"/>
        </w:rPr>
        <w:t>started</w:t>
      </w:r>
      <w:proofErr w:type="spellEnd"/>
      <w:r w:rsidRPr="00623806">
        <w:rPr>
          <w:rFonts w:ascii="Helvetica" w:hAnsi="Helvetica"/>
          <w:lang w:val="es-ES"/>
        </w:rPr>
        <w:t xml:space="preserve"> a </w:t>
      </w:r>
      <w:proofErr w:type="spellStart"/>
      <w:r w:rsidRPr="00623806">
        <w:rPr>
          <w:rFonts w:ascii="Helvetica" w:hAnsi="Helvetica"/>
          <w:lang w:val="es-ES"/>
        </w:rPr>
        <w:t>border</w:t>
      </w:r>
      <w:proofErr w:type="spellEnd"/>
      <w:r w:rsidRPr="00623806">
        <w:rPr>
          <w:rFonts w:ascii="Helvetica" w:hAnsi="Helvetica"/>
          <w:lang w:val="es-ES"/>
        </w:rPr>
        <w:t xml:space="preserve"> </w:t>
      </w:r>
      <w:proofErr w:type="spellStart"/>
      <w:r w:rsidRPr="00623806">
        <w:rPr>
          <w:rFonts w:ascii="Helvetica" w:hAnsi="Helvetica"/>
          <w:lang w:val="es-ES"/>
        </w:rPr>
        <w:t>war</w:t>
      </w:r>
      <w:proofErr w:type="spellEnd"/>
      <w:r w:rsidRPr="00623806">
        <w:rPr>
          <w:rFonts w:ascii="Helvetica" w:hAnsi="Helvetica"/>
          <w:lang w:val="es-ES"/>
        </w:rPr>
        <w:t>.”</w:t>
      </w:r>
    </w:p>
    <w:p w14:paraId="3D757395" w14:textId="36017B4E" w:rsidR="00DE4543" w:rsidRPr="00623806" w:rsidRDefault="00DE4543" w:rsidP="00DE4543">
      <w:pPr>
        <w:pStyle w:val="Scene"/>
        <w:spacing w:line="276" w:lineRule="auto"/>
        <w:jc w:val="both"/>
        <w:rPr>
          <w:rFonts w:ascii="Helvetica" w:hAnsi="Helvetica"/>
          <w:lang w:val="es-ES"/>
        </w:rPr>
      </w:pPr>
      <w:r w:rsidRPr="00623806">
        <w:rPr>
          <w:rFonts w:ascii="Helvetica" w:hAnsi="Helvetica"/>
          <w:lang w:val="es-ES"/>
        </w:rPr>
        <w:t xml:space="preserve">William </w:t>
      </w:r>
      <w:proofErr w:type="spellStart"/>
      <w:r w:rsidRPr="00623806">
        <w:rPr>
          <w:rFonts w:ascii="Helvetica" w:hAnsi="Helvetica"/>
          <w:lang w:val="es-ES"/>
        </w:rPr>
        <w:t>chuckled</w:t>
      </w:r>
      <w:proofErr w:type="spellEnd"/>
      <w:r w:rsidRPr="00623806">
        <w:rPr>
          <w:rFonts w:ascii="Helvetica" w:hAnsi="Helvetica"/>
          <w:lang w:val="es-ES"/>
        </w:rPr>
        <w:t>. “</w:t>
      </w:r>
      <w:proofErr w:type="spellStart"/>
      <w:r w:rsidRPr="00623806">
        <w:rPr>
          <w:rFonts w:ascii="Helvetica" w:hAnsi="Helvetica"/>
          <w:lang w:val="es-ES"/>
        </w:rPr>
        <w:t>Fair</w:t>
      </w:r>
      <w:proofErr w:type="spellEnd"/>
      <w:r w:rsidRPr="00623806">
        <w:rPr>
          <w:rFonts w:ascii="Helvetica" w:hAnsi="Helvetica"/>
          <w:lang w:val="es-ES"/>
        </w:rPr>
        <w:t>.”</w:t>
      </w:r>
    </w:p>
    <w:p w14:paraId="71FC9453" w14:textId="33CD083C" w:rsidR="00DE4543" w:rsidRPr="00623806" w:rsidRDefault="00DE4543" w:rsidP="0035271A">
      <w:pPr>
        <w:pStyle w:val="Scene"/>
        <w:spacing w:line="276" w:lineRule="auto"/>
        <w:jc w:val="both"/>
        <w:rPr>
          <w:rFonts w:ascii="Helvetica" w:hAnsi="Helvetica"/>
          <w:lang w:val="es-ES"/>
        </w:rPr>
      </w:pPr>
      <w:r w:rsidRPr="00623806">
        <w:rPr>
          <w:rFonts w:ascii="Helvetica" w:hAnsi="Helvetica"/>
          <w:lang w:val="es-ES"/>
        </w:rPr>
        <w:lastRenderedPageBreak/>
        <w:t xml:space="preserve">He </w:t>
      </w:r>
      <w:proofErr w:type="spellStart"/>
      <w:r w:rsidRPr="00623806">
        <w:rPr>
          <w:rFonts w:ascii="Helvetica" w:hAnsi="Helvetica"/>
          <w:lang w:val="es-ES"/>
        </w:rPr>
        <w:t>stepped</w:t>
      </w:r>
      <w:proofErr w:type="spellEnd"/>
      <w:r w:rsidRPr="00623806">
        <w:rPr>
          <w:rFonts w:ascii="Helvetica" w:hAnsi="Helvetica"/>
          <w:lang w:val="es-ES"/>
        </w:rPr>
        <w:t xml:space="preserve"> forward, </w:t>
      </w:r>
      <w:proofErr w:type="spellStart"/>
      <w:r w:rsidRPr="00623806">
        <w:rPr>
          <w:rFonts w:ascii="Helvetica" w:hAnsi="Helvetica"/>
          <w:lang w:val="es-ES"/>
        </w:rPr>
        <w:t>arms</w:t>
      </w:r>
      <w:proofErr w:type="spellEnd"/>
      <w:r w:rsidRPr="00623806">
        <w:rPr>
          <w:rFonts w:ascii="Helvetica" w:hAnsi="Helvetica"/>
          <w:lang w:val="es-ES"/>
        </w:rPr>
        <w:t xml:space="preserve"> spread </w:t>
      </w:r>
      <w:proofErr w:type="spellStart"/>
      <w:r w:rsidRPr="00623806">
        <w:rPr>
          <w:rFonts w:ascii="Helvetica" w:hAnsi="Helvetica"/>
          <w:lang w:val="es-ES"/>
        </w:rPr>
        <w:t>like</w:t>
      </w:r>
      <w:proofErr w:type="spellEnd"/>
      <w:r w:rsidRPr="00623806">
        <w:rPr>
          <w:rFonts w:ascii="Helvetica" w:hAnsi="Helvetica"/>
          <w:lang w:val="es-ES"/>
        </w:rPr>
        <w:t xml:space="preserve"> he </w:t>
      </w:r>
      <w:proofErr w:type="spellStart"/>
      <w:r w:rsidRPr="00623806">
        <w:rPr>
          <w:rFonts w:ascii="Helvetica" w:hAnsi="Helvetica"/>
          <w:lang w:val="es-ES"/>
        </w:rPr>
        <w:t>expected</w:t>
      </w:r>
      <w:proofErr w:type="spellEnd"/>
      <w:r w:rsidRPr="00623806">
        <w:rPr>
          <w:rFonts w:ascii="Helvetica" w:hAnsi="Helvetica"/>
          <w:lang w:val="es-ES"/>
        </w:rPr>
        <w:t xml:space="preserve"> a </w:t>
      </w:r>
      <w:proofErr w:type="spellStart"/>
      <w:r w:rsidRPr="00623806">
        <w:rPr>
          <w:rFonts w:ascii="Helvetica" w:hAnsi="Helvetica"/>
          <w:lang w:val="es-ES"/>
        </w:rPr>
        <w:t>hug</w:t>
      </w:r>
      <w:proofErr w:type="spellEnd"/>
      <w:r w:rsidRPr="00623806">
        <w:rPr>
          <w:rFonts w:ascii="Helvetica" w:hAnsi="Helvetica"/>
          <w:lang w:val="es-ES"/>
        </w:rPr>
        <w:t xml:space="preserve">. I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move</w:t>
      </w:r>
      <w:proofErr w:type="spellEnd"/>
      <w:r w:rsidRPr="00623806">
        <w:rPr>
          <w:rFonts w:ascii="Helvetica" w:hAnsi="Helvetica"/>
          <w:lang w:val="es-ES"/>
        </w:rPr>
        <w:t>—</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Gaius</w:t>
      </w:r>
      <w:proofErr w:type="spellEnd"/>
      <w:r w:rsidRPr="00623806">
        <w:rPr>
          <w:rFonts w:ascii="Helvetica" w:hAnsi="Helvetica"/>
          <w:lang w:val="es-ES"/>
        </w:rPr>
        <w:t xml:space="preserve"> </w:t>
      </w:r>
      <w:proofErr w:type="spellStart"/>
      <w:r w:rsidRPr="00623806">
        <w:rPr>
          <w:rFonts w:ascii="Helvetica" w:hAnsi="Helvetica"/>
          <w:lang w:val="es-ES"/>
        </w:rPr>
        <w:t>snarled</w:t>
      </w:r>
      <w:proofErr w:type="spellEnd"/>
      <w:r w:rsidRPr="00623806">
        <w:rPr>
          <w:rFonts w:ascii="Helvetica" w:hAnsi="Helvetica"/>
          <w:lang w:val="es-ES"/>
        </w:rPr>
        <w:t xml:space="preserve"> </w:t>
      </w:r>
      <w:proofErr w:type="spellStart"/>
      <w:r w:rsidRPr="00623806">
        <w:rPr>
          <w:rFonts w:ascii="Helvetica" w:hAnsi="Helvetica"/>
          <w:lang w:val="es-ES"/>
        </w:rPr>
        <w:t>low</w:t>
      </w:r>
      <w:proofErr w:type="spellEnd"/>
      <w:r w:rsidRPr="00623806">
        <w:rPr>
          <w:rFonts w:ascii="Helvetica" w:hAnsi="Helvetica"/>
          <w:lang w:val="es-ES"/>
        </w:rPr>
        <w:t xml:space="preserve"> in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chest</w:t>
      </w:r>
      <w:proofErr w:type="spellEnd"/>
      <w:r w:rsidRPr="00623806">
        <w:rPr>
          <w:rFonts w:ascii="Helvetica" w:hAnsi="Helvetica"/>
          <w:lang w:val="es-ES"/>
        </w:rPr>
        <w:t>. “</w:t>
      </w:r>
      <w:proofErr w:type="spellStart"/>
      <w:r w:rsidRPr="00623806">
        <w:rPr>
          <w:rFonts w:ascii="Helvetica" w:hAnsi="Helvetica"/>
          <w:lang w:val="es-ES"/>
        </w:rPr>
        <w:t>Careful</w:t>
      </w:r>
      <w:proofErr w:type="spellEnd"/>
      <w:r w:rsidRPr="00623806">
        <w:rPr>
          <w:rFonts w:ascii="Helvetica" w:hAnsi="Helvetica"/>
          <w:lang w:val="es-ES"/>
        </w:rPr>
        <w:t>.”</w:t>
      </w:r>
    </w:p>
    <w:p w14:paraId="1EF0F435" w14:textId="71E43799" w:rsidR="00DE4543" w:rsidRPr="00623806" w:rsidRDefault="00DE4543" w:rsidP="00DE4543">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held</w:t>
      </w:r>
      <w:proofErr w:type="spellEnd"/>
      <w:r w:rsidRPr="00623806">
        <w:rPr>
          <w:rFonts w:ascii="Helvetica" w:hAnsi="Helvetica"/>
          <w:lang w:val="es-ES"/>
        </w:rPr>
        <w:t xml:space="preserve"> up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hands</w:t>
      </w:r>
      <w:proofErr w:type="spellEnd"/>
      <w:r w:rsidRPr="00623806">
        <w:rPr>
          <w:rFonts w:ascii="Helvetica" w:hAnsi="Helvetica"/>
          <w:lang w:val="es-ES"/>
        </w:rPr>
        <w:t>. “</w:t>
      </w:r>
      <w:proofErr w:type="spellStart"/>
      <w:r w:rsidRPr="00623806">
        <w:rPr>
          <w:rFonts w:ascii="Helvetica" w:hAnsi="Helvetica"/>
          <w:lang w:val="es-ES"/>
        </w:rPr>
        <w:t>I’m</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here</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fight</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Gunnolf</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unless</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ask</w:t>
      </w:r>
      <w:proofErr w:type="spellEnd"/>
      <w:r w:rsidRPr="00623806">
        <w:rPr>
          <w:rFonts w:ascii="Helvetica" w:hAnsi="Helvetica"/>
          <w:lang w:val="es-ES"/>
        </w:rPr>
        <w:t xml:space="preserve"> </w:t>
      </w:r>
      <w:proofErr w:type="spellStart"/>
      <w:r w:rsidRPr="00623806">
        <w:rPr>
          <w:rFonts w:ascii="Helvetica" w:hAnsi="Helvetica"/>
          <w:lang w:val="es-ES"/>
        </w:rPr>
        <w:t>nicely</w:t>
      </w:r>
      <w:proofErr w:type="spellEnd"/>
      <w:r w:rsidRPr="00623806">
        <w:rPr>
          <w:rFonts w:ascii="Helvetica" w:hAnsi="Helvetica"/>
          <w:lang w:val="es-ES"/>
        </w:rPr>
        <w:t>.”</w:t>
      </w:r>
    </w:p>
    <w:p w14:paraId="3EA4677A" w14:textId="5B35E7BC" w:rsidR="00DE4543" w:rsidRPr="00623806" w:rsidRDefault="00DE4543" w:rsidP="00DE4543">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stepped</w:t>
      </w:r>
      <w:proofErr w:type="spellEnd"/>
      <w:r w:rsidRPr="00623806">
        <w:rPr>
          <w:rFonts w:ascii="Helvetica" w:hAnsi="Helvetica"/>
          <w:lang w:val="es-ES"/>
        </w:rPr>
        <w:t xml:space="preserve"> </w:t>
      </w:r>
      <w:proofErr w:type="spellStart"/>
      <w:r w:rsidRPr="00623806">
        <w:rPr>
          <w:rFonts w:ascii="Helvetica" w:hAnsi="Helvetica"/>
          <w:lang w:val="es-ES"/>
        </w:rPr>
        <w:t>closer</w:t>
      </w:r>
      <w:proofErr w:type="spellEnd"/>
      <w:r w:rsidRPr="00623806">
        <w:rPr>
          <w:rFonts w:ascii="Helvetica" w:hAnsi="Helvetica"/>
          <w:lang w:val="es-ES"/>
        </w:rPr>
        <w:t>. “</w:t>
      </w:r>
      <w:proofErr w:type="spellStart"/>
      <w:r w:rsidRPr="00623806">
        <w:rPr>
          <w:rFonts w:ascii="Helvetica" w:hAnsi="Helvetica"/>
          <w:lang w:val="es-ES"/>
        </w:rPr>
        <w:t>Why</w:t>
      </w:r>
      <w:proofErr w:type="spellEnd"/>
      <w:r w:rsidRPr="00623806">
        <w:rPr>
          <w:rFonts w:ascii="Helvetica" w:hAnsi="Helvetica"/>
          <w:lang w:val="es-ES"/>
        </w:rPr>
        <w:t xml:space="preserve"> are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here</w:t>
      </w:r>
      <w:proofErr w:type="spellEnd"/>
      <w:r w:rsidRPr="00623806">
        <w:rPr>
          <w:rFonts w:ascii="Helvetica" w:hAnsi="Helvetica"/>
          <w:lang w:val="es-ES"/>
        </w:rPr>
        <w:t>?”</w:t>
      </w:r>
    </w:p>
    <w:p w14:paraId="7D9C6368" w14:textId="3E07FA94" w:rsidR="00DE4543" w:rsidRPr="00623806" w:rsidRDefault="00DE4543" w:rsidP="00DE4543">
      <w:pPr>
        <w:pStyle w:val="Scene"/>
        <w:spacing w:line="276" w:lineRule="auto"/>
        <w:jc w:val="both"/>
        <w:rPr>
          <w:rFonts w:ascii="Helvetica" w:hAnsi="Helvetica"/>
          <w:lang w:val="es-ES"/>
        </w:rPr>
      </w:pP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lowered</w:t>
      </w:r>
      <w:proofErr w:type="spellEnd"/>
      <w:r w:rsidRPr="00623806">
        <w:rPr>
          <w:rFonts w:ascii="Helvetica" w:hAnsi="Helvetica"/>
          <w:lang w:val="es-ES"/>
        </w:rPr>
        <w:t xml:space="preserve">, </w:t>
      </w:r>
      <w:proofErr w:type="spellStart"/>
      <w:r w:rsidRPr="00623806">
        <w:rPr>
          <w:rFonts w:ascii="Helvetica" w:hAnsi="Helvetica"/>
          <w:lang w:val="es-ES"/>
        </w:rPr>
        <w:t>threading</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air </w:t>
      </w:r>
      <w:proofErr w:type="spellStart"/>
      <w:r w:rsidRPr="00623806">
        <w:rPr>
          <w:rFonts w:ascii="Helvetica" w:hAnsi="Helvetica"/>
          <w:lang w:val="es-ES"/>
        </w:rPr>
        <w:t>between</w:t>
      </w:r>
      <w:proofErr w:type="spellEnd"/>
      <w:r w:rsidRPr="00623806">
        <w:rPr>
          <w:rFonts w:ascii="Helvetica" w:hAnsi="Helvetica"/>
          <w:lang w:val="es-ES"/>
        </w:rPr>
        <w:t xml:space="preserve"> </w:t>
      </w:r>
      <w:proofErr w:type="spellStart"/>
      <w:r w:rsidRPr="00623806">
        <w:rPr>
          <w:rFonts w:ascii="Helvetica" w:hAnsi="Helvetica"/>
          <w:lang w:val="es-ES"/>
        </w:rPr>
        <w:t>us</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unease</w:t>
      </w:r>
      <w:proofErr w:type="spellEnd"/>
      <w:r w:rsidRPr="00623806">
        <w:rPr>
          <w:rFonts w:ascii="Helvetica" w:hAnsi="Helvetica"/>
          <w:lang w:val="es-ES"/>
        </w:rPr>
        <w:t>.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old</w:t>
      </w:r>
      <w:proofErr w:type="spellEnd"/>
      <w:r w:rsidRPr="00623806">
        <w:rPr>
          <w:rFonts w:ascii="Helvetica" w:hAnsi="Helvetica"/>
          <w:lang w:val="es-ES"/>
        </w:rPr>
        <w:t xml:space="preserve"> </w:t>
      </w:r>
      <w:proofErr w:type="spellStart"/>
      <w:r w:rsidRPr="00623806">
        <w:rPr>
          <w:rFonts w:ascii="Helvetica" w:hAnsi="Helvetica"/>
          <w:lang w:val="es-ES"/>
        </w:rPr>
        <w:t>is</w:t>
      </w:r>
      <w:proofErr w:type="spellEnd"/>
      <w:r w:rsidRPr="00623806">
        <w:rPr>
          <w:rFonts w:ascii="Helvetica" w:hAnsi="Helvetica"/>
          <w:lang w:val="es-ES"/>
        </w:rPr>
        <w:t xml:space="preserve"> </w:t>
      </w:r>
      <w:proofErr w:type="spellStart"/>
      <w:r w:rsidRPr="00623806">
        <w:rPr>
          <w:rFonts w:ascii="Helvetica" w:hAnsi="Helvetica"/>
          <w:lang w:val="es-ES"/>
        </w:rPr>
        <w:t>stirring</w:t>
      </w:r>
      <w:proofErr w:type="spellEnd"/>
      <w:r w:rsidRPr="00623806">
        <w:rPr>
          <w:rFonts w:ascii="Helvetica" w:hAnsi="Helvetica"/>
          <w:lang w:val="es-ES"/>
        </w:rPr>
        <w:t xml:space="preserve">. </w:t>
      </w:r>
      <w:proofErr w:type="spellStart"/>
      <w:r w:rsidRPr="00623806">
        <w:rPr>
          <w:rFonts w:ascii="Helvetica" w:hAnsi="Helvetica"/>
          <w:lang w:val="es-ES"/>
        </w:rPr>
        <w:t>I’ve</w:t>
      </w:r>
      <w:proofErr w:type="spellEnd"/>
      <w:r w:rsidRPr="00623806">
        <w:rPr>
          <w:rFonts w:ascii="Helvetica" w:hAnsi="Helvetica"/>
          <w:lang w:val="es-ES"/>
        </w:rPr>
        <w:t xml:space="preserve"> </w:t>
      </w:r>
      <w:proofErr w:type="spellStart"/>
      <w:r w:rsidRPr="00623806">
        <w:rPr>
          <w:rFonts w:ascii="Helvetica" w:hAnsi="Helvetica"/>
          <w:lang w:val="es-ES"/>
        </w:rPr>
        <w:t>seen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vampires </w:t>
      </w:r>
      <w:proofErr w:type="spellStart"/>
      <w:r w:rsidRPr="00623806">
        <w:rPr>
          <w:rFonts w:ascii="Helvetica" w:hAnsi="Helvetica"/>
          <w:lang w:val="es-ES"/>
        </w:rPr>
        <w:t>shifting</w:t>
      </w:r>
      <w:proofErr w:type="spellEnd"/>
      <w:r w:rsidRPr="00623806">
        <w:rPr>
          <w:rFonts w:ascii="Helvetica" w:hAnsi="Helvetica"/>
          <w:lang w:val="es-ES"/>
        </w:rPr>
        <w:t xml:space="preserve">. </w:t>
      </w:r>
      <w:proofErr w:type="spellStart"/>
      <w:r w:rsidRPr="00623806">
        <w:rPr>
          <w:rFonts w:ascii="Helvetica" w:hAnsi="Helvetica"/>
          <w:lang w:val="es-ES"/>
        </w:rPr>
        <w:t>Gathering</w:t>
      </w:r>
      <w:proofErr w:type="spellEnd"/>
      <w:r w:rsidRPr="00623806">
        <w:rPr>
          <w:rFonts w:ascii="Helvetica" w:hAnsi="Helvetica"/>
          <w:lang w:val="es-ES"/>
        </w:rPr>
        <w:t xml:space="preserve">. </w:t>
      </w:r>
      <w:proofErr w:type="spellStart"/>
      <w:r w:rsidRPr="00623806">
        <w:rPr>
          <w:rFonts w:ascii="Helvetica" w:hAnsi="Helvetica"/>
          <w:lang w:val="es-ES"/>
        </w:rPr>
        <w:t>They</w:t>
      </w:r>
      <w:proofErr w:type="spellEnd"/>
      <w:r w:rsidRPr="00623806">
        <w:rPr>
          <w:rFonts w:ascii="Helvetica" w:hAnsi="Helvetica"/>
          <w:lang w:val="es-ES"/>
        </w:rPr>
        <w:t xml:space="preserve"> </w:t>
      </w:r>
      <w:proofErr w:type="spellStart"/>
      <w:r w:rsidRPr="00623806">
        <w:rPr>
          <w:rFonts w:ascii="Helvetica" w:hAnsi="Helvetica"/>
          <w:lang w:val="es-ES"/>
        </w:rPr>
        <w:t>feel</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They</w:t>
      </w:r>
      <w:proofErr w:type="spellEnd"/>
      <w:r w:rsidRPr="00623806">
        <w:rPr>
          <w:rFonts w:ascii="Helvetica" w:hAnsi="Helvetica"/>
          <w:lang w:val="es-ES"/>
        </w:rPr>
        <w:t xml:space="preserve"> </w:t>
      </w:r>
      <w:proofErr w:type="spellStart"/>
      <w:r w:rsidRPr="00623806">
        <w:rPr>
          <w:rFonts w:ascii="Helvetica" w:hAnsi="Helvetica"/>
          <w:lang w:val="es-ES"/>
        </w:rPr>
        <w:t>don’t</w:t>
      </w:r>
      <w:proofErr w:type="spellEnd"/>
      <w:r w:rsidRPr="00623806">
        <w:rPr>
          <w:rFonts w:ascii="Helvetica" w:hAnsi="Helvetica"/>
          <w:lang w:val="es-ES"/>
        </w:rPr>
        <w:t xml:space="preserve"> </w:t>
      </w:r>
      <w:proofErr w:type="spellStart"/>
      <w:r w:rsidRPr="00623806">
        <w:rPr>
          <w:rFonts w:ascii="Helvetica" w:hAnsi="Helvetica"/>
          <w:lang w:val="es-ES"/>
        </w:rPr>
        <w:t>move</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unless</w:t>
      </w:r>
      <w:proofErr w:type="spellEnd"/>
      <w:r w:rsidRPr="00623806">
        <w:rPr>
          <w:rFonts w:ascii="Helvetica" w:hAnsi="Helvetica"/>
          <w:lang w:val="es-ES"/>
        </w:rPr>
        <w:t xml:space="preserve"> </w:t>
      </w:r>
      <w:proofErr w:type="spellStart"/>
      <w:r w:rsidRPr="00623806">
        <w:rPr>
          <w:rFonts w:ascii="Helvetica" w:hAnsi="Helvetica"/>
          <w:lang w:val="es-ES"/>
        </w:rPr>
        <w:t>destiny</w:t>
      </w:r>
      <w:proofErr w:type="spellEnd"/>
      <w:r w:rsidRPr="00623806">
        <w:rPr>
          <w:rFonts w:ascii="Helvetica" w:hAnsi="Helvetica"/>
          <w:lang w:val="es-ES"/>
        </w:rPr>
        <w:t xml:space="preserve"> moved a </w:t>
      </w:r>
      <w:proofErr w:type="spellStart"/>
      <w:r w:rsidRPr="00623806">
        <w:rPr>
          <w:rFonts w:ascii="Helvetica" w:hAnsi="Helvetica"/>
          <w:lang w:val="es-ES"/>
        </w:rPr>
        <w:t>piece</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board</w:t>
      </w:r>
      <w:proofErr w:type="spellEnd"/>
      <w:r w:rsidRPr="00623806">
        <w:rPr>
          <w:rFonts w:ascii="Helvetica" w:hAnsi="Helvetica"/>
          <w:lang w:val="es-ES"/>
        </w:rPr>
        <w:t>.”</w:t>
      </w:r>
    </w:p>
    <w:p w14:paraId="23F2788A" w14:textId="5324CD17" w:rsidR="00DE4543" w:rsidRPr="00623806" w:rsidRDefault="00DE4543" w:rsidP="00DE4543">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I’m</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who’s</w:t>
      </w:r>
      <w:proofErr w:type="spellEnd"/>
      <w:r w:rsidRPr="00623806">
        <w:rPr>
          <w:rFonts w:ascii="Helvetica" w:hAnsi="Helvetica"/>
          <w:lang w:val="es-ES"/>
        </w:rPr>
        <w:t xml:space="preserve"> </w:t>
      </w:r>
      <w:proofErr w:type="spellStart"/>
      <w:r w:rsidRPr="00623806">
        <w:rPr>
          <w:rFonts w:ascii="Helvetica" w:hAnsi="Helvetica"/>
          <w:lang w:val="es-ES"/>
        </w:rPr>
        <w:t>always</w:t>
      </w:r>
      <w:proofErr w:type="spellEnd"/>
      <w:r w:rsidRPr="00623806">
        <w:rPr>
          <w:rFonts w:ascii="Helvetica" w:hAnsi="Helvetica"/>
          <w:lang w:val="es-ES"/>
        </w:rPr>
        <w:t xml:space="preserve"> </w:t>
      </w:r>
      <w:proofErr w:type="spellStart"/>
      <w:r w:rsidRPr="00623806">
        <w:rPr>
          <w:rFonts w:ascii="Helvetica" w:hAnsi="Helvetica"/>
          <w:lang w:val="es-ES"/>
        </w:rPr>
        <w:t>needed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prove</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I </w:t>
      </w:r>
      <w:proofErr w:type="spellStart"/>
      <w:r w:rsidRPr="00623806">
        <w:rPr>
          <w:rFonts w:ascii="Helvetica" w:hAnsi="Helvetica"/>
          <w:lang w:val="es-ES"/>
        </w:rPr>
        <w:t>said</w:t>
      </w:r>
      <w:proofErr w:type="spellEnd"/>
      <w:r w:rsidRPr="00623806">
        <w:rPr>
          <w:rFonts w:ascii="Helvetica" w:hAnsi="Helvetica"/>
          <w:lang w:val="es-ES"/>
        </w:rPr>
        <w:t>.</w:t>
      </w:r>
    </w:p>
    <w:p w14:paraId="2FB69AEE" w14:textId="45DCD694" w:rsidR="00DE4543" w:rsidRPr="00623806" w:rsidRDefault="00DE4543" w:rsidP="00DE4543">
      <w:pPr>
        <w:pStyle w:val="Scene"/>
        <w:spacing w:line="276" w:lineRule="auto"/>
        <w:jc w:val="both"/>
        <w:rPr>
          <w:rFonts w:ascii="Helvetica" w:hAnsi="Helvetica"/>
          <w:lang w:val="es-ES"/>
        </w:rPr>
      </w:pPr>
      <w:proofErr w:type="spellStart"/>
      <w:r w:rsidRPr="00623806">
        <w:rPr>
          <w:rFonts w:ascii="Helvetica" w:hAnsi="Helvetica"/>
          <w:lang w:val="es-ES"/>
        </w:rPr>
        <w:t>William’s</w:t>
      </w:r>
      <w:proofErr w:type="spellEnd"/>
      <w:r w:rsidRPr="00623806">
        <w:rPr>
          <w:rFonts w:ascii="Helvetica" w:hAnsi="Helvetica"/>
          <w:lang w:val="es-ES"/>
        </w:rPr>
        <w:t xml:space="preserve"> </w:t>
      </w:r>
      <w:proofErr w:type="spellStart"/>
      <w:r w:rsidRPr="00623806">
        <w:rPr>
          <w:rFonts w:ascii="Helvetica" w:hAnsi="Helvetica"/>
          <w:lang w:val="es-ES"/>
        </w:rPr>
        <w:t>smirk</w:t>
      </w:r>
      <w:proofErr w:type="spellEnd"/>
      <w:r w:rsidRPr="00623806">
        <w:rPr>
          <w:rFonts w:ascii="Helvetica" w:hAnsi="Helvetica"/>
          <w:lang w:val="es-ES"/>
        </w:rPr>
        <w:t xml:space="preserve"> </w:t>
      </w:r>
      <w:proofErr w:type="spellStart"/>
      <w:r w:rsidRPr="00623806">
        <w:rPr>
          <w:rFonts w:ascii="Helvetica" w:hAnsi="Helvetica"/>
          <w:lang w:val="es-ES"/>
        </w:rPr>
        <w:t>faltered</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briefest</w:t>
      </w:r>
      <w:proofErr w:type="spellEnd"/>
      <w:r w:rsidRPr="00623806">
        <w:rPr>
          <w:rFonts w:ascii="Helvetica" w:hAnsi="Helvetica"/>
          <w:lang w:val="es-ES"/>
        </w:rPr>
        <w:t xml:space="preserve"> </w:t>
      </w:r>
      <w:proofErr w:type="spellStart"/>
      <w:r w:rsidRPr="00623806">
        <w:rPr>
          <w:rFonts w:ascii="Helvetica" w:hAnsi="Helvetica"/>
          <w:lang w:val="es-ES"/>
        </w:rPr>
        <w:t>second</w:t>
      </w:r>
      <w:proofErr w:type="spellEnd"/>
      <w:r w:rsidRPr="00623806">
        <w:rPr>
          <w:rFonts w:ascii="Helvetica" w:hAnsi="Helvetica"/>
          <w:lang w:val="es-ES"/>
        </w:rPr>
        <w:t>.</w:t>
      </w:r>
    </w:p>
    <w:p w14:paraId="59840F1D" w14:textId="4420C2D5" w:rsidR="00DE4543" w:rsidRPr="00623806" w:rsidRDefault="00DE4543" w:rsidP="00DE4543">
      <w:pPr>
        <w:pStyle w:val="Scene"/>
        <w:spacing w:line="276" w:lineRule="auto"/>
        <w:jc w:val="both"/>
        <w:rPr>
          <w:rFonts w:ascii="Helvetica" w:hAnsi="Helvetica"/>
          <w:lang w:val="es-ES"/>
        </w:rPr>
      </w:pPr>
      <w:proofErr w:type="spellStart"/>
      <w:r w:rsidRPr="00623806">
        <w:rPr>
          <w:rFonts w:ascii="Helvetica" w:hAnsi="Helvetica"/>
          <w:lang w:val="es-ES"/>
        </w:rPr>
        <w:t>Then</w:t>
      </w:r>
      <w:proofErr w:type="spellEnd"/>
      <w:r w:rsidRPr="00623806">
        <w:rPr>
          <w:rFonts w:ascii="Helvetica" w:hAnsi="Helvetica"/>
          <w:lang w:val="es-ES"/>
        </w:rPr>
        <w:t xml:space="preserve"> he </w:t>
      </w:r>
      <w:proofErr w:type="spellStart"/>
      <w:r w:rsidRPr="00623806">
        <w:rPr>
          <w:rFonts w:ascii="Helvetica" w:hAnsi="Helvetica"/>
          <w:lang w:val="es-ES"/>
        </w:rPr>
        <w:t>stepped</w:t>
      </w:r>
      <w:proofErr w:type="spellEnd"/>
      <w:r w:rsidRPr="00623806">
        <w:rPr>
          <w:rFonts w:ascii="Helvetica" w:hAnsi="Helvetica"/>
          <w:lang w:val="es-ES"/>
        </w:rPr>
        <w:t xml:space="preserve"> forward, </w:t>
      </w:r>
      <w:proofErr w:type="spellStart"/>
      <w:r w:rsidRPr="00623806">
        <w:rPr>
          <w:rFonts w:ascii="Helvetica" w:hAnsi="Helvetica"/>
          <w:lang w:val="es-ES"/>
        </w:rPr>
        <w:t>just</w:t>
      </w:r>
      <w:proofErr w:type="spellEnd"/>
      <w:r w:rsidRPr="00623806">
        <w:rPr>
          <w:rFonts w:ascii="Helvetica" w:hAnsi="Helvetica"/>
          <w:lang w:val="es-ES"/>
        </w:rPr>
        <w:t xml:space="preserve"> once.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threatening</w:t>
      </w:r>
      <w:proofErr w:type="spellEnd"/>
      <w:r w:rsidRPr="00623806">
        <w:rPr>
          <w:rFonts w:ascii="Helvetica" w:hAnsi="Helvetica"/>
          <w:lang w:val="es-ES"/>
        </w:rPr>
        <w:t>—</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close</w:t>
      </w:r>
      <w:proofErr w:type="spellEnd"/>
      <w:r w:rsidRPr="00623806">
        <w:rPr>
          <w:rFonts w:ascii="Helvetica" w:hAnsi="Helvetica"/>
          <w:lang w:val="es-ES"/>
        </w:rPr>
        <w:t xml:space="preserve"> </w:t>
      </w:r>
      <w:proofErr w:type="spellStart"/>
      <w:r w:rsidRPr="00623806">
        <w:rPr>
          <w:rFonts w:ascii="Helvetica" w:hAnsi="Helvetica"/>
          <w:lang w:val="es-ES"/>
        </w:rPr>
        <w:t>enough</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murmur</w:t>
      </w:r>
      <w:proofErr w:type="spellEnd"/>
      <w:r w:rsidRPr="00623806">
        <w:rPr>
          <w:rFonts w:ascii="Helvetica" w:hAnsi="Helvetica"/>
          <w:lang w:val="es-ES"/>
        </w:rPr>
        <w:t>, “</w:t>
      </w:r>
      <w:proofErr w:type="spellStart"/>
      <w:r w:rsidRPr="00623806">
        <w:rPr>
          <w:rFonts w:ascii="Helvetica" w:hAnsi="Helvetica"/>
          <w:lang w:val="es-ES"/>
        </w:rPr>
        <w:t>When</w:t>
      </w:r>
      <w:proofErr w:type="spellEnd"/>
      <w:r w:rsidRPr="00623806">
        <w:rPr>
          <w:rFonts w:ascii="Helvetica" w:hAnsi="Helvetica"/>
          <w:lang w:val="es-ES"/>
        </w:rPr>
        <w:t xml:space="preserve"> I </w:t>
      </w:r>
      <w:proofErr w:type="spellStart"/>
      <w:r w:rsidRPr="00623806">
        <w:rPr>
          <w:rFonts w:ascii="Helvetica" w:hAnsi="Helvetica"/>
          <w:lang w:val="es-ES"/>
        </w:rPr>
        <w:t>find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Luna, I </w:t>
      </w:r>
      <w:proofErr w:type="spellStart"/>
      <w:r w:rsidRPr="00623806">
        <w:rPr>
          <w:rFonts w:ascii="Helvetica" w:hAnsi="Helvetica"/>
          <w:lang w:val="es-ES"/>
        </w:rPr>
        <w:t>won’t</w:t>
      </w:r>
      <w:proofErr w:type="spellEnd"/>
      <w:r w:rsidRPr="00623806">
        <w:rPr>
          <w:rFonts w:ascii="Helvetica" w:hAnsi="Helvetica"/>
          <w:lang w:val="es-ES"/>
        </w:rPr>
        <w:t xml:space="preserve"> </w:t>
      </w:r>
      <w:proofErr w:type="spellStart"/>
      <w:r w:rsidRPr="00623806">
        <w:rPr>
          <w:rFonts w:ascii="Helvetica" w:hAnsi="Helvetica"/>
          <w:lang w:val="es-ES"/>
        </w:rPr>
        <w:t>hide</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trees</w:t>
      </w:r>
      <w:proofErr w:type="spellEnd"/>
      <w:r w:rsidRPr="00623806">
        <w:rPr>
          <w:rFonts w:ascii="Helvetica" w:hAnsi="Helvetica"/>
          <w:lang w:val="es-ES"/>
        </w:rPr>
        <w:t>.”</w:t>
      </w:r>
    </w:p>
    <w:p w14:paraId="7580B171" w14:textId="37DF41C4" w:rsidR="00DE4543" w:rsidRPr="00623806" w:rsidRDefault="00DE4543" w:rsidP="00DE4543">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narrowed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“And </w:t>
      </w:r>
      <w:proofErr w:type="spellStart"/>
      <w:r w:rsidRPr="00623806">
        <w:rPr>
          <w:rFonts w:ascii="Helvetica" w:hAnsi="Helvetica"/>
          <w:lang w:val="es-ES"/>
        </w:rPr>
        <w:t>when</w:t>
      </w:r>
      <w:proofErr w:type="spellEnd"/>
      <w:r w:rsidRPr="00623806">
        <w:rPr>
          <w:rFonts w:ascii="Helvetica" w:hAnsi="Helvetica"/>
          <w:lang w:val="es-ES"/>
        </w:rPr>
        <w:t xml:space="preserve"> I </w:t>
      </w:r>
      <w:proofErr w:type="spellStart"/>
      <w:r w:rsidRPr="00623806">
        <w:rPr>
          <w:rFonts w:ascii="Helvetica" w:hAnsi="Helvetica"/>
          <w:lang w:val="es-ES"/>
        </w:rPr>
        <w:t>claim</w:t>
      </w:r>
      <w:proofErr w:type="spellEnd"/>
      <w:r w:rsidRPr="00623806">
        <w:rPr>
          <w:rFonts w:ascii="Helvetica" w:hAnsi="Helvetica"/>
          <w:lang w:val="es-ES"/>
        </w:rPr>
        <w:t xml:space="preserve"> mine,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won’t</w:t>
      </w:r>
      <w:proofErr w:type="spellEnd"/>
      <w:r w:rsidRPr="00623806">
        <w:rPr>
          <w:rFonts w:ascii="Helvetica" w:hAnsi="Helvetica"/>
          <w:lang w:val="es-ES"/>
        </w:rPr>
        <w:t xml:space="preserve"> be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gramStart"/>
      <w:r w:rsidRPr="00623806">
        <w:rPr>
          <w:rFonts w:ascii="Helvetica" w:hAnsi="Helvetica"/>
          <w:lang w:val="es-ES"/>
        </w:rPr>
        <w:t>show</w:t>
      </w:r>
      <w:proofErr w:type="gramEnd"/>
      <w:r w:rsidRPr="00623806">
        <w:rPr>
          <w:rFonts w:ascii="Helvetica" w:hAnsi="Helvetica"/>
          <w:lang w:val="es-ES"/>
        </w:rPr>
        <w:t>.”</w:t>
      </w:r>
    </w:p>
    <w:p w14:paraId="396AA3E5" w14:textId="0AEAD49F" w:rsidR="00DE4543" w:rsidRPr="00623806" w:rsidRDefault="00DE4543" w:rsidP="00DE4543">
      <w:pPr>
        <w:pStyle w:val="Scene"/>
        <w:spacing w:line="276" w:lineRule="auto"/>
        <w:jc w:val="both"/>
        <w:rPr>
          <w:rFonts w:ascii="Helvetica" w:hAnsi="Helvetica"/>
          <w:lang w:val="es-ES"/>
        </w:rPr>
      </w:pPr>
      <w:proofErr w:type="spellStart"/>
      <w:r w:rsidRPr="00623806">
        <w:rPr>
          <w:rFonts w:ascii="Helvetica" w:hAnsi="Helvetica"/>
          <w:lang w:val="es-ES"/>
        </w:rPr>
        <w:t>William's</w:t>
      </w:r>
      <w:proofErr w:type="spellEnd"/>
      <w:r w:rsidRPr="00623806">
        <w:rPr>
          <w:rFonts w:ascii="Helvetica" w:hAnsi="Helvetica"/>
          <w:lang w:val="es-ES"/>
        </w:rPr>
        <w:t xml:space="preserve"> </w:t>
      </w:r>
      <w:proofErr w:type="spellStart"/>
      <w:r w:rsidRPr="00623806">
        <w:rPr>
          <w:rFonts w:ascii="Helvetica" w:hAnsi="Helvetica"/>
          <w:lang w:val="es-ES"/>
        </w:rPr>
        <w:t>lips</w:t>
      </w:r>
      <w:proofErr w:type="spellEnd"/>
      <w:r w:rsidRPr="00623806">
        <w:rPr>
          <w:rFonts w:ascii="Helvetica" w:hAnsi="Helvetica"/>
          <w:lang w:val="es-ES"/>
        </w:rPr>
        <w:t xml:space="preserve"> curve </w:t>
      </w:r>
      <w:proofErr w:type="spellStart"/>
      <w:r w:rsidRPr="00623806">
        <w:rPr>
          <w:rFonts w:ascii="Helvetica" w:hAnsi="Helvetica"/>
          <w:lang w:val="es-ES"/>
        </w:rPr>
        <w:t>into</w:t>
      </w:r>
      <w:proofErr w:type="spellEnd"/>
      <w:r w:rsidRPr="00623806">
        <w:rPr>
          <w:rFonts w:ascii="Helvetica" w:hAnsi="Helvetica"/>
          <w:lang w:val="es-ES"/>
        </w:rPr>
        <w:t xml:space="preserve"> a </w:t>
      </w:r>
      <w:proofErr w:type="spellStart"/>
      <w:r w:rsidRPr="00623806">
        <w:rPr>
          <w:rFonts w:ascii="Helvetica" w:hAnsi="Helvetica"/>
          <w:lang w:val="es-ES"/>
        </w:rPr>
        <w:t>slow</w:t>
      </w:r>
      <w:proofErr w:type="spellEnd"/>
      <w:r w:rsidRPr="00623806">
        <w:rPr>
          <w:rFonts w:ascii="Helvetica" w:hAnsi="Helvetica"/>
          <w:lang w:val="es-ES"/>
        </w:rPr>
        <w:t xml:space="preserve"> </w:t>
      </w:r>
      <w:proofErr w:type="spellStart"/>
      <w:r w:rsidRPr="00623806">
        <w:rPr>
          <w:rFonts w:ascii="Helvetica" w:hAnsi="Helvetica"/>
          <w:lang w:val="es-ES"/>
        </w:rPr>
        <w:t>smirk</w:t>
      </w:r>
      <w:proofErr w:type="spellEnd"/>
      <w:r w:rsidRPr="00623806">
        <w:rPr>
          <w:rFonts w:ascii="Helvetica" w:hAnsi="Helvetica"/>
          <w:lang w:val="es-ES"/>
        </w:rPr>
        <w:t xml:space="preserve">. “So,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haven’t</w:t>
      </w:r>
      <w:proofErr w:type="spellEnd"/>
      <w:r w:rsidRPr="00623806">
        <w:rPr>
          <w:rFonts w:ascii="Helvetica" w:hAnsi="Helvetica"/>
          <w:lang w:val="es-ES"/>
        </w:rPr>
        <w:t xml:space="preserve"> </w:t>
      </w:r>
      <w:proofErr w:type="spellStart"/>
      <w:r w:rsidRPr="00623806">
        <w:rPr>
          <w:rFonts w:ascii="Helvetica" w:hAnsi="Helvetica"/>
          <w:lang w:val="es-ES"/>
        </w:rPr>
        <w:t>claimed</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yet</w:t>
      </w:r>
      <w:proofErr w:type="spellEnd"/>
      <w:r w:rsidRPr="00623806">
        <w:rPr>
          <w:rFonts w:ascii="Helvetica" w:hAnsi="Helvetica"/>
          <w:lang w:val="es-ES"/>
        </w:rPr>
        <w:t>.”</w:t>
      </w:r>
    </w:p>
    <w:p w14:paraId="6921ED60" w14:textId="6DEB981F" w:rsidR="00DE4543" w:rsidRPr="00623806" w:rsidRDefault="00DE4543" w:rsidP="00DE4543">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stiffened</w:t>
      </w:r>
      <w:proofErr w:type="spellEnd"/>
      <w:r w:rsidRPr="00623806">
        <w:rPr>
          <w:rFonts w:ascii="Helvetica" w:hAnsi="Helvetica"/>
          <w:lang w:val="es-ES"/>
        </w:rPr>
        <w:t>. “</w:t>
      </w:r>
      <w:proofErr w:type="spellStart"/>
      <w:r w:rsidRPr="00623806">
        <w:rPr>
          <w:rFonts w:ascii="Helvetica" w:hAnsi="Helvetica"/>
          <w:lang w:val="es-ES"/>
        </w:rPr>
        <w:t>Stay</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business</w:t>
      </w:r>
      <w:proofErr w:type="spellEnd"/>
      <w:r w:rsidRPr="00623806">
        <w:rPr>
          <w:rFonts w:ascii="Helvetica" w:hAnsi="Helvetica"/>
          <w:lang w:val="es-ES"/>
        </w:rPr>
        <w:t>.”</w:t>
      </w:r>
    </w:p>
    <w:p w14:paraId="6D9910B9" w14:textId="0237DE98" w:rsidR="00DE4543" w:rsidRPr="00623806" w:rsidRDefault="00DE4543" w:rsidP="00DE4543">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Your</w:t>
      </w:r>
      <w:proofErr w:type="spellEnd"/>
      <w:r w:rsidRPr="00623806">
        <w:rPr>
          <w:rFonts w:ascii="Helvetica" w:hAnsi="Helvetica"/>
          <w:lang w:val="es-ES"/>
        </w:rPr>
        <w:t xml:space="preserve"> </w:t>
      </w:r>
      <w:proofErr w:type="spellStart"/>
      <w:r w:rsidRPr="00623806">
        <w:rPr>
          <w:rFonts w:ascii="Helvetica" w:hAnsi="Helvetica"/>
          <w:lang w:val="es-ES"/>
        </w:rPr>
        <w:t>business</w:t>
      </w:r>
      <w:proofErr w:type="spellEnd"/>
      <w:r w:rsidRPr="00623806">
        <w:rPr>
          <w:rFonts w:ascii="Helvetica" w:hAnsi="Helvetica"/>
          <w:lang w:val="es-ES"/>
        </w:rPr>
        <w:t xml:space="preserve"> </w:t>
      </w:r>
      <w:proofErr w:type="spellStart"/>
      <w:r w:rsidRPr="00623806">
        <w:rPr>
          <w:rFonts w:ascii="Helvetica" w:hAnsi="Helvetica"/>
          <w:lang w:val="es-ES"/>
        </w:rPr>
        <w:t>is</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kingdom</w:t>
      </w:r>
      <w:proofErr w:type="spellEnd"/>
      <w:r w:rsidRPr="00623806">
        <w:rPr>
          <w:rFonts w:ascii="Helvetica" w:hAnsi="Helvetica"/>
          <w:lang w:val="es-ES"/>
        </w:rPr>
        <w:t xml:space="preserve">, </w:t>
      </w:r>
      <w:proofErr w:type="spellStart"/>
      <w:r w:rsidRPr="00623806">
        <w:rPr>
          <w:rFonts w:ascii="Helvetica" w:hAnsi="Helvetica"/>
          <w:lang w:val="es-ES"/>
        </w:rPr>
        <w:t>Gunnolf</w:t>
      </w:r>
      <w:proofErr w:type="spellEnd"/>
      <w:r w:rsidRPr="00623806">
        <w:rPr>
          <w:rFonts w:ascii="Helvetica" w:hAnsi="Helvetica"/>
          <w:lang w:val="es-ES"/>
        </w:rPr>
        <w:t xml:space="preserve">,” he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sharper</w:t>
      </w:r>
      <w:proofErr w:type="spellEnd"/>
      <w:r w:rsidRPr="00623806">
        <w:rPr>
          <w:rFonts w:ascii="Helvetica" w:hAnsi="Helvetica"/>
          <w:lang w:val="es-ES"/>
        </w:rPr>
        <w:t xml:space="preserve"> </w:t>
      </w:r>
      <w:proofErr w:type="spellStart"/>
      <w:r w:rsidRPr="00623806">
        <w:rPr>
          <w:rFonts w:ascii="Helvetica" w:hAnsi="Helvetica"/>
          <w:lang w:val="es-ES"/>
        </w:rPr>
        <w:t>now</w:t>
      </w:r>
      <w:proofErr w:type="spellEnd"/>
      <w:r w:rsidRPr="00623806">
        <w:rPr>
          <w:rFonts w:ascii="Helvetica" w:hAnsi="Helvetica"/>
          <w:lang w:val="es-ES"/>
        </w:rPr>
        <w:t>.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may</w:t>
      </w:r>
      <w:proofErr w:type="spellEnd"/>
      <w:r w:rsidRPr="00623806">
        <w:rPr>
          <w:rFonts w:ascii="Helvetica" w:hAnsi="Helvetica"/>
          <w:lang w:val="es-ES"/>
        </w:rPr>
        <w:t xml:space="preserve"> </w:t>
      </w:r>
      <w:proofErr w:type="spellStart"/>
      <w:r w:rsidRPr="00623806">
        <w:rPr>
          <w:rFonts w:ascii="Helvetica" w:hAnsi="Helvetica"/>
          <w:lang w:val="es-ES"/>
        </w:rPr>
        <w:t>have</w:t>
      </w:r>
      <w:proofErr w:type="spellEnd"/>
      <w:r w:rsidRPr="00623806">
        <w:rPr>
          <w:rFonts w:ascii="Helvetica" w:hAnsi="Helvetica"/>
          <w:lang w:val="es-ES"/>
        </w:rPr>
        <w:t xml:space="preserve"> </w:t>
      </w:r>
      <w:proofErr w:type="spellStart"/>
      <w:r w:rsidRPr="00623806">
        <w:rPr>
          <w:rFonts w:ascii="Helvetica" w:hAnsi="Helvetica"/>
          <w:lang w:val="es-ES"/>
        </w:rPr>
        <w:t>lost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crown</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don’t</w:t>
      </w:r>
      <w:proofErr w:type="spellEnd"/>
      <w:r w:rsidRPr="00623806">
        <w:rPr>
          <w:rFonts w:ascii="Helvetica" w:hAnsi="Helvetica"/>
          <w:lang w:val="es-ES"/>
        </w:rPr>
        <w:t xml:space="preserve"> </w:t>
      </w:r>
      <w:proofErr w:type="spellStart"/>
      <w:r w:rsidRPr="00623806">
        <w:rPr>
          <w:rFonts w:ascii="Helvetica" w:hAnsi="Helvetica"/>
          <w:lang w:val="es-ES"/>
        </w:rPr>
        <w:t>think</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a </w:t>
      </w:r>
      <w:proofErr w:type="spellStart"/>
      <w:r w:rsidRPr="00623806">
        <w:rPr>
          <w:rFonts w:ascii="Helvetica" w:hAnsi="Helvetica"/>
          <w:lang w:val="es-ES"/>
        </w:rPr>
        <w:t>second</w:t>
      </w:r>
      <w:proofErr w:type="spellEnd"/>
      <w:r w:rsidRPr="00623806">
        <w:rPr>
          <w:rFonts w:ascii="Helvetica" w:hAnsi="Helvetica"/>
          <w:lang w:val="es-ES"/>
        </w:rPr>
        <w:t xml:space="preserve"> I </w:t>
      </w:r>
      <w:proofErr w:type="spellStart"/>
      <w:r w:rsidRPr="00623806">
        <w:rPr>
          <w:rFonts w:ascii="Helvetica" w:hAnsi="Helvetica"/>
          <w:lang w:val="es-ES"/>
        </w:rPr>
        <w:t>don’t</w:t>
      </w:r>
      <w:proofErr w:type="spellEnd"/>
      <w:r w:rsidRPr="00623806">
        <w:rPr>
          <w:rFonts w:ascii="Helvetica" w:hAnsi="Helvetica"/>
          <w:lang w:val="es-ES"/>
        </w:rPr>
        <w:t xml:space="preserve"> </w:t>
      </w:r>
      <w:proofErr w:type="spellStart"/>
      <w:r w:rsidRPr="00623806">
        <w:rPr>
          <w:rFonts w:ascii="Helvetica" w:hAnsi="Helvetica"/>
          <w:lang w:val="es-ES"/>
        </w:rPr>
        <w:t>know</w:t>
      </w:r>
      <w:proofErr w:type="spellEnd"/>
      <w:r w:rsidRPr="00623806">
        <w:rPr>
          <w:rFonts w:ascii="Helvetica" w:hAnsi="Helvetica"/>
          <w:lang w:val="es-ES"/>
        </w:rPr>
        <w:t xml:space="preserve"> </w:t>
      </w:r>
      <w:proofErr w:type="spellStart"/>
      <w:r w:rsidRPr="00623806">
        <w:rPr>
          <w:rFonts w:ascii="Helvetica" w:hAnsi="Helvetica"/>
          <w:lang w:val="es-ES"/>
        </w:rPr>
        <w:t>what</w:t>
      </w:r>
      <w:proofErr w:type="spellEnd"/>
      <w:r w:rsidRPr="00623806">
        <w:rPr>
          <w:rFonts w:ascii="Helvetica" w:hAnsi="Helvetica"/>
          <w:lang w:val="es-ES"/>
        </w:rPr>
        <w:t xml:space="preserve"> </w:t>
      </w:r>
      <w:proofErr w:type="spellStart"/>
      <w:r w:rsidRPr="00623806">
        <w:rPr>
          <w:rFonts w:ascii="Helvetica" w:hAnsi="Helvetica"/>
          <w:lang w:val="es-ES"/>
        </w:rPr>
        <w:t>you’re</w:t>
      </w:r>
      <w:proofErr w:type="spellEnd"/>
      <w:r w:rsidRPr="00623806">
        <w:rPr>
          <w:rFonts w:ascii="Helvetica" w:hAnsi="Helvetica"/>
          <w:lang w:val="es-ES"/>
        </w:rPr>
        <w:t xml:space="preserve"> </w:t>
      </w:r>
      <w:proofErr w:type="spellStart"/>
      <w:r w:rsidRPr="00623806">
        <w:rPr>
          <w:rFonts w:ascii="Helvetica" w:hAnsi="Helvetica"/>
          <w:lang w:val="es-ES"/>
        </w:rPr>
        <w:t>capable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w:t>
      </w:r>
    </w:p>
    <w:p w14:paraId="7F0B58F7" w14:textId="34630DF7" w:rsidR="00DE4543" w:rsidRPr="00623806" w:rsidRDefault="00DE4543" w:rsidP="00DE4543">
      <w:pPr>
        <w:pStyle w:val="Scene"/>
        <w:spacing w:line="276" w:lineRule="auto"/>
        <w:jc w:val="both"/>
        <w:rPr>
          <w:rFonts w:ascii="Helvetica" w:hAnsi="Helvetica"/>
          <w:lang w:val="es-ES"/>
        </w:rPr>
      </w:pPr>
      <w:proofErr w:type="spellStart"/>
      <w:r w:rsidRPr="00623806">
        <w:rPr>
          <w:rFonts w:ascii="Helvetica" w:hAnsi="Helvetica"/>
          <w:lang w:val="es-ES"/>
        </w:rPr>
        <w:t>Finally</w:t>
      </w:r>
      <w:proofErr w:type="spellEnd"/>
      <w:r w:rsidRPr="00623806">
        <w:rPr>
          <w:rFonts w:ascii="Helvetica" w:hAnsi="Helvetica"/>
          <w:lang w:val="es-ES"/>
        </w:rPr>
        <w:t xml:space="preserve">, William </w:t>
      </w:r>
      <w:proofErr w:type="spellStart"/>
      <w:r w:rsidRPr="00623806">
        <w:rPr>
          <w:rFonts w:ascii="Helvetica" w:hAnsi="Helvetica"/>
          <w:lang w:val="es-ES"/>
        </w:rPr>
        <w:t>gave</w:t>
      </w:r>
      <w:proofErr w:type="spellEnd"/>
      <w:r w:rsidRPr="00623806">
        <w:rPr>
          <w:rFonts w:ascii="Helvetica" w:hAnsi="Helvetica"/>
          <w:lang w:val="es-ES"/>
        </w:rPr>
        <w:t xml:space="preserve"> a </w:t>
      </w:r>
      <w:proofErr w:type="spellStart"/>
      <w:r w:rsidRPr="00623806">
        <w:rPr>
          <w:rFonts w:ascii="Helvetica" w:hAnsi="Helvetica"/>
          <w:lang w:val="es-ES"/>
        </w:rPr>
        <w:t>small</w:t>
      </w:r>
      <w:proofErr w:type="spellEnd"/>
      <w:r w:rsidRPr="00623806">
        <w:rPr>
          <w:rFonts w:ascii="Helvetica" w:hAnsi="Helvetica"/>
          <w:lang w:val="es-ES"/>
        </w:rPr>
        <w:t xml:space="preserve">, </w:t>
      </w:r>
      <w:proofErr w:type="spellStart"/>
      <w:r w:rsidRPr="00623806">
        <w:rPr>
          <w:rFonts w:ascii="Helvetica" w:hAnsi="Helvetica"/>
          <w:lang w:val="es-ES"/>
        </w:rPr>
        <w:t>half-smile</w:t>
      </w:r>
      <w:proofErr w:type="spellEnd"/>
      <w:r w:rsidRPr="00623806">
        <w:rPr>
          <w:rFonts w:ascii="Helvetica" w:hAnsi="Helvetica"/>
          <w:lang w:val="es-ES"/>
        </w:rPr>
        <w:t>. “</w:t>
      </w:r>
      <w:proofErr w:type="spellStart"/>
      <w:r w:rsidRPr="00623806">
        <w:rPr>
          <w:rFonts w:ascii="Helvetica" w:hAnsi="Helvetica"/>
          <w:lang w:val="es-ES"/>
        </w:rPr>
        <w:t>You</w:t>
      </w:r>
      <w:proofErr w:type="spellEnd"/>
      <w:r w:rsidRPr="00623806">
        <w:rPr>
          <w:rFonts w:ascii="Helvetica" w:hAnsi="Helvetica"/>
          <w:lang w:val="es-ES"/>
        </w:rPr>
        <w:t xml:space="preserve"> and I—</w:t>
      </w:r>
      <w:proofErr w:type="spellStart"/>
      <w:r w:rsidRPr="00623806">
        <w:rPr>
          <w:rFonts w:ascii="Helvetica" w:hAnsi="Helvetica"/>
          <w:lang w:val="es-ES"/>
        </w:rPr>
        <w:t>we</w:t>
      </w:r>
      <w:proofErr w:type="spellEnd"/>
      <w:r w:rsidRPr="00623806">
        <w:rPr>
          <w:rFonts w:ascii="Helvetica" w:hAnsi="Helvetica"/>
          <w:lang w:val="es-ES"/>
        </w:rPr>
        <w:t xml:space="preserve"> </w:t>
      </w:r>
      <w:proofErr w:type="spellStart"/>
      <w:r w:rsidRPr="00623806">
        <w:rPr>
          <w:rFonts w:ascii="Helvetica" w:hAnsi="Helvetica"/>
          <w:lang w:val="es-ES"/>
        </w:rPr>
        <w:t>don’t</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each</w:t>
      </w:r>
      <w:proofErr w:type="spellEnd"/>
      <w:r w:rsidRPr="00623806">
        <w:rPr>
          <w:rFonts w:ascii="Helvetica" w:hAnsi="Helvetica"/>
          <w:lang w:val="es-ES"/>
        </w:rPr>
        <w:t xml:space="preserve"> </w:t>
      </w:r>
      <w:proofErr w:type="spellStart"/>
      <w:r w:rsidRPr="00623806">
        <w:rPr>
          <w:rFonts w:ascii="Helvetica" w:hAnsi="Helvetica"/>
          <w:lang w:val="es-ES"/>
        </w:rPr>
        <w:t>other</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we</w:t>
      </w:r>
      <w:proofErr w:type="spellEnd"/>
      <w:r w:rsidRPr="00623806">
        <w:rPr>
          <w:rFonts w:ascii="Helvetica" w:hAnsi="Helvetica"/>
          <w:lang w:val="es-ES"/>
        </w:rPr>
        <w:t xml:space="preserve"> </w:t>
      </w:r>
      <w:proofErr w:type="spellStart"/>
      <w:r w:rsidRPr="00623806">
        <w:rPr>
          <w:rFonts w:ascii="Helvetica" w:hAnsi="Helvetica"/>
          <w:lang w:val="es-ES"/>
        </w:rPr>
        <w:t>need</w:t>
      </w:r>
      <w:proofErr w:type="spellEnd"/>
      <w:r w:rsidRPr="00623806">
        <w:rPr>
          <w:rFonts w:ascii="Helvetica" w:hAnsi="Helvetica"/>
          <w:lang w:val="es-ES"/>
        </w:rPr>
        <w:t xml:space="preserve"> </w:t>
      </w:r>
      <w:proofErr w:type="spellStart"/>
      <w:r w:rsidRPr="00623806">
        <w:rPr>
          <w:rFonts w:ascii="Helvetica" w:hAnsi="Helvetica"/>
          <w:lang w:val="es-ES"/>
        </w:rPr>
        <w:t>each</w:t>
      </w:r>
      <w:proofErr w:type="spellEnd"/>
      <w:r w:rsidRPr="00623806">
        <w:rPr>
          <w:rFonts w:ascii="Helvetica" w:hAnsi="Helvetica"/>
          <w:lang w:val="es-ES"/>
        </w:rPr>
        <w:t xml:space="preserve"> </w:t>
      </w:r>
      <w:proofErr w:type="spellStart"/>
      <w:r w:rsidRPr="00623806">
        <w:rPr>
          <w:rFonts w:ascii="Helvetica" w:hAnsi="Helvetica"/>
          <w:lang w:val="es-ES"/>
        </w:rPr>
        <w:t>other</w:t>
      </w:r>
      <w:proofErr w:type="spellEnd"/>
      <w:r w:rsidRPr="00623806">
        <w:rPr>
          <w:rFonts w:ascii="Helvetica" w:hAnsi="Helvetica"/>
          <w:lang w:val="es-ES"/>
        </w:rPr>
        <w:t>.”</w:t>
      </w:r>
    </w:p>
    <w:p w14:paraId="2ED386D6" w14:textId="571B7EAB" w:rsidR="00DE4543" w:rsidRPr="00623806" w:rsidRDefault="00DE4543" w:rsidP="00DE4543">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stared</w:t>
      </w:r>
      <w:proofErr w:type="spellEnd"/>
      <w:r w:rsidRPr="00623806">
        <w:rPr>
          <w:rFonts w:ascii="Helvetica" w:hAnsi="Helvetica"/>
          <w:lang w:val="es-ES"/>
        </w:rPr>
        <w:t xml:space="preserve"> at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jaw</w:t>
      </w:r>
      <w:proofErr w:type="spellEnd"/>
      <w:r w:rsidRPr="00623806">
        <w:rPr>
          <w:rFonts w:ascii="Helvetica" w:hAnsi="Helvetica"/>
          <w:lang w:val="es-ES"/>
        </w:rPr>
        <w:t xml:space="preserve"> </w:t>
      </w:r>
      <w:proofErr w:type="spellStart"/>
      <w:r w:rsidRPr="00623806">
        <w:rPr>
          <w:rFonts w:ascii="Helvetica" w:hAnsi="Helvetica"/>
          <w:lang w:val="es-ES"/>
        </w:rPr>
        <w:t>tight</w:t>
      </w:r>
      <w:proofErr w:type="spellEnd"/>
      <w:r w:rsidRPr="00623806">
        <w:rPr>
          <w:rFonts w:ascii="Helvetica" w:hAnsi="Helvetica"/>
          <w:lang w:val="es-ES"/>
        </w:rPr>
        <w:t>. “</w:t>
      </w:r>
      <w:proofErr w:type="spellStart"/>
      <w:r w:rsidRPr="00623806">
        <w:rPr>
          <w:rFonts w:ascii="Helvetica" w:hAnsi="Helvetica"/>
          <w:lang w:val="es-ES"/>
        </w:rPr>
        <w:t>Is</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your</w:t>
      </w:r>
      <w:proofErr w:type="spellEnd"/>
      <w:r w:rsidRPr="00623806">
        <w:rPr>
          <w:rFonts w:ascii="Helvetica" w:hAnsi="Helvetica"/>
          <w:lang w:val="es-ES"/>
        </w:rPr>
        <w:t xml:space="preserve"> </w:t>
      </w:r>
      <w:proofErr w:type="spellStart"/>
      <w:r w:rsidRPr="00623806">
        <w:rPr>
          <w:rFonts w:ascii="Helvetica" w:hAnsi="Helvetica"/>
          <w:lang w:val="es-ES"/>
        </w:rPr>
        <w:t>way</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saying</w:t>
      </w:r>
      <w:proofErr w:type="spellEnd"/>
      <w:r w:rsidRPr="00623806">
        <w:rPr>
          <w:rFonts w:ascii="Helvetica" w:hAnsi="Helvetica"/>
          <w:lang w:val="es-ES"/>
        </w:rPr>
        <w:t xml:space="preserve"> </w:t>
      </w:r>
      <w:proofErr w:type="spellStart"/>
      <w:r w:rsidRPr="00623806">
        <w:rPr>
          <w:rFonts w:ascii="Helvetica" w:hAnsi="Helvetica"/>
          <w:lang w:val="es-ES"/>
        </w:rPr>
        <w:t>you’ll</w:t>
      </w:r>
      <w:proofErr w:type="spellEnd"/>
      <w:r w:rsidRPr="00623806">
        <w:rPr>
          <w:rFonts w:ascii="Helvetica" w:hAnsi="Helvetica"/>
          <w:lang w:val="es-ES"/>
        </w:rPr>
        <w:t xml:space="preserve"> </w:t>
      </w:r>
      <w:proofErr w:type="spellStart"/>
      <w:r w:rsidRPr="00623806">
        <w:rPr>
          <w:rFonts w:ascii="Helvetica" w:hAnsi="Helvetica"/>
          <w:lang w:val="es-ES"/>
        </w:rPr>
        <w:t>behave</w:t>
      </w:r>
      <w:proofErr w:type="spellEnd"/>
      <w:r w:rsidRPr="00623806">
        <w:rPr>
          <w:rFonts w:ascii="Helvetica" w:hAnsi="Helvetica"/>
          <w:lang w:val="es-ES"/>
        </w:rPr>
        <w:t>?”</w:t>
      </w:r>
    </w:p>
    <w:p w14:paraId="0BB50DB0" w14:textId="54D750F8" w:rsidR="00DE4543" w:rsidRPr="00623806" w:rsidRDefault="00DE4543" w:rsidP="00DE4543">
      <w:pPr>
        <w:pStyle w:val="Scene"/>
        <w:spacing w:line="276" w:lineRule="auto"/>
        <w:jc w:val="both"/>
        <w:rPr>
          <w:rFonts w:ascii="Helvetica" w:hAnsi="Helvetica"/>
          <w:lang w:val="es-ES"/>
        </w:rPr>
      </w:pP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grin</w:t>
      </w:r>
      <w:proofErr w:type="spellEnd"/>
      <w:r w:rsidRPr="00623806">
        <w:rPr>
          <w:rFonts w:ascii="Helvetica" w:hAnsi="Helvetica"/>
          <w:lang w:val="es-ES"/>
        </w:rPr>
        <w:t xml:space="preserve"> </w:t>
      </w:r>
      <w:proofErr w:type="spellStart"/>
      <w:r w:rsidRPr="00623806">
        <w:rPr>
          <w:rFonts w:ascii="Helvetica" w:hAnsi="Helvetica"/>
          <w:lang w:val="es-ES"/>
        </w:rPr>
        <w:t>returned</w:t>
      </w:r>
      <w:proofErr w:type="spellEnd"/>
      <w:r w:rsidRPr="00623806">
        <w:rPr>
          <w:rFonts w:ascii="Helvetica" w:hAnsi="Helvetica"/>
          <w:lang w:val="es-ES"/>
        </w:rPr>
        <w:t xml:space="preserve">, </w:t>
      </w:r>
      <w:proofErr w:type="spellStart"/>
      <w:r w:rsidRPr="00623806">
        <w:rPr>
          <w:rFonts w:ascii="Helvetica" w:hAnsi="Helvetica"/>
          <w:lang w:val="es-ES"/>
        </w:rPr>
        <w:t>sharp</w:t>
      </w:r>
      <w:proofErr w:type="spellEnd"/>
      <w:r w:rsidRPr="00623806">
        <w:rPr>
          <w:rFonts w:ascii="Helvetica" w:hAnsi="Helvetica"/>
          <w:lang w:val="es-ES"/>
        </w:rPr>
        <w:t xml:space="preserve"> as </w:t>
      </w:r>
      <w:proofErr w:type="spellStart"/>
      <w:r w:rsidRPr="00623806">
        <w:rPr>
          <w:rFonts w:ascii="Helvetica" w:hAnsi="Helvetica"/>
          <w:lang w:val="es-ES"/>
        </w:rPr>
        <w:t>ever</w:t>
      </w:r>
      <w:proofErr w:type="spellEnd"/>
      <w:r w:rsidRPr="00623806">
        <w:rPr>
          <w:rFonts w:ascii="Helvetica" w:hAnsi="Helvetica"/>
          <w:lang w:val="es-ES"/>
        </w:rPr>
        <w:t xml:space="preserve">. “No.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I’ll</w:t>
      </w:r>
      <w:proofErr w:type="spellEnd"/>
      <w:r w:rsidRPr="00623806">
        <w:rPr>
          <w:rFonts w:ascii="Helvetica" w:hAnsi="Helvetica"/>
          <w:lang w:val="es-ES"/>
        </w:rPr>
        <w:t xml:space="preserve"> </w:t>
      </w:r>
      <w:proofErr w:type="spellStart"/>
      <w:r w:rsidRPr="00623806">
        <w:rPr>
          <w:rFonts w:ascii="Helvetica" w:hAnsi="Helvetica"/>
          <w:lang w:val="es-ES"/>
        </w:rPr>
        <w:t>warn</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before</w:t>
      </w:r>
      <w:proofErr w:type="spellEnd"/>
      <w:r w:rsidRPr="00623806">
        <w:rPr>
          <w:rFonts w:ascii="Helvetica" w:hAnsi="Helvetica"/>
          <w:lang w:val="es-ES"/>
        </w:rPr>
        <w:t xml:space="preserve"> I </w:t>
      </w:r>
      <w:proofErr w:type="spellStart"/>
      <w:r w:rsidRPr="00623806">
        <w:rPr>
          <w:rFonts w:ascii="Helvetica" w:hAnsi="Helvetica"/>
          <w:lang w:val="es-ES"/>
        </w:rPr>
        <w:t>misbehave</w:t>
      </w:r>
      <w:proofErr w:type="spellEnd"/>
      <w:r w:rsidRPr="00623806">
        <w:rPr>
          <w:rFonts w:ascii="Helvetica" w:hAnsi="Helvetica"/>
          <w:lang w:val="es-ES"/>
        </w:rPr>
        <w:t>.”</w:t>
      </w:r>
    </w:p>
    <w:p w14:paraId="51FDE5E8" w14:textId="634A14AE" w:rsidR="00DE4543" w:rsidRPr="00623806" w:rsidRDefault="00DE4543" w:rsidP="00DE4543">
      <w:pPr>
        <w:pStyle w:val="Scene"/>
        <w:spacing w:line="276" w:lineRule="auto"/>
        <w:jc w:val="both"/>
        <w:rPr>
          <w:rFonts w:ascii="Helvetica" w:hAnsi="Helvetica"/>
          <w:lang w:val="es-ES"/>
        </w:rPr>
      </w:pPr>
      <w:proofErr w:type="spellStart"/>
      <w:r w:rsidRPr="00623806">
        <w:rPr>
          <w:rFonts w:ascii="Helvetica" w:hAnsi="Helvetica"/>
          <w:lang w:val="es-ES"/>
        </w:rPr>
        <w:t>Finally</w:t>
      </w:r>
      <w:proofErr w:type="spellEnd"/>
      <w:r w:rsidRPr="00623806">
        <w:rPr>
          <w:rFonts w:ascii="Helvetica" w:hAnsi="Helvetica"/>
          <w:lang w:val="es-ES"/>
        </w:rPr>
        <w:t xml:space="preserve">, William </w:t>
      </w:r>
      <w:proofErr w:type="spellStart"/>
      <w:r w:rsidRPr="00623806">
        <w:rPr>
          <w:rFonts w:ascii="Helvetica" w:hAnsi="Helvetica"/>
          <w:lang w:val="es-ES"/>
        </w:rPr>
        <w:t>gave</w:t>
      </w:r>
      <w:proofErr w:type="spellEnd"/>
      <w:r w:rsidRPr="00623806">
        <w:rPr>
          <w:rFonts w:ascii="Helvetica" w:hAnsi="Helvetica"/>
          <w:lang w:val="es-ES"/>
        </w:rPr>
        <w:t xml:space="preserve"> a </w:t>
      </w:r>
      <w:proofErr w:type="spellStart"/>
      <w:r w:rsidRPr="00623806">
        <w:rPr>
          <w:rFonts w:ascii="Helvetica" w:hAnsi="Helvetica"/>
          <w:lang w:val="es-ES"/>
        </w:rPr>
        <w:t>sharp</w:t>
      </w:r>
      <w:proofErr w:type="spellEnd"/>
      <w:r w:rsidRPr="00623806">
        <w:rPr>
          <w:rFonts w:ascii="Helvetica" w:hAnsi="Helvetica"/>
          <w:lang w:val="es-ES"/>
        </w:rPr>
        <w:t xml:space="preserve">, </w:t>
      </w:r>
      <w:proofErr w:type="spellStart"/>
      <w:r w:rsidRPr="00623806">
        <w:rPr>
          <w:rFonts w:ascii="Helvetica" w:hAnsi="Helvetica"/>
          <w:lang w:val="es-ES"/>
        </w:rPr>
        <w:t>half-laugh</w:t>
      </w:r>
      <w:proofErr w:type="spellEnd"/>
      <w:r w:rsidRPr="00623806">
        <w:rPr>
          <w:rFonts w:ascii="Helvetica" w:hAnsi="Helvetica"/>
          <w:lang w:val="es-ES"/>
        </w:rPr>
        <w:t>.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sharp</w:t>
      </w:r>
      <w:proofErr w:type="spellEnd"/>
      <w:r w:rsidRPr="00623806">
        <w:rPr>
          <w:rFonts w:ascii="Helvetica" w:hAnsi="Helvetica"/>
          <w:lang w:val="es-ES"/>
        </w:rPr>
        <w:t xml:space="preserve">, </w:t>
      </w:r>
      <w:proofErr w:type="spellStart"/>
      <w:r w:rsidRPr="00623806">
        <w:rPr>
          <w:rFonts w:ascii="Helvetica" w:hAnsi="Helvetica"/>
          <w:lang w:val="es-ES"/>
        </w:rPr>
        <w:t>Gunnolf</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dangerous</w:t>
      </w:r>
      <w:proofErr w:type="spellEnd"/>
      <w:r w:rsidRPr="00623806">
        <w:rPr>
          <w:rFonts w:ascii="Helvetica" w:hAnsi="Helvetica"/>
          <w:lang w:val="es-ES"/>
        </w:rPr>
        <w:t xml:space="preserve">. Good.” He </w:t>
      </w:r>
      <w:proofErr w:type="spellStart"/>
      <w:r w:rsidRPr="00623806">
        <w:rPr>
          <w:rFonts w:ascii="Helvetica" w:hAnsi="Helvetica"/>
          <w:lang w:val="es-ES"/>
        </w:rPr>
        <w:t>stepped</w:t>
      </w:r>
      <w:proofErr w:type="spellEnd"/>
      <w:r w:rsidRPr="00623806">
        <w:rPr>
          <w:rFonts w:ascii="Helvetica" w:hAnsi="Helvetica"/>
          <w:lang w:val="es-ES"/>
        </w:rPr>
        <w:t xml:space="preserve"> back, </w:t>
      </w:r>
      <w:proofErr w:type="spellStart"/>
      <w:r w:rsidRPr="00623806">
        <w:rPr>
          <w:rFonts w:ascii="Helvetica" w:hAnsi="Helvetica"/>
          <w:lang w:val="es-ES"/>
        </w:rPr>
        <w:t>turning</w:t>
      </w:r>
      <w:proofErr w:type="spellEnd"/>
      <w:r w:rsidRPr="00623806">
        <w:rPr>
          <w:rFonts w:ascii="Helvetica" w:hAnsi="Helvetica"/>
          <w:lang w:val="es-ES"/>
        </w:rPr>
        <w:t xml:space="preserve"> </w:t>
      </w:r>
      <w:proofErr w:type="spellStart"/>
      <w:r w:rsidRPr="00623806">
        <w:rPr>
          <w:rFonts w:ascii="Helvetica" w:hAnsi="Helvetica"/>
          <w:lang w:val="es-ES"/>
        </w:rPr>
        <w:lastRenderedPageBreak/>
        <w:t>toward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trees</w:t>
      </w:r>
      <w:proofErr w:type="spellEnd"/>
      <w:r w:rsidRPr="00623806">
        <w:rPr>
          <w:rFonts w:ascii="Helvetica" w:hAnsi="Helvetica"/>
          <w:lang w:val="es-ES"/>
        </w:rPr>
        <w:t xml:space="preserve">. He </w:t>
      </w:r>
      <w:proofErr w:type="spellStart"/>
      <w:r w:rsidRPr="00623806">
        <w:rPr>
          <w:rFonts w:ascii="Helvetica" w:hAnsi="Helvetica"/>
          <w:lang w:val="es-ES"/>
        </w:rPr>
        <w:t>didn’t</w:t>
      </w:r>
      <w:proofErr w:type="spellEnd"/>
      <w:r w:rsidRPr="00623806">
        <w:rPr>
          <w:rFonts w:ascii="Helvetica" w:hAnsi="Helvetica"/>
          <w:lang w:val="es-ES"/>
        </w:rPr>
        <w:t xml:space="preserve"> shift </w:t>
      </w:r>
      <w:proofErr w:type="spellStart"/>
      <w:r w:rsidRPr="00623806">
        <w:rPr>
          <w:rFonts w:ascii="Helvetica" w:hAnsi="Helvetica"/>
          <w:lang w:val="es-ES"/>
        </w:rPr>
        <w:t>this</w:t>
      </w:r>
      <w:proofErr w:type="spellEnd"/>
      <w:r w:rsidRPr="00623806">
        <w:rPr>
          <w:rFonts w:ascii="Helvetica" w:hAnsi="Helvetica"/>
          <w:lang w:val="es-ES"/>
        </w:rPr>
        <w:t xml:space="preserve"> time—he </w:t>
      </w:r>
      <w:proofErr w:type="spellStart"/>
      <w:r w:rsidRPr="00623806">
        <w:rPr>
          <w:rFonts w:ascii="Helvetica" w:hAnsi="Helvetica"/>
          <w:lang w:val="es-ES"/>
        </w:rPr>
        <w:t>simply</w:t>
      </w:r>
      <w:proofErr w:type="spellEnd"/>
      <w:r w:rsidRPr="00623806">
        <w:rPr>
          <w:rFonts w:ascii="Helvetica" w:hAnsi="Helvetica"/>
          <w:lang w:val="es-ES"/>
        </w:rPr>
        <w:t xml:space="preserve"> </w:t>
      </w:r>
      <w:proofErr w:type="spellStart"/>
      <w:r w:rsidRPr="00623806">
        <w:rPr>
          <w:rFonts w:ascii="Helvetica" w:hAnsi="Helvetica"/>
          <w:lang w:val="es-ES"/>
        </w:rPr>
        <w:t>vanished</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dark</w:t>
      </w:r>
      <w:proofErr w:type="spellEnd"/>
      <w:r w:rsidRPr="00623806">
        <w:rPr>
          <w:rFonts w:ascii="Helvetica" w:hAnsi="Helvetica"/>
          <w:lang w:val="es-ES"/>
        </w:rPr>
        <w:t>.</w:t>
      </w:r>
    </w:p>
    <w:p w14:paraId="3A6F679B" w14:textId="5BC1AE8D" w:rsidR="00DE4543" w:rsidRPr="00623806" w:rsidRDefault="00DE4543" w:rsidP="0035271A">
      <w:pPr>
        <w:pStyle w:val="Scene"/>
        <w:spacing w:line="276" w:lineRule="auto"/>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though</w:t>
      </w:r>
      <w:proofErr w:type="spellEnd"/>
      <w:r w:rsidRPr="00623806">
        <w:rPr>
          <w:rFonts w:ascii="Helvetica" w:hAnsi="Helvetica"/>
          <w:lang w:val="es-ES"/>
        </w:rPr>
        <w:t xml:space="preserve"> I </w:t>
      </w:r>
      <w:proofErr w:type="spellStart"/>
      <w:r w:rsidRPr="00623806">
        <w:rPr>
          <w:rFonts w:ascii="Helvetica" w:hAnsi="Helvetica"/>
          <w:lang w:val="es-ES"/>
        </w:rPr>
        <w:t>stood</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heart</w:t>
      </w:r>
      <w:proofErr w:type="spellEnd"/>
      <w:r w:rsidRPr="00623806">
        <w:rPr>
          <w:rFonts w:ascii="Helvetica" w:hAnsi="Helvetica"/>
          <w:lang w:val="es-ES"/>
        </w:rPr>
        <w:t xml:space="preserve"> </w:t>
      </w:r>
      <w:proofErr w:type="spellStart"/>
      <w:r w:rsidRPr="00623806">
        <w:rPr>
          <w:rFonts w:ascii="Helvetica" w:hAnsi="Helvetica"/>
          <w:lang w:val="es-ES"/>
        </w:rPr>
        <w:t>thundered</w:t>
      </w:r>
      <w:proofErr w:type="spellEnd"/>
      <w:r w:rsidRPr="00623806">
        <w:rPr>
          <w:rFonts w:ascii="Helvetica" w:hAnsi="Helvetica"/>
          <w:lang w:val="es-ES"/>
        </w:rPr>
        <w:t xml:space="preserve"> in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chest</w:t>
      </w:r>
      <w:proofErr w:type="spellEnd"/>
      <w:r w:rsidRPr="00623806">
        <w:rPr>
          <w:rFonts w:ascii="Helvetica" w:hAnsi="Helvetica"/>
          <w:lang w:val="es-ES"/>
        </w:rPr>
        <w:t>.</w:t>
      </w:r>
    </w:p>
    <w:p w14:paraId="4BF922DB" w14:textId="2C084834" w:rsidR="00DE4543" w:rsidRPr="00623806" w:rsidRDefault="00DE4543" w:rsidP="00DE4543">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know</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name</w:t>
      </w:r>
      <w:proofErr w:type="spellEnd"/>
      <w:r w:rsidRPr="00623806">
        <w:rPr>
          <w:rFonts w:ascii="Helvetica" w:hAnsi="Helvetica"/>
          <w:lang w:val="es-ES"/>
        </w:rPr>
        <w:t>.</w:t>
      </w:r>
    </w:p>
    <w:p w14:paraId="34AE2D05" w14:textId="54C6C96F" w:rsidR="00DE4543" w:rsidRPr="00623806" w:rsidRDefault="00DE4543" w:rsidP="00DE4543">
      <w:pPr>
        <w:pStyle w:val="Scene"/>
        <w:spacing w:line="276" w:lineRule="auto"/>
        <w:jc w:val="both"/>
        <w:rPr>
          <w:rFonts w:ascii="Helvetica" w:hAnsi="Helvetica"/>
          <w:lang w:val="es-ES"/>
        </w:rPr>
      </w:pP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only</w:t>
      </w:r>
      <w:proofErr w:type="spellEnd"/>
      <w:r w:rsidRPr="00623806">
        <w:rPr>
          <w:rFonts w:ascii="Helvetica" w:hAnsi="Helvetica"/>
          <w:lang w:val="es-ES"/>
        </w:rPr>
        <w:t xml:space="preserve"> a </w:t>
      </w:r>
      <w:proofErr w:type="spellStart"/>
      <w:r w:rsidRPr="00623806">
        <w:rPr>
          <w:rFonts w:ascii="Helvetica" w:hAnsi="Helvetica"/>
          <w:lang w:val="es-ES"/>
        </w:rPr>
        <w:t>matter</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time.</w:t>
      </w:r>
    </w:p>
    <w:p w14:paraId="7B22E490" w14:textId="2D7BFAFF" w:rsidR="00DE4543" w:rsidRPr="00623806" w:rsidRDefault="00DE4543" w:rsidP="00DE4543">
      <w:pPr>
        <w:pStyle w:val="Scene"/>
        <w:spacing w:line="276" w:lineRule="auto"/>
        <w:jc w:val="both"/>
        <w:rPr>
          <w:rFonts w:ascii="Helvetica" w:hAnsi="Helvetica"/>
          <w:i/>
          <w:iCs/>
          <w:lang w:val="es-ES"/>
        </w:rPr>
      </w:pPr>
      <w:proofErr w:type="spellStart"/>
      <w:r w:rsidRPr="00623806">
        <w:rPr>
          <w:rFonts w:ascii="Helvetica" w:hAnsi="Helvetica"/>
          <w:i/>
          <w:iCs/>
          <w:lang w:val="es-ES"/>
        </w:rPr>
        <w:t>Why</w:t>
      </w:r>
      <w:proofErr w:type="spellEnd"/>
      <w:r w:rsidRPr="00623806">
        <w:rPr>
          <w:rFonts w:ascii="Helvetica" w:hAnsi="Helvetica"/>
          <w:i/>
          <w:iCs/>
          <w:lang w:val="es-ES"/>
        </w:rPr>
        <w:t xml:space="preserve">, </w:t>
      </w:r>
      <w:proofErr w:type="gramStart"/>
      <w:r w:rsidRPr="00623806">
        <w:rPr>
          <w:rFonts w:ascii="Helvetica" w:hAnsi="Helvetica"/>
          <w:i/>
          <w:iCs/>
          <w:lang w:val="es-ES"/>
        </w:rPr>
        <w:t xml:space="preserve">I </w:t>
      </w:r>
      <w:proofErr w:type="spellStart"/>
      <w:r w:rsidRPr="00623806">
        <w:rPr>
          <w:rFonts w:ascii="Helvetica" w:hAnsi="Helvetica"/>
          <w:i/>
          <w:iCs/>
          <w:lang w:val="es-ES"/>
        </w:rPr>
        <w:t>didn't</w:t>
      </w:r>
      <w:proofErr w:type="spellEnd"/>
      <w:r w:rsidRPr="00623806">
        <w:rPr>
          <w:rFonts w:ascii="Helvetica" w:hAnsi="Helvetica"/>
          <w:i/>
          <w:iCs/>
          <w:lang w:val="es-ES"/>
        </w:rPr>
        <w:t xml:space="preserve"> </w:t>
      </w:r>
      <w:proofErr w:type="spellStart"/>
      <w:r w:rsidRPr="00623806">
        <w:rPr>
          <w:rFonts w:ascii="Helvetica" w:hAnsi="Helvetica"/>
          <w:i/>
          <w:iCs/>
          <w:lang w:val="es-ES"/>
        </w:rPr>
        <w:t>know</w:t>
      </w:r>
      <w:proofErr w:type="spellEnd"/>
      <w:r w:rsidRPr="00623806">
        <w:rPr>
          <w:rFonts w:ascii="Helvetica" w:hAnsi="Helvetica"/>
          <w:i/>
          <w:iCs/>
          <w:lang w:val="es-ES"/>
        </w:rPr>
        <w:t xml:space="preserve"> </w:t>
      </w:r>
      <w:proofErr w:type="spellStart"/>
      <w:r w:rsidRPr="00623806">
        <w:rPr>
          <w:rFonts w:ascii="Helvetica" w:hAnsi="Helvetica"/>
          <w:i/>
          <w:iCs/>
          <w:lang w:val="es-ES"/>
        </w:rPr>
        <w:t>this</w:t>
      </w:r>
      <w:proofErr w:type="spellEnd"/>
      <w:r w:rsidRPr="00623806">
        <w:rPr>
          <w:rFonts w:ascii="Helvetica" w:hAnsi="Helvetica"/>
          <w:lang w:val="es-ES"/>
        </w:rPr>
        <w:t>, Josh!</w:t>
      </w:r>
      <w:proofErr w:type="gramEnd"/>
      <w:r w:rsidRPr="00623806">
        <w:rPr>
          <w:rFonts w:ascii="Helvetica" w:hAnsi="Helvetica"/>
          <w:lang w:val="es-ES"/>
        </w:rPr>
        <w:t xml:space="preserve"> I </w:t>
      </w:r>
      <w:proofErr w:type="spellStart"/>
      <w:r w:rsidRPr="00623806">
        <w:rPr>
          <w:rFonts w:ascii="Helvetica" w:hAnsi="Helvetica"/>
          <w:lang w:val="es-ES"/>
        </w:rPr>
        <w:t>mind</w:t>
      </w:r>
      <w:proofErr w:type="spellEnd"/>
      <w:r w:rsidRPr="00623806">
        <w:rPr>
          <w:rFonts w:ascii="Helvetica" w:hAnsi="Helvetica"/>
          <w:lang w:val="es-ES"/>
        </w:rPr>
        <w:t>-</w:t>
      </w:r>
      <w:proofErr w:type="gramStart"/>
      <w:r w:rsidRPr="00623806">
        <w:rPr>
          <w:rFonts w:ascii="Helvetica" w:hAnsi="Helvetica"/>
          <w:lang w:val="es-ES"/>
        </w:rPr>
        <w:t>link</w:t>
      </w:r>
      <w:proofErr w:type="gram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beta. </w:t>
      </w:r>
      <w:proofErr w:type="spellStart"/>
      <w:r w:rsidRPr="00623806">
        <w:rPr>
          <w:rFonts w:ascii="Helvetica" w:hAnsi="Helvetica"/>
          <w:i/>
          <w:iCs/>
          <w:lang w:val="es-ES"/>
        </w:rPr>
        <w:t>These</w:t>
      </w:r>
      <w:proofErr w:type="spellEnd"/>
      <w:r w:rsidRPr="00623806">
        <w:rPr>
          <w:rFonts w:ascii="Helvetica" w:hAnsi="Helvetica"/>
          <w:i/>
          <w:iCs/>
          <w:lang w:val="es-ES"/>
        </w:rPr>
        <w:t xml:space="preserve"> are </w:t>
      </w:r>
      <w:proofErr w:type="spellStart"/>
      <w:r w:rsidRPr="00623806">
        <w:rPr>
          <w:rFonts w:ascii="Helvetica" w:hAnsi="Helvetica"/>
          <w:i/>
          <w:iCs/>
          <w:lang w:val="es-ES"/>
        </w:rPr>
        <w:t>the</w:t>
      </w:r>
      <w:proofErr w:type="spellEnd"/>
      <w:r w:rsidRPr="00623806">
        <w:rPr>
          <w:rFonts w:ascii="Helvetica" w:hAnsi="Helvetica"/>
          <w:i/>
          <w:iCs/>
          <w:lang w:val="es-ES"/>
        </w:rPr>
        <w:t xml:space="preserve"> </w:t>
      </w:r>
      <w:proofErr w:type="spellStart"/>
      <w:r w:rsidR="00A00F3C" w:rsidRPr="00623806">
        <w:rPr>
          <w:rFonts w:ascii="Helvetica" w:hAnsi="Helvetica"/>
          <w:i/>
          <w:iCs/>
          <w:lang w:val="es-ES"/>
        </w:rPr>
        <w:t>types</w:t>
      </w:r>
      <w:proofErr w:type="spellEnd"/>
      <w:r w:rsidRPr="00623806">
        <w:rPr>
          <w:rFonts w:ascii="Helvetica" w:hAnsi="Helvetica"/>
          <w:i/>
          <w:iCs/>
          <w:lang w:val="es-ES"/>
        </w:rPr>
        <w:t xml:space="preserve"> </w:t>
      </w:r>
      <w:proofErr w:type="spellStart"/>
      <w:r w:rsidRPr="00623806">
        <w:rPr>
          <w:rFonts w:ascii="Helvetica" w:hAnsi="Helvetica"/>
          <w:i/>
          <w:iCs/>
          <w:lang w:val="es-ES"/>
        </w:rPr>
        <w:t>of</w:t>
      </w:r>
      <w:proofErr w:type="spellEnd"/>
      <w:r w:rsidRPr="00623806">
        <w:rPr>
          <w:rFonts w:ascii="Helvetica" w:hAnsi="Helvetica"/>
          <w:i/>
          <w:iCs/>
          <w:lang w:val="es-ES"/>
        </w:rPr>
        <w:t xml:space="preserve"> </w:t>
      </w:r>
      <w:proofErr w:type="spellStart"/>
      <w:r w:rsidRPr="00623806">
        <w:rPr>
          <w:rFonts w:ascii="Helvetica" w:hAnsi="Helvetica"/>
          <w:i/>
          <w:iCs/>
          <w:lang w:val="es-ES"/>
        </w:rPr>
        <w:t>things</w:t>
      </w:r>
      <w:proofErr w:type="spellEnd"/>
      <w:r w:rsidRPr="00623806">
        <w:rPr>
          <w:rFonts w:ascii="Helvetica" w:hAnsi="Helvetica"/>
          <w:i/>
          <w:iCs/>
          <w:lang w:val="es-ES"/>
        </w:rPr>
        <w:t xml:space="preserve"> I </w:t>
      </w:r>
      <w:proofErr w:type="spellStart"/>
      <w:r w:rsidRPr="00623806">
        <w:rPr>
          <w:rFonts w:ascii="Helvetica" w:hAnsi="Helvetica"/>
          <w:i/>
          <w:iCs/>
          <w:lang w:val="es-ES"/>
        </w:rPr>
        <w:t>should</w:t>
      </w:r>
      <w:proofErr w:type="spellEnd"/>
      <w:r w:rsidRPr="00623806">
        <w:rPr>
          <w:rFonts w:ascii="Helvetica" w:hAnsi="Helvetica"/>
          <w:i/>
          <w:iCs/>
          <w:lang w:val="es-ES"/>
        </w:rPr>
        <w:t xml:space="preserve"> </w:t>
      </w:r>
      <w:proofErr w:type="spellStart"/>
      <w:r w:rsidRPr="00623806">
        <w:rPr>
          <w:rFonts w:ascii="Helvetica" w:hAnsi="Helvetica"/>
          <w:i/>
          <w:iCs/>
          <w:lang w:val="es-ES"/>
        </w:rPr>
        <w:t>know</w:t>
      </w:r>
      <w:proofErr w:type="spellEnd"/>
      <w:r w:rsidRPr="00623806">
        <w:rPr>
          <w:rFonts w:ascii="Helvetica" w:hAnsi="Helvetica"/>
          <w:i/>
          <w:iCs/>
          <w:lang w:val="es-ES"/>
        </w:rPr>
        <w:t xml:space="preserve"> </w:t>
      </w:r>
      <w:proofErr w:type="spellStart"/>
      <w:r w:rsidRPr="00623806">
        <w:rPr>
          <w:rFonts w:ascii="Helvetica" w:hAnsi="Helvetica"/>
          <w:i/>
          <w:iCs/>
          <w:lang w:val="es-ES"/>
        </w:rPr>
        <w:t>firsthand</w:t>
      </w:r>
      <w:proofErr w:type="spellEnd"/>
      <w:r w:rsidRPr="00623806">
        <w:rPr>
          <w:rFonts w:ascii="Helvetica" w:hAnsi="Helvetica"/>
          <w:i/>
          <w:iCs/>
          <w:lang w:val="es-ES"/>
        </w:rPr>
        <w:t>!</w:t>
      </w:r>
    </w:p>
    <w:p w14:paraId="22CC3F72" w14:textId="1D7C2783" w:rsidR="00DE4543" w:rsidRPr="00623806" w:rsidRDefault="00DE4543" w:rsidP="00DE4543">
      <w:pPr>
        <w:pStyle w:val="Scene"/>
        <w:spacing w:line="276" w:lineRule="auto"/>
        <w:jc w:val="both"/>
        <w:rPr>
          <w:rFonts w:ascii="Helvetica" w:hAnsi="Helvetica"/>
          <w:i/>
          <w:iCs/>
          <w:lang w:val="es-ES"/>
        </w:rPr>
      </w:pPr>
      <w:proofErr w:type="spellStart"/>
      <w:r w:rsidRPr="00623806">
        <w:rPr>
          <w:rFonts w:ascii="Helvetica" w:hAnsi="Helvetica"/>
          <w:lang w:val="es-ES"/>
        </w:rPr>
        <w:t>There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a </w:t>
      </w:r>
      <w:proofErr w:type="spellStart"/>
      <w:r w:rsidRPr="00623806">
        <w:rPr>
          <w:rFonts w:ascii="Helvetica" w:hAnsi="Helvetica"/>
          <w:lang w:val="es-ES"/>
        </w:rPr>
        <w:t>small</w:t>
      </w:r>
      <w:proofErr w:type="spellEnd"/>
      <w:r w:rsidRPr="00623806">
        <w:rPr>
          <w:rFonts w:ascii="Helvetica" w:hAnsi="Helvetica"/>
          <w:lang w:val="es-ES"/>
        </w:rPr>
        <w:t xml:space="preserve"> pause </w:t>
      </w:r>
      <w:proofErr w:type="spellStart"/>
      <w:r w:rsidRPr="00623806">
        <w:rPr>
          <w:rFonts w:ascii="Helvetica" w:hAnsi="Helvetica"/>
          <w:lang w:val="es-ES"/>
        </w:rPr>
        <w:t>when</w:t>
      </w:r>
      <w:proofErr w:type="spellEnd"/>
      <w:r w:rsidRPr="00623806">
        <w:rPr>
          <w:rFonts w:ascii="Helvetica" w:hAnsi="Helvetica"/>
          <w:lang w:val="es-ES"/>
        </w:rPr>
        <w:t xml:space="preserve"> </w:t>
      </w:r>
      <w:proofErr w:type="spellStart"/>
      <w:r w:rsidRPr="00623806">
        <w:rPr>
          <w:rFonts w:ascii="Helvetica" w:hAnsi="Helvetica"/>
          <w:lang w:val="es-ES"/>
        </w:rPr>
        <w:t>Josh's</w:t>
      </w:r>
      <w:proofErr w:type="spellEnd"/>
      <w:r w:rsidRPr="00623806">
        <w:rPr>
          <w:rFonts w:ascii="Helvetica" w:hAnsi="Helvetica"/>
          <w:lang w:val="es-ES"/>
        </w:rPr>
        <w:t xml:space="preserve"> </w:t>
      </w:r>
      <w:proofErr w:type="spellStart"/>
      <w:r w:rsidRPr="00623806">
        <w:rPr>
          <w:rFonts w:ascii="Helvetica" w:hAnsi="Helvetica"/>
          <w:lang w:val="es-ES"/>
        </w:rPr>
        <w:t>reply</w:t>
      </w:r>
      <w:proofErr w:type="spellEnd"/>
      <w:r w:rsidRPr="00623806">
        <w:rPr>
          <w:rFonts w:ascii="Helvetica" w:hAnsi="Helvetica"/>
          <w:lang w:val="es-ES"/>
        </w:rPr>
        <w:t xml:space="preserve"> </w:t>
      </w:r>
      <w:proofErr w:type="spellStart"/>
      <w:r w:rsidRPr="00623806">
        <w:rPr>
          <w:rFonts w:ascii="Helvetica" w:hAnsi="Helvetica"/>
          <w:lang w:val="es-ES"/>
        </w:rPr>
        <w:t>came</w:t>
      </w:r>
      <w:proofErr w:type="spellEnd"/>
      <w:r w:rsidRPr="00623806">
        <w:rPr>
          <w:rFonts w:ascii="Helvetica" w:hAnsi="Helvetica"/>
          <w:lang w:val="es-ES"/>
        </w:rPr>
        <w:t xml:space="preserve"> in. </w:t>
      </w:r>
      <w:r w:rsidRPr="00623806">
        <w:rPr>
          <w:rFonts w:ascii="Helvetica" w:hAnsi="Helvetica"/>
          <w:i/>
          <w:iCs/>
          <w:lang w:val="es-ES"/>
        </w:rPr>
        <w:t xml:space="preserve">I </w:t>
      </w:r>
      <w:proofErr w:type="spellStart"/>
      <w:r w:rsidRPr="00623806">
        <w:rPr>
          <w:rFonts w:ascii="Helvetica" w:hAnsi="Helvetica"/>
          <w:i/>
          <w:iCs/>
          <w:lang w:val="es-ES"/>
        </w:rPr>
        <w:t>didn't</w:t>
      </w:r>
      <w:proofErr w:type="spellEnd"/>
      <w:r w:rsidRPr="00623806">
        <w:rPr>
          <w:rFonts w:ascii="Helvetica" w:hAnsi="Helvetica"/>
          <w:i/>
          <w:iCs/>
          <w:lang w:val="es-ES"/>
        </w:rPr>
        <w:t xml:space="preserve">. He </w:t>
      </w:r>
      <w:proofErr w:type="spellStart"/>
      <w:r w:rsidRPr="00623806">
        <w:rPr>
          <w:rFonts w:ascii="Helvetica" w:hAnsi="Helvetica"/>
          <w:i/>
          <w:iCs/>
          <w:lang w:val="es-ES"/>
        </w:rPr>
        <w:t>didn't</w:t>
      </w:r>
      <w:proofErr w:type="spellEnd"/>
      <w:r w:rsidRPr="00623806">
        <w:rPr>
          <w:rFonts w:ascii="Helvetica" w:hAnsi="Helvetica"/>
          <w:i/>
          <w:iCs/>
          <w:lang w:val="es-ES"/>
        </w:rPr>
        <w:t xml:space="preserve"> use </w:t>
      </w:r>
      <w:proofErr w:type="spellStart"/>
      <w:r w:rsidRPr="00623806">
        <w:rPr>
          <w:rFonts w:ascii="Helvetica" w:hAnsi="Helvetica"/>
          <w:i/>
          <w:iCs/>
          <w:lang w:val="es-ES"/>
        </w:rPr>
        <w:t>any</w:t>
      </w:r>
      <w:proofErr w:type="spellEnd"/>
      <w:r w:rsidRPr="00623806">
        <w:rPr>
          <w:rFonts w:ascii="Helvetica" w:hAnsi="Helvetica"/>
          <w:i/>
          <w:iCs/>
          <w:lang w:val="es-ES"/>
        </w:rPr>
        <w:t xml:space="preserve"> </w:t>
      </w:r>
      <w:proofErr w:type="spellStart"/>
      <w:r w:rsidRPr="00623806">
        <w:rPr>
          <w:rFonts w:ascii="Helvetica" w:hAnsi="Helvetica"/>
          <w:i/>
          <w:iCs/>
          <w:lang w:val="es-ES"/>
        </w:rPr>
        <w:t>traditional</w:t>
      </w:r>
      <w:proofErr w:type="spellEnd"/>
      <w:r w:rsidRPr="00623806">
        <w:rPr>
          <w:rFonts w:ascii="Helvetica" w:hAnsi="Helvetica"/>
          <w:i/>
          <w:iCs/>
          <w:lang w:val="es-ES"/>
        </w:rPr>
        <w:t xml:space="preserve"> </w:t>
      </w:r>
      <w:proofErr w:type="spellStart"/>
      <w:r w:rsidRPr="00623806">
        <w:rPr>
          <w:rFonts w:ascii="Helvetica" w:hAnsi="Helvetica"/>
          <w:i/>
          <w:iCs/>
          <w:lang w:val="es-ES"/>
        </w:rPr>
        <w:t>procedures</w:t>
      </w:r>
      <w:proofErr w:type="spellEnd"/>
      <w:r w:rsidRPr="00623806">
        <w:rPr>
          <w:rFonts w:ascii="Helvetica" w:hAnsi="Helvetica"/>
          <w:i/>
          <w:iCs/>
          <w:lang w:val="es-ES"/>
        </w:rPr>
        <w:t xml:space="preserve">. </w:t>
      </w:r>
      <w:proofErr w:type="spellStart"/>
      <w:r w:rsidRPr="00623806">
        <w:rPr>
          <w:rFonts w:ascii="Helvetica" w:hAnsi="Helvetica"/>
          <w:i/>
          <w:iCs/>
          <w:lang w:val="es-ES"/>
        </w:rPr>
        <w:t>He's</w:t>
      </w:r>
      <w:proofErr w:type="spellEnd"/>
      <w:r w:rsidRPr="00623806">
        <w:rPr>
          <w:rFonts w:ascii="Helvetica" w:hAnsi="Helvetica"/>
          <w:i/>
          <w:iCs/>
          <w:lang w:val="es-ES"/>
        </w:rPr>
        <w:t xml:space="preserve"> </w:t>
      </w:r>
      <w:proofErr w:type="spellStart"/>
      <w:r w:rsidRPr="00623806">
        <w:rPr>
          <w:rFonts w:ascii="Helvetica" w:hAnsi="Helvetica"/>
          <w:i/>
          <w:iCs/>
          <w:lang w:val="es-ES"/>
        </w:rPr>
        <w:t>not</w:t>
      </w:r>
      <w:proofErr w:type="spellEnd"/>
      <w:r w:rsidRPr="00623806">
        <w:rPr>
          <w:rFonts w:ascii="Helvetica" w:hAnsi="Helvetica"/>
          <w:i/>
          <w:iCs/>
          <w:lang w:val="es-ES"/>
        </w:rPr>
        <w:t xml:space="preserve"> </w:t>
      </w:r>
      <w:proofErr w:type="spellStart"/>
      <w:r w:rsidRPr="00623806">
        <w:rPr>
          <w:rFonts w:ascii="Helvetica" w:hAnsi="Helvetica"/>
          <w:i/>
          <w:iCs/>
          <w:lang w:val="es-ES"/>
        </w:rPr>
        <w:t>even</w:t>
      </w:r>
      <w:proofErr w:type="spellEnd"/>
      <w:r w:rsidRPr="00623806">
        <w:rPr>
          <w:rFonts w:ascii="Helvetica" w:hAnsi="Helvetica"/>
          <w:i/>
          <w:iCs/>
          <w:lang w:val="es-ES"/>
        </w:rPr>
        <w:t xml:space="preserve"> </w:t>
      </w:r>
      <w:proofErr w:type="spellStart"/>
      <w:r w:rsidRPr="00623806">
        <w:rPr>
          <w:rFonts w:ascii="Helvetica" w:hAnsi="Helvetica"/>
          <w:i/>
          <w:iCs/>
          <w:lang w:val="es-ES"/>
        </w:rPr>
        <w:t>staying</w:t>
      </w:r>
      <w:proofErr w:type="spellEnd"/>
      <w:r w:rsidRPr="00623806">
        <w:rPr>
          <w:rFonts w:ascii="Helvetica" w:hAnsi="Helvetica"/>
          <w:i/>
          <w:iCs/>
          <w:lang w:val="es-ES"/>
        </w:rPr>
        <w:t xml:space="preserve"> in </w:t>
      </w:r>
      <w:proofErr w:type="spellStart"/>
      <w:r w:rsidRPr="00623806">
        <w:rPr>
          <w:rFonts w:ascii="Helvetica" w:hAnsi="Helvetica"/>
          <w:i/>
          <w:iCs/>
          <w:lang w:val="es-ES"/>
        </w:rPr>
        <w:t>the</w:t>
      </w:r>
      <w:proofErr w:type="spellEnd"/>
      <w:r w:rsidRPr="00623806">
        <w:rPr>
          <w:rFonts w:ascii="Helvetica" w:hAnsi="Helvetica"/>
          <w:i/>
          <w:iCs/>
          <w:lang w:val="es-ES"/>
        </w:rPr>
        <w:t xml:space="preserve"> </w:t>
      </w:r>
      <w:proofErr w:type="spellStart"/>
      <w:r w:rsidRPr="00623806">
        <w:rPr>
          <w:rFonts w:ascii="Helvetica" w:hAnsi="Helvetica"/>
          <w:i/>
          <w:iCs/>
          <w:lang w:val="es-ES"/>
        </w:rPr>
        <w:t>Reservoir</w:t>
      </w:r>
      <w:proofErr w:type="spellEnd"/>
      <w:r w:rsidRPr="00623806">
        <w:rPr>
          <w:rFonts w:ascii="Helvetica" w:hAnsi="Helvetica"/>
          <w:i/>
          <w:iCs/>
          <w:lang w:val="es-ES"/>
        </w:rPr>
        <w:t>.</w:t>
      </w:r>
      <w:r w:rsidRPr="00623806">
        <w:rPr>
          <w:rFonts w:ascii="Helvetica" w:hAnsi="Helvetica"/>
          <w:lang w:val="es-ES"/>
        </w:rPr>
        <w:t xml:space="preserve"> </w:t>
      </w:r>
      <w:proofErr w:type="spellStart"/>
      <w:r w:rsidRPr="00623806">
        <w:rPr>
          <w:rFonts w:ascii="Helvetica" w:hAnsi="Helvetica"/>
          <w:lang w:val="es-ES"/>
        </w:rPr>
        <w:t>There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another</w:t>
      </w:r>
      <w:proofErr w:type="spellEnd"/>
      <w:r w:rsidRPr="00623806">
        <w:rPr>
          <w:rFonts w:ascii="Helvetica" w:hAnsi="Helvetica"/>
          <w:lang w:val="es-ES"/>
        </w:rPr>
        <w:t xml:space="preserve"> pause, </w:t>
      </w:r>
      <w:proofErr w:type="spellStart"/>
      <w:r w:rsidRPr="00623806">
        <w:rPr>
          <w:rFonts w:ascii="Helvetica" w:hAnsi="Helvetica"/>
          <w:lang w:val="es-ES"/>
        </w:rPr>
        <w:t>probably</w:t>
      </w:r>
      <w:proofErr w:type="spellEnd"/>
      <w:r w:rsidRPr="00623806">
        <w:rPr>
          <w:rFonts w:ascii="Helvetica" w:hAnsi="Helvetica"/>
          <w:lang w:val="es-ES"/>
        </w:rPr>
        <w:t xml:space="preserve"> </w:t>
      </w:r>
      <w:proofErr w:type="spellStart"/>
      <w:r w:rsidRPr="00623806">
        <w:rPr>
          <w:rFonts w:ascii="Helvetica" w:hAnsi="Helvetica"/>
          <w:lang w:val="es-ES"/>
        </w:rPr>
        <w:t>someone</w:t>
      </w:r>
      <w:proofErr w:type="spellEnd"/>
      <w:r w:rsidRPr="00623806">
        <w:rPr>
          <w:rFonts w:ascii="Helvetica" w:hAnsi="Helvetica"/>
          <w:lang w:val="es-ES"/>
        </w:rPr>
        <w:t xml:space="preserve"> </w:t>
      </w:r>
      <w:proofErr w:type="spellStart"/>
      <w:r w:rsidRPr="00623806">
        <w:rPr>
          <w:rFonts w:ascii="Helvetica" w:hAnsi="Helvetica"/>
          <w:lang w:val="es-ES"/>
        </w:rPr>
        <w:t>providing</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information</w:t>
      </w:r>
      <w:proofErr w:type="spellEnd"/>
      <w:r w:rsidRPr="00623806">
        <w:rPr>
          <w:rFonts w:ascii="Helvetica" w:hAnsi="Helvetica"/>
          <w:lang w:val="es-ES"/>
        </w:rPr>
        <w:t xml:space="preserve">. </w:t>
      </w:r>
      <w:proofErr w:type="spellStart"/>
      <w:r w:rsidRPr="00623806">
        <w:rPr>
          <w:rFonts w:ascii="Helvetica" w:hAnsi="Helvetica"/>
          <w:i/>
          <w:iCs/>
          <w:lang w:val="es-ES"/>
        </w:rPr>
        <w:t>He's</w:t>
      </w:r>
      <w:proofErr w:type="spellEnd"/>
      <w:r w:rsidRPr="00623806">
        <w:rPr>
          <w:rFonts w:ascii="Helvetica" w:hAnsi="Helvetica"/>
          <w:i/>
          <w:iCs/>
          <w:lang w:val="es-ES"/>
        </w:rPr>
        <w:t xml:space="preserve"> </w:t>
      </w:r>
      <w:proofErr w:type="spellStart"/>
      <w:r w:rsidRPr="00623806">
        <w:rPr>
          <w:rFonts w:ascii="Helvetica" w:hAnsi="Helvetica"/>
          <w:i/>
          <w:iCs/>
          <w:lang w:val="es-ES"/>
        </w:rPr>
        <w:t>staying</w:t>
      </w:r>
      <w:proofErr w:type="spellEnd"/>
      <w:r w:rsidRPr="00623806">
        <w:rPr>
          <w:rFonts w:ascii="Helvetica" w:hAnsi="Helvetica"/>
          <w:i/>
          <w:iCs/>
          <w:lang w:val="es-ES"/>
        </w:rPr>
        <w:t xml:space="preserve"> </w:t>
      </w:r>
      <w:proofErr w:type="spellStart"/>
      <w:r w:rsidRPr="00623806">
        <w:rPr>
          <w:rFonts w:ascii="Helvetica" w:hAnsi="Helvetica"/>
          <w:i/>
          <w:iCs/>
          <w:lang w:val="es-ES"/>
        </w:rPr>
        <w:t>with</w:t>
      </w:r>
      <w:proofErr w:type="spellEnd"/>
      <w:r w:rsidRPr="00623806">
        <w:rPr>
          <w:rFonts w:ascii="Helvetica" w:hAnsi="Helvetica"/>
          <w:i/>
          <w:iCs/>
          <w:lang w:val="es-ES"/>
        </w:rPr>
        <w:t xml:space="preserve"> </w:t>
      </w:r>
      <w:proofErr w:type="spellStart"/>
      <w:r w:rsidRPr="00623806">
        <w:rPr>
          <w:rFonts w:ascii="Helvetica" w:hAnsi="Helvetica"/>
          <w:i/>
          <w:iCs/>
          <w:lang w:val="es-ES"/>
        </w:rPr>
        <w:t>the</w:t>
      </w:r>
      <w:proofErr w:type="spellEnd"/>
      <w:r w:rsidRPr="00623806">
        <w:rPr>
          <w:rFonts w:ascii="Helvetica" w:hAnsi="Helvetica"/>
          <w:i/>
          <w:iCs/>
          <w:lang w:val="es-ES"/>
        </w:rPr>
        <w:t xml:space="preserve"> </w:t>
      </w:r>
      <w:proofErr w:type="spellStart"/>
      <w:r w:rsidRPr="00623806">
        <w:rPr>
          <w:rFonts w:ascii="Helvetica" w:hAnsi="Helvetica"/>
          <w:i/>
          <w:iCs/>
          <w:lang w:val="es-ES"/>
        </w:rPr>
        <w:t>humans</w:t>
      </w:r>
      <w:proofErr w:type="spellEnd"/>
      <w:r w:rsidRPr="00623806">
        <w:rPr>
          <w:rFonts w:ascii="Helvetica" w:hAnsi="Helvetica"/>
          <w:i/>
          <w:iCs/>
          <w:lang w:val="es-ES"/>
        </w:rPr>
        <w:t xml:space="preserve"> at AC Hotel Missoula </w:t>
      </w:r>
      <w:proofErr w:type="spellStart"/>
      <w:r w:rsidRPr="00623806">
        <w:rPr>
          <w:rFonts w:ascii="Helvetica" w:hAnsi="Helvetica"/>
          <w:i/>
          <w:iCs/>
          <w:lang w:val="es-ES"/>
        </w:rPr>
        <w:t>Downtown</w:t>
      </w:r>
      <w:proofErr w:type="spellEnd"/>
      <w:r w:rsidRPr="00623806">
        <w:rPr>
          <w:rFonts w:ascii="Helvetica" w:hAnsi="Helvetica"/>
          <w:i/>
          <w:iCs/>
          <w:lang w:val="es-ES"/>
        </w:rPr>
        <w:t>.</w:t>
      </w:r>
    </w:p>
    <w:p w14:paraId="608B403D" w14:textId="10AACD89" w:rsidR="00721441" w:rsidRPr="00623806" w:rsidRDefault="00DE4543" w:rsidP="00DE4543">
      <w:pPr>
        <w:pStyle w:val="Scene"/>
        <w:spacing w:line="276" w:lineRule="auto"/>
        <w:jc w:val="both"/>
        <w:rPr>
          <w:rFonts w:ascii="Helvetica" w:hAnsi="Helvetica"/>
          <w:lang w:val="es-ES"/>
        </w:rPr>
      </w:pPr>
      <w:proofErr w:type="spellStart"/>
      <w:r w:rsidRPr="00623806">
        <w:rPr>
          <w:rFonts w:ascii="Helvetica" w:hAnsi="Helvetica"/>
          <w:lang w:val="es-ES"/>
        </w:rPr>
        <w:t>Fucking</w:t>
      </w:r>
      <w:proofErr w:type="spellEnd"/>
      <w:r w:rsidRPr="00623806">
        <w:rPr>
          <w:rFonts w:ascii="Helvetica" w:hAnsi="Helvetica"/>
          <w:lang w:val="es-ES"/>
        </w:rPr>
        <w:t xml:space="preserve"> Williams. </w:t>
      </w:r>
      <w:proofErr w:type="spellStart"/>
      <w:r w:rsidRPr="00623806">
        <w:rPr>
          <w:rFonts w:ascii="Helvetica" w:hAnsi="Helvetica"/>
          <w:lang w:val="es-ES"/>
        </w:rPr>
        <w:t>Leave</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break rules and </w:t>
      </w:r>
      <w:proofErr w:type="spellStart"/>
      <w:r w:rsidRPr="00623806">
        <w:rPr>
          <w:rFonts w:ascii="Helvetica" w:hAnsi="Helvetica"/>
          <w:lang w:val="es-ES"/>
        </w:rPr>
        <w:t>to</w:t>
      </w:r>
      <w:proofErr w:type="spellEnd"/>
      <w:r w:rsidRPr="00623806">
        <w:rPr>
          <w:rFonts w:ascii="Helvetica" w:hAnsi="Helvetica"/>
          <w:lang w:val="es-ES"/>
        </w:rPr>
        <w:t xml:space="preserve"> do </w:t>
      </w:r>
      <w:proofErr w:type="spellStart"/>
      <w:r w:rsidRPr="00623806">
        <w:rPr>
          <w:rFonts w:ascii="Helvetica" w:hAnsi="Helvetica"/>
          <w:lang w:val="es-ES"/>
        </w:rPr>
        <w:t>things</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fucking</w:t>
      </w:r>
      <w:proofErr w:type="spellEnd"/>
      <w:r w:rsidRPr="00623806">
        <w:rPr>
          <w:rFonts w:ascii="Helvetica" w:hAnsi="Helvetica"/>
          <w:lang w:val="es-ES"/>
        </w:rPr>
        <w:t xml:space="preserve"> </w:t>
      </w:r>
      <w:proofErr w:type="spellStart"/>
      <w:r w:rsidRPr="00623806">
        <w:rPr>
          <w:rFonts w:ascii="Helvetica" w:hAnsi="Helvetica"/>
          <w:lang w:val="es-ES"/>
        </w:rPr>
        <w:t>way</w:t>
      </w:r>
      <w:proofErr w:type="spellEnd"/>
      <w:r w:rsidRPr="00623806">
        <w:rPr>
          <w:rFonts w:ascii="Helvetica" w:hAnsi="Helvetica"/>
          <w:lang w:val="es-ES"/>
        </w:rPr>
        <w:t xml:space="preserve">. </w:t>
      </w:r>
      <w:proofErr w:type="spellStart"/>
      <w:r w:rsidRPr="00623806">
        <w:rPr>
          <w:rFonts w:ascii="Helvetica" w:hAnsi="Helvetica"/>
          <w:lang w:val="es-ES"/>
        </w:rPr>
        <w:t>Arrogant</w:t>
      </w:r>
      <w:proofErr w:type="spellEnd"/>
      <w:r w:rsidRPr="00623806">
        <w:rPr>
          <w:rFonts w:ascii="Helvetica" w:hAnsi="Helvetica"/>
          <w:lang w:val="es-ES"/>
        </w:rPr>
        <w:t xml:space="preserve"> </w:t>
      </w:r>
      <w:proofErr w:type="spellStart"/>
      <w:r w:rsidRPr="00623806">
        <w:rPr>
          <w:rFonts w:ascii="Helvetica" w:hAnsi="Helvetica"/>
          <w:lang w:val="es-ES"/>
        </w:rPr>
        <w:t>Prick</w:t>
      </w:r>
      <w:proofErr w:type="spellEnd"/>
      <w:r w:rsidRPr="00623806">
        <w:rPr>
          <w:rFonts w:ascii="Helvetica" w:hAnsi="Helvetica"/>
          <w:lang w:val="es-ES"/>
        </w:rPr>
        <w:t>.</w:t>
      </w:r>
    </w:p>
    <w:p w14:paraId="2C3BAC22" w14:textId="77777777" w:rsidR="00DE4543" w:rsidRPr="00623806" w:rsidRDefault="00DE4543" w:rsidP="00DE4543">
      <w:pPr>
        <w:pStyle w:val="Scene"/>
        <w:spacing w:line="276" w:lineRule="auto"/>
        <w:jc w:val="both"/>
        <w:rPr>
          <w:rFonts w:ascii="Helvetica" w:hAnsi="Helvetica"/>
          <w:lang w:val="es-ES"/>
        </w:rPr>
      </w:pPr>
    </w:p>
    <w:p w14:paraId="592C3B60" w14:textId="77777777" w:rsidR="00721441" w:rsidRPr="00623806" w:rsidRDefault="00721441" w:rsidP="00721441">
      <w:pPr>
        <w:pStyle w:val="SceneBreak"/>
        <w:spacing w:line="276" w:lineRule="auto"/>
        <w:rPr>
          <w:rFonts w:ascii="Helvetica" w:hAnsi="Helvetica"/>
          <w:lang w:val="es-ES"/>
        </w:rPr>
      </w:pPr>
      <w:r w:rsidRPr="00623806">
        <w:rPr>
          <w:rFonts w:ascii="Helvetica" w:hAnsi="Helvetica"/>
          <w:lang w:val="es-ES"/>
        </w:rPr>
        <w:t>****</w:t>
      </w:r>
    </w:p>
    <w:p w14:paraId="10EEBC34" w14:textId="77777777" w:rsidR="00721441" w:rsidRPr="00623806" w:rsidRDefault="00721441" w:rsidP="00721441">
      <w:pPr>
        <w:pStyle w:val="NovelQuoteAlternate"/>
        <w:spacing w:line="276" w:lineRule="auto"/>
        <w:rPr>
          <w:rFonts w:ascii="Helvetica" w:hAnsi="Helvetica"/>
          <w:b/>
          <w:bCs/>
          <w:lang w:val="es-ES"/>
        </w:rPr>
      </w:pPr>
    </w:p>
    <w:p w14:paraId="31B6C0B4" w14:textId="77777777" w:rsidR="00721441" w:rsidRPr="00623806" w:rsidRDefault="00721441" w:rsidP="00721441">
      <w:pPr>
        <w:pStyle w:val="NovelQuoteAlternate"/>
        <w:spacing w:line="276" w:lineRule="auto"/>
        <w:rPr>
          <w:rFonts w:ascii="Helvetica" w:hAnsi="Helvetica"/>
          <w:b/>
          <w:bCs/>
          <w:lang w:val="es-ES"/>
        </w:rPr>
      </w:pPr>
      <w:r w:rsidRPr="00623806">
        <w:rPr>
          <w:rFonts w:ascii="Helvetica" w:hAnsi="Helvetica"/>
          <w:b/>
          <w:bCs/>
          <w:lang w:val="es-ES"/>
        </w:rPr>
        <w:t>William</w:t>
      </w:r>
    </w:p>
    <w:p w14:paraId="4B0B7A81" w14:textId="77777777" w:rsidR="00721441" w:rsidRPr="00623806" w:rsidRDefault="00721441" w:rsidP="00721441">
      <w:pPr>
        <w:pStyle w:val="SceneFirstParagraph"/>
        <w:spacing w:line="276" w:lineRule="auto"/>
        <w:jc w:val="both"/>
        <w:rPr>
          <w:rFonts w:ascii="Helvetica" w:hAnsi="Helvetica"/>
          <w:lang w:val="es-ES"/>
        </w:rPr>
      </w:pPr>
    </w:p>
    <w:p w14:paraId="297C6F20" w14:textId="2BCA6B57" w:rsidR="00353402" w:rsidRPr="00623806" w:rsidRDefault="00353402" w:rsidP="00353402">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moonlight</w:t>
      </w:r>
      <w:proofErr w:type="spellEnd"/>
      <w:r w:rsidRPr="00623806">
        <w:rPr>
          <w:rFonts w:ascii="Helvetica" w:hAnsi="Helvetica"/>
          <w:lang w:val="es-ES"/>
        </w:rPr>
        <w:t xml:space="preserve"> </w:t>
      </w:r>
      <w:proofErr w:type="spellStart"/>
      <w:r w:rsidRPr="00623806">
        <w:rPr>
          <w:rFonts w:ascii="Helvetica" w:hAnsi="Helvetica"/>
          <w:lang w:val="es-ES"/>
        </w:rPr>
        <w:t>sliced</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trees</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silver</w:t>
      </w:r>
      <w:proofErr w:type="spellEnd"/>
      <w:r w:rsidRPr="00623806">
        <w:rPr>
          <w:rFonts w:ascii="Helvetica" w:hAnsi="Helvetica"/>
          <w:lang w:val="es-ES"/>
        </w:rPr>
        <w:t xml:space="preserve"> </w:t>
      </w:r>
      <w:proofErr w:type="spellStart"/>
      <w:r w:rsidRPr="00623806">
        <w:rPr>
          <w:rFonts w:ascii="Helvetica" w:hAnsi="Helvetica"/>
          <w:lang w:val="es-ES"/>
        </w:rPr>
        <w:t>blades</w:t>
      </w:r>
      <w:proofErr w:type="spellEnd"/>
      <w:r w:rsidRPr="00623806">
        <w:rPr>
          <w:rFonts w:ascii="Helvetica" w:hAnsi="Helvetica"/>
          <w:lang w:val="es-ES"/>
        </w:rPr>
        <w:t xml:space="preserve">, </w:t>
      </w:r>
      <w:proofErr w:type="spellStart"/>
      <w:r w:rsidRPr="00623806">
        <w:rPr>
          <w:rFonts w:ascii="Helvetica" w:hAnsi="Helvetica"/>
          <w:lang w:val="es-ES"/>
        </w:rPr>
        <w:t>cold</w:t>
      </w:r>
      <w:proofErr w:type="spellEnd"/>
      <w:r w:rsidRPr="00623806">
        <w:rPr>
          <w:rFonts w:ascii="Helvetica" w:hAnsi="Helvetica"/>
          <w:lang w:val="es-ES"/>
        </w:rPr>
        <w:t xml:space="preserve"> and </w:t>
      </w:r>
      <w:proofErr w:type="spellStart"/>
      <w:r w:rsidRPr="00623806">
        <w:rPr>
          <w:rFonts w:ascii="Helvetica" w:hAnsi="Helvetica"/>
          <w:lang w:val="es-ES"/>
        </w:rPr>
        <w:t>relentless</w:t>
      </w:r>
      <w:proofErr w:type="spellEnd"/>
      <w:r w:rsidRPr="00623806">
        <w:rPr>
          <w:rFonts w:ascii="Helvetica" w:hAnsi="Helvetica"/>
          <w:lang w:val="es-ES"/>
        </w:rPr>
        <w:t>.</w:t>
      </w:r>
    </w:p>
    <w:p w14:paraId="4EF9B26E" w14:textId="5F6E76A4" w:rsidR="00353402" w:rsidRPr="00623806" w:rsidRDefault="00353402" w:rsidP="00353402">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walked</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purpose</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I </w:t>
      </w:r>
      <w:proofErr w:type="spellStart"/>
      <w:r w:rsidRPr="00623806">
        <w:rPr>
          <w:rFonts w:ascii="Helvetica" w:hAnsi="Helvetica"/>
          <w:lang w:val="es-ES"/>
        </w:rPr>
        <w:t>didn’t</w:t>
      </w:r>
      <w:proofErr w:type="spellEnd"/>
      <w:r w:rsidRPr="00623806">
        <w:rPr>
          <w:rFonts w:ascii="Helvetica" w:hAnsi="Helvetica"/>
          <w:lang w:val="es-ES"/>
        </w:rPr>
        <w:t xml:space="preserve"> shift. Sirius </w:t>
      </w:r>
      <w:proofErr w:type="spellStart"/>
      <w:r w:rsidRPr="00623806">
        <w:rPr>
          <w:rFonts w:ascii="Helvetica" w:hAnsi="Helvetica"/>
          <w:lang w:val="es-ES"/>
        </w:rPr>
        <w:t>stirred</w:t>
      </w:r>
      <w:proofErr w:type="spellEnd"/>
      <w:r w:rsidRPr="00623806">
        <w:rPr>
          <w:rFonts w:ascii="Helvetica" w:hAnsi="Helvetica"/>
          <w:lang w:val="es-ES"/>
        </w:rPr>
        <w:t xml:space="preserve"> </w:t>
      </w:r>
      <w:proofErr w:type="spellStart"/>
      <w:r w:rsidRPr="00623806">
        <w:rPr>
          <w:rFonts w:ascii="Helvetica" w:hAnsi="Helvetica"/>
          <w:lang w:val="es-ES"/>
        </w:rPr>
        <w:t>beneath</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skin, </w:t>
      </w:r>
      <w:proofErr w:type="spellStart"/>
      <w:r w:rsidRPr="00623806">
        <w:rPr>
          <w:rFonts w:ascii="Helvetica" w:hAnsi="Helvetica"/>
          <w:lang w:val="es-ES"/>
        </w:rPr>
        <w:t>restless</w:t>
      </w:r>
      <w:proofErr w:type="spellEnd"/>
      <w:r w:rsidRPr="00623806">
        <w:rPr>
          <w:rFonts w:ascii="Helvetica" w:hAnsi="Helvetica"/>
          <w:lang w:val="es-ES"/>
        </w:rPr>
        <w:t xml:space="preserve"> and </w:t>
      </w:r>
      <w:proofErr w:type="spellStart"/>
      <w:r w:rsidRPr="00623806">
        <w:rPr>
          <w:rFonts w:ascii="Helvetica" w:hAnsi="Helvetica"/>
          <w:lang w:val="es-ES"/>
        </w:rPr>
        <w:t>sharp</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I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want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wolf</w:t>
      </w:r>
      <w:proofErr w:type="spellEnd"/>
      <w:r w:rsidRPr="00623806">
        <w:rPr>
          <w:rFonts w:ascii="Helvetica" w:hAnsi="Helvetica"/>
          <w:lang w:val="es-ES"/>
        </w:rPr>
        <w:t xml:space="preserve"> </w:t>
      </w:r>
      <w:proofErr w:type="spellStart"/>
      <w:r w:rsidRPr="00623806">
        <w:rPr>
          <w:rFonts w:ascii="Helvetica" w:hAnsi="Helvetica"/>
          <w:lang w:val="es-ES"/>
        </w:rPr>
        <w:t>tonight</w:t>
      </w:r>
      <w:proofErr w:type="spellEnd"/>
      <w:r w:rsidRPr="00623806">
        <w:rPr>
          <w:rFonts w:ascii="Helvetica" w:hAnsi="Helvetica"/>
          <w:lang w:val="es-ES"/>
        </w:rPr>
        <w:t xml:space="preserve">. </w:t>
      </w:r>
      <w:proofErr w:type="spellStart"/>
      <w:r w:rsidRPr="00623806">
        <w:rPr>
          <w:rFonts w:ascii="Helvetica" w:hAnsi="Helvetica"/>
          <w:lang w:val="es-ES"/>
        </w:rPr>
        <w:t>He’d</w:t>
      </w:r>
      <w:proofErr w:type="spellEnd"/>
      <w:r w:rsidRPr="00623806">
        <w:rPr>
          <w:rFonts w:ascii="Helvetica" w:hAnsi="Helvetica"/>
          <w:lang w:val="es-ES"/>
        </w:rPr>
        <w:t xml:space="preserve"> </w:t>
      </w:r>
      <w:proofErr w:type="spellStart"/>
      <w:r w:rsidRPr="00623806">
        <w:rPr>
          <w:rFonts w:ascii="Helvetica" w:hAnsi="Helvetica"/>
          <w:lang w:val="es-ES"/>
        </w:rPr>
        <w:t>bring</w:t>
      </w:r>
      <w:proofErr w:type="spellEnd"/>
      <w:r w:rsidRPr="00623806">
        <w:rPr>
          <w:rFonts w:ascii="Helvetica" w:hAnsi="Helvetica"/>
          <w:lang w:val="es-ES"/>
        </w:rPr>
        <w:t xml:space="preserve"> </w:t>
      </w:r>
      <w:proofErr w:type="spellStart"/>
      <w:r w:rsidRPr="00623806">
        <w:rPr>
          <w:rFonts w:ascii="Helvetica" w:hAnsi="Helvetica"/>
          <w:lang w:val="es-ES"/>
        </w:rPr>
        <w:t>calm</w:t>
      </w:r>
      <w:proofErr w:type="spellEnd"/>
      <w:r w:rsidRPr="00623806">
        <w:rPr>
          <w:rFonts w:ascii="Helvetica" w:hAnsi="Helvetica"/>
          <w:lang w:val="es-ES"/>
        </w:rPr>
        <w:t xml:space="preserve">. Control. </w:t>
      </w:r>
      <w:proofErr w:type="spellStart"/>
      <w:r w:rsidRPr="00623806">
        <w:rPr>
          <w:rFonts w:ascii="Helvetica" w:hAnsi="Helvetica"/>
          <w:lang w:val="es-ES"/>
        </w:rPr>
        <w:t>Logic</w:t>
      </w:r>
      <w:proofErr w:type="spellEnd"/>
      <w:r w:rsidRPr="00623806">
        <w:rPr>
          <w:rFonts w:ascii="Helvetica" w:hAnsi="Helvetica"/>
          <w:lang w:val="es-ES"/>
        </w:rPr>
        <w:t xml:space="preserve">. And I </w:t>
      </w:r>
      <w:proofErr w:type="spellStart"/>
      <w:r w:rsidRPr="00623806">
        <w:rPr>
          <w:rFonts w:ascii="Helvetica" w:hAnsi="Helvetica"/>
          <w:lang w:val="es-ES"/>
        </w:rPr>
        <w:t>wanted</w:t>
      </w:r>
      <w:proofErr w:type="spellEnd"/>
      <w:r w:rsidRPr="00623806">
        <w:rPr>
          <w:rFonts w:ascii="Helvetica" w:hAnsi="Helvetica"/>
          <w:lang w:val="es-ES"/>
        </w:rPr>
        <w:t xml:space="preserve"> </w:t>
      </w:r>
      <w:proofErr w:type="spellStart"/>
      <w:r w:rsidRPr="00623806">
        <w:rPr>
          <w:rFonts w:ascii="Helvetica" w:hAnsi="Helvetica"/>
          <w:lang w:val="es-ES"/>
        </w:rPr>
        <w:t>none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w:t>
      </w:r>
    </w:p>
    <w:p w14:paraId="791BBF4E" w14:textId="799B8C9E" w:rsidR="00353402" w:rsidRPr="00623806" w:rsidRDefault="00353402" w:rsidP="00353402">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needed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feel</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way</w:t>
      </w:r>
      <w:proofErr w:type="spellEnd"/>
      <w:r w:rsidRPr="00623806">
        <w:rPr>
          <w:rFonts w:ascii="Helvetica" w:hAnsi="Helvetica"/>
          <w:lang w:val="es-ES"/>
        </w:rPr>
        <w:t>.</w:t>
      </w:r>
    </w:p>
    <w:p w14:paraId="2E1CE84D" w14:textId="61183AFB" w:rsidR="00353402" w:rsidRPr="00623806" w:rsidRDefault="00353402" w:rsidP="00353402">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anger</w:t>
      </w:r>
      <w:proofErr w:type="spellEnd"/>
      <w:r w:rsidRPr="00623806">
        <w:rPr>
          <w:rFonts w:ascii="Helvetica" w:hAnsi="Helvetica"/>
          <w:lang w:val="es-ES"/>
        </w:rPr>
        <w:t>.</w:t>
      </w:r>
    </w:p>
    <w:p w14:paraId="349D48C8" w14:textId="791CCE03" w:rsidR="00353402" w:rsidRPr="00623806" w:rsidRDefault="00353402" w:rsidP="00353402">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confusion</w:t>
      </w:r>
      <w:proofErr w:type="spellEnd"/>
      <w:r w:rsidRPr="00623806">
        <w:rPr>
          <w:rFonts w:ascii="Helvetica" w:hAnsi="Helvetica"/>
          <w:lang w:val="es-ES"/>
        </w:rPr>
        <w:t>.</w:t>
      </w:r>
    </w:p>
    <w:p w14:paraId="7718B2FE" w14:textId="3A2D5B85" w:rsidR="00353402" w:rsidRPr="00623806" w:rsidRDefault="00353402" w:rsidP="00353402">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ache</w:t>
      </w:r>
      <w:proofErr w:type="spellEnd"/>
      <w:r w:rsidRPr="00623806">
        <w:rPr>
          <w:rFonts w:ascii="Helvetica" w:hAnsi="Helvetica"/>
          <w:lang w:val="es-ES"/>
        </w:rPr>
        <w:t>.</w:t>
      </w:r>
    </w:p>
    <w:p w14:paraId="1A306AA5" w14:textId="74DC1563" w:rsidR="00353402" w:rsidRPr="00623806" w:rsidRDefault="00353402" w:rsidP="00353402">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stopped</w:t>
      </w:r>
      <w:proofErr w:type="spellEnd"/>
      <w:r w:rsidRPr="00623806">
        <w:rPr>
          <w:rFonts w:ascii="Helvetica" w:hAnsi="Helvetica"/>
          <w:lang w:val="es-ES"/>
        </w:rPr>
        <w:t xml:space="preserve"> </w:t>
      </w:r>
      <w:proofErr w:type="spellStart"/>
      <w:r w:rsidRPr="00623806">
        <w:rPr>
          <w:rFonts w:ascii="Helvetica" w:hAnsi="Helvetica"/>
          <w:lang w:val="es-ES"/>
        </w:rPr>
        <w:t>near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edge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ridge</w:t>
      </w:r>
      <w:proofErr w:type="spellEnd"/>
      <w:r w:rsidRPr="00623806">
        <w:rPr>
          <w:rFonts w:ascii="Helvetica" w:hAnsi="Helvetica"/>
          <w:lang w:val="es-ES"/>
        </w:rPr>
        <w:t xml:space="preserve">, </w:t>
      </w:r>
      <w:proofErr w:type="spellStart"/>
      <w:r w:rsidRPr="00623806">
        <w:rPr>
          <w:rFonts w:ascii="Helvetica" w:hAnsi="Helvetica"/>
          <w:lang w:val="es-ES"/>
        </w:rPr>
        <w:t>where</w:t>
      </w:r>
      <w:proofErr w:type="spellEnd"/>
      <w:r w:rsidRPr="00623806">
        <w:rPr>
          <w:rFonts w:ascii="Helvetica" w:hAnsi="Helvetica"/>
          <w:lang w:val="es-ES"/>
        </w:rPr>
        <w:t xml:space="preserve"> a fallen log lay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broken</w:t>
      </w:r>
      <w:proofErr w:type="spellEnd"/>
      <w:r w:rsidRPr="00623806">
        <w:rPr>
          <w:rFonts w:ascii="Helvetica" w:hAnsi="Helvetica"/>
          <w:lang w:val="es-ES"/>
        </w:rPr>
        <w:t xml:space="preserve"> </w:t>
      </w:r>
      <w:proofErr w:type="spellStart"/>
      <w:r w:rsidRPr="00623806">
        <w:rPr>
          <w:rFonts w:ascii="Helvetica" w:hAnsi="Helvetica"/>
          <w:lang w:val="es-ES"/>
        </w:rPr>
        <w:t>crown</w:t>
      </w:r>
      <w:proofErr w:type="spellEnd"/>
      <w:r w:rsidRPr="00623806">
        <w:rPr>
          <w:rFonts w:ascii="Helvetica" w:hAnsi="Helvetica"/>
          <w:lang w:val="es-ES"/>
        </w:rPr>
        <w:t xml:space="preserve">. </w:t>
      </w:r>
      <w:proofErr w:type="spellStart"/>
      <w:r w:rsidRPr="00623806">
        <w:rPr>
          <w:rFonts w:ascii="Helvetica" w:hAnsi="Helvetica"/>
          <w:lang w:val="es-ES"/>
        </w:rPr>
        <w:t>Below</w:t>
      </w:r>
      <w:proofErr w:type="spellEnd"/>
      <w:r w:rsidRPr="00623806">
        <w:rPr>
          <w:rFonts w:ascii="Helvetica" w:hAnsi="Helvetica"/>
          <w:lang w:val="es-ES"/>
        </w:rPr>
        <w:t xml:space="preserve">, </w:t>
      </w:r>
      <w:proofErr w:type="spellStart"/>
      <w:r w:rsidRPr="00623806">
        <w:rPr>
          <w:rFonts w:ascii="Helvetica" w:hAnsi="Helvetica"/>
          <w:lang w:val="es-ES"/>
        </w:rPr>
        <w:t>Gunnolf’s</w:t>
      </w:r>
      <w:proofErr w:type="spellEnd"/>
      <w:r w:rsidRPr="00623806">
        <w:rPr>
          <w:rFonts w:ascii="Helvetica" w:hAnsi="Helvetica"/>
          <w:lang w:val="es-ES"/>
        </w:rPr>
        <w:t xml:space="preserve"> </w:t>
      </w:r>
      <w:proofErr w:type="spellStart"/>
      <w:r w:rsidRPr="00623806">
        <w:rPr>
          <w:rFonts w:ascii="Helvetica" w:hAnsi="Helvetica"/>
          <w:lang w:val="es-ES"/>
        </w:rPr>
        <w:t>territory</w:t>
      </w:r>
      <w:proofErr w:type="spellEnd"/>
      <w:r w:rsidRPr="00623806">
        <w:rPr>
          <w:rFonts w:ascii="Helvetica" w:hAnsi="Helvetica"/>
          <w:lang w:val="es-ES"/>
        </w:rPr>
        <w:t xml:space="preserve"> </w:t>
      </w:r>
      <w:proofErr w:type="spellStart"/>
      <w:r w:rsidRPr="00623806">
        <w:rPr>
          <w:rFonts w:ascii="Helvetica" w:hAnsi="Helvetica"/>
          <w:lang w:val="es-ES"/>
        </w:rPr>
        <w:t>sprawled</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w:t>
      </w:r>
      <w:proofErr w:type="spellStart"/>
      <w:r w:rsidRPr="00623806">
        <w:rPr>
          <w:rFonts w:ascii="Helvetica" w:hAnsi="Helvetica"/>
          <w:lang w:val="es-ES"/>
        </w:rPr>
        <w:t>peaceful</w:t>
      </w:r>
      <w:proofErr w:type="spellEnd"/>
      <w:r w:rsidRPr="00623806">
        <w:rPr>
          <w:rFonts w:ascii="Helvetica" w:hAnsi="Helvetica"/>
          <w:lang w:val="es-ES"/>
        </w:rPr>
        <w:t xml:space="preserve">, </w:t>
      </w:r>
      <w:proofErr w:type="spellStart"/>
      <w:r w:rsidRPr="00623806">
        <w:rPr>
          <w:rFonts w:ascii="Helvetica" w:hAnsi="Helvetica"/>
          <w:lang w:val="es-ES"/>
        </w:rPr>
        <w:t>timeless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kingdom</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sculpted</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a </w:t>
      </w:r>
      <w:proofErr w:type="spellStart"/>
      <w:r w:rsidRPr="00623806">
        <w:rPr>
          <w:rFonts w:ascii="Helvetica" w:hAnsi="Helvetica"/>
          <w:lang w:val="es-ES"/>
        </w:rPr>
        <w:lastRenderedPageBreak/>
        <w:t>combination</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rock and pine. </w:t>
      </w:r>
      <w:proofErr w:type="spellStart"/>
      <w:r w:rsidRPr="00623806">
        <w:rPr>
          <w:rFonts w:ascii="Helvetica" w:hAnsi="Helvetica"/>
          <w:lang w:val="es-ES"/>
        </w:rPr>
        <w:t>Even</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here</w:t>
      </w:r>
      <w:proofErr w:type="spellEnd"/>
      <w:r w:rsidRPr="00623806">
        <w:rPr>
          <w:rFonts w:ascii="Helvetica" w:hAnsi="Helvetica"/>
          <w:lang w:val="es-ES"/>
        </w:rPr>
        <w:t xml:space="preserve">, I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feel</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humming</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quiet</w:t>
      </w:r>
      <w:proofErr w:type="spellEnd"/>
      <w:r w:rsidRPr="00623806">
        <w:rPr>
          <w:rFonts w:ascii="Helvetica" w:hAnsi="Helvetica"/>
          <w:lang w:val="es-ES"/>
        </w:rPr>
        <w:t xml:space="preserve"> </w:t>
      </w:r>
      <w:proofErr w:type="spellStart"/>
      <w:r w:rsidRPr="00623806">
        <w:rPr>
          <w:rFonts w:ascii="Helvetica" w:hAnsi="Helvetica"/>
          <w:lang w:val="es-ES"/>
        </w:rPr>
        <w:t>power</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power</w:t>
      </w:r>
      <w:proofErr w:type="spellEnd"/>
      <w:r w:rsidRPr="00623806">
        <w:rPr>
          <w:rFonts w:ascii="Helvetica" w:hAnsi="Helvetica"/>
          <w:lang w:val="es-ES"/>
        </w:rPr>
        <w:t>.</w:t>
      </w:r>
    </w:p>
    <w:p w14:paraId="6CBAEFED" w14:textId="3111043B" w:rsidR="00353402" w:rsidRPr="00623806" w:rsidRDefault="00353402" w:rsidP="00353402">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bastard</w:t>
      </w:r>
      <w:proofErr w:type="spellEnd"/>
      <w:r w:rsidRPr="00623806">
        <w:rPr>
          <w:rFonts w:ascii="Helvetica" w:hAnsi="Helvetica"/>
          <w:lang w:val="es-ES"/>
        </w:rPr>
        <w:t xml:space="preserve"> </w:t>
      </w:r>
      <w:proofErr w:type="spellStart"/>
      <w:r w:rsidRPr="00623806">
        <w:rPr>
          <w:rFonts w:ascii="Helvetica" w:hAnsi="Helvetica"/>
          <w:lang w:val="es-ES"/>
        </w:rPr>
        <w:t>always</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good</w:t>
      </w:r>
      <w:proofErr w:type="spellEnd"/>
      <w:r w:rsidRPr="00623806">
        <w:rPr>
          <w:rFonts w:ascii="Helvetica" w:hAnsi="Helvetica"/>
          <w:lang w:val="es-ES"/>
        </w:rPr>
        <w:t xml:space="preserve"> </w:t>
      </w:r>
      <w:proofErr w:type="spellStart"/>
      <w:r w:rsidRPr="00623806">
        <w:rPr>
          <w:rFonts w:ascii="Helvetica" w:hAnsi="Helvetica"/>
          <w:lang w:val="es-ES"/>
        </w:rPr>
        <w:t>instincts</w:t>
      </w:r>
      <w:proofErr w:type="spellEnd"/>
      <w:r w:rsidRPr="00623806">
        <w:rPr>
          <w:rFonts w:ascii="Helvetica" w:hAnsi="Helvetica"/>
          <w:lang w:val="es-ES"/>
        </w:rPr>
        <w:t>.</w:t>
      </w:r>
    </w:p>
    <w:p w14:paraId="5E053F1F" w14:textId="7EE7E069" w:rsidR="00353402" w:rsidRPr="00623806" w:rsidRDefault="00353402" w:rsidP="00353402">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sneered</w:t>
      </w:r>
      <w:proofErr w:type="spellEnd"/>
      <w:r w:rsidRPr="00623806">
        <w:rPr>
          <w:rFonts w:ascii="Helvetica" w:hAnsi="Helvetica"/>
          <w:lang w:val="es-ES"/>
        </w:rPr>
        <w:t xml:space="preserve">, </w:t>
      </w:r>
      <w:proofErr w:type="spellStart"/>
      <w:r w:rsidRPr="00623806">
        <w:rPr>
          <w:rFonts w:ascii="Helvetica" w:hAnsi="Helvetica"/>
          <w:lang w:val="es-ES"/>
        </w:rPr>
        <w:t>shaking</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head. </w:t>
      </w: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Gunnolf</w:t>
      </w:r>
      <w:proofErr w:type="spellEnd"/>
      <w:r w:rsidRPr="00623806">
        <w:rPr>
          <w:rFonts w:ascii="Helvetica" w:hAnsi="Helvetica"/>
          <w:lang w:val="es-ES"/>
        </w:rPr>
        <w:t xml:space="preserve">. He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steady</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He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known</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calm</w:t>
      </w:r>
      <w:proofErr w:type="spellEnd"/>
      <w:r w:rsidRPr="00623806">
        <w:rPr>
          <w:rFonts w:ascii="Helvetica" w:hAnsi="Helvetica"/>
          <w:lang w:val="es-ES"/>
        </w:rPr>
        <w:t xml:space="preserve"> </w:t>
      </w:r>
      <w:proofErr w:type="spellStart"/>
      <w:r w:rsidRPr="00623806">
        <w:rPr>
          <w:rFonts w:ascii="Helvetica" w:hAnsi="Helvetica"/>
          <w:lang w:val="es-ES"/>
        </w:rPr>
        <w:t>demeanor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who</w:t>
      </w:r>
      <w:proofErr w:type="spellEnd"/>
      <w:r w:rsidRPr="00623806">
        <w:rPr>
          <w:rFonts w:ascii="Helvetica" w:hAnsi="Helvetica"/>
          <w:lang w:val="es-ES"/>
        </w:rPr>
        <w:t xml:space="preserve"> </w:t>
      </w:r>
      <w:proofErr w:type="spellStart"/>
      <w:r w:rsidRPr="00623806">
        <w:rPr>
          <w:rFonts w:ascii="Helvetica" w:hAnsi="Helvetica"/>
          <w:lang w:val="es-ES"/>
        </w:rPr>
        <w:t>never</w:t>
      </w:r>
      <w:proofErr w:type="spellEnd"/>
      <w:r w:rsidRPr="00623806">
        <w:rPr>
          <w:rFonts w:ascii="Helvetica" w:hAnsi="Helvetica"/>
          <w:lang w:val="es-ES"/>
        </w:rPr>
        <w:t xml:space="preserve"> </w:t>
      </w:r>
      <w:proofErr w:type="spellStart"/>
      <w:r w:rsidRPr="00623806">
        <w:rPr>
          <w:rFonts w:ascii="Helvetica" w:hAnsi="Helvetica"/>
          <w:lang w:val="es-ES"/>
        </w:rPr>
        <w:t>sought</w:t>
      </w:r>
      <w:proofErr w:type="spellEnd"/>
      <w:r w:rsidRPr="00623806">
        <w:rPr>
          <w:rFonts w:ascii="Helvetica" w:hAnsi="Helvetica"/>
          <w:lang w:val="es-ES"/>
        </w:rPr>
        <w:t xml:space="preserve"> more </w:t>
      </w:r>
      <w:proofErr w:type="spellStart"/>
      <w:r w:rsidRPr="00623806">
        <w:rPr>
          <w:rFonts w:ascii="Helvetica" w:hAnsi="Helvetica"/>
          <w:lang w:val="es-ES"/>
        </w:rPr>
        <w:t>than</w:t>
      </w:r>
      <w:proofErr w:type="spellEnd"/>
      <w:r w:rsidRPr="00623806">
        <w:rPr>
          <w:rFonts w:ascii="Helvetica" w:hAnsi="Helvetica"/>
          <w:lang w:val="es-ES"/>
        </w:rPr>
        <w:t xml:space="preserve"> </w:t>
      </w:r>
      <w:proofErr w:type="spellStart"/>
      <w:r w:rsidRPr="00623806">
        <w:rPr>
          <w:rFonts w:ascii="Helvetica" w:hAnsi="Helvetica"/>
          <w:lang w:val="es-ES"/>
        </w:rPr>
        <w:t>what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given</w:t>
      </w:r>
      <w:proofErr w:type="spellEnd"/>
      <w:r w:rsidRPr="00623806">
        <w:rPr>
          <w:rFonts w:ascii="Helvetica" w:hAnsi="Helvetica"/>
          <w:lang w:val="es-ES"/>
        </w:rPr>
        <w:t xml:space="preserve">. And </w:t>
      </w:r>
      <w:proofErr w:type="spellStart"/>
      <w:r w:rsidRPr="00623806">
        <w:rPr>
          <w:rFonts w:ascii="Helvetica" w:hAnsi="Helvetica"/>
          <w:lang w:val="es-ES"/>
        </w:rPr>
        <w:t>now</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whispers</w:t>
      </w:r>
      <w:proofErr w:type="spellEnd"/>
      <w:r w:rsidRPr="00623806">
        <w:rPr>
          <w:rFonts w:ascii="Helvetica" w:hAnsi="Helvetica"/>
          <w:lang w:val="es-ES"/>
        </w:rPr>
        <w:t xml:space="preserve"> </w:t>
      </w:r>
      <w:proofErr w:type="spellStart"/>
      <w:r w:rsidRPr="00623806">
        <w:rPr>
          <w:rFonts w:ascii="Helvetica" w:hAnsi="Helvetica"/>
          <w:lang w:val="es-ES"/>
        </w:rPr>
        <w:t>said</w:t>
      </w:r>
      <w:proofErr w:type="spellEnd"/>
      <w:r w:rsidRPr="00623806">
        <w:rPr>
          <w:rFonts w:ascii="Helvetica" w:hAnsi="Helvetica"/>
          <w:lang w:val="es-ES"/>
        </w:rPr>
        <w:t xml:space="preserve"> he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mated</w:t>
      </w:r>
      <w:proofErr w:type="spellEnd"/>
      <w:r w:rsidRPr="00623806">
        <w:rPr>
          <w:rFonts w:ascii="Helvetica" w:hAnsi="Helvetica"/>
          <w:lang w:val="es-ES"/>
        </w:rPr>
        <w:t>?</w:t>
      </w:r>
    </w:p>
    <w:p w14:paraId="3F6B08A3" w14:textId="35C26D4D" w:rsidR="00353402" w:rsidRPr="00623806" w:rsidRDefault="00353402" w:rsidP="00353402">
      <w:pPr>
        <w:pStyle w:val="Scene"/>
        <w:spacing w:line="276" w:lineRule="auto"/>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jaw</w:t>
      </w:r>
      <w:proofErr w:type="spellEnd"/>
      <w:r w:rsidRPr="00623806">
        <w:rPr>
          <w:rFonts w:ascii="Helvetica" w:hAnsi="Helvetica"/>
          <w:lang w:val="es-ES"/>
        </w:rPr>
        <w:t xml:space="preserve"> </w:t>
      </w:r>
      <w:proofErr w:type="spellStart"/>
      <w:r w:rsidRPr="00623806">
        <w:rPr>
          <w:rFonts w:ascii="Helvetica" w:hAnsi="Helvetica"/>
          <w:lang w:val="es-ES"/>
        </w:rPr>
        <w:t>clenched</w:t>
      </w:r>
      <w:proofErr w:type="spellEnd"/>
      <w:r w:rsidRPr="00623806">
        <w:rPr>
          <w:rFonts w:ascii="Helvetica" w:hAnsi="Helvetica"/>
          <w:lang w:val="es-ES"/>
        </w:rPr>
        <w:t xml:space="preserve"> so </w:t>
      </w:r>
      <w:proofErr w:type="spellStart"/>
      <w:r w:rsidRPr="00623806">
        <w:rPr>
          <w:rFonts w:ascii="Helvetica" w:hAnsi="Helvetica"/>
          <w:lang w:val="es-ES"/>
        </w:rPr>
        <w:t>tightly</w:t>
      </w:r>
      <w:proofErr w:type="spellEnd"/>
      <w:r w:rsidRPr="00623806">
        <w:rPr>
          <w:rFonts w:ascii="Helvetica" w:hAnsi="Helvetica"/>
          <w:lang w:val="es-ES"/>
        </w:rPr>
        <w:t xml:space="preserve"> I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teeth</w:t>
      </w:r>
      <w:proofErr w:type="spellEnd"/>
      <w:r w:rsidRPr="00623806">
        <w:rPr>
          <w:rFonts w:ascii="Helvetica" w:hAnsi="Helvetica"/>
          <w:lang w:val="es-ES"/>
        </w:rPr>
        <w:t xml:space="preserve"> </w:t>
      </w:r>
      <w:proofErr w:type="spellStart"/>
      <w:r w:rsidRPr="00623806">
        <w:rPr>
          <w:rFonts w:ascii="Helvetica" w:hAnsi="Helvetica"/>
          <w:lang w:val="es-ES"/>
        </w:rPr>
        <w:t>grind</w:t>
      </w:r>
      <w:proofErr w:type="spellEnd"/>
      <w:r w:rsidRPr="00623806">
        <w:rPr>
          <w:rFonts w:ascii="Helvetica" w:hAnsi="Helvetica"/>
          <w:lang w:val="es-ES"/>
        </w:rPr>
        <w:t>.</w:t>
      </w:r>
    </w:p>
    <w:p w14:paraId="4A2E8593" w14:textId="168CE1E3" w:rsidR="00353402" w:rsidRPr="00623806" w:rsidRDefault="00353402" w:rsidP="00353402">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Bullshit</w:t>
      </w:r>
      <w:proofErr w:type="spellEnd"/>
      <w:r w:rsidRPr="00623806">
        <w:rPr>
          <w:rFonts w:ascii="Helvetica" w:hAnsi="Helvetica"/>
          <w:lang w:val="es-ES"/>
        </w:rPr>
        <w:t xml:space="preserve">,” I </w:t>
      </w:r>
      <w:proofErr w:type="spellStart"/>
      <w:r w:rsidRPr="00623806">
        <w:rPr>
          <w:rFonts w:ascii="Helvetica" w:hAnsi="Helvetica"/>
          <w:lang w:val="es-ES"/>
        </w:rPr>
        <w:t>muttered</w:t>
      </w:r>
      <w:proofErr w:type="spellEnd"/>
      <w:r w:rsidRPr="00623806">
        <w:rPr>
          <w:rFonts w:ascii="Helvetica" w:hAnsi="Helvetica"/>
          <w:lang w:val="es-ES"/>
        </w:rPr>
        <w:t xml:space="preserve"> </w:t>
      </w:r>
      <w:proofErr w:type="spellStart"/>
      <w:r w:rsidRPr="00623806">
        <w:rPr>
          <w:rFonts w:ascii="Helvetica" w:hAnsi="Helvetica"/>
          <w:lang w:val="es-ES"/>
        </w:rPr>
        <w:t>under</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breath</w:t>
      </w:r>
      <w:proofErr w:type="spellEnd"/>
      <w:r w:rsidRPr="00623806">
        <w:rPr>
          <w:rFonts w:ascii="Helvetica" w:hAnsi="Helvetica"/>
          <w:lang w:val="es-ES"/>
        </w:rPr>
        <w:t xml:space="preserve">. “He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even</w:t>
      </w:r>
      <w:proofErr w:type="spellEnd"/>
      <w:r w:rsidRPr="00623806">
        <w:rPr>
          <w:rFonts w:ascii="Helvetica" w:hAnsi="Helvetica"/>
          <w:lang w:val="es-ES"/>
        </w:rPr>
        <w:t xml:space="preserve"> </w:t>
      </w:r>
      <w:proofErr w:type="spellStart"/>
      <w:r w:rsidRPr="00623806">
        <w:rPr>
          <w:rFonts w:ascii="Helvetica" w:hAnsi="Helvetica"/>
          <w:lang w:val="es-ES"/>
        </w:rPr>
        <w:t>looking</w:t>
      </w:r>
      <w:proofErr w:type="spellEnd"/>
      <w:r w:rsidRPr="00623806">
        <w:rPr>
          <w:rFonts w:ascii="Helvetica" w:hAnsi="Helvetica"/>
          <w:lang w:val="es-ES"/>
        </w:rPr>
        <w:t>.”</w:t>
      </w:r>
    </w:p>
    <w:p w14:paraId="754CACCA" w14:textId="768669FD" w:rsidR="00353402" w:rsidRPr="00623806" w:rsidRDefault="00353402" w:rsidP="00353402">
      <w:pPr>
        <w:pStyle w:val="Scene"/>
        <w:spacing w:line="276" w:lineRule="auto"/>
        <w:jc w:val="both"/>
        <w:rPr>
          <w:rFonts w:ascii="Helvetica" w:hAnsi="Helvetica"/>
          <w:lang w:val="es-ES"/>
        </w:rPr>
      </w:pPr>
      <w:proofErr w:type="spellStart"/>
      <w:r w:rsidRPr="00623806">
        <w:rPr>
          <w:rFonts w:ascii="Helvetica" w:hAnsi="Helvetica"/>
          <w:lang w:val="es-ES"/>
        </w:rPr>
        <w:t>That’s</w:t>
      </w:r>
      <w:proofErr w:type="spellEnd"/>
      <w:r w:rsidRPr="00623806">
        <w:rPr>
          <w:rFonts w:ascii="Helvetica" w:hAnsi="Helvetica"/>
          <w:lang w:val="es-ES"/>
        </w:rPr>
        <w:t xml:space="preserve"> </w:t>
      </w:r>
      <w:proofErr w:type="spellStart"/>
      <w:r w:rsidRPr="00623806">
        <w:rPr>
          <w:rFonts w:ascii="Helvetica" w:hAnsi="Helvetica"/>
          <w:lang w:val="es-ES"/>
        </w:rPr>
        <w:t>what</w:t>
      </w:r>
      <w:proofErr w:type="spellEnd"/>
      <w:r w:rsidRPr="00623806">
        <w:rPr>
          <w:rFonts w:ascii="Helvetica" w:hAnsi="Helvetica"/>
          <w:lang w:val="es-ES"/>
        </w:rPr>
        <w:t xml:space="preserve"> </w:t>
      </w:r>
      <w:proofErr w:type="spellStart"/>
      <w:r w:rsidRPr="00623806">
        <w:rPr>
          <w:rFonts w:ascii="Helvetica" w:hAnsi="Helvetica"/>
          <w:lang w:val="es-ES"/>
        </w:rPr>
        <w:t>burned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most</w:t>
      </w:r>
      <w:proofErr w:type="spellEnd"/>
      <w:r w:rsidRPr="00623806">
        <w:rPr>
          <w:rFonts w:ascii="Helvetica" w:hAnsi="Helvetica"/>
          <w:lang w:val="es-ES"/>
        </w:rPr>
        <w:t xml:space="preserve">. </w:t>
      </w:r>
      <w:proofErr w:type="spellStart"/>
      <w:r w:rsidRPr="00623806">
        <w:rPr>
          <w:rFonts w:ascii="Helvetica" w:hAnsi="Helvetica"/>
          <w:lang w:val="es-ES"/>
        </w:rPr>
        <w:t>Zeff</w:t>
      </w:r>
      <w:proofErr w:type="spellEnd"/>
      <w:r w:rsidRPr="00623806">
        <w:rPr>
          <w:rFonts w:ascii="Helvetica" w:hAnsi="Helvetica"/>
          <w:lang w:val="es-ES"/>
        </w:rPr>
        <w:t xml:space="preserve"> has </w:t>
      </w:r>
      <w:proofErr w:type="spellStart"/>
      <w:r w:rsidRPr="00623806">
        <w:rPr>
          <w:rFonts w:ascii="Helvetica" w:hAnsi="Helvetica"/>
          <w:lang w:val="es-ES"/>
        </w:rPr>
        <w:t>never</w:t>
      </w:r>
      <w:proofErr w:type="spellEnd"/>
      <w:r w:rsidRPr="00623806">
        <w:rPr>
          <w:rFonts w:ascii="Helvetica" w:hAnsi="Helvetica"/>
          <w:lang w:val="es-ES"/>
        </w:rPr>
        <w:t xml:space="preserve"> </w:t>
      </w:r>
      <w:proofErr w:type="spellStart"/>
      <w:r w:rsidRPr="00623806">
        <w:rPr>
          <w:rFonts w:ascii="Helvetica" w:hAnsi="Helvetica"/>
          <w:lang w:val="es-ES"/>
        </w:rPr>
        <w:t>shown</w:t>
      </w:r>
      <w:proofErr w:type="spellEnd"/>
      <w:r w:rsidRPr="00623806">
        <w:rPr>
          <w:rFonts w:ascii="Helvetica" w:hAnsi="Helvetica"/>
          <w:lang w:val="es-ES"/>
        </w:rPr>
        <w:t xml:space="preserve"> </w:t>
      </w:r>
      <w:proofErr w:type="spellStart"/>
      <w:r w:rsidRPr="00623806">
        <w:rPr>
          <w:rFonts w:ascii="Helvetica" w:hAnsi="Helvetica"/>
          <w:lang w:val="es-ES"/>
        </w:rPr>
        <w:t>any</w:t>
      </w:r>
      <w:proofErr w:type="spellEnd"/>
      <w:r w:rsidRPr="00623806">
        <w:rPr>
          <w:rFonts w:ascii="Helvetica" w:hAnsi="Helvetica"/>
          <w:lang w:val="es-ES"/>
        </w:rPr>
        <w:t xml:space="preserve"> </w:t>
      </w:r>
      <w:proofErr w:type="spellStart"/>
      <w:r w:rsidRPr="00623806">
        <w:rPr>
          <w:rFonts w:ascii="Helvetica" w:hAnsi="Helvetica"/>
          <w:lang w:val="es-ES"/>
        </w:rPr>
        <w:t>yearning</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mate. </w:t>
      </w:r>
      <w:proofErr w:type="spellStart"/>
      <w:r w:rsidRPr="00623806">
        <w:rPr>
          <w:rFonts w:ascii="Helvetica" w:hAnsi="Helvetica"/>
          <w:lang w:val="es-ES"/>
        </w:rPr>
        <w:t>During</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countless</w:t>
      </w:r>
      <w:proofErr w:type="spellEnd"/>
      <w:r w:rsidRPr="00623806">
        <w:rPr>
          <w:rFonts w:ascii="Helvetica" w:hAnsi="Helvetica"/>
          <w:lang w:val="es-ES"/>
        </w:rPr>
        <w:t xml:space="preserve"> </w:t>
      </w:r>
      <w:proofErr w:type="spellStart"/>
      <w:r w:rsidRPr="00623806">
        <w:rPr>
          <w:rFonts w:ascii="Helvetica" w:hAnsi="Helvetica"/>
          <w:lang w:val="es-ES"/>
        </w:rPr>
        <w:t>nights</w:t>
      </w:r>
      <w:proofErr w:type="spellEnd"/>
      <w:r w:rsidRPr="00623806">
        <w:rPr>
          <w:rFonts w:ascii="Helvetica" w:hAnsi="Helvetica"/>
          <w:lang w:val="es-ES"/>
        </w:rPr>
        <w:t xml:space="preserve"> </w:t>
      </w:r>
      <w:proofErr w:type="spellStart"/>
      <w:r w:rsidRPr="00623806">
        <w:rPr>
          <w:rFonts w:ascii="Helvetica" w:hAnsi="Helvetica"/>
          <w:lang w:val="es-ES"/>
        </w:rPr>
        <w:t>we</w:t>
      </w:r>
      <w:proofErr w:type="spellEnd"/>
      <w:r w:rsidRPr="00623806">
        <w:rPr>
          <w:rFonts w:ascii="Helvetica" w:hAnsi="Helvetica"/>
          <w:lang w:val="es-ES"/>
        </w:rPr>
        <w:t xml:space="preserve"> </w:t>
      </w:r>
      <w:proofErr w:type="spellStart"/>
      <w:r w:rsidRPr="00623806">
        <w:rPr>
          <w:rFonts w:ascii="Helvetica" w:hAnsi="Helvetica"/>
          <w:lang w:val="es-ES"/>
        </w:rPr>
        <w:t>spent</w:t>
      </w:r>
      <w:proofErr w:type="spellEnd"/>
      <w:r w:rsidRPr="00623806">
        <w:rPr>
          <w:rFonts w:ascii="Helvetica" w:hAnsi="Helvetica"/>
          <w:lang w:val="es-ES"/>
        </w:rPr>
        <w:t xml:space="preserve"> sparring, he </w:t>
      </w:r>
      <w:proofErr w:type="spellStart"/>
      <w:r w:rsidRPr="00623806">
        <w:rPr>
          <w:rFonts w:ascii="Helvetica" w:hAnsi="Helvetica"/>
          <w:lang w:val="es-ES"/>
        </w:rPr>
        <w:t>never</w:t>
      </w:r>
      <w:proofErr w:type="spellEnd"/>
      <w:r w:rsidRPr="00623806">
        <w:rPr>
          <w:rFonts w:ascii="Helvetica" w:hAnsi="Helvetica"/>
          <w:lang w:val="es-ES"/>
        </w:rPr>
        <w:t xml:space="preserve"> </w:t>
      </w:r>
      <w:proofErr w:type="spellStart"/>
      <w:r w:rsidRPr="00623806">
        <w:rPr>
          <w:rFonts w:ascii="Helvetica" w:hAnsi="Helvetica"/>
          <w:lang w:val="es-ES"/>
        </w:rPr>
        <w:t>spoke</w:t>
      </w:r>
      <w:proofErr w:type="spellEnd"/>
      <w:r w:rsidRPr="00623806">
        <w:rPr>
          <w:rFonts w:ascii="Helvetica" w:hAnsi="Helvetica"/>
          <w:lang w:val="es-ES"/>
        </w:rPr>
        <w:t xml:space="preserve"> as </w:t>
      </w:r>
      <w:proofErr w:type="spellStart"/>
      <w:r w:rsidRPr="00623806">
        <w:rPr>
          <w:rFonts w:ascii="Helvetica" w:hAnsi="Helvetica"/>
          <w:lang w:val="es-ES"/>
        </w:rPr>
        <w:t>much</w:t>
      </w:r>
      <w:proofErr w:type="spellEnd"/>
      <w:r w:rsidRPr="00623806">
        <w:rPr>
          <w:rFonts w:ascii="Helvetica" w:hAnsi="Helvetica"/>
          <w:lang w:val="es-ES"/>
        </w:rPr>
        <w:t xml:space="preserve"> as I </w:t>
      </w:r>
      <w:proofErr w:type="spellStart"/>
      <w:r w:rsidRPr="00623806">
        <w:rPr>
          <w:rFonts w:ascii="Helvetica" w:hAnsi="Helvetica"/>
          <w:lang w:val="es-ES"/>
        </w:rPr>
        <w:t>did</w:t>
      </w:r>
      <w:proofErr w:type="spellEnd"/>
      <w:r w:rsidRPr="00623806">
        <w:rPr>
          <w:rFonts w:ascii="Helvetica" w:hAnsi="Helvetica"/>
          <w:lang w:val="es-ES"/>
        </w:rPr>
        <w:t xml:space="preserve">. </w:t>
      </w:r>
    </w:p>
    <w:p w14:paraId="6B3A8C6A" w14:textId="770ADB27" w:rsidR="00353402" w:rsidRPr="00623806" w:rsidRDefault="00353402" w:rsidP="00353402">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hadn’t</w:t>
      </w:r>
      <w:proofErr w:type="spellEnd"/>
      <w:r w:rsidRPr="00623806">
        <w:rPr>
          <w:rFonts w:ascii="Helvetica" w:hAnsi="Helvetica"/>
          <w:lang w:val="es-ES"/>
        </w:rPr>
        <w:t xml:space="preserve"> </w:t>
      </w:r>
      <w:proofErr w:type="spellStart"/>
      <w:r w:rsidRPr="00623806">
        <w:rPr>
          <w:rFonts w:ascii="Helvetica" w:hAnsi="Helvetica"/>
          <w:lang w:val="es-ES"/>
        </w:rPr>
        <w:t>called</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Moon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blood</w:t>
      </w:r>
      <w:proofErr w:type="spellEnd"/>
      <w:r w:rsidRPr="00623806">
        <w:rPr>
          <w:rFonts w:ascii="Helvetica" w:hAnsi="Helvetica"/>
          <w:lang w:val="es-ES"/>
        </w:rPr>
        <w:t xml:space="preserve"> and </w:t>
      </w:r>
      <w:proofErr w:type="spellStart"/>
      <w:r w:rsidRPr="00623806">
        <w:rPr>
          <w:rFonts w:ascii="Helvetica" w:hAnsi="Helvetica"/>
          <w:lang w:val="es-ES"/>
        </w:rPr>
        <w:t>breath</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I </w:t>
      </w:r>
      <w:proofErr w:type="spellStart"/>
      <w:r w:rsidRPr="00623806">
        <w:rPr>
          <w:rFonts w:ascii="Helvetica" w:hAnsi="Helvetica"/>
          <w:lang w:val="es-ES"/>
        </w:rPr>
        <w:t>had</w:t>
      </w:r>
      <w:proofErr w:type="spellEnd"/>
      <w:r w:rsidRPr="00623806">
        <w:rPr>
          <w:rFonts w:ascii="Helvetica" w:hAnsi="Helvetica"/>
          <w:lang w:val="es-ES"/>
        </w:rPr>
        <w:t xml:space="preserve">. He </w:t>
      </w:r>
      <w:proofErr w:type="spellStart"/>
      <w:r w:rsidRPr="00623806">
        <w:rPr>
          <w:rFonts w:ascii="Helvetica" w:hAnsi="Helvetica"/>
          <w:lang w:val="es-ES"/>
        </w:rPr>
        <w:t>hadn't</w:t>
      </w:r>
      <w:proofErr w:type="spellEnd"/>
      <w:r w:rsidRPr="00623806">
        <w:rPr>
          <w:rFonts w:ascii="Helvetica" w:hAnsi="Helvetica"/>
          <w:lang w:val="es-ES"/>
        </w:rPr>
        <w:t xml:space="preserve"> </w:t>
      </w:r>
      <w:proofErr w:type="spellStart"/>
      <w:r w:rsidRPr="00623806">
        <w:rPr>
          <w:rFonts w:ascii="Helvetica" w:hAnsi="Helvetica"/>
          <w:lang w:val="es-ES"/>
        </w:rPr>
        <w:t>offered</w:t>
      </w:r>
      <w:proofErr w:type="spellEnd"/>
      <w:r w:rsidRPr="00623806">
        <w:rPr>
          <w:rFonts w:ascii="Helvetica" w:hAnsi="Helvetica"/>
          <w:lang w:val="es-ES"/>
        </w:rPr>
        <w:t xml:space="preserve"> </w:t>
      </w:r>
      <w:proofErr w:type="spellStart"/>
      <w:r w:rsidRPr="00623806">
        <w:rPr>
          <w:rFonts w:ascii="Helvetica" w:hAnsi="Helvetica"/>
          <w:lang w:val="es-ES"/>
        </w:rPr>
        <w:t>flame</w:t>
      </w:r>
      <w:proofErr w:type="spellEnd"/>
      <w:r w:rsidRPr="00623806">
        <w:rPr>
          <w:rFonts w:ascii="Helvetica" w:hAnsi="Helvetica"/>
          <w:lang w:val="es-ES"/>
        </w:rPr>
        <w:t xml:space="preserve">, </w:t>
      </w:r>
      <w:proofErr w:type="spellStart"/>
      <w:r w:rsidRPr="00623806">
        <w:rPr>
          <w:rFonts w:ascii="Helvetica" w:hAnsi="Helvetica"/>
          <w:lang w:val="es-ES"/>
        </w:rPr>
        <w:t>bone</w:t>
      </w:r>
      <w:proofErr w:type="spellEnd"/>
      <w:r w:rsidRPr="00623806">
        <w:rPr>
          <w:rFonts w:ascii="Helvetica" w:hAnsi="Helvetica"/>
          <w:lang w:val="es-ES"/>
        </w:rPr>
        <w:t xml:space="preserve">, </w:t>
      </w:r>
      <w:proofErr w:type="spellStart"/>
      <w:r w:rsidRPr="00623806">
        <w:rPr>
          <w:rFonts w:ascii="Helvetica" w:hAnsi="Helvetica"/>
          <w:lang w:val="es-ES"/>
        </w:rPr>
        <w:t>or</w:t>
      </w:r>
      <w:proofErr w:type="spellEnd"/>
      <w:r w:rsidRPr="00623806">
        <w:rPr>
          <w:rFonts w:ascii="Helvetica" w:hAnsi="Helvetica"/>
          <w:lang w:val="es-ES"/>
        </w:rPr>
        <w:t xml:space="preserve"> </w:t>
      </w:r>
      <w:proofErr w:type="spellStart"/>
      <w:r w:rsidRPr="00623806">
        <w:rPr>
          <w:rFonts w:ascii="Helvetica" w:hAnsi="Helvetica"/>
          <w:lang w:val="es-ES"/>
        </w:rPr>
        <w:t>sleepless</w:t>
      </w:r>
      <w:proofErr w:type="spellEnd"/>
      <w:r w:rsidRPr="00623806">
        <w:rPr>
          <w:rFonts w:ascii="Helvetica" w:hAnsi="Helvetica"/>
          <w:lang w:val="es-ES"/>
        </w:rPr>
        <w:t xml:space="preserve"> </w:t>
      </w:r>
      <w:proofErr w:type="spellStart"/>
      <w:r w:rsidRPr="00623806">
        <w:rPr>
          <w:rFonts w:ascii="Helvetica" w:hAnsi="Helvetica"/>
          <w:lang w:val="es-ES"/>
        </w:rPr>
        <w:t>prayers</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I </w:t>
      </w:r>
      <w:proofErr w:type="spellStart"/>
      <w:r w:rsidRPr="00623806">
        <w:rPr>
          <w:rFonts w:ascii="Helvetica" w:hAnsi="Helvetica"/>
          <w:lang w:val="es-ES"/>
        </w:rPr>
        <w:t>did</w:t>
      </w:r>
      <w:proofErr w:type="spellEnd"/>
      <w:r w:rsidRPr="00623806">
        <w:rPr>
          <w:rFonts w:ascii="Helvetica" w:hAnsi="Helvetica"/>
          <w:lang w:val="es-ES"/>
        </w:rPr>
        <w:t xml:space="preserve">. He </w:t>
      </w:r>
      <w:proofErr w:type="spellStart"/>
      <w:r w:rsidRPr="00623806">
        <w:rPr>
          <w:rFonts w:ascii="Helvetica" w:hAnsi="Helvetica"/>
          <w:lang w:val="es-ES"/>
        </w:rPr>
        <w:t>hadn’t</w:t>
      </w:r>
      <w:proofErr w:type="spellEnd"/>
      <w:r w:rsidRPr="00623806">
        <w:rPr>
          <w:rFonts w:ascii="Helvetica" w:hAnsi="Helvetica"/>
          <w:lang w:val="es-ES"/>
        </w:rPr>
        <w:t xml:space="preserve"> </w:t>
      </w:r>
      <w:proofErr w:type="spellStart"/>
      <w:r w:rsidRPr="00623806">
        <w:rPr>
          <w:rFonts w:ascii="Helvetica" w:hAnsi="Helvetica"/>
          <w:lang w:val="es-ES"/>
        </w:rPr>
        <w:t>searched</w:t>
      </w:r>
      <w:proofErr w:type="spellEnd"/>
      <w:r w:rsidRPr="00623806">
        <w:rPr>
          <w:rFonts w:ascii="Helvetica" w:hAnsi="Helvetica"/>
          <w:lang w:val="es-ES"/>
        </w:rPr>
        <w:t>.</w:t>
      </w:r>
    </w:p>
    <w:p w14:paraId="19026645" w14:textId="0402B5F3" w:rsidR="00353402" w:rsidRPr="00623806" w:rsidRDefault="00353402" w:rsidP="00353402">
      <w:pPr>
        <w:pStyle w:val="Scene"/>
        <w:spacing w:line="276" w:lineRule="auto"/>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wind</w:t>
      </w:r>
      <w:proofErr w:type="spellEnd"/>
      <w:r w:rsidRPr="00623806">
        <w:rPr>
          <w:rFonts w:ascii="Helvetica" w:hAnsi="Helvetica"/>
          <w:lang w:val="es-ES"/>
        </w:rPr>
        <w:t xml:space="preserve"> </w:t>
      </w:r>
      <w:proofErr w:type="spellStart"/>
      <w:r w:rsidRPr="00623806">
        <w:rPr>
          <w:rFonts w:ascii="Helvetica" w:hAnsi="Helvetica"/>
          <w:lang w:val="es-ES"/>
        </w:rPr>
        <w:t>shifted</w:t>
      </w:r>
      <w:proofErr w:type="spellEnd"/>
      <w:r w:rsidRPr="00623806">
        <w:rPr>
          <w:rFonts w:ascii="Helvetica" w:hAnsi="Helvetica"/>
          <w:lang w:val="es-ES"/>
        </w:rPr>
        <w:t xml:space="preserve"> </w:t>
      </w:r>
      <w:proofErr w:type="spellStart"/>
      <w:r w:rsidRPr="00623806">
        <w:rPr>
          <w:rFonts w:ascii="Helvetica" w:hAnsi="Helvetica"/>
          <w:lang w:val="es-ES"/>
        </w:rPr>
        <w:t>around</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w:t>
      </w:r>
    </w:p>
    <w:p w14:paraId="63B015B0" w14:textId="48085DC9" w:rsidR="00353402" w:rsidRPr="00623806" w:rsidRDefault="00353402" w:rsidP="00353402">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bond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awakened</w:t>
      </w:r>
      <w:proofErr w:type="spellEnd"/>
      <w:r w:rsidRPr="00623806">
        <w:rPr>
          <w:rFonts w:ascii="Helvetica" w:hAnsi="Helvetica"/>
          <w:lang w:val="es-ES"/>
        </w:rPr>
        <w:t>.</w:t>
      </w:r>
    </w:p>
    <w:p w14:paraId="3CBB5DC8" w14:textId="1D9D14A9" w:rsidR="00353402" w:rsidRPr="00623806" w:rsidRDefault="00353402" w:rsidP="00353402">
      <w:pPr>
        <w:pStyle w:val="Scene"/>
        <w:spacing w:line="276" w:lineRule="auto"/>
        <w:jc w:val="both"/>
        <w:rPr>
          <w:rFonts w:ascii="Helvetica" w:hAnsi="Helvetica"/>
          <w:lang w:val="es-ES"/>
        </w:rPr>
      </w:pPr>
      <w:proofErr w:type="spellStart"/>
      <w:r w:rsidRPr="00623806">
        <w:rPr>
          <w:rFonts w:ascii="Helvetica" w:hAnsi="Helvetica"/>
          <w:lang w:val="es-ES"/>
        </w:rPr>
        <w:t>I’d</w:t>
      </w:r>
      <w:proofErr w:type="spellEnd"/>
      <w:r w:rsidRPr="00623806">
        <w:rPr>
          <w:rFonts w:ascii="Helvetica" w:hAnsi="Helvetica"/>
          <w:lang w:val="es-ES"/>
        </w:rPr>
        <w:t xml:space="preserve"> </w:t>
      </w:r>
      <w:proofErr w:type="spellStart"/>
      <w:r w:rsidRPr="00623806">
        <w:rPr>
          <w:rFonts w:ascii="Helvetica" w:hAnsi="Helvetica"/>
          <w:lang w:val="es-ES"/>
        </w:rPr>
        <w:t>heard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a </w:t>
      </w:r>
      <w:proofErr w:type="spellStart"/>
      <w:r w:rsidRPr="00623806">
        <w:rPr>
          <w:rFonts w:ascii="Helvetica" w:hAnsi="Helvetica"/>
          <w:lang w:val="es-ES"/>
        </w:rPr>
        <w:t>half-drunk</w:t>
      </w:r>
      <w:proofErr w:type="spellEnd"/>
      <w:r w:rsidRPr="00623806">
        <w:rPr>
          <w:rFonts w:ascii="Helvetica" w:hAnsi="Helvetica"/>
          <w:lang w:val="es-ES"/>
        </w:rPr>
        <w:t xml:space="preserve"> </w:t>
      </w:r>
      <w:proofErr w:type="spellStart"/>
      <w:r w:rsidRPr="00623806">
        <w:rPr>
          <w:rFonts w:ascii="Helvetica" w:hAnsi="Helvetica"/>
          <w:lang w:val="es-ES"/>
        </w:rPr>
        <w:t>priestess</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silvered</w:t>
      </w:r>
      <w:proofErr w:type="spellEnd"/>
      <w:r w:rsidRPr="00623806">
        <w:rPr>
          <w:rFonts w:ascii="Helvetica" w:hAnsi="Helvetica"/>
          <w:lang w:val="es-ES"/>
        </w:rPr>
        <w:t xml:space="preserve"> and </w:t>
      </w:r>
      <w:proofErr w:type="spellStart"/>
      <w:r w:rsidRPr="00623806">
        <w:rPr>
          <w:rFonts w:ascii="Helvetica" w:hAnsi="Helvetica"/>
          <w:lang w:val="es-ES"/>
        </w:rPr>
        <w:t>soul</w:t>
      </w:r>
      <w:proofErr w:type="spellEnd"/>
      <w:r w:rsidRPr="00623806">
        <w:rPr>
          <w:rFonts w:ascii="Helvetica" w:hAnsi="Helvetica"/>
          <w:lang w:val="es-ES"/>
        </w:rPr>
        <w:t xml:space="preserve"> </w:t>
      </w:r>
      <w:proofErr w:type="spellStart"/>
      <w:r w:rsidRPr="00623806">
        <w:rPr>
          <w:rFonts w:ascii="Helvetica" w:hAnsi="Helvetica"/>
          <w:lang w:val="es-ES"/>
        </w:rPr>
        <w:t>half-lost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starlight</w:t>
      </w:r>
      <w:proofErr w:type="spellEnd"/>
      <w:r w:rsidRPr="00623806">
        <w:rPr>
          <w:rFonts w:ascii="Helvetica" w:hAnsi="Helvetica"/>
          <w:lang w:val="es-ES"/>
        </w:rPr>
        <w:t xml:space="preserve">. </w:t>
      </w:r>
      <w:proofErr w:type="spellStart"/>
      <w:r w:rsidRPr="00623806">
        <w:rPr>
          <w:rFonts w:ascii="Helvetica" w:hAnsi="Helvetica"/>
          <w:lang w:val="es-ES"/>
        </w:rPr>
        <w:t>She’d</w:t>
      </w:r>
      <w:proofErr w:type="spellEnd"/>
      <w:r w:rsidRPr="00623806">
        <w:rPr>
          <w:rFonts w:ascii="Helvetica" w:hAnsi="Helvetica"/>
          <w:lang w:val="es-ES"/>
        </w:rPr>
        <w:t xml:space="preserve"> </w:t>
      </w:r>
      <w:proofErr w:type="spellStart"/>
      <w:r w:rsidRPr="00623806">
        <w:rPr>
          <w:rFonts w:ascii="Helvetica" w:hAnsi="Helvetica"/>
          <w:lang w:val="es-ES"/>
        </w:rPr>
        <w:t>leaned</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me at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edge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a </w:t>
      </w:r>
      <w:proofErr w:type="spellStart"/>
      <w:r w:rsidRPr="00623806">
        <w:rPr>
          <w:rFonts w:ascii="Helvetica" w:hAnsi="Helvetica"/>
          <w:lang w:val="es-ES"/>
        </w:rPr>
        <w:t>fire</w:t>
      </w:r>
      <w:proofErr w:type="spellEnd"/>
      <w:r w:rsidRPr="00623806">
        <w:rPr>
          <w:rFonts w:ascii="Helvetica" w:hAnsi="Helvetica"/>
          <w:lang w:val="es-ES"/>
        </w:rPr>
        <w:t xml:space="preserve"> and </w:t>
      </w:r>
      <w:proofErr w:type="spellStart"/>
      <w:r w:rsidRPr="00623806">
        <w:rPr>
          <w:rFonts w:ascii="Helvetica" w:hAnsi="Helvetica"/>
          <w:lang w:val="es-ES"/>
        </w:rPr>
        <w:t>whispered</w:t>
      </w:r>
      <w:proofErr w:type="spellEnd"/>
      <w:r w:rsidRPr="00623806">
        <w:rPr>
          <w:rFonts w:ascii="Helvetica" w:hAnsi="Helvetica"/>
          <w:lang w:val="es-ES"/>
        </w:rPr>
        <w:t>, “</w:t>
      </w:r>
      <w:proofErr w:type="spellStart"/>
      <w:r w:rsidRPr="00623806">
        <w:rPr>
          <w:rFonts w:ascii="Helvetica" w:hAnsi="Helvetica"/>
          <w:lang w:val="es-ES"/>
        </w:rPr>
        <w:t>Your</w:t>
      </w:r>
      <w:proofErr w:type="spellEnd"/>
      <w:r w:rsidRPr="00623806">
        <w:rPr>
          <w:rFonts w:ascii="Helvetica" w:hAnsi="Helvetica"/>
          <w:lang w:val="es-ES"/>
        </w:rPr>
        <w:t xml:space="preserve"> </w:t>
      </w:r>
      <w:proofErr w:type="spellStart"/>
      <w:r w:rsidRPr="00623806">
        <w:rPr>
          <w:rFonts w:ascii="Helvetica" w:hAnsi="Helvetica"/>
          <w:lang w:val="es-ES"/>
        </w:rPr>
        <w:t>rival’s</w:t>
      </w:r>
      <w:proofErr w:type="spellEnd"/>
      <w:r w:rsidRPr="00623806">
        <w:rPr>
          <w:rFonts w:ascii="Helvetica" w:hAnsi="Helvetica"/>
          <w:lang w:val="es-ES"/>
        </w:rPr>
        <w:t xml:space="preserve"> </w:t>
      </w:r>
      <w:proofErr w:type="spellStart"/>
      <w:r w:rsidRPr="00623806">
        <w:rPr>
          <w:rFonts w:ascii="Helvetica" w:hAnsi="Helvetica"/>
          <w:lang w:val="es-ES"/>
        </w:rPr>
        <w:t>blood</w:t>
      </w:r>
      <w:proofErr w:type="spellEnd"/>
      <w:r w:rsidRPr="00623806">
        <w:rPr>
          <w:rFonts w:ascii="Helvetica" w:hAnsi="Helvetica"/>
          <w:lang w:val="es-ES"/>
        </w:rPr>
        <w:t xml:space="preserve"> </w:t>
      </w:r>
      <w:proofErr w:type="spellStart"/>
      <w:r w:rsidRPr="00623806">
        <w:rPr>
          <w:rFonts w:ascii="Helvetica" w:hAnsi="Helvetica"/>
          <w:lang w:val="es-ES"/>
        </w:rPr>
        <w:t>sings</w:t>
      </w:r>
      <w:proofErr w:type="spellEnd"/>
      <w:r w:rsidRPr="00623806">
        <w:rPr>
          <w:rFonts w:ascii="Helvetica" w:hAnsi="Helvetica"/>
          <w:lang w:val="es-ES"/>
        </w:rPr>
        <w:t xml:space="preserve"> </w:t>
      </w:r>
      <w:proofErr w:type="spellStart"/>
      <w:r w:rsidRPr="00623806">
        <w:rPr>
          <w:rFonts w:ascii="Helvetica" w:hAnsi="Helvetica"/>
          <w:lang w:val="es-ES"/>
        </w:rPr>
        <w:t>louder</w:t>
      </w:r>
      <w:proofErr w:type="spellEnd"/>
      <w:r w:rsidRPr="00623806">
        <w:rPr>
          <w:rFonts w:ascii="Helvetica" w:hAnsi="Helvetica"/>
          <w:lang w:val="es-ES"/>
        </w:rPr>
        <w:t xml:space="preserve"> </w:t>
      </w:r>
      <w:proofErr w:type="spellStart"/>
      <w:r w:rsidRPr="00623806">
        <w:rPr>
          <w:rFonts w:ascii="Helvetica" w:hAnsi="Helvetica"/>
          <w:lang w:val="es-ES"/>
        </w:rPr>
        <w:t>than</w:t>
      </w:r>
      <w:proofErr w:type="spellEnd"/>
      <w:r w:rsidRPr="00623806">
        <w:rPr>
          <w:rFonts w:ascii="Helvetica" w:hAnsi="Helvetica"/>
          <w:lang w:val="es-ES"/>
        </w:rPr>
        <w:t xml:space="preserve"> </w:t>
      </w:r>
      <w:proofErr w:type="spellStart"/>
      <w:r w:rsidRPr="00623806">
        <w:rPr>
          <w:rFonts w:ascii="Helvetica" w:hAnsi="Helvetica"/>
          <w:lang w:val="es-ES"/>
        </w:rPr>
        <w:t>yours</w:t>
      </w:r>
      <w:proofErr w:type="spellEnd"/>
      <w:r w:rsidRPr="00623806">
        <w:rPr>
          <w:rFonts w:ascii="Helvetica" w:hAnsi="Helvetica"/>
          <w:lang w:val="es-ES"/>
        </w:rPr>
        <w:t xml:space="preserve"> </w:t>
      </w:r>
      <w:proofErr w:type="spellStart"/>
      <w:r w:rsidRPr="00623806">
        <w:rPr>
          <w:rFonts w:ascii="Helvetica" w:hAnsi="Helvetica"/>
          <w:lang w:val="es-ES"/>
        </w:rPr>
        <w:t>now</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king</w:t>
      </w:r>
      <w:proofErr w:type="spellEnd"/>
      <w:r w:rsidRPr="00623806">
        <w:rPr>
          <w:rFonts w:ascii="Helvetica" w:hAnsi="Helvetica"/>
          <w:lang w:val="es-ES"/>
        </w:rPr>
        <w:t>.”</w:t>
      </w:r>
    </w:p>
    <w:p w14:paraId="3A0F6F47" w14:textId="0F84A274" w:rsidR="00353402" w:rsidRPr="00623806" w:rsidRDefault="00353402" w:rsidP="00353402">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words</w:t>
      </w:r>
      <w:proofErr w:type="spellEnd"/>
      <w:r w:rsidRPr="00623806">
        <w:rPr>
          <w:rFonts w:ascii="Helvetica" w:hAnsi="Helvetica"/>
          <w:lang w:val="es-ES"/>
        </w:rPr>
        <w:t xml:space="preserve"> hit me </w:t>
      </w:r>
      <w:proofErr w:type="spellStart"/>
      <w:r w:rsidRPr="00623806">
        <w:rPr>
          <w:rFonts w:ascii="Helvetica" w:hAnsi="Helvetica"/>
          <w:lang w:val="es-ES"/>
        </w:rPr>
        <w:t>like</w:t>
      </w:r>
      <w:proofErr w:type="spellEnd"/>
      <w:r w:rsidRPr="00623806">
        <w:rPr>
          <w:rFonts w:ascii="Helvetica" w:hAnsi="Helvetica"/>
          <w:lang w:val="es-ES"/>
        </w:rPr>
        <w:t xml:space="preserve"> a curse. I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hear</w:t>
      </w:r>
      <w:proofErr w:type="spellEnd"/>
      <w:r w:rsidRPr="00623806">
        <w:rPr>
          <w:rFonts w:ascii="Helvetica" w:hAnsi="Helvetica"/>
          <w:lang w:val="es-ES"/>
        </w:rPr>
        <w:t xml:space="preserve"> </w:t>
      </w:r>
      <w:proofErr w:type="spellStart"/>
      <w:r w:rsidRPr="00623806">
        <w:rPr>
          <w:rFonts w:ascii="Helvetica" w:hAnsi="Helvetica"/>
          <w:lang w:val="es-ES"/>
        </w:rPr>
        <w:t>them</w:t>
      </w:r>
      <w:proofErr w:type="spellEnd"/>
      <w:r w:rsidRPr="00623806">
        <w:rPr>
          <w:rFonts w:ascii="Helvetica" w:hAnsi="Helvetica"/>
          <w:lang w:val="es-ES"/>
        </w:rPr>
        <w:t xml:space="preserve"> </w:t>
      </w:r>
      <w:proofErr w:type="spellStart"/>
      <w:r w:rsidRPr="00623806">
        <w:rPr>
          <w:rFonts w:ascii="Helvetica" w:hAnsi="Helvetica"/>
          <w:lang w:val="es-ES"/>
        </w:rPr>
        <w:t>when</w:t>
      </w:r>
      <w:proofErr w:type="spellEnd"/>
      <w:r w:rsidRPr="00623806">
        <w:rPr>
          <w:rFonts w:ascii="Helvetica" w:hAnsi="Helvetica"/>
          <w:lang w:val="es-ES"/>
        </w:rPr>
        <w:t xml:space="preserve"> I </w:t>
      </w:r>
      <w:proofErr w:type="spellStart"/>
      <w:r w:rsidRPr="00623806">
        <w:rPr>
          <w:rFonts w:ascii="Helvetica" w:hAnsi="Helvetica"/>
          <w:lang w:val="es-ES"/>
        </w:rPr>
        <w:t>close</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w:t>
      </w:r>
    </w:p>
    <w:p w14:paraId="379DD2F1" w14:textId="3298F58E" w:rsidR="00353402" w:rsidRPr="00623806" w:rsidRDefault="00353402" w:rsidP="00353402">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ran</w:t>
      </w:r>
      <w:proofErr w:type="spellEnd"/>
      <w:r w:rsidRPr="00623806">
        <w:rPr>
          <w:rFonts w:ascii="Helvetica" w:hAnsi="Helvetica"/>
          <w:lang w:val="es-ES"/>
        </w:rPr>
        <w:t xml:space="preserve"> a </w:t>
      </w:r>
      <w:proofErr w:type="spellStart"/>
      <w:r w:rsidRPr="00623806">
        <w:rPr>
          <w:rFonts w:ascii="Helvetica" w:hAnsi="Helvetica"/>
          <w:lang w:val="es-ES"/>
        </w:rPr>
        <w:t>hand</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hair</w:t>
      </w:r>
      <w:proofErr w:type="spellEnd"/>
      <w:r w:rsidRPr="00623806">
        <w:rPr>
          <w:rFonts w:ascii="Helvetica" w:hAnsi="Helvetica"/>
          <w:lang w:val="es-ES"/>
        </w:rPr>
        <w:t xml:space="preserve">, </w:t>
      </w:r>
      <w:proofErr w:type="spellStart"/>
      <w:r w:rsidRPr="00623806">
        <w:rPr>
          <w:rFonts w:ascii="Helvetica" w:hAnsi="Helvetica"/>
          <w:lang w:val="es-ES"/>
        </w:rPr>
        <w:t>pacing</w:t>
      </w:r>
      <w:proofErr w:type="spellEnd"/>
      <w:r w:rsidRPr="00623806">
        <w:rPr>
          <w:rFonts w:ascii="Helvetica" w:hAnsi="Helvetica"/>
          <w:lang w:val="es-ES"/>
        </w:rPr>
        <w:t xml:space="preserve"> </w:t>
      </w:r>
      <w:proofErr w:type="spellStart"/>
      <w:r w:rsidRPr="00623806">
        <w:rPr>
          <w:rFonts w:ascii="Helvetica" w:hAnsi="Helvetica"/>
          <w:lang w:val="es-ES"/>
        </w:rPr>
        <w:t>near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edge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forest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quiet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shadows</w:t>
      </w:r>
      <w:proofErr w:type="spellEnd"/>
      <w:r w:rsidRPr="00623806">
        <w:rPr>
          <w:rFonts w:ascii="Helvetica" w:hAnsi="Helvetica"/>
          <w:lang w:val="es-ES"/>
        </w:rPr>
        <w:t xml:space="preserve"> are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loud</w:t>
      </w:r>
      <w:proofErr w:type="spellEnd"/>
      <w:r w:rsidRPr="00623806">
        <w:rPr>
          <w:rFonts w:ascii="Helvetica" w:hAnsi="Helvetica"/>
          <w:lang w:val="es-ES"/>
        </w:rPr>
        <w:t xml:space="preserve">. Sirius </w:t>
      </w:r>
      <w:proofErr w:type="spellStart"/>
      <w:r w:rsidRPr="00623806">
        <w:rPr>
          <w:rFonts w:ascii="Helvetica" w:hAnsi="Helvetica"/>
          <w:lang w:val="es-ES"/>
        </w:rPr>
        <w:t>itched</w:t>
      </w:r>
      <w:proofErr w:type="spellEnd"/>
      <w:r w:rsidRPr="00623806">
        <w:rPr>
          <w:rFonts w:ascii="Helvetica" w:hAnsi="Helvetica"/>
          <w:lang w:val="es-ES"/>
        </w:rPr>
        <w:t xml:space="preserve"> </w:t>
      </w:r>
      <w:proofErr w:type="spellStart"/>
      <w:r w:rsidRPr="00623806">
        <w:rPr>
          <w:rFonts w:ascii="Helvetica" w:hAnsi="Helvetica"/>
          <w:lang w:val="es-ES"/>
        </w:rPr>
        <w:t>beneath</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skin, and </w:t>
      </w:r>
      <w:proofErr w:type="spellStart"/>
      <w:r w:rsidRPr="00623806">
        <w:rPr>
          <w:rFonts w:ascii="Helvetica" w:hAnsi="Helvetica"/>
          <w:lang w:val="es-ES"/>
        </w:rPr>
        <w:t>for</w:t>
      </w:r>
      <w:proofErr w:type="spellEnd"/>
      <w:r w:rsidRPr="00623806">
        <w:rPr>
          <w:rFonts w:ascii="Helvetica" w:hAnsi="Helvetica"/>
          <w:lang w:val="es-ES"/>
        </w:rPr>
        <w:t xml:space="preserve"> once, I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let</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w:t>
      </w:r>
    </w:p>
    <w:p w14:paraId="1ECB1C42" w14:textId="4BAFCEAF" w:rsidR="00353402" w:rsidRPr="00623806" w:rsidRDefault="00353402" w:rsidP="00353402">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needed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recollect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sensation</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moment</w:t>
      </w:r>
      <w:proofErr w:type="spellEnd"/>
      <w:r w:rsidRPr="00623806">
        <w:rPr>
          <w:rFonts w:ascii="Helvetica" w:hAnsi="Helvetica"/>
          <w:lang w:val="es-ES"/>
        </w:rPr>
        <w:t>.</w:t>
      </w:r>
    </w:p>
    <w:p w14:paraId="562659AB" w14:textId="2C90D7B4" w:rsidR="00353402" w:rsidRPr="00623806" w:rsidRDefault="00353402" w:rsidP="00353402">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longing</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fury</w:t>
      </w:r>
      <w:proofErr w:type="spellEnd"/>
      <w:r w:rsidRPr="00623806">
        <w:rPr>
          <w:rFonts w:ascii="Helvetica" w:hAnsi="Helvetica"/>
          <w:lang w:val="es-ES"/>
        </w:rPr>
        <w:t>.</w:t>
      </w:r>
    </w:p>
    <w:p w14:paraId="09E9B9EC" w14:textId="20991A40" w:rsidR="00353402" w:rsidRPr="00623806" w:rsidRDefault="00353402" w:rsidP="00353402">
      <w:pPr>
        <w:pStyle w:val="Scene"/>
        <w:spacing w:line="276" w:lineRule="auto"/>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feelings</w:t>
      </w:r>
      <w:proofErr w:type="spellEnd"/>
      <w:r w:rsidRPr="00623806">
        <w:rPr>
          <w:rFonts w:ascii="Helvetica" w:hAnsi="Helvetica"/>
          <w:lang w:val="es-ES"/>
        </w:rPr>
        <w:t xml:space="preserve"> </w:t>
      </w:r>
      <w:proofErr w:type="spellStart"/>
      <w:r w:rsidRPr="00623806">
        <w:rPr>
          <w:rFonts w:ascii="Helvetica" w:hAnsi="Helvetica"/>
          <w:lang w:val="es-ES"/>
        </w:rPr>
        <w:t>weren't</w:t>
      </w:r>
      <w:proofErr w:type="spellEnd"/>
      <w:r w:rsidRPr="00623806">
        <w:rPr>
          <w:rFonts w:ascii="Helvetica" w:hAnsi="Helvetica"/>
          <w:lang w:val="es-ES"/>
        </w:rPr>
        <w:t xml:space="preserve"> </w:t>
      </w:r>
      <w:proofErr w:type="spellStart"/>
      <w:r w:rsidRPr="00623806">
        <w:rPr>
          <w:rFonts w:ascii="Helvetica" w:hAnsi="Helvetica"/>
          <w:lang w:val="es-ES"/>
        </w:rPr>
        <w:t>due</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having</w:t>
      </w:r>
      <w:proofErr w:type="spellEnd"/>
      <w:r w:rsidRPr="00623806">
        <w:rPr>
          <w:rFonts w:ascii="Helvetica" w:hAnsi="Helvetica"/>
          <w:lang w:val="es-ES"/>
        </w:rPr>
        <w:t xml:space="preserve"> a mate.</w:t>
      </w:r>
    </w:p>
    <w:p w14:paraId="79B867D7" w14:textId="5149C810" w:rsidR="00353402" w:rsidRPr="00623806" w:rsidRDefault="00353402" w:rsidP="00353402">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have</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Fucking</w:t>
      </w:r>
      <w:proofErr w:type="spellEnd"/>
      <w:r w:rsidRPr="00623806">
        <w:rPr>
          <w:rFonts w:ascii="Helvetica" w:hAnsi="Helvetica"/>
          <w:lang w:val="es-ES"/>
        </w:rPr>
        <w:t xml:space="preserve"> King </w:t>
      </w:r>
      <w:proofErr w:type="spellStart"/>
      <w:r w:rsidRPr="00623806">
        <w:rPr>
          <w:rFonts w:ascii="Helvetica" w:hAnsi="Helvetica"/>
          <w:lang w:val="es-ES"/>
        </w:rPr>
        <w:t>of</w:t>
      </w:r>
      <w:proofErr w:type="spellEnd"/>
      <w:r w:rsidRPr="00623806">
        <w:rPr>
          <w:rFonts w:ascii="Helvetica" w:hAnsi="Helvetica"/>
          <w:lang w:val="es-ES"/>
        </w:rPr>
        <w:t xml:space="preserve"> Packs </w:t>
      </w:r>
      <w:proofErr w:type="spellStart"/>
      <w:r w:rsidRPr="00623806">
        <w:rPr>
          <w:rFonts w:ascii="Helvetica" w:hAnsi="Helvetica"/>
          <w:lang w:val="es-ES"/>
        </w:rPr>
        <w:t>doesn't</w:t>
      </w:r>
      <w:proofErr w:type="spellEnd"/>
      <w:r w:rsidRPr="00623806">
        <w:rPr>
          <w:rFonts w:ascii="Helvetica" w:hAnsi="Helvetica"/>
          <w:lang w:val="es-ES"/>
        </w:rPr>
        <w:t xml:space="preserve"> </w:t>
      </w:r>
      <w:proofErr w:type="spellStart"/>
      <w:r w:rsidRPr="00623806">
        <w:rPr>
          <w:rFonts w:ascii="Helvetica" w:hAnsi="Helvetica"/>
          <w:lang w:val="es-ES"/>
        </w:rPr>
        <w:t>have</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yet</w:t>
      </w:r>
      <w:proofErr w:type="spellEnd"/>
      <w:r w:rsidRPr="00623806">
        <w:rPr>
          <w:rFonts w:ascii="Helvetica" w:hAnsi="Helvetica"/>
          <w:lang w:val="es-ES"/>
        </w:rPr>
        <w:t>.</w:t>
      </w:r>
    </w:p>
    <w:p w14:paraId="3E28B0C7" w14:textId="424E4F6C" w:rsidR="00353402" w:rsidRPr="00623806" w:rsidRDefault="00353402" w:rsidP="00353402">
      <w:pPr>
        <w:pStyle w:val="Scene"/>
        <w:spacing w:line="276" w:lineRule="auto"/>
        <w:jc w:val="both"/>
        <w:rPr>
          <w:rFonts w:ascii="Helvetica" w:hAnsi="Helvetica"/>
          <w:lang w:val="es-ES"/>
        </w:rPr>
      </w:pPr>
      <w:proofErr w:type="spellStart"/>
      <w:r w:rsidRPr="00623806">
        <w:rPr>
          <w:rFonts w:ascii="Helvetica" w:hAnsi="Helvetica"/>
          <w:lang w:val="es-ES"/>
        </w:rPr>
        <w:lastRenderedPageBreak/>
        <w:t>The</w:t>
      </w:r>
      <w:proofErr w:type="spellEnd"/>
      <w:r w:rsidRPr="00623806">
        <w:rPr>
          <w:rFonts w:ascii="Helvetica" w:hAnsi="Helvetica"/>
          <w:lang w:val="es-ES"/>
        </w:rPr>
        <w:t xml:space="preserve"> Moon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hadn’t</w:t>
      </w:r>
      <w:proofErr w:type="spellEnd"/>
      <w:r w:rsidRPr="00623806">
        <w:rPr>
          <w:rFonts w:ascii="Helvetica" w:hAnsi="Helvetica"/>
          <w:lang w:val="es-ES"/>
        </w:rPr>
        <w:t xml:space="preserve"> </w:t>
      </w:r>
      <w:proofErr w:type="spellStart"/>
      <w:r w:rsidRPr="00623806">
        <w:rPr>
          <w:rFonts w:ascii="Helvetica" w:hAnsi="Helvetica"/>
          <w:lang w:val="es-ES"/>
        </w:rPr>
        <w:t>shown</w:t>
      </w:r>
      <w:proofErr w:type="spellEnd"/>
      <w:r w:rsidRPr="00623806">
        <w:rPr>
          <w:rFonts w:ascii="Helvetica" w:hAnsi="Helvetica"/>
          <w:lang w:val="es-ES"/>
        </w:rPr>
        <w:t xml:space="preserve"> me </w:t>
      </w:r>
      <w:proofErr w:type="spellStart"/>
      <w:r w:rsidRPr="00623806">
        <w:rPr>
          <w:rFonts w:ascii="Helvetica" w:hAnsi="Helvetica"/>
          <w:lang w:val="es-ES"/>
        </w:rPr>
        <w:t>my</w:t>
      </w:r>
      <w:proofErr w:type="spellEnd"/>
      <w:r w:rsidRPr="00623806">
        <w:rPr>
          <w:rFonts w:ascii="Helvetica" w:hAnsi="Helvetica"/>
          <w:lang w:val="es-ES"/>
        </w:rPr>
        <w:t xml:space="preserve"> mate.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did</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appear</w:t>
      </w:r>
      <w:proofErr w:type="spellEnd"/>
      <w:r w:rsidRPr="00623806">
        <w:rPr>
          <w:rFonts w:ascii="Helvetica" w:hAnsi="Helvetica"/>
          <w:lang w:val="es-ES"/>
        </w:rPr>
        <w:t xml:space="preserve"> in a </w:t>
      </w:r>
      <w:proofErr w:type="spellStart"/>
      <w:r w:rsidRPr="00623806">
        <w:rPr>
          <w:rFonts w:ascii="Helvetica" w:hAnsi="Helvetica"/>
          <w:lang w:val="es-ES"/>
        </w:rPr>
        <w:t>dream</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manifest</w:t>
      </w:r>
      <w:proofErr w:type="spellEnd"/>
      <w:r w:rsidRPr="00623806">
        <w:rPr>
          <w:rFonts w:ascii="Helvetica" w:hAnsi="Helvetica"/>
          <w:lang w:val="es-ES"/>
        </w:rPr>
        <w:t xml:space="preserve"> </w:t>
      </w:r>
      <w:proofErr w:type="spellStart"/>
      <w:r w:rsidRPr="00623806">
        <w:rPr>
          <w:rFonts w:ascii="Helvetica" w:hAnsi="Helvetica"/>
          <w:lang w:val="es-ES"/>
        </w:rPr>
        <w:t>itself</w:t>
      </w:r>
      <w:proofErr w:type="spellEnd"/>
      <w:r w:rsidRPr="00623806">
        <w:rPr>
          <w:rFonts w:ascii="Helvetica" w:hAnsi="Helvetica"/>
          <w:lang w:val="es-ES"/>
        </w:rPr>
        <w:t xml:space="preserve"> in a </w:t>
      </w:r>
      <w:proofErr w:type="spellStart"/>
      <w:r w:rsidRPr="00623806">
        <w:rPr>
          <w:rFonts w:ascii="Helvetica" w:hAnsi="Helvetica"/>
          <w:lang w:val="es-ES"/>
        </w:rPr>
        <w:t>battle</w:t>
      </w:r>
      <w:proofErr w:type="spellEnd"/>
      <w:r w:rsidRPr="00623806">
        <w:rPr>
          <w:rFonts w:ascii="Helvetica" w:hAnsi="Helvetica"/>
          <w:lang w:val="es-ES"/>
        </w:rPr>
        <w:t xml:space="preserve"> </w:t>
      </w:r>
      <w:proofErr w:type="spellStart"/>
      <w:r w:rsidRPr="00623806">
        <w:rPr>
          <w:rFonts w:ascii="Helvetica" w:hAnsi="Helvetica"/>
          <w:lang w:val="es-ES"/>
        </w:rPr>
        <w:t>cry</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Parr</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chest</w:t>
      </w:r>
      <w:proofErr w:type="spellEnd"/>
      <w:r w:rsidRPr="00623806">
        <w:rPr>
          <w:rFonts w:ascii="Helvetica" w:hAnsi="Helvetica"/>
          <w:lang w:val="es-ES"/>
        </w:rPr>
        <w:t xml:space="preserve"> </w:t>
      </w:r>
      <w:proofErr w:type="spellStart"/>
      <w:r w:rsidRPr="00623806">
        <w:rPr>
          <w:rFonts w:ascii="Helvetica" w:hAnsi="Helvetica"/>
          <w:lang w:val="es-ES"/>
        </w:rPr>
        <w:t>remained</w:t>
      </w:r>
      <w:proofErr w:type="spellEnd"/>
      <w:r w:rsidRPr="00623806">
        <w:rPr>
          <w:rFonts w:ascii="Helvetica" w:hAnsi="Helvetica"/>
          <w:lang w:val="es-ES"/>
        </w:rPr>
        <w:t xml:space="preserve"> </w:t>
      </w:r>
      <w:proofErr w:type="spellStart"/>
      <w:r w:rsidRPr="00623806">
        <w:rPr>
          <w:rFonts w:ascii="Helvetica" w:hAnsi="Helvetica"/>
          <w:lang w:val="es-ES"/>
        </w:rPr>
        <w:t>silent</w:t>
      </w:r>
      <w:proofErr w:type="spellEnd"/>
      <w:r w:rsidRPr="00623806">
        <w:rPr>
          <w:rFonts w:ascii="Helvetica" w:hAnsi="Helvetica"/>
          <w:lang w:val="es-ES"/>
        </w:rPr>
        <w:t>—</w:t>
      </w:r>
      <w:proofErr w:type="spellStart"/>
      <w:r w:rsidRPr="00623806">
        <w:rPr>
          <w:rFonts w:ascii="Helvetica" w:hAnsi="Helvetica"/>
          <w:lang w:val="es-ES"/>
        </w:rPr>
        <w:t>cold</w:t>
      </w:r>
      <w:proofErr w:type="spellEnd"/>
      <w:r w:rsidRPr="00623806">
        <w:rPr>
          <w:rFonts w:ascii="Helvetica" w:hAnsi="Helvetica"/>
          <w:lang w:val="es-ES"/>
        </w:rPr>
        <w:t xml:space="preserve"> </w:t>
      </w:r>
      <w:proofErr w:type="spellStart"/>
      <w:r w:rsidRPr="00623806">
        <w:rPr>
          <w:rFonts w:ascii="Helvetica" w:hAnsi="Helvetica"/>
          <w:lang w:val="es-ES"/>
        </w:rPr>
        <w:t>where</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should’ve</w:t>
      </w:r>
      <w:proofErr w:type="spellEnd"/>
      <w:r w:rsidRPr="00623806">
        <w:rPr>
          <w:rFonts w:ascii="Helvetica" w:hAnsi="Helvetica"/>
          <w:lang w:val="es-ES"/>
        </w:rPr>
        <w:t xml:space="preserve"> </w:t>
      </w:r>
      <w:proofErr w:type="spellStart"/>
      <w:r w:rsidRPr="00623806">
        <w:rPr>
          <w:rFonts w:ascii="Helvetica" w:hAnsi="Helvetica"/>
          <w:lang w:val="es-ES"/>
        </w:rPr>
        <w:t>burned</w:t>
      </w:r>
      <w:proofErr w:type="spellEnd"/>
      <w:r w:rsidRPr="00623806">
        <w:rPr>
          <w:rFonts w:ascii="Helvetica" w:hAnsi="Helvetica"/>
          <w:lang w:val="es-ES"/>
        </w:rPr>
        <w:t>.</w:t>
      </w:r>
    </w:p>
    <w:p w14:paraId="747B92DC" w14:textId="2E2E53B7" w:rsidR="00353402" w:rsidRPr="00623806" w:rsidRDefault="00353402" w:rsidP="00353402">
      <w:pPr>
        <w:pStyle w:val="Scene"/>
        <w:spacing w:line="276" w:lineRule="auto"/>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then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air </w:t>
      </w:r>
      <w:proofErr w:type="spellStart"/>
      <w:r w:rsidRPr="00623806">
        <w:rPr>
          <w:rFonts w:ascii="Helvetica" w:hAnsi="Helvetica"/>
          <w:lang w:val="es-ES"/>
        </w:rPr>
        <w:t>shifted</w:t>
      </w:r>
      <w:proofErr w:type="spellEnd"/>
      <w:r w:rsidRPr="00623806">
        <w:rPr>
          <w:rFonts w:ascii="Helvetica" w:hAnsi="Helvetica"/>
          <w:lang w:val="es-ES"/>
        </w:rPr>
        <w:t xml:space="preserve"> </w:t>
      </w:r>
      <w:proofErr w:type="spellStart"/>
      <w:r w:rsidRPr="00623806">
        <w:rPr>
          <w:rFonts w:ascii="Helvetica" w:hAnsi="Helvetica"/>
          <w:lang w:val="es-ES"/>
        </w:rPr>
        <w:t>again</w:t>
      </w:r>
      <w:proofErr w:type="spellEnd"/>
      <w:r w:rsidRPr="00623806">
        <w:rPr>
          <w:rFonts w:ascii="Helvetica" w:hAnsi="Helvetica"/>
          <w:lang w:val="es-ES"/>
        </w:rPr>
        <w:t>.</w:t>
      </w:r>
    </w:p>
    <w:p w14:paraId="6B10FB0C" w14:textId="34305448" w:rsidR="00353402" w:rsidRPr="00623806" w:rsidRDefault="00353402" w:rsidP="00353402">
      <w:pPr>
        <w:pStyle w:val="Scene"/>
        <w:spacing w:line="276" w:lineRule="auto"/>
        <w:jc w:val="both"/>
        <w:rPr>
          <w:rFonts w:ascii="Helvetica" w:hAnsi="Helvetica"/>
          <w:lang w:val="es-ES"/>
        </w:rPr>
      </w:pPr>
      <w:proofErr w:type="spellStart"/>
      <w:r w:rsidRPr="00623806">
        <w:rPr>
          <w:rFonts w:ascii="Helvetica" w:hAnsi="Helvetica"/>
          <w:lang w:val="es-ES"/>
        </w:rPr>
        <w:t>Carried</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wind</w:t>
      </w:r>
      <w:proofErr w:type="spellEnd"/>
      <w:r w:rsidRPr="00623806">
        <w:rPr>
          <w:rFonts w:ascii="Helvetica" w:hAnsi="Helvetica"/>
          <w:lang w:val="es-ES"/>
        </w:rPr>
        <w:t xml:space="preserve">, </w:t>
      </w:r>
      <w:proofErr w:type="spellStart"/>
      <w:r w:rsidRPr="00623806">
        <w:rPr>
          <w:rFonts w:ascii="Helvetica" w:hAnsi="Helvetica"/>
          <w:lang w:val="es-ES"/>
        </w:rPr>
        <w:t>faint</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unmistakable</w:t>
      </w:r>
      <w:proofErr w:type="spellEnd"/>
      <w:r w:rsidRPr="00623806">
        <w:rPr>
          <w:rFonts w:ascii="Helvetica" w:hAnsi="Helvetica"/>
          <w:lang w:val="es-ES"/>
        </w:rPr>
        <w:t>—</w:t>
      </w:r>
    </w:p>
    <w:p w14:paraId="7B473057" w14:textId="488F1548" w:rsidR="00353402" w:rsidRPr="00623806" w:rsidRDefault="00353402" w:rsidP="00353402">
      <w:pPr>
        <w:pStyle w:val="Scene"/>
        <w:spacing w:line="276" w:lineRule="auto"/>
        <w:jc w:val="both"/>
        <w:rPr>
          <w:rFonts w:ascii="Helvetica" w:hAnsi="Helvetica"/>
          <w:lang w:val="es-ES"/>
        </w:rPr>
      </w:pPr>
      <w:proofErr w:type="spellStart"/>
      <w:r w:rsidRPr="00623806">
        <w:rPr>
          <w:rFonts w:ascii="Helvetica" w:hAnsi="Helvetica"/>
          <w:lang w:val="es-ES"/>
        </w:rPr>
        <w:t>Vanilla</w:t>
      </w:r>
      <w:proofErr w:type="spellEnd"/>
      <w:r w:rsidRPr="00623806">
        <w:rPr>
          <w:rFonts w:ascii="Helvetica" w:hAnsi="Helvetica"/>
          <w:lang w:val="es-ES"/>
        </w:rPr>
        <w:t>.</w:t>
      </w:r>
    </w:p>
    <w:p w14:paraId="7BFDD857" w14:textId="3D1E21ED" w:rsidR="00353402" w:rsidRPr="00623806" w:rsidRDefault="00353402" w:rsidP="00353402">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stopped</w:t>
      </w:r>
      <w:proofErr w:type="spellEnd"/>
      <w:r w:rsidRPr="00623806">
        <w:rPr>
          <w:rFonts w:ascii="Helvetica" w:hAnsi="Helvetica"/>
          <w:lang w:val="es-ES"/>
        </w:rPr>
        <w:t xml:space="preserve"> </w:t>
      </w:r>
      <w:proofErr w:type="spellStart"/>
      <w:r w:rsidRPr="00623806">
        <w:rPr>
          <w:rFonts w:ascii="Helvetica" w:hAnsi="Helvetica"/>
          <w:lang w:val="es-ES"/>
        </w:rPr>
        <w:t>breathing</w:t>
      </w:r>
      <w:proofErr w:type="spellEnd"/>
      <w:r w:rsidRPr="00623806">
        <w:rPr>
          <w:rFonts w:ascii="Helvetica" w:hAnsi="Helvetica"/>
          <w:lang w:val="es-ES"/>
        </w:rPr>
        <w:t>.</w:t>
      </w:r>
    </w:p>
    <w:p w14:paraId="3A6A8335" w14:textId="5A8C0455" w:rsidR="00353402" w:rsidRPr="00623806" w:rsidRDefault="00353402" w:rsidP="00353402">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turned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head </w:t>
      </w:r>
      <w:proofErr w:type="spellStart"/>
      <w:r w:rsidRPr="00623806">
        <w:rPr>
          <w:rFonts w:ascii="Helvetica" w:hAnsi="Helvetica"/>
          <w:lang w:val="es-ES"/>
        </w:rPr>
        <w:t>towards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breeze</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nostrils</w:t>
      </w:r>
      <w:proofErr w:type="spellEnd"/>
      <w:r w:rsidRPr="00623806">
        <w:rPr>
          <w:rFonts w:ascii="Helvetica" w:hAnsi="Helvetica"/>
          <w:lang w:val="es-ES"/>
        </w:rPr>
        <w:t xml:space="preserve"> </w:t>
      </w:r>
      <w:proofErr w:type="spellStart"/>
      <w:r w:rsidRPr="00623806">
        <w:rPr>
          <w:rFonts w:ascii="Helvetica" w:hAnsi="Helvetica"/>
          <w:lang w:val="es-ES"/>
        </w:rPr>
        <w:t>flared</w:t>
      </w:r>
      <w:proofErr w:type="spellEnd"/>
      <w:r w:rsidRPr="00623806">
        <w:rPr>
          <w:rFonts w:ascii="Helvetica" w:hAnsi="Helvetica"/>
          <w:lang w:val="es-ES"/>
        </w:rPr>
        <w:t xml:space="preserve">, and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heart</w:t>
      </w:r>
      <w:proofErr w:type="spellEnd"/>
      <w:r w:rsidRPr="00623806">
        <w:rPr>
          <w:rFonts w:ascii="Helvetica" w:hAnsi="Helvetica"/>
          <w:lang w:val="es-ES"/>
        </w:rPr>
        <w:t xml:space="preserve"> </w:t>
      </w:r>
      <w:proofErr w:type="spellStart"/>
      <w:r w:rsidRPr="00623806">
        <w:rPr>
          <w:rFonts w:ascii="Helvetica" w:hAnsi="Helvetica"/>
          <w:lang w:val="es-ES"/>
        </w:rPr>
        <w:t>began</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race</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scent</w:t>
      </w:r>
      <w:proofErr w:type="spellEnd"/>
      <w:r w:rsidRPr="00623806">
        <w:rPr>
          <w:rFonts w:ascii="Helvetica" w:hAnsi="Helvetica"/>
          <w:lang w:val="es-ES"/>
        </w:rPr>
        <w:t>—</w:t>
      </w:r>
      <w:proofErr w:type="spellStart"/>
      <w:r w:rsidRPr="00623806">
        <w:rPr>
          <w:rFonts w:ascii="Helvetica" w:hAnsi="Helvetica"/>
          <w:lang w:val="es-ES"/>
        </w:rPr>
        <w:t>warm</w:t>
      </w:r>
      <w:proofErr w:type="spellEnd"/>
      <w:r w:rsidRPr="00623806">
        <w:rPr>
          <w:rFonts w:ascii="Helvetica" w:hAnsi="Helvetica"/>
          <w:lang w:val="es-ES"/>
        </w:rPr>
        <w:t xml:space="preserve">, </w:t>
      </w:r>
      <w:proofErr w:type="spellStart"/>
      <w:r w:rsidRPr="00623806">
        <w:rPr>
          <w:rFonts w:ascii="Helvetica" w:hAnsi="Helvetica"/>
          <w:lang w:val="es-ES"/>
        </w:rPr>
        <w:t>soft</w:t>
      </w:r>
      <w:proofErr w:type="spellEnd"/>
      <w:r w:rsidRPr="00623806">
        <w:rPr>
          <w:rFonts w:ascii="Helvetica" w:hAnsi="Helvetica"/>
          <w:lang w:val="es-ES"/>
        </w:rPr>
        <w:t xml:space="preserve">, and </w:t>
      </w:r>
      <w:proofErr w:type="spellStart"/>
      <w:r w:rsidRPr="00623806">
        <w:rPr>
          <w:rFonts w:ascii="Helvetica" w:hAnsi="Helvetica"/>
          <w:lang w:val="es-ES"/>
        </w:rPr>
        <w:t>achingly</w:t>
      </w:r>
      <w:proofErr w:type="spellEnd"/>
      <w:r w:rsidRPr="00623806">
        <w:rPr>
          <w:rFonts w:ascii="Helvetica" w:hAnsi="Helvetica"/>
          <w:lang w:val="es-ES"/>
        </w:rPr>
        <w:t xml:space="preserve"> </w:t>
      </w:r>
      <w:proofErr w:type="spellStart"/>
      <w:r w:rsidRPr="00623806">
        <w:rPr>
          <w:rFonts w:ascii="Helvetica" w:hAnsi="Helvetica"/>
          <w:lang w:val="es-ES"/>
        </w:rPr>
        <w:t>sweet</w:t>
      </w:r>
      <w:proofErr w:type="spellEnd"/>
      <w:r w:rsidRPr="00623806">
        <w:rPr>
          <w:rFonts w:ascii="Helvetica" w:hAnsi="Helvetica"/>
          <w:lang w:val="es-ES"/>
        </w:rPr>
        <w:t>—</w:t>
      </w:r>
      <w:proofErr w:type="spellStart"/>
      <w:r w:rsidRPr="00623806">
        <w:rPr>
          <w:rFonts w:ascii="Helvetica" w:hAnsi="Helvetica"/>
          <w:lang w:val="es-ES"/>
        </w:rPr>
        <w:t>pierced</w:t>
      </w:r>
      <w:proofErr w:type="spellEnd"/>
      <w:r w:rsidRPr="00623806">
        <w:rPr>
          <w:rFonts w:ascii="Helvetica" w:hAnsi="Helvetica"/>
          <w:lang w:val="es-ES"/>
        </w:rPr>
        <w:t xml:space="preserve"> </w:t>
      </w:r>
      <w:proofErr w:type="spellStart"/>
      <w:r w:rsidRPr="00623806">
        <w:rPr>
          <w:rFonts w:ascii="Helvetica" w:hAnsi="Helvetica"/>
          <w:lang w:val="es-ES"/>
        </w:rPr>
        <w:t>straight</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me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blade</w:t>
      </w:r>
      <w:proofErr w:type="spellEnd"/>
      <w:r w:rsidRPr="00623806">
        <w:rPr>
          <w:rFonts w:ascii="Helvetica" w:hAnsi="Helvetica"/>
          <w:lang w:val="es-ES"/>
        </w:rPr>
        <w:t xml:space="preserve"> </w:t>
      </w:r>
      <w:proofErr w:type="spellStart"/>
      <w:r w:rsidRPr="00623806">
        <w:rPr>
          <w:rFonts w:ascii="Helvetica" w:hAnsi="Helvetica"/>
          <w:lang w:val="es-ES"/>
        </w:rPr>
        <w:t>made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light. I </w:t>
      </w:r>
      <w:proofErr w:type="spellStart"/>
      <w:r w:rsidRPr="00623806">
        <w:rPr>
          <w:rFonts w:ascii="Helvetica" w:hAnsi="Helvetica"/>
          <w:lang w:val="es-ES"/>
        </w:rPr>
        <w:t>knew</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scent</w:t>
      </w:r>
      <w:proofErr w:type="spellEnd"/>
      <w:r w:rsidRPr="00623806">
        <w:rPr>
          <w:rFonts w:ascii="Helvetica" w:hAnsi="Helvetica"/>
          <w:lang w:val="es-ES"/>
        </w:rPr>
        <w:t xml:space="preserve">. </w:t>
      </w:r>
      <w:proofErr w:type="spellStart"/>
      <w:r w:rsidRPr="00623806">
        <w:rPr>
          <w:rFonts w:ascii="Helvetica" w:hAnsi="Helvetica"/>
          <w:lang w:val="es-ES"/>
        </w:rPr>
        <w:t>I’d</w:t>
      </w:r>
      <w:proofErr w:type="spellEnd"/>
      <w:r w:rsidRPr="00623806">
        <w:rPr>
          <w:rFonts w:ascii="Helvetica" w:hAnsi="Helvetica"/>
          <w:lang w:val="es-ES"/>
        </w:rPr>
        <w:t xml:space="preserve"> </w:t>
      </w:r>
      <w:proofErr w:type="spellStart"/>
      <w:r w:rsidRPr="00623806">
        <w:rPr>
          <w:rFonts w:ascii="Helvetica" w:hAnsi="Helvetica"/>
          <w:lang w:val="es-ES"/>
        </w:rPr>
        <w:t>never</w:t>
      </w:r>
      <w:proofErr w:type="spellEnd"/>
      <w:r w:rsidRPr="00623806">
        <w:rPr>
          <w:rFonts w:ascii="Helvetica" w:hAnsi="Helvetica"/>
          <w:lang w:val="es-ES"/>
        </w:rPr>
        <w:t xml:space="preserve"> </w:t>
      </w:r>
      <w:proofErr w:type="spellStart"/>
      <w:r w:rsidRPr="00623806">
        <w:rPr>
          <w:rFonts w:ascii="Helvetica" w:hAnsi="Helvetica"/>
          <w:lang w:val="es-ES"/>
        </w:rPr>
        <w:t>smelled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in </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world</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I </w:t>
      </w:r>
      <w:proofErr w:type="spellStart"/>
      <w:r w:rsidRPr="00623806">
        <w:rPr>
          <w:rFonts w:ascii="Helvetica" w:hAnsi="Helvetica"/>
          <w:lang w:val="es-ES"/>
        </w:rPr>
        <w:t>knew</w:t>
      </w:r>
      <w:proofErr w:type="spellEnd"/>
      <w:r w:rsidRPr="00623806">
        <w:rPr>
          <w:rFonts w:ascii="Helvetica" w:hAnsi="Helvetica"/>
          <w:lang w:val="es-ES"/>
        </w:rPr>
        <w:t>.</w:t>
      </w:r>
    </w:p>
    <w:p w14:paraId="4434EE9B" w14:textId="1615B9F7" w:rsidR="00353402" w:rsidRPr="00623806" w:rsidRDefault="00353402" w:rsidP="00353402">
      <w:pPr>
        <w:pStyle w:val="Scene"/>
        <w:spacing w:line="276" w:lineRule="auto"/>
        <w:jc w:val="both"/>
        <w:rPr>
          <w:rFonts w:ascii="Helvetica" w:hAnsi="Helvetica"/>
          <w:lang w:val="es-ES"/>
        </w:rPr>
      </w:pP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hers</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Luna.</w:t>
      </w:r>
    </w:p>
    <w:p w14:paraId="0825260E" w14:textId="24D4E303" w:rsidR="00353402" w:rsidRPr="00623806" w:rsidRDefault="00353402" w:rsidP="00353402">
      <w:pPr>
        <w:pStyle w:val="Scene"/>
        <w:spacing w:line="276" w:lineRule="auto"/>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mate.</w:t>
      </w:r>
    </w:p>
    <w:p w14:paraId="4D59BF9D" w14:textId="14192CB5" w:rsidR="00353402" w:rsidRPr="00623806" w:rsidRDefault="00353402" w:rsidP="00353402">
      <w:pPr>
        <w:pStyle w:val="Scene"/>
        <w:spacing w:line="276" w:lineRule="auto"/>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fingers</w:t>
      </w:r>
      <w:proofErr w:type="spellEnd"/>
      <w:r w:rsidRPr="00623806">
        <w:rPr>
          <w:rFonts w:ascii="Helvetica" w:hAnsi="Helvetica"/>
          <w:lang w:val="es-ES"/>
        </w:rPr>
        <w:t xml:space="preserve"> </w:t>
      </w:r>
      <w:proofErr w:type="spellStart"/>
      <w:r w:rsidRPr="00623806">
        <w:rPr>
          <w:rFonts w:ascii="Helvetica" w:hAnsi="Helvetica"/>
          <w:lang w:val="es-ES"/>
        </w:rPr>
        <w:t>twitched</w:t>
      </w:r>
      <w:proofErr w:type="spellEnd"/>
      <w:r w:rsidRPr="00623806">
        <w:rPr>
          <w:rFonts w:ascii="Helvetica" w:hAnsi="Helvetica"/>
          <w:lang w:val="es-ES"/>
        </w:rPr>
        <w:t xml:space="preserve">, </w:t>
      </w:r>
      <w:proofErr w:type="spellStart"/>
      <w:r w:rsidRPr="00623806">
        <w:rPr>
          <w:rFonts w:ascii="Helvetica" w:hAnsi="Helvetica"/>
          <w:lang w:val="es-ES"/>
        </w:rPr>
        <w:t>claws</w:t>
      </w:r>
      <w:proofErr w:type="spellEnd"/>
      <w:r w:rsidRPr="00623806">
        <w:rPr>
          <w:rFonts w:ascii="Helvetica" w:hAnsi="Helvetica"/>
          <w:lang w:val="es-ES"/>
        </w:rPr>
        <w:t xml:space="preserve"> </w:t>
      </w:r>
      <w:proofErr w:type="spellStart"/>
      <w:r w:rsidRPr="00623806">
        <w:rPr>
          <w:rFonts w:ascii="Helvetica" w:hAnsi="Helvetica"/>
          <w:lang w:val="es-ES"/>
        </w:rPr>
        <w:t>threatening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rip</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skin. Sirius </w:t>
      </w:r>
      <w:proofErr w:type="spellStart"/>
      <w:r w:rsidRPr="00623806">
        <w:rPr>
          <w:rFonts w:ascii="Helvetica" w:hAnsi="Helvetica"/>
          <w:lang w:val="es-ES"/>
        </w:rPr>
        <w:t>surged</w:t>
      </w:r>
      <w:proofErr w:type="spellEnd"/>
      <w:r w:rsidRPr="00623806">
        <w:rPr>
          <w:rFonts w:ascii="Helvetica" w:hAnsi="Helvetica"/>
          <w:lang w:val="es-ES"/>
        </w:rPr>
        <w:t xml:space="preserve"> forward, </w:t>
      </w:r>
      <w:proofErr w:type="spellStart"/>
      <w:r w:rsidRPr="00623806">
        <w:rPr>
          <w:rFonts w:ascii="Helvetica" w:hAnsi="Helvetica"/>
          <w:lang w:val="es-ES"/>
        </w:rPr>
        <w:t>drawn</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moth</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a </w:t>
      </w:r>
      <w:proofErr w:type="spellStart"/>
      <w:r w:rsidRPr="00623806">
        <w:rPr>
          <w:rFonts w:ascii="Helvetica" w:hAnsi="Helvetica"/>
          <w:lang w:val="es-ES"/>
        </w:rPr>
        <w:t>flame</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I </w:t>
      </w:r>
      <w:proofErr w:type="spellStart"/>
      <w:r w:rsidRPr="00623806">
        <w:rPr>
          <w:rFonts w:ascii="Helvetica" w:hAnsi="Helvetica"/>
          <w:lang w:val="es-ES"/>
        </w:rPr>
        <w:t>didn’t</w:t>
      </w:r>
      <w:proofErr w:type="spellEnd"/>
      <w:r w:rsidRPr="00623806">
        <w:rPr>
          <w:rFonts w:ascii="Helvetica" w:hAnsi="Helvetica"/>
          <w:lang w:val="es-ES"/>
        </w:rPr>
        <w:t xml:space="preserve"> shift. I </w:t>
      </w:r>
      <w:proofErr w:type="spellStart"/>
      <w:r w:rsidRPr="00623806">
        <w:rPr>
          <w:rFonts w:ascii="Helvetica" w:hAnsi="Helvetica"/>
          <w:lang w:val="es-ES"/>
        </w:rPr>
        <w:t>couldn’t</w:t>
      </w:r>
      <w:proofErr w:type="spellEnd"/>
      <w:r w:rsidRPr="00623806">
        <w:rPr>
          <w:rFonts w:ascii="Helvetica" w:hAnsi="Helvetica"/>
          <w:lang w:val="es-ES"/>
        </w:rPr>
        <w:t xml:space="preserve">. I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stood</w:t>
      </w:r>
      <w:proofErr w:type="spellEnd"/>
      <w:r w:rsidRPr="00623806">
        <w:rPr>
          <w:rFonts w:ascii="Helvetica" w:hAnsi="Helvetica"/>
          <w:lang w:val="es-ES"/>
        </w:rPr>
        <w:t xml:space="preserve"> </w:t>
      </w:r>
      <w:proofErr w:type="spellStart"/>
      <w:r w:rsidRPr="00623806">
        <w:rPr>
          <w:rFonts w:ascii="Helvetica" w:hAnsi="Helvetica"/>
          <w:lang w:val="es-ES"/>
        </w:rPr>
        <w:t>there</w:t>
      </w:r>
      <w:proofErr w:type="spellEnd"/>
      <w:r w:rsidRPr="00623806">
        <w:rPr>
          <w:rFonts w:ascii="Helvetica" w:hAnsi="Helvetica"/>
          <w:lang w:val="es-ES"/>
        </w:rPr>
        <w:t xml:space="preserve">, </w:t>
      </w:r>
      <w:proofErr w:type="spellStart"/>
      <w:r w:rsidRPr="00623806">
        <w:rPr>
          <w:rFonts w:ascii="Helvetica" w:hAnsi="Helvetica"/>
          <w:lang w:val="es-ES"/>
        </w:rPr>
        <w:t>burning</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inside</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w:t>
      </w:r>
    </w:p>
    <w:p w14:paraId="5DFF4473" w14:textId="33AD22B4" w:rsidR="00353402" w:rsidRPr="00623806" w:rsidRDefault="00353402" w:rsidP="00353402">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You’re</w:t>
      </w:r>
      <w:proofErr w:type="spellEnd"/>
      <w:r w:rsidRPr="00623806">
        <w:rPr>
          <w:rFonts w:ascii="Helvetica" w:hAnsi="Helvetica"/>
          <w:lang w:val="es-ES"/>
        </w:rPr>
        <w:t xml:space="preserve"> </w:t>
      </w:r>
      <w:proofErr w:type="spellStart"/>
      <w:r w:rsidRPr="00623806">
        <w:rPr>
          <w:rFonts w:ascii="Helvetica" w:hAnsi="Helvetica"/>
          <w:lang w:val="es-ES"/>
        </w:rPr>
        <w:t>close</w:t>
      </w:r>
      <w:proofErr w:type="spellEnd"/>
      <w:r w:rsidRPr="00623806">
        <w:rPr>
          <w:rFonts w:ascii="Helvetica" w:hAnsi="Helvetica"/>
          <w:lang w:val="es-ES"/>
        </w:rPr>
        <w:t xml:space="preserve">,” I </w:t>
      </w:r>
      <w:proofErr w:type="spellStart"/>
      <w:r w:rsidRPr="00623806">
        <w:rPr>
          <w:rFonts w:ascii="Helvetica" w:hAnsi="Helvetica"/>
          <w:lang w:val="es-ES"/>
        </w:rPr>
        <w:t>whispered</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wind</w:t>
      </w:r>
      <w:proofErr w:type="spellEnd"/>
      <w:r w:rsidRPr="00623806">
        <w:rPr>
          <w:rFonts w:ascii="Helvetica" w:hAnsi="Helvetica"/>
          <w:lang w:val="es-ES"/>
        </w:rPr>
        <w:t xml:space="preserve">. “I </w:t>
      </w:r>
      <w:proofErr w:type="spellStart"/>
      <w:r w:rsidRPr="00623806">
        <w:rPr>
          <w:rFonts w:ascii="Helvetica" w:hAnsi="Helvetica"/>
          <w:lang w:val="es-ES"/>
        </w:rPr>
        <w:t>know</w:t>
      </w:r>
      <w:proofErr w:type="spellEnd"/>
      <w:r w:rsidRPr="00623806">
        <w:rPr>
          <w:rFonts w:ascii="Helvetica" w:hAnsi="Helvetica"/>
          <w:lang w:val="es-ES"/>
        </w:rPr>
        <w:t xml:space="preserve"> </w:t>
      </w:r>
      <w:proofErr w:type="spellStart"/>
      <w:r w:rsidRPr="00623806">
        <w:rPr>
          <w:rFonts w:ascii="Helvetica" w:hAnsi="Helvetica"/>
          <w:lang w:val="es-ES"/>
        </w:rPr>
        <w:t>you’re</w:t>
      </w:r>
      <w:proofErr w:type="spellEnd"/>
      <w:r w:rsidRPr="00623806">
        <w:rPr>
          <w:rFonts w:ascii="Helvetica" w:hAnsi="Helvetica"/>
          <w:lang w:val="es-ES"/>
        </w:rPr>
        <w:t xml:space="preserve"> </w:t>
      </w:r>
      <w:proofErr w:type="spellStart"/>
      <w:r w:rsidRPr="00623806">
        <w:rPr>
          <w:rFonts w:ascii="Helvetica" w:hAnsi="Helvetica"/>
          <w:lang w:val="es-ES"/>
        </w:rPr>
        <w:t>close</w:t>
      </w:r>
      <w:proofErr w:type="spellEnd"/>
      <w:r w:rsidRPr="00623806">
        <w:rPr>
          <w:rFonts w:ascii="Helvetica" w:hAnsi="Helvetica"/>
          <w:lang w:val="es-ES"/>
        </w:rPr>
        <w:t>.”</w:t>
      </w:r>
    </w:p>
    <w:p w14:paraId="6B1860D6" w14:textId="243F83B9" w:rsidR="00353402" w:rsidRPr="00623806" w:rsidRDefault="00353402" w:rsidP="00353402">
      <w:pPr>
        <w:pStyle w:val="Scene"/>
        <w:spacing w:line="276" w:lineRule="auto"/>
        <w:jc w:val="both"/>
        <w:rPr>
          <w:rFonts w:ascii="Helvetica" w:hAnsi="Helvetica"/>
          <w:lang w:val="es-ES"/>
        </w:rPr>
      </w:pP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mine </w:t>
      </w:r>
      <w:proofErr w:type="spellStart"/>
      <w:r w:rsidRPr="00623806">
        <w:rPr>
          <w:rFonts w:ascii="Helvetica" w:hAnsi="Helvetica"/>
          <w:lang w:val="es-ES"/>
        </w:rPr>
        <w:t>yet</w:t>
      </w:r>
      <w:proofErr w:type="spellEnd"/>
      <w:r w:rsidRPr="00623806">
        <w:rPr>
          <w:rFonts w:ascii="Helvetica" w:hAnsi="Helvetica"/>
          <w:lang w:val="es-ES"/>
        </w:rPr>
        <w:t>.</w:t>
      </w:r>
    </w:p>
    <w:p w14:paraId="5C1770C1" w14:textId="2294098F" w:rsidR="00353402" w:rsidRPr="00623806" w:rsidRDefault="00353402" w:rsidP="00353402">
      <w:pPr>
        <w:pStyle w:val="Scene"/>
        <w:spacing w:line="276" w:lineRule="auto"/>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maybe</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ever</w:t>
      </w:r>
      <w:proofErr w:type="spellEnd"/>
      <w:r w:rsidRPr="00623806">
        <w:rPr>
          <w:rFonts w:ascii="Helvetica" w:hAnsi="Helvetica"/>
          <w:lang w:val="es-ES"/>
        </w:rPr>
        <w:t>—</w:t>
      </w:r>
      <w:proofErr w:type="spellStart"/>
      <w:r w:rsidRPr="00623806">
        <w:rPr>
          <w:rFonts w:ascii="Helvetica" w:hAnsi="Helvetica"/>
          <w:lang w:val="es-ES"/>
        </w:rPr>
        <w:t>because</w:t>
      </w:r>
      <w:proofErr w:type="spellEnd"/>
      <w:r w:rsidRPr="00623806">
        <w:rPr>
          <w:rFonts w:ascii="Helvetica" w:hAnsi="Helvetica"/>
          <w:lang w:val="es-ES"/>
        </w:rPr>
        <w:t xml:space="preserve"> fate, in </w:t>
      </w:r>
      <w:proofErr w:type="spellStart"/>
      <w:r w:rsidRPr="00623806">
        <w:rPr>
          <w:rFonts w:ascii="Helvetica" w:hAnsi="Helvetica"/>
          <w:lang w:val="es-ES"/>
        </w:rPr>
        <w:t>her</w:t>
      </w:r>
      <w:proofErr w:type="spellEnd"/>
      <w:r w:rsidRPr="00623806">
        <w:rPr>
          <w:rFonts w:ascii="Helvetica" w:hAnsi="Helvetica"/>
          <w:lang w:val="es-ES"/>
        </w:rPr>
        <w:t xml:space="preserve"> cruel </w:t>
      </w:r>
      <w:proofErr w:type="spellStart"/>
      <w:r w:rsidRPr="00623806">
        <w:rPr>
          <w:rFonts w:ascii="Helvetica" w:hAnsi="Helvetica"/>
          <w:lang w:val="es-ES"/>
        </w:rPr>
        <w:t>whim</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given</w:t>
      </w:r>
      <w:proofErr w:type="spellEnd"/>
      <w:r w:rsidRPr="00623806">
        <w:rPr>
          <w:rFonts w:ascii="Helvetica" w:hAnsi="Helvetica"/>
          <w:lang w:val="es-ES"/>
        </w:rPr>
        <w:t xml:space="preserve"> </w:t>
      </w:r>
      <w:proofErr w:type="spellStart"/>
      <w:r w:rsidRPr="00623806">
        <w:rPr>
          <w:rFonts w:ascii="Helvetica" w:hAnsi="Helvetica"/>
          <w:lang w:val="es-ES"/>
        </w:rPr>
        <w:t>Gunnolf</w:t>
      </w:r>
      <w:proofErr w:type="spellEnd"/>
      <w:r w:rsidRPr="00623806">
        <w:rPr>
          <w:rFonts w:ascii="Helvetica" w:hAnsi="Helvetica"/>
          <w:lang w:val="es-ES"/>
        </w:rPr>
        <w:t xml:space="preserve"> </w:t>
      </w:r>
      <w:proofErr w:type="spellStart"/>
      <w:r w:rsidRPr="00623806">
        <w:rPr>
          <w:rFonts w:ascii="Helvetica" w:hAnsi="Helvetica"/>
          <w:lang w:val="es-ES"/>
        </w:rPr>
        <w:t>what</w:t>
      </w:r>
      <w:proofErr w:type="spellEnd"/>
      <w:r w:rsidRPr="00623806">
        <w:rPr>
          <w:rFonts w:ascii="Helvetica" w:hAnsi="Helvetica"/>
          <w:lang w:val="es-ES"/>
        </w:rPr>
        <w:t xml:space="preserve"> </w:t>
      </w:r>
      <w:proofErr w:type="spellStart"/>
      <w:r w:rsidRPr="00623806">
        <w:rPr>
          <w:rFonts w:ascii="Helvetica" w:hAnsi="Helvetica"/>
          <w:lang w:val="es-ES"/>
        </w:rPr>
        <w:t>I’d</w:t>
      </w:r>
      <w:proofErr w:type="spellEnd"/>
      <w:r w:rsidRPr="00623806">
        <w:rPr>
          <w:rFonts w:ascii="Helvetica" w:hAnsi="Helvetica"/>
          <w:lang w:val="es-ES"/>
        </w:rPr>
        <w:t xml:space="preserve"> </w:t>
      </w:r>
      <w:proofErr w:type="spellStart"/>
      <w:r w:rsidRPr="00623806">
        <w:rPr>
          <w:rFonts w:ascii="Helvetica" w:hAnsi="Helvetica"/>
          <w:lang w:val="es-ES"/>
        </w:rPr>
        <w:t>begged</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in </w:t>
      </w:r>
      <w:proofErr w:type="spellStart"/>
      <w:r w:rsidRPr="00623806">
        <w:rPr>
          <w:rFonts w:ascii="Helvetica" w:hAnsi="Helvetica"/>
          <w:lang w:val="es-ES"/>
        </w:rPr>
        <w:t>silence</w:t>
      </w:r>
      <w:proofErr w:type="spellEnd"/>
      <w:r w:rsidRPr="00623806">
        <w:rPr>
          <w:rFonts w:ascii="Helvetica" w:hAnsi="Helvetica"/>
          <w:lang w:val="es-ES"/>
        </w:rPr>
        <w:t>.</w:t>
      </w:r>
    </w:p>
    <w:p w14:paraId="5AA42CF0" w14:textId="5B5337E4" w:rsidR="00353402" w:rsidRPr="00623806" w:rsidRDefault="00353402" w:rsidP="00353402">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dropped</w:t>
      </w:r>
      <w:proofErr w:type="spellEnd"/>
      <w:r w:rsidRPr="00623806">
        <w:rPr>
          <w:rFonts w:ascii="Helvetica" w:hAnsi="Helvetica"/>
          <w:lang w:val="es-ES"/>
        </w:rPr>
        <w:t xml:space="preserve"> </w:t>
      </w:r>
      <w:proofErr w:type="spellStart"/>
      <w:r w:rsidRPr="00623806">
        <w:rPr>
          <w:rFonts w:ascii="Helvetica" w:hAnsi="Helvetica"/>
          <w:lang w:val="es-ES"/>
        </w:rPr>
        <w:t>down</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sit</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log, pressing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fists</w:t>
      </w:r>
      <w:proofErr w:type="spellEnd"/>
      <w:r w:rsidRPr="00623806">
        <w:rPr>
          <w:rFonts w:ascii="Helvetica" w:hAnsi="Helvetica"/>
          <w:lang w:val="es-ES"/>
        </w:rPr>
        <w:t xml:space="preserve"> </w:t>
      </w:r>
      <w:proofErr w:type="spellStart"/>
      <w:r w:rsidRPr="00623806">
        <w:rPr>
          <w:rFonts w:ascii="Helvetica" w:hAnsi="Helvetica"/>
          <w:lang w:val="es-ES"/>
        </w:rPr>
        <w:t>against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knees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forest</w:t>
      </w:r>
      <w:proofErr w:type="spellEnd"/>
      <w:r w:rsidRPr="00623806">
        <w:rPr>
          <w:rFonts w:ascii="Helvetica" w:hAnsi="Helvetica"/>
          <w:lang w:val="es-ES"/>
        </w:rPr>
        <w:t xml:space="preserve"> </w:t>
      </w:r>
      <w:proofErr w:type="spellStart"/>
      <w:r w:rsidRPr="00623806">
        <w:rPr>
          <w:rFonts w:ascii="Helvetica" w:hAnsi="Helvetica"/>
          <w:lang w:val="es-ES"/>
        </w:rPr>
        <w:t>stretched</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 xml:space="preserve"> </w:t>
      </w:r>
      <w:proofErr w:type="spellStart"/>
      <w:r w:rsidRPr="00623806">
        <w:rPr>
          <w:rFonts w:ascii="Helvetica" w:hAnsi="Helvetica"/>
          <w:lang w:val="es-ES"/>
        </w:rPr>
        <w:t>before</w:t>
      </w:r>
      <w:proofErr w:type="spellEnd"/>
      <w:r w:rsidRPr="00623806">
        <w:rPr>
          <w:rFonts w:ascii="Helvetica" w:hAnsi="Helvetica"/>
          <w:lang w:val="es-ES"/>
        </w:rPr>
        <w:t xml:space="preserve"> me, infinite and </w:t>
      </w:r>
      <w:proofErr w:type="spellStart"/>
      <w:r w:rsidRPr="00623806">
        <w:rPr>
          <w:rFonts w:ascii="Helvetica" w:hAnsi="Helvetica"/>
          <w:lang w:val="es-ES"/>
        </w:rPr>
        <w:t>uncaring</w:t>
      </w:r>
      <w:proofErr w:type="spellEnd"/>
      <w:r w:rsidRPr="00623806">
        <w:rPr>
          <w:rFonts w:ascii="Helvetica" w:hAnsi="Helvetica"/>
          <w:lang w:val="es-ES"/>
        </w:rPr>
        <w:t xml:space="preserve">. I </w:t>
      </w:r>
      <w:proofErr w:type="spellStart"/>
      <w:r w:rsidRPr="00623806">
        <w:rPr>
          <w:rFonts w:ascii="Helvetica" w:hAnsi="Helvetica"/>
          <w:lang w:val="es-ES"/>
        </w:rPr>
        <w:t>stared</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night</w:t>
      </w:r>
      <w:proofErr w:type="spellEnd"/>
      <w:r w:rsidRPr="00623806">
        <w:rPr>
          <w:rFonts w:ascii="Helvetica" w:hAnsi="Helvetica"/>
          <w:lang w:val="es-ES"/>
        </w:rPr>
        <w:t xml:space="preserve"> and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stare</w:t>
      </w:r>
      <w:proofErr w:type="spellEnd"/>
      <w:r w:rsidRPr="00623806">
        <w:rPr>
          <w:rFonts w:ascii="Helvetica" w:hAnsi="Helvetica"/>
          <w:lang w:val="es-ES"/>
        </w:rPr>
        <w:t xml:space="preserve"> back.</w:t>
      </w:r>
    </w:p>
    <w:p w14:paraId="70855C71" w14:textId="3D720C6B" w:rsidR="00353402" w:rsidRPr="00623806" w:rsidRDefault="00353402" w:rsidP="00353402">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Is</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how</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works</w:t>
      </w:r>
      <w:proofErr w:type="spellEnd"/>
      <w:r w:rsidRPr="00623806">
        <w:rPr>
          <w:rFonts w:ascii="Helvetica" w:hAnsi="Helvetica"/>
          <w:lang w:val="es-ES"/>
        </w:rPr>
        <w:t xml:space="preserve">?” I </w:t>
      </w:r>
      <w:proofErr w:type="spellStart"/>
      <w:r w:rsidRPr="00623806">
        <w:rPr>
          <w:rFonts w:ascii="Helvetica" w:hAnsi="Helvetica"/>
          <w:lang w:val="es-ES"/>
        </w:rPr>
        <w:t>asked</w:t>
      </w:r>
      <w:proofErr w:type="spellEnd"/>
      <w:r w:rsidRPr="00623806">
        <w:rPr>
          <w:rFonts w:ascii="Helvetica" w:hAnsi="Helvetica"/>
          <w:lang w:val="es-ES"/>
        </w:rPr>
        <w:t>.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who</w:t>
      </w:r>
      <w:proofErr w:type="spellEnd"/>
      <w:r w:rsidRPr="00623806">
        <w:rPr>
          <w:rFonts w:ascii="Helvetica" w:hAnsi="Helvetica"/>
          <w:lang w:val="es-ES"/>
        </w:rPr>
        <w:t xml:space="preserve"> </w:t>
      </w:r>
      <w:proofErr w:type="spellStart"/>
      <w:r w:rsidRPr="00623806">
        <w:rPr>
          <w:rFonts w:ascii="Helvetica" w:hAnsi="Helvetica"/>
          <w:lang w:val="es-ES"/>
        </w:rPr>
        <w:t>bleeds</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is</w:t>
      </w:r>
      <w:proofErr w:type="spellEnd"/>
      <w:r w:rsidRPr="00623806">
        <w:rPr>
          <w:rFonts w:ascii="Helvetica" w:hAnsi="Helvetica"/>
          <w:lang w:val="es-ES"/>
        </w:rPr>
        <w:t xml:space="preserve"> </w:t>
      </w:r>
      <w:proofErr w:type="spellStart"/>
      <w:r w:rsidRPr="00623806">
        <w:rPr>
          <w:rFonts w:ascii="Helvetica" w:hAnsi="Helvetica"/>
          <w:lang w:val="es-ES"/>
        </w:rPr>
        <w:t>ignored</w:t>
      </w:r>
      <w:proofErr w:type="spellEnd"/>
      <w:r w:rsidRPr="00623806">
        <w:rPr>
          <w:rFonts w:ascii="Helvetica" w:hAnsi="Helvetica"/>
          <w:lang w:val="es-ES"/>
        </w:rPr>
        <w:t xml:space="preserve">, and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who</w:t>
      </w:r>
      <w:proofErr w:type="spellEnd"/>
      <w:r w:rsidRPr="00623806">
        <w:rPr>
          <w:rFonts w:ascii="Helvetica" w:hAnsi="Helvetica"/>
          <w:lang w:val="es-ES"/>
        </w:rPr>
        <w:t xml:space="preserve"> stands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is</w:t>
      </w:r>
      <w:proofErr w:type="spellEnd"/>
      <w:r w:rsidRPr="00623806">
        <w:rPr>
          <w:rFonts w:ascii="Helvetica" w:hAnsi="Helvetica"/>
          <w:lang w:val="es-ES"/>
        </w:rPr>
        <w:t xml:space="preserve"> </w:t>
      </w:r>
      <w:proofErr w:type="spellStart"/>
      <w:r w:rsidRPr="00623806">
        <w:rPr>
          <w:rFonts w:ascii="Helvetica" w:hAnsi="Helvetica"/>
          <w:lang w:val="es-ES"/>
        </w:rPr>
        <w:t>chosen</w:t>
      </w:r>
      <w:proofErr w:type="spellEnd"/>
      <w:r w:rsidRPr="00623806">
        <w:rPr>
          <w:rFonts w:ascii="Helvetica" w:hAnsi="Helvetica"/>
          <w:lang w:val="es-ES"/>
        </w:rPr>
        <w:t>?”</w:t>
      </w:r>
    </w:p>
    <w:p w14:paraId="56A48EB5" w14:textId="308A1C72" w:rsidR="00353402" w:rsidRPr="00623806" w:rsidRDefault="00353402" w:rsidP="00353402">
      <w:pPr>
        <w:pStyle w:val="Scene"/>
        <w:spacing w:line="276" w:lineRule="auto"/>
        <w:jc w:val="both"/>
        <w:rPr>
          <w:rFonts w:ascii="Helvetica" w:hAnsi="Helvetica"/>
          <w:lang w:val="es-ES"/>
        </w:rPr>
      </w:pPr>
      <w:proofErr w:type="spellStart"/>
      <w:r w:rsidRPr="00623806">
        <w:rPr>
          <w:rFonts w:ascii="Helvetica" w:hAnsi="Helvetica"/>
          <w:lang w:val="es-ES"/>
        </w:rPr>
        <w:t>There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no </w:t>
      </w:r>
      <w:proofErr w:type="spellStart"/>
      <w:r w:rsidRPr="00623806">
        <w:rPr>
          <w:rFonts w:ascii="Helvetica" w:hAnsi="Helvetica"/>
          <w:lang w:val="es-ES"/>
        </w:rPr>
        <w:t>answer</w:t>
      </w:r>
      <w:proofErr w:type="spellEnd"/>
      <w:r w:rsidRPr="00623806">
        <w:rPr>
          <w:rFonts w:ascii="Helvetica" w:hAnsi="Helvetica"/>
          <w:lang w:val="es-ES"/>
        </w:rPr>
        <w:t>.</w:t>
      </w:r>
    </w:p>
    <w:p w14:paraId="6149021E" w14:textId="4506CA42" w:rsidR="00353402" w:rsidRPr="00623806" w:rsidRDefault="00353402" w:rsidP="00353402">
      <w:pPr>
        <w:pStyle w:val="Scene"/>
        <w:spacing w:line="276" w:lineRule="auto"/>
        <w:jc w:val="both"/>
        <w:rPr>
          <w:rFonts w:ascii="Helvetica" w:hAnsi="Helvetica"/>
          <w:lang w:val="es-ES"/>
        </w:rPr>
      </w:pPr>
      <w:proofErr w:type="spellStart"/>
      <w:r w:rsidRPr="00623806">
        <w:rPr>
          <w:rFonts w:ascii="Helvetica" w:hAnsi="Helvetica"/>
          <w:lang w:val="es-ES"/>
        </w:rPr>
        <w:t>There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only</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wind</w:t>
      </w:r>
      <w:proofErr w:type="spellEnd"/>
      <w:r w:rsidRPr="00623806">
        <w:rPr>
          <w:rFonts w:ascii="Helvetica" w:hAnsi="Helvetica"/>
          <w:lang w:val="es-ES"/>
        </w:rPr>
        <w:t xml:space="preserve"> and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ache</w:t>
      </w:r>
      <w:proofErr w:type="spellEnd"/>
      <w:r w:rsidRPr="00623806">
        <w:rPr>
          <w:rFonts w:ascii="Helvetica" w:hAnsi="Helvetica"/>
          <w:lang w:val="es-ES"/>
        </w:rPr>
        <w:t>.</w:t>
      </w:r>
    </w:p>
    <w:p w14:paraId="4BFF1211" w14:textId="3A46B126" w:rsidR="00353402" w:rsidRPr="00623806" w:rsidRDefault="00353402" w:rsidP="00353402">
      <w:pPr>
        <w:pStyle w:val="Scene"/>
        <w:spacing w:line="276" w:lineRule="auto"/>
        <w:jc w:val="both"/>
        <w:rPr>
          <w:rFonts w:ascii="Helvetica" w:hAnsi="Helvetica"/>
          <w:lang w:val="es-ES"/>
        </w:rPr>
      </w:pPr>
      <w:r w:rsidRPr="00623806">
        <w:rPr>
          <w:rFonts w:ascii="Helvetica" w:hAnsi="Helvetica"/>
          <w:lang w:val="es-ES"/>
        </w:rPr>
        <w:lastRenderedPageBreak/>
        <w:t xml:space="preserve">I </w:t>
      </w:r>
      <w:proofErr w:type="spellStart"/>
      <w:r w:rsidRPr="00623806">
        <w:rPr>
          <w:rFonts w:ascii="Helvetica" w:hAnsi="Helvetica"/>
          <w:lang w:val="es-ES"/>
        </w:rPr>
        <w:t>looked</w:t>
      </w:r>
      <w:proofErr w:type="spellEnd"/>
      <w:r w:rsidRPr="00623806">
        <w:rPr>
          <w:rFonts w:ascii="Helvetica" w:hAnsi="Helvetica"/>
          <w:lang w:val="es-ES"/>
        </w:rPr>
        <w:t xml:space="preserve"> </w:t>
      </w:r>
      <w:proofErr w:type="spellStart"/>
      <w:r w:rsidRPr="00623806">
        <w:rPr>
          <w:rFonts w:ascii="Helvetica" w:hAnsi="Helvetica"/>
          <w:lang w:val="es-ES"/>
        </w:rPr>
        <w:t>down</w:t>
      </w:r>
      <w:proofErr w:type="spellEnd"/>
      <w:r w:rsidRPr="00623806">
        <w:rPr>
          <w:rFonts w:ascii="Helvetica" w:hAnsi="Helvetica"/>
          <w:lang w:val="es-ES"/>
        </w:rPr>
        <w:t xml:space="preserve"> at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hands</w:t>
      </w:r>
      <w:proofErr w:type="spellEnd"/>
      <w:r w:rsidRPr="00623806">
        <w:rPr>
          <w:rFonts w:ascii="Helvetica" w:hAnsi="Helvetica"/>
          <w:lang w:val="es-ES"/>
        </w:rPr>
        <w:t>—</w:t>
      </w:r>
      <w:proofErr w:type="spellStart"/>
      <w:r w:rsidRPr="00623806">
        <w:rPr>
          <w:rFonts w:ascii="Helvetica" w:hAnsi="Helvetica"/>
          <w:lang w:val="es-ES"/>
        </w:rPr>
        <w:t>hands</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built</w:t>
      </w:r>
      <w:proofErr w:type="spellEnd"/>
      <w:r w:rsidRPr="00623806">
        <w:rPr>
          <w:rFonts w:ascii="Helvetica" w:hAnsi="Helvetica"/>
          <w:lang w:val="es-ES"/>
        </w:rPr>
        <w:t xml:space="preserve"> a </w:t>
      </w:r>
      <w:proofErr w:type="spellStart"/>
      <w:r w:rsidRPr="00623806">
        <w:rPr>
          <w:rFonts w:ascii="Helvetica" w:hAnsi="Helvetica"/>
          <w:lang w:val="es-ES"/>
        </w:rPr>
        <w:t>kingdom</w:t>
      </w:r>
      <w:proofErr w:type="spellEnd"/>
      <w:r w:rsidRPr="00623806">
        <w:rPr>
          <w:rFonts w:ascii="Helvetica" w:hAnsi="Helvetica"/>
          <w:lang w:val="es-ES"/>
        </w:rPr>
        <w:t xml:space="preserve">, </w:t>
      </w:r>
      <w:proofErr w:type="spellStart"/>
      <w:r w:rsidRPr="00623806">
        <w:rPr>
          <w:rFonts w:ascii="Helvetica" w:hAnsi="Helvetica"/>
          <w:lang w:val="es-ES"/>
        </w:rPr>
        <w:t>silenced</w:t>
      </w:r>
      <w:proofErr w:type="spellEnd"/>
      <w:r w:rsidRPr="00623806">
        <w:rPr>
          <w:rFonts w:ascii="Helvetica" w:hAnsi="Helvetica"/>
          <w:lang w:val="es-ES"/>
        </w:rPr>
        <w:t xml:space="preserve"> </w:t>
      </w:r>
      <w:proofErr w:type="spellStart"/>
      <w:r w:rsidRPr="00623806">
        <w:rPr>
          <w:rFonts w:ascii="Helvetica" w:hAnsi="Helvetica"/>
          <w:lang w:val="es-ES"/>
        </w:rPr>
        <w:t>enemies</w:t>
      </w:r>
      <w:proofErr w:type="spellEnd"/>
      <w:r w:rsidRPr="00623806">
        <w:rPr>
          <w:rFonts w:ascii="Helvetica" w:hAnsi="Helvetica"/>
          <w:lang w:val="es-ES"/>
        </w:rPr>
        <w:t xml:space="preserve">, and </w:t>
      </w:r>
      <w:proofErr w:type="spellStart"/>
      <w:r w:rsidRPr="00623806">
        <w:rPr>
          <w:rFonts w:ascii="Helvetica" w:hAnsi="Helvetica"/>
          <w:lang w:val="es-ES"/>
        </w:rPr>
        <w:t>held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weight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a </w:t>
      </w:r>
      <w:proofErr w:type="spellStart"/>
      <w:r w:rsidRPr="00623806">
        <w:rPr>
          <w:rFonts w:ascii="Helvetica" w:hAnsi="Helvetica"/>
          <w:lang w:val="es-ES"/>
        </w:rPr>
        <w:t>crown</w:t>
      </w:r>
      <w:proofErr w:type="spellEnd"/>
      <w:r w:rsidRPr="00623806">
        <w:rPr>
          <w:rFonts w:ascii="Helvetica" w:hAnsi="Helvetica"/>
          <w:lang w:val="es-ES"/>
        </w:rPr>
        <w:t>—</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they</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empty</w:t>
      </w:r>
      <w:proofErr w:type="spellEnd"/>
      <w:r w:rsidRPr="00623806">
        <w:rPr>
          <w:rFonts w:ascii="Helvetica" w:hAnsi="Helvetica"/>
          <w:lang w:val="es-ES"/>
        </w:rPr>
        <w:t xml:space="preserve">. I </w:t>
      </w:r>
      <w:proofErr w:type="spellStart"/>
      <w:r w:rsidRPr="00623806">
        <w:rPr>
          <w:rFonts w:ascii="Helvetica" w:hAnsi="Helvetica"/>
          <w:lang w:val="es-ES"/>
        </w:rPr>
        <w:t>continued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long</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item</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truly</w:t>
      </w:r>
      <w:proofErr w:type="spellEnd"/>
      <w:r w:rsidRPr="00623806">
        <w:rPr>
          <w:rFonts w:ascii="Helvetica" w:hAnsi="Helvetica"/>
          <w:lang w:val="es-ES"/>
        </w:rPr>
        <w:t xml:space="preserve"> </w:t>
      </w:r>
      <w:proofErr w:type="spellStart"/>
      <w:r w:rsidRPr="00623806">
        <w:rPr>
          <w:rFonts w:ascii="Helvetica" w:hAnsi="Helvetica"/>
          <w:lang w:val="es-ES"/>
        </w:rPr>
        <w:t>held</w:t>
      </w:r>
      <w:proofErr w:type="spellEnd"/>
      <w:r w:rsidRPr="00623806">
        <w:rPr>
          <w:rFonts w:ascii="Helvetica" w:hAnsi="Helvetica"/>
          <w:lang w:val="es-ES"/>
        </w:rPr>
        <w:t xml:space="preserve"> </w:t>
      </w:r>
      <w:proofErr w:type="spellStart"/>
      <w:r w:rsidRPr="00623806">
        <w:rPr>
          <w:rFonts w:ascii="Helvetica" w:hAnsi="Helvetica"/>
          <w:lang w:val="es-ES"/>
        </w:rPr>
        <w:t>significance</w:t>
      </w:r>
      <w:proofErr w:type="spellEnd"/>
      <w:r w:rsidRPr="00623806">
        <w:rPr>
          <w:rFonts w:ascii="Helvetica" w:hAnsi="Helvetica"/>
          <w:lang w:val="es-ES"/>
        </w:rPr>
        <w:t>.</w:t>
      </w:r>
    </w:p>
    <w:p w14:paraId="20E2EBF1" w14:textId="44102420" w:rsidR="00353402" w:rsidRPr="00623806" w:rsidRDefault="00353402" w:rsidP="00353402">
      <w:pPr>
        <w:pStyle w:val="Scene"/>
        <w:spacing w:line="276" w:lineRule="auto"/>
        <w:jc w:val="both"/>
        <w:rPr>
          <w:rFonts w:ascii="Helvetica" w:hAnsi="Helvetica"/>
          <w:lang w:val="es-ES"/>
        </w:rPr>
      </w:pPr>
      <w:proofErr w:type="spellStart"/>
      <w:r w:rsidRPr="00623806">
        <w:rPr>
          <w:rFonts w:ascii="Helvetica" w:hAnsi="Helvetica"/>
          <w:lang w:val="es-ES"/>
        </w:rPr>
        <w:t>If</w:t>
      </w:r>
      <w:proofErr w:type="spellEnd"/>
      <w:r w:rsidRPr="00623806">
        <w:rPr>
          <w:rFonts w:ascii="Helvetica" w:hAnsi="Helvetica"/>
          <w:lang w:val="es-ES"/>
        </w:rPr>
        <w:t xml:space="preserve"> </w:t>
      </w:r>
      <w:proofErr w:type="spellStart"/>
      <w:r w:rsidRPr="00623806">
        <w:rPr>
          <w:rFonts w:ascii="Helvetica" w:hAnsi="Helvetica"/>
          <w:lang w:val="es-ES"/>
        </w:rPr>
        <w:t>Gunnolf</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found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Luna… </w:t>
      </w:r>
      <w:proofErr w:type="spellStart"/>
      <w:r w:rsidRPr="00623806">
        <w:rPr>
          <w:rFonts w:ascii="Helvetica" w:hAnsi="Helvetica"/>
          <w:lang w:val="es-ES"/>
        </w:rPr>
        <w:t>everything</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about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change</w:t>
      </w:r>
      <w:proofErr w:type="spellEnd"/>
      <w:r w:rsidRPr="00623806">
        <w:rPr>
          <w:rFonts w:ascii="Helvetica" w:hAnsi="Helvetica"/>
          <w:lang w:val="es-ES"/>
        </w:rPr>
        <w:t>.</w:t>
      </w:r>
    </w:p>
    <w:p w14:paraId="69345151" w14:textId="461C3AFF" w:rsidR="00353402" w:rsidRPr="00623806" w:rsidRDefault="00353402" w:rsidP="00353402">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packers</w:t>
      </w:r>
      <w:proofErr w:type="spellEnd"/>
      <w:r w:rsidRPr="00623806">
        <w:rPr>
          <w:rFonts w:ascii="Helvetica" w:hAnsi="Helvetica"/>
          <w:lang w:val="es-ES"/>
        </w:rPr>
        <w:t xml:space="preserve"> </w:t>
      </w:r>
      <w:proofErr w:type="spellStart"/>
      <w:r w:rsidRPr="00623806">
        <w:rPr>
          <w:rFonts w:ascii="Helvetica" w:hAnsi="Helvetica"/>
          <w:lang w:val="es-ES"/>
        </w:rPr>
        <w:t>would</w:t>
      </w:r>
      <w:proofErr w:type="spellEnd"/>
      <w:r w:rsidRPr="00623806">
        <w:rPr>
          <w:rFonts w:ascii="Helvetica" w:hAnsi="Helvetica"/>
          <w:lang w:val="es-ES"/>
        </w:rPr>
        <w:t xml:space="preserve"> </w:t>
      </w:r>
      <w:proofErr w:type="spellStart"/>
      <w:r w:rsidRPr="00623806">
        <w:rPr>
          <w:rFonts w:ascii="Helvetica" w:hAnsi="Helvetica"/>
          <w:lang w:val="es-ES"/>
        </w:rPr>
        <w:t>feel</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shift. So </w:t>
      </w:r>
      <w:proofErr w:type="spellStart"/>
      <w:r w:rsidRPr="00623806">
        <w:rPr>
          <w:rFonts w:ascii="Helvetica" w:hAnsi="Helvetica"/>
          <w:lang w:val="es-ES"/>
        </w:rPr>
        <w:t>would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old</w:t>
      </w:r>
      <w:proofErr w:type="spellEnd"/>
      <w:r w:rsidRPr="00623806">
        <w:rPr>
          <w:rFonts w:ascii="Helvetica" w:hAnsi="Helvetica"/>
          <w:lang w:val="es-ES"/>
        </w:rPr>
        <w:t xml:space="preserve"> </w:t>
      </w:r>
      <w:proofErr w:type="spellStart"/>
      <w:r w:rsidRPr="00623806">
        <w:rPr>
          <w:rFonts w:ascii="Helvetica" w:hAnsi="Helvetica"/>
          <w:lang w:val="es-ES"/>
        </w:rPr>
        <w:t>blood</w:t>
      </w:r>
      <w:proofErr w:type="spellEnd"/>
      <w:r w:rsidRPr="00623806">
        <w:rPr>
          <w:rFonts w:ascii="Helvetica" w:hAnsi="Helvetica"/>
          <w:lang w:val="es-ES"/>
        </w:rPr>
        <w:t xml:space="preserve">. </w:t>
      </w:r>
      <w:proofErr w:type="spellStart"/>
      <w:r w:rsidRPr="00623806">
        <w:rPr>
          <w:rFonts w:ascii="Helvetica" w:hAnsi="Helvetica"/>
          <w:lang w:val="es-ES"/>
        </w:rPr>
        <w:t>Even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vampires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started</w:t>
      </w:r>
      <w:proofErr w:type="spellEnd"/>
      <w:r w:rsidRPr="00623806">
        <w:rPr>
          <w:rFonts w:ascii="Helvetica" w:hAnsi="Helvetica"/>
          <w:lang w:val="es-ES"/>
        </w:rPr>
        <w:t xml:space="preserve"> </w:t>
      </w:r>
      <w:proofErr w:type="spellStart"/>
      <w:r w:rsidRPr="00623806">
        <w:rPr>
          <w:rFonts w:ascii="Helvetica" w:hAnsi="Helvetica"/>
          <w:lang w:val="es-ES"/>
        </w:rPr>
        <w:t>moving</w:t>
      </w:r>
      <w:proofErr w:type="spellEnd"/>
      <w:r w:rsidRPr="00623806">
        <w:rPr>
          <w:rFonts w:ascii="Helvetica" w:hAnsi="Helvetica"/>
          <w:lang w:val="es-ES"/>
        </w:rPr>
        <w:t xml:space="preserve">. </w:t>
      </w:r>
      <w:proofErr w:type="spellStart"/>
      <w:r w:rsidRPr="00623806">
        <w:rPr>
          <w:rFonts w:ascii="Helvetica" w:hAnsi="Helvetica"/>
          <w:lang w:val="es-ES"/>
        </w:rPr>
        <w:t>Watching</w:t>
      </w:r>
      <w:proofErr w:type="spellEnd"/>
      <w:r w:rsidRPr="00623806">
        <w:rPr>
          <w:rFonts w:ascii="Helvetica" w:hAnsi="Helvetica"/>
          <w:lang w:val="es-ES"/>
        </w:rPr>
        <w:t>.</w:t>
      </w:r>
    </w:p>
    <w:p w14:paraId="54DB1EDF" w14:textId="5735CD92" w:rsidR="00353402" w:rsidRPr="00623806" w:rsidRDefault="00353402" w:rsidP="00353402">
      <w:pPr>
        <w:pStyle w:val="Scene"/>
        <w:spacing w:line="276" w:lineRule="auto"/>
        <w:jc w:val="both"/>
        <w:rPr>
          <w:rFonts w:ascii="Helvetica" w:hAnsi="Helvetica"/>
          <w:lang w:val="es-ES"/>
        </w:rPr>
      </w:pPr>
      <w:proofErr w:type="spellStart"/>
      <w:r w:rsidRPr="00623806">
        <w:rPr>
          <w:rFonts w:ascii="Helvetica" w:hAnsi="Helvetica"/>
          <w:lang w:val="es-ES"/>
        </w:rPr>
        <w:t>Waiting</w:t>
      </w:r>
      <w:proofErr w:type="spellEnd"/>
      <w:r w:rsidRPr="00623806">
        <w:rPr>
          <w:rFonts w:ascii="Helvetica" w:hAnsi="Helvetica"/>
          <w:lang w:val="es-ES"/>
        </w:rPr>
        <w:t>.</w:t>
      </w:r>
    </w:p>
    <w:p w14:paraId="1F5349BC" w14:textId="4B60AF67" w:rsidR="00353402" w:rsidRPr="00623806" w:rsidRDefault="00353402" w:rsidP="00353402">
      <w:pPr>
        <w:pStyle w:val="Scene"/>
        <w:spacing w:line="276" w:lineRule="auto"/>
        <w:jc w:val="both"/>
        <w:rPr>
          <w:rFonts w:ascii="Helvetica" w:hAnsi="Helvetica"/>
          <w:lang w:val="es-ES"/>
        </w:rPr>
      </w:pPr>
      <w:r w:rsidRPr="00623806">
        <w:rPr>
          <w:rFonts w:ascii="Helvetica" w:hAnsi="Helvetica"/>
          <w:lang w:val="es-ES"/>
        </w:rPr>
        <w:t>And me?</w:t>
      </w:r>
    </w:p>
    <w:p w14:paraId="167810D4" w14:textId="0FE7D19A" w:rsidR="00353402" w:rsidRPr="00623806" w:rsidRDefault="00353402" w:rsidP="00353402">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going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sit</w:t>
      </w:r>
      <w:proofErr w:type="spellEnd"/>
      <w:r w:rsidRPr="00623806">
        <w:rPr>
          <w:rFonts w:ascii="Helvetica" w:hAnsi="Helvetica"/>
          <w:lang w:val="es-ES"/>
        </w:rPr>
        <w:t xml:space="preserve"> back and </w:t>
      </w:r>
      <w:proofErr w:type="spellStart"/>
      <w:r w:rsidRPr="00623806">
        <w:rPr>
          <w:rFonts w:ascii="Helvetica" w:hAnsi="Helvetica"/>
          <w:lang w:val="es-ES"/>
        </w:rPr>
        <w:t>let</w:t>
      </w:r>
      <w:proofErr w:type="spellEnd"/>
      <w:r w:rsidRPr="00623806">
        <w:rPr>
          <w:rFonts w:ascii="Helvetica" w:hAnsi="Helvetica"/>
          <w:lang w:val="es-ES"/>
        </w:rPr>
        <w:t xml:space="preserve"> fate </w:t>
      </w:r>
      <w:proofErr w:type="spellStart"/>
      <w:r w:rsidRPr="00623806">
        <w:rPr>
          <w:rFonts w:ascii="Helvetica" w:hAnsi="Helvetica"/>
          <w:lang w:val="es-ES"/>
        </w:rPr>
        <w:t>rewrite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rules.</w:t>
      </w:r>
    </w:p>
    <w:p w14:paraId="4E25C4AF" w14:textId="49D51DDF" w:rsidR="00353402" w:rsidRPr="00623806" w:rsidRDefault="00353402" w:rsidP="00353402">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stood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fire</w:t>
      </w:r>
      <w:proofErr w:type="spellEnd"/>
      <w:r w:rsidRPr="00623806">
        <w:rPr>
          <w:rFonts w:ascii="Helvetica" w:hAnsi="Helvetica"/>
          <w:lang w:val="es-ES"/>
        </w:rPr>
        <w:t xml:space="preserve"> in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blood</w:t>
      </w:r>
      <w:proofErr w:type="spellEnd"/>
      <w:r w:rsidRPr="00623806">
        <w:rPr>
          <w:rFonts w:ascii="Helvetica" w:hAnsi="Helvetica"/>
          <w:lang w:val="es-ES"/>
        </w:rPr>
        <w:t xml:space="preserve"> </w:t>
      </w:r>
      <w:proofErr w:type="spellStart"/>
      <w:r w:rsidRPr="00623806">
        <w:rPr>
          <w:rFonts w:ascii="Helvetica" w:hAnsi="Helvetica"/>
          <w:lang w:val="es-ES"/>
        </w:rPr>
        <w:t>burning</w:t>
      </w:r>
      <w:proofErr w:type="spellEnd"/>
      <w:r w:rsidRPr="00623806">
        <w:rPr>
          <w:rFonts w:ascii="Helvetica" w:hAnsi="Helvetica"/>
          <w:lang w:val="es-ES"/>
        </w:rPr>
        <w:t xml:space="preserve"> </w:t>
      </w:r>
      <w:proofErr w:type="spellStart"/>
      <w:r w:rsidRPr="00623806">
        <w:rPr>
          <w:rFonts w:ascii="Helvetica" w:hAnsi="Helvetica"/>
          <w:lang w:val="es-ES"/>
        </w:rPr>
        <w:t>brighter</w:t>
      </w:r>
      <w:proofErr w:type="spellEnd"/>
      <w:r w:rsidRPr="00623806">
        <w:rPr>
          <w:rFonts w:ascii="Helvetica" w:hAnsi="Helvetica"/>
          <w:lang w:val="es-ES"/>
        </w:rPr>
        <w:t xml:space="preserve"> </w:t>
      </w:r>
      <w:proofErr w:type="spellStart"/>
      <w:r w:rsidRPr="00623806">
        <w:rPr>
          <w:rFonts w:ascii="Helvetica" w:hAnsi="Helvetica"/>
          <w:lang w:val="es-ES"/>
        </w:rPr>
        <w:t>than</w:t>
      </w:r>
      <w:proofErr w:type="spellEnd"/>
      <w:r w:rsidRPr="00623806">
        <w:rPr>
          <w:rFonts w:ascii="Helvetica" w:hAnsi="Helvetica"/>
          <w:lang w:val="es-ES"/>
        </w:rPr>
        <w:t xml:space="preserve"> </w:t>
      </w:r>
      <w:proofErr w:type="spellStart"/>
      <w:r w:rsidRPr="00623806">
        <w:rPr>
          <w:rFonts w:ascii="Helvetica" w:hAnsi="Helvetica"/>
          <w:lang w:val="es-ES"/>
        </w:rPr>
        <w:t>ever</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mate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 xml:space="preserve"> </w:t>
      </w:r>
      <w:proofErr w:type="spellStart"/>
      <w:r w:rsidRPr="00623806">
        <w:rPr>
          <w:rFonts w:ascii="Helvetica" w:hAnsi="Helvetica"/>
          <w:lang w:val="es-ES"/>
        </w:rPr>
        <w:t>there</w:t>
      </w:r>
      <w:proofErr w:type="spellEnd"/>
      <w:r w:rsidRPr="00623806">
        <w:rPr>
          <w:rFonts w:ascii="Helvetica" w:hAnsi="Helvetica"/>
          <w:lang w:val="es-ES"/>
        </w:rPr>
        <w:t xml:space="preserve">. And I </w:t>
      </w:r>
      <w:proofErr w:type="spellStart"/>
      <w:r w:rsidRPr="00623806">
        <w:rPr>
          <w:rFonts w:ascii="Helvetica" w:hAnsi="Helvetica"/>
          <w:lang w:val="es-ES"/>
        </w:rPr>
        <w:t>would</w:t>
      </w:r>
      <w:proofErr w:type="spellEnd"/>
      <w:r w:rsidRPr="00623806">
        <w:rPr>
          <w:rFonts w:ascii="Helvetica" w:hAnsi="Helvetica"/>
          <w:lang w:val="es-ES"/>
        </w:rPr>
        <w:t xml:space="preserve"> </w:t>
      </w:r>
      <w:proofErr w:type="spellStart"/>
      <w:r w:rsidRPr="00623806">
        <w:rPr>
          <w:rFonts w:ascii="Helvetica" w:hAnsi="Helvetica"/>
          <w:lang w:val="es-ES"/>
        </w:rPr>
        <w:t>find</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understand</w:t>
      </w:r>
      <w:proofErr w:type="spellEnd"/>
      <w:r w:rsidRPr="00623806">
        <w:rPr>
          <w:rFonts w:ascii="Helvetica" w:hAnsi="Helvetica"/>
          <w:lang w:val="es-ES"/>
        </w:rPr>
        <w:t>.</w:t>
      </w:r>
    </w:p>
    <w:p w14:paraId="3EF439C0" w14:textId="6278A815" w:rsidR="00353402" w:rsidRPr="00623806" w:rsidRDefault="00353402" w:rsidP="00353402">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eager</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see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woman</w:t>
      </w:r>
      <w:proofErr w:type="spellEnd"/>
      <w:r w:rsidRPr="00623806">
        <w:rPr>
          <w:rFonts w:ascii="Helvetica" w:hAnsi="Helvetica"/>
          <w:lang w:val="es-ES"/>
        </w:rPr>
        <w:t xml:space="preserve"> </w:t>
      </w:r>
      <w:proofErr w:type="spellStart"/>
      <w:r w:rsidRPr="00623806">
        <w:rPr>
          <w:rFonts w:ascii="Helvetica" w:hAnsi="Helvetica"/>
          <w:lang w:val="es-ES"/>
        </w:rPr>
        <w:t>who</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power</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melt</w:t>
      </w:r>
      <w:proofErr w:type="spellEnd"/>
      <w:r w:rsidRPr="00623806">
        <w:rPr>
          <w:rFonts w:ascii="Helvetica" w:hAnsi="Helvetica"/>
          <w:lang w:val="es-ES"/>
        </w:rPr>
        <w:t xml:space="preserve"> </w:t>
      </w:r>
      <w:proofErr w:type="spellStart"/>
      <w:r w:rsidRPr="00623806">
        <w:rPr>
          <w:rFonts w:ascii="Helvetica" w:hAnsi="Helvetica"/>
          <w:lang w:val="es-ES"/>
        </w:rPr>
        <w:t>Gunnolf's</w:t>
      </w:r>
      <w:proofErr w:type="spellEnd"/>
      <w:r w:rsidRPr="00623806">
        <w:rPr>
          <w:rFonts w:ascii="Helvetica" w:hAnsi="Helvetica"/>
          <w:lang w:val="es-ES"/>
        </w:rPr>
        <w:t xml:space="preserve"> </w:t>
      </w:r>
      <w:proofErr w:type="spellStart"/>
      <w:r w:rsidRPr="00623806">
        <w:rPr>
          <w:rFonts w:ascii="Helvetica" w:hAnsi="Helvetica"/>
          <w:lang w:val="es-ES"/>
        </w:rPr>
        <w:t>heart</w:t>
      </w:r>
      <w:proofErr w:type="spellEnd"/>
      <w:r w:rsidRPr="00623806">
        <w:rPr>
          <w:rFonts w:ascii="Helvetica" w:hAnsi="Helvetica"/>
          <w:lang w:val="es-ES"/>
        </w:rPr>
        <w:t>.</w:t>
      </w:r>
    </w:p>
    <w:p w14:paraId="66AF992F" w14:textId="548DE435" w:rsidR="00353402" w:rsidRPr="00623806" w:rsidRDefault="00353402" w:rsidP="00353402">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eager</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experience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taste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destiny</w:t>
      </w:r>
      <w:proofErr w:type="spellEnd"/>
      <w:r w:rsidRPr="00623806">
        <w:rPr>
          <w:rFonts w:ascii="Helvetica" w:hAnsi="Helvetica"/>
          <w:lang w:val="es-ES"/>
        </w:rPr>
        <w:t>.</w:t>
      </w:r>
    </w:p>
    <w:p w14:paraId="3DD317FE" w14:textId="799497BB" w:rsidR="00F062F2" w:rsidRPr="00623806" w:rsidRDefault="00353402" w:rsidP="00353402">
      <w:pPr>
        <w:pStyle w:val="Scene"/>
        <w:spacing w:line="276" w:lineRule="auto"/>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maybe</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maybe</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make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moon</w:t>
      </w:r>
      <w:proofErr w:type="spellEnd"/>
      <w:r w:rsidRPr="00623806">
        <w:rPr>
          <w:rFonts w:ascii="Helvetica" w:hAnsi="Helvetica"/>
          <w:lang w:val="es-ES"/>
        </w:rPr>
        <w:t xml:space="preserve"> </w:t>
      </w:r>
      <w:proofErr w:type="spellStart"/>
      <w:r w:rsidRPr="00623806">
        <w:rPr>
          <w:rFonts w:ascii="Helvetica" w:hAnsi="Helvetica"/>
          <w:lang w:val="es-ES"/>
        </w:rPr>
        <w:t>finally</w:t>
      </w:r>
      <w:proofErr w:type="spellEnd"/>
      <w:r w:rsidRPr="00623806">
        <w:rPr>
          <w:rFonts w:ascii="Helvetica" w:hAnsi="Helvetica"/>
          <w:lang w:val="es-ES"/>
        </w:rPr>
        <w:t xml:space="preserve"> </w:t>
      </w:r>
      <w:proofErr w:type="gramStart"/>
      <w:r w:rsidRPr="00623806">
        <w:rPr>
          <w:rFonts w:ascii="Helvetica" w:hAnsi="Helvetica"/>
          <w:lang w:val="es-ES"/>
        </w:rPr>
        <w:t>look</w:t>
      </w:r>
      <w:proofErr w:type="gram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way</w:t>
      </w:r>
      <w:proofErr w:type="spellEnd"/>
      <w:r w:rsidRPr="00623806">
        <w:rPr>
          <w:rFonts w:ascii="Helvetica" w:hAnsi="Helvetica"/>
          <w:lang w:val="es-ES"/>
        </w:rPr>
        <w:t>.</w:t>
      </w:r>
    </w:p>
    <w:p w14:paraId="28D45ACB" w14:textId="77777777" w:rsidR="005B7DDA" w:rsidRPr="00623806" w:rsidRDefault="005B7DDA" w:rsidP="00353402">
      <w:pPr>
        <w:pStyle w:val="Scene"/>
        <w:spacing w:line="276" w:lineRule="auto"/>
        <w:jc w:val="both"/>
        <w:rPr>
          <w:rFonts w:ascii="Helvetica" w:hAnsi="Helvetica"/>
          <w:lang w:val="es-ES"/>
        </w:rPr>
      </w:pPr>
    </w:p>
    <w:p w14:paraId="5E92C34C" w14:textId="05F98744" w:rsidR="00721441" w:rsidRPr="00623806" w:rsidRDefault="00721441" w:rsidP="00721441">
      <w:pPr>
        <w:pStyle w:val="SceneBreak"/>
        <w:spacing w:line="276" w:lineRule="auto"/>
        <w:rPr>
          <w:rFonts w:ascii="Helvetica" w:hAnsi="Helvetica"/>
          <w:lang w:val="es-ES"/>
        </w:rPr>
      </w:pPr>
      <w:r w:rsidRPr="00623806">
        <w:rPr>
          <w:rFonts w:ascii="Helvetica" w:hAnsi="Helvetica"/>
          <w:lang w:val="es-ES"/>
        </w:rPr>
        <w:t>****</w:t>
      </w:r>
    </w:p>
    <w:p w14:paraId="7931BC22" w14:textId="77777777" w:rsidR="00721441" w:rsidRPr="00623806" w:rsidRDefault="00721441" w:rsidP="00721441">
      <w:pPr>
        <w:pStyle w:val="NovelQuoteAlternate"/>
        <w:spacing w:line="276" w:lineRule="auto"/>
        <w:rPr>
          <w:rFonts w:ascii="Helvetica" w:hAnsi="Helvetica"/>
          <w:b/>
          <w:bCs/>
          <w:lang w:val="es-ES"/>
        </w:rPr>
      </w:pPr>
    </w:p>
    <w:p w14:paraId="3F5B1FFD" w14:textId="50C6E450" w:rsidR="00721441" w:rsidRPr="00623806" w:rsidRDefault="00721441" w:rsidP="00721441">
      <w:pPr>
        <w:pStyle w:val="NovelQuoteAlternate"/>
        <w:spacing w:line="276" w:lineRule="auto"/>
        <w:rPr>
          <w:rFonts w:ascii="Helvetica" w:hAnsi="Helvetica"/>
          <w:b/>
          <w:bCs/>
          <w:lang w:val="es-ES"/>
        </w:rPr>
      </w:pPr>
      <w:r w:rsidRPr="00623806">
        <w:rPr>
          <w:rFonts w:ascii="Helvetica" w:hAnsi="Helvetica"/>
          <w:b/>
          <w:bCs/>
          <w:lang w:val="es-ES"/>
        </w:rPr>
        <w:t>Owen</w:t>
      </w:r>
    </w:p>
    <w:p w14:paraId="25E6FD89" w14:textId="77777777" w:rsidR="00721441" w:rsidRPr="00623806" w:rsidRDefault="00721441" w:rsidP="00721441">
      <w:pPr>
        <w:pStyle w:val="Scene"/>
        <w:rPr>
          <w:lang w:val="es-ES"/>
        </w:rPr>
      </w:pPr>
    </w:p>
    <w:p w14:paraId="4B315B9B" w14:textId="3B4DD059" w:rsidR="00B8351D" w:rsidRPr="00623806" w:rsidRDefault="00B8351D" w:rsidP="00B8351D">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sink</w:t>
      </w:r>
      <w:proofErr w:type="spellEnd"/>
      <w:r w:rsidRPr="00623806">
        <w:rPr>
          <w:rFonts w:ascii="Helvetica" w:hAnsi="Helvetica"/>
          <w:lang w:val="es-ES"/>
        </w:rPr>
        <w:t xml:space="preserve"> </w:t>
      </w:r>
      <w:proofErr w:type="spellStart"/>
      <w:r w:rsidRPr="00623806">
        <w:rPr>
          <w:rFonts w:ascii="Helvetica" w:hAnsi="Helvetica"/>
          <w:lang w:val="es-ES"/>
        </w:rPr>
        <w:t>faucet</w:t>
      </w:r>
      <w:proofErr w:type="spellEnd"/>
      <w:r w:rsidRPr="00623806">
        <w:rPr>
          <w:rFonts w:ascii="Helvetica" w:hAnsi="Helvetica"/>
          <w:lang w:val="es-ES"/>
        </w:rPr>
        <w:t xml:space="preserve"> </w:t>
      </w:r>
      <w:proofErr w:type="spellStart"/>
      <w:r w:rsidRPr="00623806">
        <w:rPr>
          <w:rFonts w:ascii="Helvetica" w:hAnsi="Helvetica"/>
          <w:lang w:val="es-ES"/>
        </w:rPr>
        <w:t>roared</w:t>
      </w:r>
      <w:proofErr w:type="spellEnd"/>
      <w:r w:rsidRPr="00623806">
        <w:rPr>
          <w:rFonts w:ascii="Helvetica" w:hAnsi="Helvetica"/>
          <w:lang w:val="es-ES"/>
        </w:rPr>
        <w:t xml:space="preserve"> as I </w:t>
      </w:r>
      <w:proofErr w:type="spellStart"/>
      <w:r w:rsidRPr="00623806">
        <w:rPr>
          <w:rFonts w:ascii="Helvetica" w:hAnsi="Helvetica"/>
          <w:lang w:val="es-ES"/>
        </w:rPr>
        <w:t>scrubbed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hands</w:t>
      </w:r>
      <w:proofErr w:type="spellEnd"/>
      <w:r w:rsidRPr="00623806">
        <w:rPr>
          <w:rFonts w:ascii="Helvetica" w:hAnsi="Helvetica"/>
          <w:lang w:val="es-ES"/>
        </w:rPr>
        <w:t xml:space="preserve"> </w:t>
      </w:r>
      <w:proofErr w:type="spellStart"/>
      <w:r w:rsidRPr="00623806">
        <w:rPr>
          <w:rFonts w:ascii="Helvetica" w:hAnsi="Helvetica"/>
          <w:lang w:val="es-ES"/>
        </w:rPr>
        <w:t>under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freezing</w:t>
      </w:r>
      <w:proofErr w:type="spellEnd"/>
      <w:r w:rsidRPr="00623806">
        <w:rPr>
          <w:rFonts w:ascii="Helvetica" w:hAnsi="Helvetica"/>
          <w:lang w:val="es-ES"/>
        </w:rPr>
        <w:t xml:space="preserve"> </w:t>
      </w:r>
      <w:proofErr w:type="spellStart"/>
      <w:r w:rsidRPr="00623806">
        <w:rPr>
          <w:rFonts w:ascii="Helvetica" w:hAnsi="Helvetica"/>
          <w:lang w:val="es-ES"/>
        </w:rPr>
        <w:t>water</w:t>
      </w:r>
      <w:proofErr w:type="spellEnd"/>
      <w:r w:rsidRPr="00623806">
        <w:rPr>
          <w:rFonts w:ascii="Helvetica" w:hAnsi="Helvetica"/>
          <w:lang w:val="es-ES"/>
        </w:rPr>
        <w:t xml:space="preserve">, </w:t>
      </w:r>
      <w:proofErr w:type="spellStart"/>
      <w:r w:rsidRPr="00623806">
        <w:rPr>
          <w:rFonts w:ascii="Helvetica" w:hAnsi="Helvetica"/>
          <w:lang w:val="es-ES"/>
        </w:rPr>
        <w:t>watching</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blood</w:t>
      </w:r>
      <w:proofErr w:type="spellEnd"/>
      <w:r w:rsidRPr="00623806">
        <w:rPr>
          <w:rFonts w:ascii="Helvetica" w:hAnsi="Helvetica"/>
          <w:lang w:val="es-ES"/>
        </w:rPr>
        <w:t xml:space="preserve"> </w:t>
      </w:r>
      <w:proofErr w:type="spellStart"/>
      <w:r w:rsidRPr="00623806">
        <w:rPr>
          <w:rFonts w:ascii="Helvetica" w:hAnsi="Helvetica"/>
          <w:lang w:val="es-ES"/>
        </w:rPr>
        <w:t>swirl</w:t>
      </w:r>
      <w:proofErr w:type="spellEnd"/>
      <w:r w:rsidRPr="00623806">
        <w:rPr>
          <w:rFonts w:ascii="Helvetica" w:hAnsi="Helvetica"/>
          <w:lang w:val="es-ES"/>
        </w:rPr>
        <w:t xml:space="preserve"> </w:t>
      </w:r>
      <w:proofErr w:type="spellStart"/>
      <w:r w:rsidRPr="00623806">
        <w:rPr>
          <w:rFonts w:ascii="Helvetica" w:hAnsi="Helvetica"/>
          <w:lang w:val="es-ES"/>
        </w:rPr>
        <w:t>down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drain</w:t>
      </w:r>
      <w:proofErr w:type="spellEnd"/>
      <w:r w:rsidRPr="00623806">
        <w:rPr>
          <w:rFonts w:ascii="Helvetica" w:hAnsi="Helvetica"/>
          <w:lang w:val="es-ES"/>
        </w:rPr>
        <w:t xml:space="preserve"> in </w:t>
      </w:r>
      <w:proofErr w:type="spellStart"/>
      <w:r w:rsidRPr="00623806">
        <w:rPr>
          <w:rFonts w:ascii="Helvetica" w:hAnsi="Helvetica"/>
          <w:lang w:val="es-ES"/>
        </w:rPr>
        <w:t>thin</w:t>
      </w:r>
      <w:proofErr w:type="spellEnd"/>
      <w:r w:rsidRPr="00623806">
        <w:rPr>
          <w:rFonts w:ascii="Helvetica" w:hAnsi="Helvetica"/>
          <w:lang w:val="es-ES"/>
        </w:rPr>
        <w:t xml:space="preserve">, </w:t>
      </w:r>
      <w:proofErr w:type="spellStart"/>
      <w:r w:rsidRPr="00623806">
        <w:rPr>
          <w:rFonts w:ascii="Helvetica" w:hAnsi="Helvetica"/>
          <w:lang w:val="es-ES"/>
        </w:rPr>
        <w:t>sickly</w:t>
      </w:r>
      <w:proofErr w:type="spellEnd"/>
      <w:r w:rsidRPr="00623806">
        <w:rPr>
          <w:rFonts w:ascii="Helvetica" w:hAnsi="Helvetica"/>
          <w:lang w:val="es-ES"/>
        </w:rPr>
        <w:t xml:space="preserve"> </w:t>
      </w:r>
      <w:proofErr w:type="spellStart"/>
      <w:r w:rsidRPr="00623806">
        <w:rPr>
          <w:rFonts w:ascii="Helvetica" w:hAnsi="Helvetica"/>
          <w:lang w:val="es-ES"/>
        </w:rPr>
        <w:t>spirals</w:t>
      </w:r>
      <w:proofErr w:type="spellEnd"/>
      <w:r w:rsidRPr="00623806">
        <w:rPr>
          <w:rFonts w:ascii="Helvetica" w:hAnsi="Helvetica"/>
          <w:lang w:val="es-ES"/>
        </w:rPr>
        <w:t>.</w:t>
      </w:r>
    </w:p>
    <w:p w14:paraId="3428D70B" w14:textId="333ECBDC" w:rsidR="00B8351D" w:rsidRPr="00623806" w:rsidRDefault="00B8351D" w:rsidP="00B8351D">
      <w:pPr>
        <w:pStyle w:val="Scene"/>
        <w:spacing w:line="276" w:lineRule="auto"/>
        <w:jc w:val="both"/>
        <w:rPr>
          <w:rFonts w:ascii="Helvetica" w:hAnsi="Helvetica"/>
          <w:lang w:val="es-ES"/>
        </w:rPr>
      </w:pPr>
      <w:r w:rsidRPr="00623806">
        <w:rPr>
          <w:rFonts w:ascii="Helvetica" w:hAnsi="Helvetica"/>
          <w:lang w:val="es-ES"/>
        </w:rPr>
        <w:t xml:space="preserve">No </w:t>
      </w:r>
      <w:proofErr w:type="spellStart"/>
      <w:r w:rsidRPr="00623806">
        <w:rPr>
          <w:rFonts w:ascii="Helvetica" w:hAnsi="Helvetica"/>
          <w:lang w:val="es-ES"/>
        </w:rPr>
        <w:t>matter</w:t>
      </w:r>
      <w:proofErr w:type="spellEnd"/>
      <w:r w:rsidRPr="00623806">
        <w:rPr>
          <w:rFonts w:ascii="Helvetica" w:hAnsi="Helvetica"/>
          <w:lang w:val="es-ES"/>
        </w:rPr>
        <w:t xml:space="preserve"> </w:t>
      </w:r>
      <w:proofErr w:type="spellStart"/>
      <w:r w:rsidRPr="00623806">
        <w:rPr>
          <w:rFonts w:ascii="Helvetica" w:hAnsi="Helvetica"/>
          <w:lang w:val="es-ES"/>
        </w:rPr>
        <w:t>how</w:t>
      </w:r>
      <w:proofErr w:type="spellEnd"/>
      <w:r w:rsidRPr="00623806">
        <w:rPr>
          <w:rFonts w:ascii="Helvetica" w:hAnsi="Helvetica"/>
          <w:lang w:val="es-ES"/>
        </w:rPr>
        <w:t xml:space="preserve"> </w:t>
      </w:r>
      <w:proofErr w:type="spellStart"/>
      <w:r w:rsidRPr="00623806">
        <w:rPr>
          <w:rFonts w:ascii="Helvetica" w:hAnsi="Helvetica"/>
          <w:lang w:val="es-ES"/>
        </w:rPr>
        <w:t>hard</w:t>
      </w:r>
      <w:proofErr w:type="spellEnd"/>
      <w:r w:rsidRPr="00623806">
        <w:rPr>
          <w:rFonts w:ascii="Helvetica" w:hAnsi="Helvetica"/>
          <w:lang w:val="es-ES"/>
        </w:rPr>
        <w:t xml:space="preserve"> I </w:t>
      </w:r>
      <w:proofErr w:type="spellStart"/>
      <w:r w:rsidRPr="00623806">
        <w:rPr>
          <w:rFonts w:ascii="Helvetica" w:hAnsi="Helvetica"/>
          <w:lang w:val="es-ES"/>
        </w:rPr>
        <w:t>scrubbed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feel</w:t>
      </w:r>
      <w:proofErr w:type="spellEnd"/>
      <w:r w:rsidRPr="00623806">
        <w:rPr>
          <w:rFonts w:ascii="Helvetica" w:hAnsi="Helvetica"/>
          <w:lang w:val="es-ES"/>
        </w:rPr>
        <w:t xml:space="preserve"> </w:t>
      </w:r>
      <w:proofErr w:type="spellStart"/>
      <w:r w:rsidRPr="00623806">
        <w:rPr>
          <w:rFonts w:ascii="Helvetica" w:hAnsi="Helvetica"/>
          <w:lang w:val="es-ES"/>
        </w:rPr>
        <w:t>clean</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skin </w:t>
      </w:r>
      <w:proofErr w:type="spellStart"/>
      <w:r w:rsidRPr="00623806">
        <w:rPr>
          <w:rFonts w:ascii="Helvetica" w:hAnsi="Helvetica"/>
          <w:lang w:val="es-ES"/>
        </w:rPr>
        <w:t>burned</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friction</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knuckles</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raw and </w:t>
      </w:r>
      <w:proofErr w:type="spellStart"/>
      <w:r w:rsidRPr="00623806">
        <w:rPr>
          <w:rFonts w:ascii="Helvetica" w:hAnsi="Helvetica"/>
          <w:lang w:val="es-ES"/>
        </w:rPr>
        <w:t>reddened</w:t>
      </w:r>
      <w:proofErr w:type="spellEnd"/>
      <w:r w:rsidRPr="00623806">
        <w:rPr>
          <w:rFonts w:ascii="Helvetica" w:hAnsi="Helvetica"/>
          <w:lang w:val="es-ES"/>
        </w:rPr>
        <w:t>.</w:t>
      </w:r>
    </w:p>
    <w:p w14:paraId="178772E7" w14:textId="0B1F957C" w:rsidR="00B8351D" w:rsidRPr="00623806" w:rsidRDefault="00B8351D" w:rsidP="00B8351D">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stared</w:t>
      </w:r>
      <w:proofErr w:type="spellEnd"/>
      <w:r w:rsidRPr="00623806">
        <w:rPr>
          <w:rFonts w:ascii="Helvetica" w:hAnsi="Helvetica"/>
          <w:lang w:val="es-ES"/>
        </w:rPr>
        <w:t xml:space="preserve"> at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fingers</w:t>
      </w:r>
      <w:proofErr w:type="spellEnd"/>
      <w:r w:rsidRPr="00623806">
        <w:rPr>
          <w:rFonts w:ascii="Helvetica" w:hAnsi="Helvetica"/>
          <w:lang w:val="es-ES"/>
        </w:rPr>
        <w:t>—</w:t>
      </w:r>
      <w:proofErr w:type="spellStart"/>
      <w:r w:rsidRPr="00623806">
        <w:rPr>
          <w:rFonts w:ascii="Helvetica" w:hAnsi="Helvetica"/>
          <w:lang w:val="es-ES"/>
        </w:rPr>
        <w:t>flexed</w:t>
      </w:r>
      <w:proofErr w:type="spellEnd"/>
      <w:r w:rsidRPr="00623806">
        <w:rPr>
          <w:rFonts w:ascii="Helvetica" w:hAnsi="Helvetica"/>
          <w:lang w:val="es-ES"/>
        </w:rPr>
        <w:t xml:space="preserve"> </w:t>
      </w:r>
      <w:proofErr w:type="spellStart"/>
      <w:r w:rsidRPr="00623806">
        <w:rPr>
          <w:rFonts w:ascii="Helvetica" w:hAnsi="Helvetica"/>
          <w:lang w:val="es-ES"/>
        </w:rPr>
        <w:t>them</w:t>
      </w:r>
      <w:proofErr w:type="spellEnd"/>
      <w:r w:rsidRPr="00623806">
        <w:rPr>
          <w:rFonts w:ascii="Helvetica" w:hAnsi="Helvetica"/>
          <w:lang w:val="es-ES"/>
        </w:rPr>
        <w:t xml:space="preserve">—as </w:t>
      </w:r>
      <w:proofErr w:type="spellStart"/>
      <w:r w:rsidRPr="00623806">
        <w:rPr>
          <w:rFonts w:ascii="Helvetica" w:hAnsi="Helvetica"/>
          <w:lang w:val="es-ES"/>
        </w:rPr>
        <w:t>if</w:t>
      </w:r>
      <w:proofErr w:type="spellEnd"/>
      <w:r w:rsidRPr="00623806">
        <w:rPr>
          <w:rFonts w:ascii="Helvetica" w:hAnsi="Helvetica"/>
          <w:lang w:val="es-ES"/>
        </w:rPr>
        <w:t xml:space="preserve"> </w:t>
      </w:r>
      <w:proofErr w:type="spellStart"/>
      <w:r w:rsidRPr="00623806">
        <w:rPr>
          <w:rFonts w:ascii="Helvetica" w:hAnsi="Helvetica"/>
          <w:lang w:val="es-ES"/>
        </w:rPr>
        <w:t>they</w:t>
      </w:r>
      <w:proofErr w:type="spellEnd"/>
      <w:r w:rsidRPr="00623806">
        <w:rPr>
          <w:rFonts w:ascii="Helvetica" w:hAnsi="Helvetica"/>
          <w:lang w:val="es-ES"/>
        </w:rPr>
        <w:t xml:space="preserv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belong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me </w:t>
      </w:r>
      <w:proofErr w:type="spellStart"/>
      <w:r w:rsidRPr="00623806">
        <w:rPr>
          <w:rFonts w:ascii="Helvetica" w:hAnsi="Helvetica"/>
          <w:lang w:val="es-ES"/>
        </w:rPr>
        <w:t>anymore</w:t>
      </w:r>
      <w:proofErr w:type="spellEnd"/>
      <w:r w:rsidRPr="00623806">
        <w:rPr>
          <w:rFonts w:ascii="Helvetica" w:hAnsi="Helvetica"/>
          <w:lang w:val="es-ES"/>
        </w:rPr>
        <w:t>.</w:t>
      </w:r>
    </w:p>
    <w:p w14:paraId="0A98038D" w14:textId="55B6725D" w:rsidR="00B8351D" w:rsidRPr="00623806" w:rsidRDefault="00B8351D" w:rsidP="00B8351D">
      <w:pPr>
        <w:pStyle w:val="Scene"/>
        <w:spacing w:line="276" w:lineRule="auto"/>
        <w:jc w:val="both"/>
        <w:rPr>
          <w:rFonts w:ascii="Helvetica" w:hAnsi="Helvetica"/>
          <w:lang w:val="es-ES"/>
        </w:rPr>
      </w:pPr>
      <w:proofErr w:type="spellStart"/>
      <w:r w:rsidRPr="00623806">
        <w:rPr>
          <w:rFonts w:ascii="Helvetica" w:hAnsi="Helvetica"/>
          <w:lang w:val="es-ES"/>
        </w:rPr>
        <w:t>What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hell</w:t>
      </w:r>
      <w:proofErr w:type="spellEnd"/>
      <w:r w:rsidRPr="00623806">
        <w:rPr>
          <w:rFonts w:ascii="Helvetica" w:hAnsi="Helvetica"/>
          <w:lang w:val="es-ES"/>
        </w:rPr>
        <w:t xml:space="preserve"> </w:t>
      </w:r>
      <w:proofErr w:type="spellStart"/>
      <w:r w:rsidRPr="00623806">
        <w:rPr>
          <w:rFonts w:ascii="Helvetica" w:hAnsi="Helvetica"/>
          <w:lang w:val="es-ES"/>
        </w:rPr>
        <w:t>happened</w:t>
      </w:r>
      <w:proofErr w:type="spellEnd"/>
      <w:r w:rsidRPr="00623806">
        <w:rPr>
          <w:rFonts w:ascii="Helvetica" w:hAnsi="Helvetica"/>
          <w:lang w:val="es-ES"/>
        </w:rPr>
        <w:t>?</w:t>
      </w:r>
    </w:p>
    <w:p w14:paraId="47B6DE74" w14:textId="534E3C17" w:rsidR="00B8351D" w:rsidRPr="00623806" w:rsidRDefault="00B8351D" w:rsidP="00B8351D">
      <w:pPr>
        <w:pStyle w:val="Scene"/>
        <w:spacing w:line="276" w:lineRule="auto"/>
        <w:jc w:val="both"/>
        <w:rPr>
          <w:rFonts w:ascii="Helvetica" w:hAnsi="Helvetica"/>
          <w:lang w:val="es-ES"/>
        </w:rPr>
      </w:pPr>
      <w:r w:rsidRPr="00623806">
        <w:rPr>
          <w:rFonts w:ascii="Helvetica" w:hAnsi="Helvetica"/>
          <w:lang w:val="es-ES"/>
        </w:rPr>
        <w:lastRenderedPageBreak/>
        <w:t xml:space="preserve">I </w:t>
      </w:r>
      <w:proofErr w:type="spellStart"/>
      <w:r w:rsidRPr="00623806">
        <w:rPr>
          <w:rFonts w:ascii="Helvetica" w:hAnsi="Helvetica"/>
          <w:lang w:val="es-ES"/>
        </w:rPr>
        <w:t>tried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piece</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together</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mind</w:t>
      </w:r>
      <w:proofErr w:type="spellEnd"/>
      <w:r w:rsidRPr="00623806">
        <w:rPr>
          <w:rFonts w:ascii="Helvetica" w:hAnsi="Helvetica"/>
          <w:lang w:val="es-ES"/>
        </w:rPr>
        <w:t xml:space="preserve"> </w:t>
      </w:r>
      <w:proofErr w:type="spellStart"/>
      <w:r w:rsidRPr="00623806">
        <w:rPr>
          <w:rFonts w:ascii="Helvetica" w:hAnsi="Helvetica"/>
          <w:lang w:val="es-ES"/>
        </w:rPr>
        <w:t>stuttered</w:t>
      </w:r>
      <w:proofErr w:type="spellEnd"/>
      <w:r w:rsidRPr="00623806">
        <w:rPr>
          <w:rFonts w:ascii="Helvetica" w:hAnsi="Helvetica"/>
          <w:lang w:val="es-ES"/>
        </w:rPr>
        <w:t xml:space="preserve"> and </w:t>
      </w:r>
      <w:proofErr w:type="spellStart"/>
      <w:r w:rsidRPr="00623806">
        <w:rPr>
          <w:rFonts w:ascii="Helvetica" w:hAnsi="Helvetica"/>
          <w:lang w:val="es-ES"/>
        </w:rPr>
        <w:t>blurred</w:t>
      </w:r>
      <w:proofErr w:type="spellEnd"/>
      <w:r w:rsidRPr="00623806">
        <w:rPr>
          <w:rFonts w:ascii="Helvetica" w:hAnsi="Helvetica"/>
          <w:lang w:val="es-ES"/>
        </w:rPr>
        <w:t>.</w:t>
      </w:r>
    </w:p>
    <w:p w14:paraId="64B4E87E" w14:textId="27A68BCC" w:rsidR="00B8351D" w:rsidRPr="00623806" w:rsidRDefault="00B8351D" w:rsidP="00B8351D">
      <w:pPr>
        <w:pStyle w:val="Scene"/>
        <w:spacing w:line="276" w:lineRule="auto"/>
        <w:jc w:val="both"/>
        <w:rPr>
          <w:rFonts w:ascii="Helvetica" w:hAnsi="Helvetica"/>
          <w:lang w:val="es-ES"/>
        </w:rPr>
      </w:pP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second</w:t>
      </w:r>
      <w:proofErr w:type="spellEnd"/>
      <w:r w:rsidRPr="00623806">
        <w:rPr>
          <w:rFonts w:ascii="Helvetica" w:hAnsi="Helvetica"/>
          <w:lang w:val="es-ES"/>
        </w:rPr>
        <w:t xml:space="preserve">, I </w:t>
      </w:r>
      <w:proofErr w:type="spellStart"/>
      <w:r w:rsidRPr="00623806">
        <w:rPr>
          <w:rFonts w:ascii="Helvetica" w:hAnsi="Helvetica"/>
          <w:lang w:val="es-ES"/>
        </w:rPr>
        <w:t>was</w:t>
      </w:r>
      <w:proofErr w:type="spellEnd"/>
      <w:r w:rsidRPr="00623806">
        <w:rPr>
          <w:rFonts w:ascii="Helvetica" w:hAnsi="Helvetica"/>
          <w:lang w:val="es-ES"/>
        </w:rPr>
        <w:t xml:space="preserve"> standing in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sterile</w:t>
      </w:r>
      <w:proofErr w:type="spellEnd"/>
      <w:r w:rsidRPr="00623806">
        <w:rPr>
          <w:rFonts w:ascii="Helvetica" w:hAnsi="Helvetica"/>
          <w:lang w:val="es-ES"/>
        </w:rPr>
        <w:t xml:space="preserve"> </w:t>
      </w:r>
      <w:proofErr w:type="spellStart"/>
      <w:r w:rsidRPr="00623806">
        <w:rPr>
          <w:rFonts w:ascii="Helvetica" w:hAnsi="Helvetica"/>
          <w:lang w:val="es-ES"/>
        </w:rPr>
        <w:t>conference</w:t>
      </w:r>
      <w:proofErr w:type="spellEnd"/>
      <w:r w:rsidRPr="00623806">
        <w:rPr>
          <w:rFonts w:ascii="Helvetica" w:hAnsi="Helvetica"/>
          <w:lang w:val="es-ES"/>
        </w:rPr>
        <w:t xml:space="preserve"> </w:t>
      </w:r>
      <w:proofErr w:type="spellStart"/>
      <w:r w:rsidRPr="00623806">
        <w:rPr>
          <w:rFonts w:ascii="Helvetica" w:hAnsi="Helvetica"/>
          <w:lang w:val="es-ES"/>
        </w:rPr>
        <w:t>room</w:t>
      </w:r>
      <w:proofErr w:type="spellEnd"/>
      <w:r w:rsidRPr="00623806">
        <w:rPr>
          <w:rFonts w:ascii="Helvetica" w:hAnsi="Helvetica"/>
          <w:lang w:val="es-ES"/>
        </w:rPr>
        <w:t xml:space="preserve">, </w:t>
      </w:r>
      <w:proofErr w:type="spellStart"/>
      <w:r w:rsidRPr="00623806">
        <w:rPr>
          <w:rFonts w:ascii="Helvetica" w:hAnsi="Helvetica"/>
          <w:lang w:val="es-ES"/>
        </w:rPr>
        <w:t>facing</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bastard’s</w:t>
      </w:r>
      <w:proofErr w:type="spellEnd"/>
      <w:r w:rsidRPr="00623806">
        <w:rPr>
          <w:rFonts w:ascii="Helvetica" w:hAnsi="Helvetica"/>
          <w:lang w:val="es-ES"/>
        </w:rPr>
        <w:t xml:space="preserve"> </w:t>
      </w:r>
      <w:proofErr w:type="spellStart"/>
      <w:r w:rsidRPr="00623806">
        <w:rPr>
          <w:rFonts w:ascii="Helvetica" w:hAnsi="Helvetica"/>
          <w:lang w:val="es-ES"/>
        </w:rPr>
        <w:t>too-smooth</w:t>
      </w:r>
      <w:proofErr w:type="spellEnd"/>
      <w:r w:rsidRPr="00623806">
        <w:rPr>
          <w:rFonts w:ascii="Helvetica" w:hAnsi="Helvetica"/>
          <w:lang w:val="es-ES"/>
        </w:rPr>
        <w:t xml:space="preserve"> </w:t>
      </w:r>
      <w:proofErr w:type="spellStart"/>
      <w:r w:rsidRPr="00623806">
        <w:rPr>
          <w:rFonts w:ascii="Helvetica" w:hAnsi="Helvetica"/>
          <w:lang w:val="es-ES"/>
        </w:rPr>
        <w:t>smile</w:t>
      </w:r>
      <w:proofErr w:type="spellEnd"/>
      <w:r w:rsidRPr="00623806">
        <w:rPr>
          <w:rFonts w:ascii="Helvetica" w:hAnsi="Helvetica"/>
          <w:lang w:val="es-ES"/>
        </w:rPr>
        <w:t>—</w:t>
      </w:r>
    </w:p>
    <w:p w14:paraId="65DEE2C6" w14:textId="4ABF4AD4" w:rsidR="00B8351D" w:rsidRPr="00623806" w:rsidRDefault="00B8351D" w:rsidP="00B8351D">
      <w:pPr>
        <w:pStyle w:val="Scene"/>
        <w:spacing w:line="276" w:lineRule="auto"/>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next</w:t>
      </w:r>
      <w:proofErr w:type="spellEnd"/>
      <w:r w:rsidRPr="00623806">
        <w:rPr>
          <w:rFonts w:ascii="Helvetica" w:hAnsi="Helvetica"/>
          <w:lang w:val="es-ES"/>
        </w:rPr>
        <w:t>—</w:t>
      </w:r>
    </w:p>
    <w:p w14:paraId="719E49F1" w14:textId="0D74892D" w:rsidR="00B8351D" w:rsidRPr="00623806" w:rsidRDefault="00B8351D" w:rsidP="00B8351D">
      <w:pPr>
        <w:pStyle w:val="Scene"/>
        <w:spacing w:line="276" w:lineRule="auto"/>
        <w:jc w:val="both"/>
        <w:rPr>
          <w:rFonts w:ascii="Helvetica" w:hAnsi="Helvetica"/>
          <w:lang w:val="es-ES"/>
        </w:rPr>
      </w:pPr>
      <w:proofErr w:type="spellStart"/>
      <w:r w:rsidRPr="00623806">
        <w:rPr>
          <w:rFonts w:ascii="Helvetica" w:hAnsi="Helvetica"/>
          <w:lang w:val="es-ES"/>
        </w:rPr>
        <w:t>Bodies</w:t>
      </w:r>
      <w:proofErr w:type="spellEnd"/>
      <w:r w:rsidRPr="00623806">
        <w:rPr>
          <w:rFonts w:ascii="Helvetica" w:hAnsi="Helvetica"/>
          <w:lang w:val="es-ES"/>
        </w:rPr>
        <w:t>.</w:t>
      </w:r>
    </w:p>
    <w:p w14:paraId="4B56BC12" w14:textId="4DE60C59" w:rsidR="00B8351D" w:rsidRPr="00623806" w:rsidRDefault="00B8351D" w:rsidP="00B8351D">
      <w:pPr>
        <w:pStyle w:val="Scene"/>
        <w:spacing w:line="276" w:lineRule="auto"/>
        <w:jc w:val="both"/>
        <w:rPr>
          <w:rFonts w:ascii="Helvetica" w:hAnsi="Helvetica"/>
          <w:lang w:val="es-ES"/>
        </w:rPr>
      </w:pPr>
      <w:proofErr w:type="spellStart"/>
      <w:r w:rsidRPr="00623806">
        <w:rPr>
          <w:rFonts w:ascii="Helvetica" w:hAnsi="Helvetica"/>
          <w:lang w:val="es-ES"/>
        </w:rPr>
        <w:t>Blood</w:t>
      </w:r>
      <w:proofErr w:type="spellEnd"/>
      <w:r w:rsidRPr="00623806">
        <w:rPr>
          <w:rFonts w:ascii="Helvetica" w:hAnsi="Helvetica"/>
          <w:lang w:val="es-ES"/>
        </w:rPr>
        <w:t>.</w:t>
      </w:r>
    </w:p>
    <w:p w14:paraId="33DBE27D" w14:textId="2F0780D4" w:rsidR="00B8351D" w:rsidRPr="00623806" w:rsidRDefault="00B8351D" w:rsidP="00B8351D">
      <w:pPr>
        <w:pStyle w:val="Scene"/>
        <w:spacing w:line="276" w:lineRule="auto"/>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boots</w:t>
      </w:r>
      <w:proofErr w:type="spellEnd"/>
      <w:r w:rsidRPr="00623806">
        <w:rPr>
          <w:rFonts w:ascii="Helvetica" w:hAnsi="Helvetica"/>
          <w:lang w:val="es-ES"/>
        </w:rPr>
        <w:t xml:space="preserve"> </w:t>
      </w:r>
      <w:proofErr w:type="spellStart"/>
      <w:r w:rsidRPr="00623806">
        <w:rPr>
          <w:rFonts w:ascii="Helvetica" w:hAnsi="Helvetica"/>
          <w:lang w:val="es-ES"/>
        </w:rPr>
        <w:t>slipping</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floor</w:t>
      </w:r>
      <w:proofErr w:type="spellEnd"/>
      <w:r w:rsidRPr="00623806">
        <w:rPr>
          <w:rFonts w:ascii="Helvetica" w:hAnsi="Helvetica"/>
          <w:lang w:val="es-ES"/>
        </w:rPr>
        <w:t xml:space="preserve"> </w:t>
      </w:r>
      <w:proofErr w:type="spellStart"/>
      <w:r w:rsidRPr="00623806">
        <w:rPr>
          <w:rFonts w:ascii="Helvetica" w:hAnsi="Helvetica"/>
          <w:lang w:val="es-ES"/>
        </w:rPr>
        <w:t>slick</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w:t>
      </w:r>
    </w:p>
    <w:p w14:paraId="4D69073F" w14:textId="57CB584E" w:rsidR="00B8351D" w:rsidRPr="00623806" w:rsidRDefault="00B8351D" w:rsidP="00B8351D">
      <w:pPr>
        <w:pStyle w:val="Scene"/>
        <w:spacing w:line="276" w:lineRule="auto"/>
        <w:jc w:val="both"/>
        <w:rPr>
          <w:rFonts w:ascii="Helvetica" w:hAnsi="Helvetica"/>
          <w:i/>
          <w:iCs/>
          <w:lang w:val="es-ES"/>
        </w:rPr>
      </w:pPr>
      <w:r w:rsidRPr="00623806">
        <w:rPr>
          <w:rFonts w:ascii="Helvetica" w:hAnsi="Helvetica"/>
          <w:i/>
          <w:iCs/>
          <w:lang w:val="es-ES"/>
        </w:rPr>
        <w:t xml:space="preserve">A </w:t>
      </w:r>
      <w:proofErr w:type="spellStart"/>
      <w:r w:rsidRPr="00623806">
        <w:rPr>
          <w:rFonts w:ascii="Helvetica" w:hAnsi="Helvetica"/>
          <w:i/>
          <w:iCs/>
          <w:lang w:val="es-ES"/>
        </w:rPr>
        <w:t>man</w:t>
      </w:r>
      <w:proofErr w:type="spellEnd"/>
      <w:r w:rsidRPr="00623806">
        <w:rPr>
          <w:rFonts w:ascii="Helvetica" w:hAnsi="Helvetica"/>
          <w:i/>
          <w:iCs/>
          <w:lang w:val="es-ES"/>
        </w:rPr>
        <w:t xml:space="preserve"> </w:t>
      </w:r>
      <w:proofErr w:type="spellStart"/>
      <w:r w:rsidRPr="00623806">
        <w:rPr>
          <w:rFonts w:ascii="Helvetica" w:hAnsi="Helvetica"/>
          <w:i/>
          <w:iCs/>
          <w:lang w:val="es-ES"/>
        </w:rPr>
        <w:t>gasping</w:t>
      </w:r>
      <w:proofErr w:type="spellEnd"/>
      <w:r w:rsidRPr="00623806">
        <w:rPr>
          <w:rFonts w:ascii="Helvetica" w:hAnsi="Helvetica"/>
          <w:i/>
          <w:iCs/>
          <w:lang w:val="es-ES"/>
        </w:rPr>
        <w:t>—</w:t>
      </w:r>
      <w:proofErr w:type="spellStart"/>
      <w:r w:rsidRPr="00623806">
        <w:rPr>
          <w:rFonts w:ascii="Helvetica" w:hAnsi="Helvetica"/>
          <w:i/>
          <w:iCs/>
          <w:lang w:val="es-ES"/>
        </w:rPr>
        <w:t>Please</w:t>
      </w:r>
      <w:proofErr w:type="spellEnd"/>
      <w:r w:rsidRPr="00623806">
        <w:rPr>
          <w:rFonts w:ascii="Helvetica" w:hAnsi="Helvetica"/>
          <w:i/>
          <w:iCs/>
          <w:lang w:val="es-ES"/>
        </w:rPr>
        <w:t xml:space="preserve">, </w:t>
      </w:r>
      <w:proofErr w:type="spellStart"/>
      <w:r w:rsidRPr="00623806">
        <w:rPr>
          <w:rFonts w:ascii="Helvetica" w:hAnsi="Helvetica"/>
          <w:i/>
          <w:iCs/>
          <w:lang w:val="es-ES"/>
        </w:rPr>
        <w:t>please</w:t>
      </w:r>
      <w:proofErr w:type="spellEnd"/>
      <w:r w:rsidRPr="00623806">
        <w:rPr>
          <w:rFonts w:ascii="Helvetica" w:hAnsi="Helvetica"/>
          <w:i/>
          <w:iCs/>
          <w:lang w:val="es-ES"/>
        </w:rPr>
        <w:t>, no—</w:t>
      </w:r>
    </w:p>
    <w:p w14:paraId="4BB9B3EC" w14:textId="50FB67D6" w:rsidR="00B8351D" w:rsidRPr="00623806" w:rsidRDefault="00B8351D" w:rsidP="00B8351D">
      <w:pPr>
        <w:pStyle w:val="Scene"/>
        <w:spacing w:line="276" w:lineRule="auto"/>
        <w:jc w:val="both"/>
        <w:rPr>
          <w:rFonts w:ascii="Helvetica" w:hAnsi="Helvetica"/>
          <w:lang w:val="es-ES"/>
        </w:rPr>
      </w:pPr>
      <w:proofErr w:type="spellStart"/>
      <w:r w:rsidRPr="00623806">
        <w:rPr>
          <w:rFonts w:ascii="Helvetica" w:hAnsi="Helvetica"/>
          <w:lang w:val="es-ES"/>
        </w:rPr>
        <w:t>Subsequently</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room</w:t>
      </w:r>
      <w:proofErr w:type="spellEnd"/>
      <w:r w:rsidRPr="00623806">
        <w:rPr>
          <w:rFonts w:ascii="Helvetica" w:hAnsi="Helvetica"/>
          <w:lang w:val="es-ES"/>
        </w:rPr>
        <w:t xml:space="preserve"> </w:t>
      </w:r>
      <w:proofErr w:type="spellStart"/>
      <w:r w:rsidRPr="00623806">
        <w:rPr>
          <w:rFonts w:ascii="Helvetica" w:hAnsi="Helvetica"/>
          <w:lang w:val="es-ES"/>
        </w:rPr>
        <w:t>fell</w:t>
      </w:r>
      <w:proofErr w:type="spellEnd"/>
      <w:r w:rsidRPr="00623806">
        <w:rPr>
          <w:rFonts w:ascii="Helvetica" w:hAnsi="Helvetica"/>
          <w:lang w:val="es-ES"/>
        </w:rPr>
        <w:t xml:space="preserve"> </w:t>
      </w:r>
      <w:proofErr w:type="spellStart"/>
      <w:r w:rsidRPr="00623806">
        <w:rPr>
          <w:rFonts w:ascii="Helvetica" w:hAnsi="Helvetica"/>
          <w:lang w:val="es-ES"/>
        </w:rPr>
        <w:t>silent</w:t>
      </w:r>
      <w:proofErr w:type="spellEnd"/>
      <w:r w:rsidRPr="00623806">
        <w:rPr>
          <w:rFonts w:ascii="Helvetica" w:hAnsi="Helvetica"/>
          <w:lang w:val="es-ES"/>
        </w:rPr>
        <w:t>.</w:t>
      </w:r>
    </w:p>
    <w:p w14:paraId="40FBA599" w14:textId="29A24345" w:rsidR="00B8351D" w:rsidRPr="00623806" w:rsidRDefault="00B8351D" w:rsidP="00B8351D">
      <w:pPr>
        <w:pStyle w:val="Scene"/>
        <w:spacing w:line="276" w:lineRule="auto"/>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stomach</w:t>
      </w:r>
      <w:proofErr w:type="spellEnd"/>
      <w:r w:rsidRPr="00623806">
        <w:rPr>
          <w:rFonts w:ascii="Helvetica" w:hAnsi="Helvetica"/>
          <w:lang w:val="es-ES"/>
        </w:rPr>
        <w:t xml:space="preserve"> </w:t>
      </w:r>
      <w:proofErr w:type="spellStart"/>
      <w:r w:rsidRPr="00623806">
        <w:rPr>
          <w:rFonts w:ascii="Helvetica" w:hAnsi="Helvetica"/>
          <w:lang w:val="es-ES"/>
        </w:rPr>
        <w:t>twisted</w:t>
      </w:r>
      <w:proofErr w:type="spellEnd"/>
      <w:r w:rsidRPr="00623806">
        <w:rPr>
          <w:rFonts w:ascii="Helvetica" w:hAnsi="Helvetica"/>
          <w:lang w:val="es-ES"/>
        </w:rPr>
        <w:t xml:space="preserve"> </w:t>
      </w:r>
      <w:proofErr w:type="spellStart"/>
      <w:r w:rsidRPr="00623806">
        <w:rPr>
          <w:rFonts w:ascii="Helvetica" w:hAnsi="Helvetica"/>
          <w:lang w:val="es-ES"/>
        </w:rPr>
        <w:t>violently</w:t>
      </w:r>
      <w:proofErr w:type="spellEnd"/>
      <w:r w:rsidRPr="00623806">
        <w:rPr>
          <w:rFonts w:ascii="Helvetica" w:hAnsi="Helvetica"/>
          <w:lang w:val="es-ES"/>
        </w:rPr>
        <w:t xml:space="preserve">. I </w:t>
      </w:r>
      <w:proofErr w:type="spellStart"/>
      <w:r w:rsidRPr="00623806">
        <w:rPr>
          <w:rFonts w:ascii="Helvetica" w:hAnsi="Helvetica"/>
          <w:lang w:val="es-ES"/>
        </w:rPr>
        <w:t>leaned</w:t>
      </w:r>
      <w:proofErr w:type="spellEnd"/>
      <w:r w:rsidRPr="00623806">
        <w:rPr>
          <w:rFonts w:ascii="Helvetica" w:hAnsi="Helvetica"/>
          <w:lang w:val="es-ES"/>
        </w:rPr>
        <w:t xml:space="preserve"> </w:t>
      </w:r>
      <w:proofErr w:type="spellStart"/>
      <w:r w:rsidRPr="00623806">
        <w:rPr>
          <w:rFonts w:ascii="Helvetica" w:hAnsi="Helvetica"/>
          <w:lang w:val="es-ES"/>
        </w:rPr>
        <w:t>over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sink</w:t>
      </w:r>
      <w:proofErr w:type="spellEnd"/>
      <w:r w:rsidRPr="00623806">
        <w:rPr>
          <w:rFonts w:ascii="Helvetica" w:hAnsi="Helvetica"/>
          <w:lang w:val="es-ES"/>
        </w:rPr>
        <w:t xml:space="preserve">, </w:t>
      </w:r>
      <w:proofErr w:type="spellStart"/>
      <w:r w:rsidRPr="00623806">
        <w:rPr>
          <w:rFonts w:ascii="Helvetica" w:hAnsi="Helvetica"/>
          <w:lang w:val="es-ES"/>
        </w:rPr>
        <w:t>bracing</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arms</w:t>
      </w:r>
      <w:proofErr w:type="spellEnd"/>
      <w:r w:rsidRPr="00623806">
        <w:rPr>
          <w:rFonts w:ascii="Helvetica" w:hAnsi="Helvetica"/>
          <w:lang w:val="es-ES"/>
        </w:rPr>
        <w:t xml:space="preserve"> </w:t>
      </w:r>
      <w:proofErr w:type="spellStart"/>
      <w:r w:rsidRPr="00623806">
        <w:rPr>
          <w:rFonts w:ascii="Helvetica" w:hAnsi="Helvetica"/>
          <w:lang w:val="es-ES"/>
        </w:rPr>
        <w:t>against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porcelain</w:t>
      </w:r>
      <w:proofErr w:type="spellEnd"/>
      <w:r w:rsidRPr="00623806">
        <w:rPr>
          <w:rFonts w:ascii="Helvetica" w:hAnsi="Helvetica"/>
          <w:lang w:val="es-ES"/>
        </w:rPr>
        <w:t xml:space="preserve">, </w:t>
      </w:r>
      <w:proofErr w:type="spellStart"/>
      <w:r w:rsidRPr="00623806">
        <w:rPr>
          <w:rFonts w:ascii="Helvetica" w:hAnsi="Helvetica"/>
          <w:lang w:val="es-ES"/>
        </w:rPr>
        <w:t>trying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breathe</w:t>
      </w:r>
      <w:proofErr w:type="spellEnd"/>
      <w:r w:rsidRPr="00623806">
        <w:rPr>
          <w:rFonts w:ascii="Helvetica" w:hAnsi="Helvetica"/>
          <w:lang w:val="es-ES"/>
        </w:rPr>
        <w:t>.</w:t>
      </w:r>
    </w:p>
    <w:p w14:paraId="2F0C046B" w14:textId="477876A6" w:rsidR="00B8351D" w:rsidRPr="00623806" w:rsidRDefault="00B8351D" w:rsidP="00B8351D">
      <w:pPr>
        <w:pStyle w:val="Scene"/>
        <w:spacing w:line="276" w:lineRule="auto"/>
        <w:jc w:val="both"/>
        <w:rPr>
          <w:rFonts w:ascii="Helvetica" w:hAnsi="Helvetica"/>
          <w:lang w:val="es-ES"/>
        </w:rPr>
      </w:pP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supposed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happen</w:t>
      </w:r>
      <w:proofErr w:type="spellEnd"/>
      <w:r w:rsidRPr="00623806">
        <w:rPr>
          <w:rFonts w:ascii="Helvetica" w:hAnsi="Helvetica"/>
          <w:lang w:val="es-ES"/>
        </w:rPr>
        <w:t xml:space="preserve">. </w:t>
      </w:r>
      <w:proofErr w:type="spellStart"/>
      <w:r w:rsidRPr="00623806">
        <w:rPr>
          <w:rFonts w:ascii="Helvetica" w:hAnsi="Helvetica"/>
          <w:lang w:val="es-ES"/>
        </w:rPr>
        <w:t>I’d</w:t>
      </w:r>
      <w:proofErr w:type="spellEnd"/>
      <w:r w:rsidRPr="00623806">
        <w:rPr>
          <w:rFonts w:ascii="Helvetica" w:hAnsi="Helvetica"/>
          <w:lang w:val="es-ES"/>
        </w:rPr>
        <w:t xml:space="preserve"> </w:t>
      </w:r>
      <w:proofErr w:type="spellStart"/>
      <w:r w:rsidRPr="00623806">
        <w:rPr>
          <w:rFonts w:ascii="Helvetica" w:hAnsi="Helvetica"/>
          <w:lang w:val="es-ES"/>
        </w:rPr>
        <w:t>left</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behind</w:t>
      </w:r>
      <w:proofErr w:type="spellEnd"/>
      <w:r w:rsidRPr="00623806">
        <w:rPr>
          <w:rFonts w:ascii="Helvetica" w:hAnsi="Helvetica"/>
          <w:lang w:val="es-ES"/>
        </w:rPr>
        <w:t xml:space="preserve">. </w:t>
      </w:r>
      <w:proofErr w:type="spellStart"/>
      <w:r w:rsidRPr="00623806">
        <w:rPr>
          <w:rFonts w:ascii="Helvetica" w:hAnsi="Helvetica"/>
          <w:lang w:val="es-ES"/>
        </w:rPr>
        <w:t>I’d</w:t>
      </w:r>
      <w:proofErr w:type="spellEnd"/>
      <w:r w:rsidRPr="00623806">
        <w:rPr>
          <w:rFonts w:ascii="Helvetica" w:hAnsi="Helvetica"/>
          <w:lang w:val="es-ES"/>
        </w:rPr>
        <w:t xml:space="preserve"> </w:t>
      </w:r>
      <w:proofErr w:type="spellStart"/>
      <w:r w:rsidRPr="00623806">
        <w:rPr>
          <w:rFonts w:ascii="Helvetica" w:hAnsi="Helvetica"/>
          <w:lang w:val="es-ES"/>
        </w:rPr>
        <w:t>buried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deep</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day</w:t>
      </w:r>
      <w:proofErr w:type="spellEnd"/>
      <w:r w:rsidRPr="00623806">
        <w:rPr>
          <w:rFonts w:ascii="Helvetica" w:hAnsi="Helvetica"/>
          <w:lang w:val="es-ES"/>
        </w:rPr>
        <w:t xml:space="preserve"> I </w:t>
      </w:r>
      <w:proofErr w:type="spellStart"/>
      <w:r w:rsidRPr="00623806">
        <w:rPr>
          <w:rFonts w:ascii="Helvetica" w:hAnsi="Helvetica"/>
          <w:lang w:val="es-ES"/>
        </w:rPr>
        <w:t>chose</w:t>
      </w:r>
      <w:proofErr w:type="spellEnd"/>
      <w:r w:rsidRPr="00623806">
        <w:rPr>
          <w:rFonts w:ascii="Helvetica" w:hAnsi="Helvetica"/>
          <w:lang w:val="es-ES"/>
        </w:rPr>
        <w:t xml:space="preserve"> Liliam. I </w:t>
      </w:r>
      <w:proofErr w:type="spellStart"/>
      <w:r w:rsidRPr="00623806">
        <w:rPr>
          <w:rFonts w:ascii="Helvetica" w:hAnsi="Helvetica"/>
          <w:lang w:val="es-ES"/>
        </w:rPr>
        <w:t>left</w:t>
      </w:r>
      <w:proofErr w:type="spellEnd"/>
      <w:r w:rsidRPr="00623806">
        <w:rPr>
          <w:rFonts w:ascii="Helvetica" w:hAnsi="Helvetica"/>
          <w:lang w:val="es-ES"/>
        </w:rPr>
        <w:t xml:space="preserve"> </w:t>
      </w:r>
      <w:proofErr w:type="spellStart"/>
      <w:r w:rsidRPr="00623806">
        <w:rPr>
          <w:rFonts w:ascii="Helvetica" w:hAnsi="Helvetica"/>
          <w:lang w:val="es-ES"/>
        </w:rPr>
        <w:t>everything</w:t>
      </w:r>
      <w:proofErr w:type="spellEnd"/>
      <w:r w:rsidRPr="00623806">
        <w:rPr>
          <w:rFonts w:ascii="Helvetica" w:hAnsi="Helvetica"/>
          <w:lang w:val="es-ES"/>
        </w:rPr>
        <w:t xml:space="preserve"> </w:t>
      </w:r>
      <w:proofErr w:type="spellStart"/>
      <w:r w:rsidRPr="00623806">
        <w:rPr>
          <w:rFonts w:ascii="Helvetica" w:hAnsi="Helvetica"/>
          <w:lang w:val="es-ES"/>
        </w:rPr>
        <w:t>behind</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day</w:t>
      </w:r>
      <w:proofErr w:type="spellEnd"/>
      <w:r w:rsidRPr="00623806">
        <w:rPr>
          <w:rFonts w:ascii="Helvetica" w:hAnsi="Helvetica"/>
          <w:lang w:val="es-ES"/>
        </w:rPr>
        <w:t>.</w:t>
      </w:r>
    </w:p>
    <w:p w14:paraId="06FD53AB" w14:textId="45C23BAF" w:rsidR="00B8351D" w:rsidRPr="00623806" w:rsidRDefault="00B8351D" w:rsidP="00B8351D">
      <w:pPr>
        <w:pStyle w:val="Scene"/>
        <w:spacing w:line="276" w:lineRule="auto"/>
        <w:jc w:val="both"/>
        <w:rPr>
          <w:rFonts w:ascii="Helvetica" w:hAnsi="Helvetica"/>
          <w:lang w:val="es-ES"/>
        </w:rPr>
      </w:pPr>
      <w:proofErr w:type="spellStart"/>
      <w:r w:rsidRPr="00623806">
        <w:rPr>
          <w:rFonts w:ascii="Helvetica" w:hAnsi="Helvetica"/>
          <w:lang w:val="es-ES"/>
        </w:rPr>
        <w:t>What</w:t>
      </w:r>
      <w:proofErr w:type="spellEnd"/>
      <w:r w:rsidRPr="00623806">
        <w:rPr>
          <w:rFonts w:ascii="Helvetica" w:hAnsi="Helvetica"/>
          <w:lang w:val="es-ES"/>
        </w:rPr>
        <w:t xml:space="preserve"> </w:t>
      </w:r>
      <w:proofErr w:type="spellStart"/>
      <w:r w:rsidRPr="00623806">
        <w:rPr>
          <w:rFonts w:ascii="Helvetica" w:hAnsi="Helvetica"/>
          <w:lang w:val="es-ES"/>
        </w:rPr>
        <w:t>did</w:t>
      </w:r>
      <w:proofErr w:type="spellEnd"/>
      <w:r w:rsidRPr="00623806">
        <w:rPr>
          <w:rFonts w:ascii="Helvetica" w:hAnsi="Helvetica"/>
          <w:lang w:val="es-ES"/>
        </w:rPr>
        <w:t xml:space="preserve"> he do </w:t>
      </w:r>
      <w:proofErr w:type="spellStart"/>
      <w:r w:rsidRPr="00623806">
        <w:rPr>
          <w:rFonts w:ascii="Helvetica" w:hAnsi="Helvetica"/>
          <w:lang w:val="es-ES"/>
        </w:rPr>
        <w:t>to</w:t>
      </w:r>
      <w:proofErr w:type="spellEnd"/>
      <w:r w:rsidRPr="00623806">
        <w:rPr>
          <w:rFonts w:ascii="Helvetica" w:hAnsi="Helvetica"/>
          <w:lang w:val="es-ES"/>
        </w:rPr>
        <w:t xml:space="preserve"> me?</w:t>
      </w:r>
    </w:p>
    <w:p w14:paraId="176F9E30" w14:textId="6408EEE9" w:rsidR="00B8351D" w:rsidRPr="00623806" w:rsidRDefault="00B8351D" w:rsidP="00B8351D">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twisted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soap</w:t>
      </w:r>
      <w:proofErr w:type="spellEnd"/>
      <w:r w:rsidRPr="00623806">
        <w:rPr>
          <w:rFonts w:ascii="Helvetica" w:hAnsi="Helvetica"/>
          <w:lang w:val="es-ES"/>
        </w:rPr>
        <w:t xml:space="preserve"> </w:t>
      </w:r>
      <w:proofErr w:type="spellStart"/>
      <w:r w:rsidRPr="00623806">
        <w:rPr>
          <w:rFonts w:ascii="Helvetica" w:hAnsi="Helvetica"/>
          <w:lang w:val="es-ES"/>
        </w:rPr>
        <w:t>dispenser</w:t>
      </w:r>
      <w:proofErr w:type="spellEnd"/>
      <w:r w:rsidRPr="00623806">
        <w:rPr>
          <w:rFonts w:ascii="Helvetica" w:hAnsi="Helvetica"/>
          <w:lang w:val="es-ES"/>
        </w:rPr>
        <w:t xml:space="preserve"> </w:t>
      </w:r>
      <w:proofErr w:type="spellStart"/>
      <w:r w:rsidRPr="00623806">
        <w:rPr>
          <w:rFonts w:ascii="Helvetica" w:hAnsi="Helvetica"/>
          <w:lang w:val="es-ES"/>
        </w:rPr>
        <w:t>until</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creaked</w:t>
      </w:r>
      <w:proofErr w:type="spellEnd"/>
      <w:r w:rsidRPr="00623806">
        <w:rPr>
          <w:rFonts w:ascii="Helvetica" w:hAnsi="Helvetica"/>
          <w:lang w:val="es-ES"/>
        </w:rPr>
        <w:t xml:space="preserve"> </w:t>
      </w:r>
      <w:proofErr w:type="spellStart"/>
      <w:r w:rsidRPr="00623806">
        <w:rPr>
          <w:rFonts w:ascii="Helvetica" w:hAnsi="Helvetica"/>
          <w:lang w:val="es-ES"/>
        </w:rPr>
        <w:t>under</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grip</w:t>
      </w:r>
      <w:proofErr w:type="spellEnd"/>
      <w:r w:rsidRPr="00623806">
        <w:rPr>
          <w:rFonts w:ascii="Helvetica" w:hAnsi="Helvetica"/>
          <w:lang w:val="es-ES"/>
        </w:rPr>
        <w:t xml:space="preserve">, </w:t>
      </w:r>
      <w:proofErr w:type="spellStart"/>
      <w:r w:rsidRPr="00623806">
        <w:rPr>
          <w:rFonts w:ascii="Helvetica" w:hAnsi="Helvetica"/>
          <w:lang w:val="es-ES"/>
        </w:rPr>
        <w:t>lathering</w:t>
      </w:r>
      <w:proofErr w:type="spellEnd"/>
      <w:r w:rsidRPr="00623806">
        <w:rPr>
          <w:rFonts w:ascii="Helvetica" w:hAnsi="Helvetica"/>
          <w:lang w:val="es-ES"/>
        </w:rPr>
        <w:t xml:space="preserve"> </w:t>
      </w:r>
      <w:proofErr w:type="spellStart"/>
      <w:r w:rsidRPr="00623806">
        <w:rPr>
          <w:rFonts w:ascii="Helvetica" w:hAnsi="Helvetica"/>
          <w:lang w:val="es-ES"/>
        </w:rPr>
        <w:t>again</w:t>
      </w:r>
      <w:proofErr w:type="spellEnd"/>
      <w:r w:rsidRPr="00623806">
        <w:rPr>
          <w:rFonts w:ascii="Helvetica" w:hAnsi="Helvetica"/>
          <w:lang w:val="es-ES"/>
        </w:rPr>
        <w:t xml:space="preserve">, </w:t>
      </w:r>
      <w:proofErr w:type="spellStart"/>
      <w:r w:rsidRPr="00623806">
        <w:rPr>
          <w:rFonts w:ascii="Helvetica" w:hAnsi="Helvetica"/>
          <w:lang w:val="es-ES"/>
        </w:rPr>
        <w:t>scrubbing</w:t>
      </w:r>
      <w:proofErr w:type="spellEnd"/>
      <w:r w:rsidRPr="00623806">
        <w:rPr>
          <w:rFonts w:ascii="Helvetica" w:hAnsi="Helvetica"/>
          <w:lang w:val="es-ES"/>
        </w:rPr>
        <w:t xml:space="preserve"> </w:t>
      </w:r>
      <w:proofErr w:type="spellStart"/>
      <w:r w:rsidRPr="00623806">
        <w:rPr>
          <w:rFonts w:ascii="Helvetica" w:hAnsi="Helvetica"/>
          <w:lang w:val="es-ES"/>
        </w:rPr>
        <w:t>harder</w:t>
      </w:r>
      <w:proofErr w:type="spellEnd"/>
      <w:r w:rsidRPr="00623806">
        <w:rPr>
          <w:rFonts w:ascii="Helvetica" w:hAnsi="Helvetica"/>
          <w:lang w:val="es-ES"/>
        </w:rPr>
        <w:t xml:space="preserve">. </w:t>
      </w:r>
      <w:proofErr w:type="spellStart"/>
      <w:r w:rsidRPr="00623806">
        <w:rPr>
          <w:rFonts w:ascii="Helvetica" w:hAnsi="Helvetica"/>
          <w:lang w:val="es-ES"/>
        </w:rPr>
        <w:t>Tiny</w:t>
      </w:r>
      <w:proofErr w:type="spellEnd"/>
      <w:r w:rsidRPr="00623806">
        <w:rPr>
          <w:rFonts w:ascii="Helvetica" w:hAnsi="Helvetica"/>
          <w:lang w:val="es-ES"/>
        </w:rPr>
        <w:t xml:space="preserve"> </w:t>
      </w:r>
      <w:proofErr w:type="spellStart"/>
      <w:r w:rsidRPr="00623806">
        <w:rPr>
          <w:rFonts w:ascii="Helvetica" w:hAnsi="Helvetica"/>
          <w:lang w:val="es-ES"/>
        </w:rPr>
        <w:t>flecks</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blood</w:t>
      </w:r>
      <w:proofErr w:type="spellEnd"/>
      <w:r w:rsidRPr="00623806">
        <w:rPr>
          <w:rFonts w:ascii="Helvetica" w:hAnsi="Helvetica"/>
          <w:lang w:val="es-ES"/>
        </w:rPr>
        <w:t xml:space="preserve"> </w:t>
      </w:r>
      <w:proofErr w:type="spellStart"/>
      <w:r w:rsidRPr="00623806">
        <w:rPr>
          <w:rFonts w:ascii="Helvetica" w:hAnsi="Helvetica"/>
          <w:lang w:val="es-ES"/>
        </w:rPr>
        <w:t>splattered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mirror</w:t>
      </w:r>
      <w:proofErr w:type="spellEnd"/>
      <w:r w:rsidRPr="00623806">
        <w:rPr>
          <w:rFonts w:ascii="Helvetica" w:hAnsi="Helvetica"/>
          <w:lang w:val="es-ES"/>
        </w:rPr>
        <w:t xml:space="preserve">. I </w:t>
      </w:r>
      <w:proofErr w:type="spellStart"/>
      <w:r w:rsidRPr="00623806">
        <w:rPr>
          <w:rFonts w:ascii="Helvetica" w:hAnsi="Helvetica"/>
          <w:lang w:val="es-ES"/>
        </w:rPr>
        <w:t>ignored</w:t>
      </w:r>
      <w:proofErr w:type="spellEnd"/>
      <w:r w:rsidRPr="00623806">
        <w:rPr>
          <w:rFonts w:ascii="Helvetica" w:hAnsi="Helvetica"/>
          <w:lang w:val="es-ES"/>
        </w:rPr>
        <w:t xml:space="preserve"> </w:t>
      </w:r>
      <w:proofErr w:type="spellStart"/>
      <w:r w:rsidRPr="00623806">
        <w:rPr>
          <w:rFonts w:ascii="Helvetica" w:hAnsi="Helvetica"/>
          <w:lang w:val="es-ES"/>
        </w:rPr>
        <w:t>them</w:t>
      </w:r>
      <w:proofErr w:type="spellEnd"/>
      <w:r w:rsidRPr="00623806">
        <w:rPr>
          <w:rFonts w:ascii="Helvetica" w:hAnsi="Helvetica"/>
          <w:lang w:val="es-ES"/>
        </w:rPr>
        <w:t>.</w:t>
      </w:r>
    </w:p>
    <w:p w14:paraId="19BDD450" w14:textId="7DBD58E9" w:rsidR="00B8351D" w:rsidRPr="00623806" w:rsidRDefault="00B8351D" w:rsidP="00B8351D">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water</w:t>
      </w:r>
      <w:proofErr w:type="spellEnd"/>
      <w:r w:rsidRPr="00623806">
        <w:rPr>
          <w:rFonts w:ascii="Helvetica" w:hAnsi="Helvetica"/>
          <w:lang w:val="es-ES"/>
        </w:rPr>
        <w:t xml:space="preserve"> </w:t>
      </w:r>
      <w:proofErr w:type="spellStart"/>
      <w:r w:rsidRPr="00623806">
        <w:rPr>
          <w:rFonts w:ascii="Helvetica" w:hAnsi="Helvetica"/>
          <w:lang w:val="es-ES"/>
        </w:rPr>
        <w:t>ran</w:t>
      </w:r>
      <w:proofErr w:type="spellEnd"/>
      <w:r w:rsidRPr="00623806">
        <w:rPr>
          <w:rFonts w:ascii="Helvetica" w:hAnsi="Helvetica"/>
          <w:lang w:val="es-ES"/>
        </w:rPr>
        <w:t xml:space="preserve"> </w:t>
      </w:r>
      <w:proofErr w:type="spellStart"/>
      <w:r w:rsidRPr="00623806">
        <w:rPr>
          <w:rFonts w:ascii="Helvetica" w:hAnsi="Helvetica"/>
          <w:lang w:val="es-ES"/>
        </w:rPr>
        <w:t>pink</w:t>
      </w:r>
      <w:proofErr w:type="spellEnd"/>
      <w:r w:rsidRPr="00623806">
        <w:rPr>
          <w:rFonts w:ascii="Helvetica" w:hAnsi="Helvetica"/>
          <w:lang w:val="es-ES"/>
        </w:rPr>
        <w:t>.</w:t>
      </w:r>
    </w:p>
    <w:p w14:paraId="2974AE02" w14:textId="3F8C203B" w:rsidR="00B8351D" w:rsidRPr="00623806" w:rsidRDefault="00B8351D" w:rsidP="00B8351D">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water</w:t>
      </w:r>
      <w:proofErr w:type="spellEnd"/>
      <w:r w:rsidRPr="00623806">
        <w:rPr>
          <w:rFonts w:ascii="Helvetica" w:hAnsi="Helvetica"/>
          <w:lang w:val="es-ES"/>
        </w:rPr>
        <w:t xml:space="preserve"> </w:t>
      </w:r>
      <w:proofErr w:type="spellStart"/>
      <w:r w:rsidRPr="00623806">
        <w:rPr>
          <w:rFonts w:ascii="Helvetica" w:hAnsi="Helvetica"/>
          <w:lang w:val="es-ES"/>
        </w:rPr>
        <w:t>supply</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insufficient</w:t>
      </w:r>
      <w:proofErr w:type="spellEnd"/>
      <w:r w:rsidRPr="00623806">
        <w:rPr>
          <w:rFonts w:ascii="Helvetica" w:hAnsi="Helvetica"/>
          <w:lang w:val="es-ES"/>
        </w:rPr>
        <w:t>.</w:t>
      </w:r>
    </w:p>
    <w:p w14:paraId="619AE6A5" w14:textId="736CA27B" w:rsidR="00B8351D" w:rsidRPr="00623806" w:rsidRDefault="00B8351D" w:rsidP="00B8351D">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kept</w:t>
      </w:r>
      <w:proofErr w:type="spellEnd"/>
      <w:r w:rsidRPr="00623806">
        <w:rPr>
          <w:rFonts w:ascii="Helvetica" w:hAnsi="Helvetica"/>
          <w:lang w:val="es-ES"/>
        </w:rPr>
        <w:t xml:space="preserve"> </w:t>
      </w:r>
      <w:proofErr w:type="spellStart"/>
      <w:r w:rsidRPr="00623806">
        <w:rPr>
          <w:rFonts w:ascii="Helvetica" w:hAnsi="Helvetica"/>
          <w:lang w:val="es-ES"/>
        </w:rPr>
        <w:t>scrubbing</w:t>
      </w:r>
      <w:proofErr w:type="spellEnd"/>
      <w:r w:rsidRPr="00623806">
        <w:rPr>
          <w:rFonts w:ascii="Helvetica" w:hAnsi="Helvetica"/>
          <w:lang w:val="es-ES"/>
        </w:rPr>
        <w:t>.</w:t>
      </w:r>
    </w:p>
    <w:p w14:paraId="269F29D8" w14:textId="696CE3C4" w:rsidR="00B8351D" w:rsidRPr="00623806" w:rsidRDefault="00B8351D" w:rsidP="00B8351D">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buzzing</w:t>
      </w:r>
      <w:proofErr w:type="spellEnd"/>
      <w:r w:rsidRPr="00623806">
        <w:rPr>
          <w:rFonts w:ascii="Helvetica" w:hAnsi="Helvetica"/>
          <w:lang w:val="es-ES"/>
        </w:rPr>
        <w:t xml:space="preserve"> in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ears</w:t>
      </w:r>
      <w:proofErr w:type="spellEnd"/>
      <w:r w:rsidRPr="00623806">
        <w:rPr>
          <w:rFonts w:ascii="Helvetica" w:hAnsi="Helvetica"/>
          <w:lang w:val="es-ES"/>
        </w:rPr>
        <w:t xml:space="preserve"> </w:t>
      </w:r>
      <w:proofErr w:type="spellStart"/>
      <w:r w:rsidRPr="00623806">
        <w:rPr>
          <w:rFonts w:ascii="Helvetica" w:hAnsi="Helvetica"/>
          <w:lang w:val="es-ES"/>
        </w:rPr>
        <w:t>grew</w:t>
      </w:r>
      <w:proofErr w:type="spellEnd"/>
      <w:r w:rsidRPr="00623806">
        <w:rPr>
          <w:rFonts w:ascii="Helvetica" w:hAnsi="Helvetica"/>
          <w:lang w:val="es-ES"/>
        </w:rPr>
        <w:t xml:space="preserve"> </w:t>
      </w:r>
      <w:proofErr w:type="spellStart"/>
      <w:r w:rsidRPr="00623806">
        <w:rPr>
          <w:rFonts w:ascii="Helvetica" w:hAnsi="Helvetica"/>
          <w:lang w:val="es-ES"/>
        </w:rPr>
        <w:t>louder</w:t>
      </w:r>
      <w:proofErr w:type="spellEnd"/>
      <w:r w:rsidRPr="00623806">
        <w:rPr>
          <w:rFonts w:ascii="Helvetica" w:hAnsi="Helvetica"/>
          <w:lang w:val="es-ES"/>
        </w:rPr>
        <w:t xml:space="preserve">, </w:t>
      </w:r>
      <w:proofErr w:type="spellStart"/>
      <w:r w:rsidRPr="00623806">
        <w:rPr>
          <w:rFonts w:ascii="Helvetica" w:hAnsi="Helvetica"/>
          <w:lang w:val="es-ES"/>
        </w:rPr>
        <w:t>drowning</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sound</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faucet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rush</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water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frantic</w:t>
      </w:r>
      <w:proofErr w:type="spellEnd"/>
      <w:r w:rsidRPr="00623806">
        <w:rPr>
          <w:rFonts w:ascii="Helvetica" w:hAnsi="Helvetica"/>
          <w:lang w:val="es-ES"/>
        </w:rPr>
        <w:t xml:space="preserve"> </w:t>
      </w:r>
      <w:proofErr w:type="spellStart"/>
      <w:r w:rsidRPr="00623806">
        <w:rPr>
          <w:rFonts w:ascii="Helvetica" w:hAnsi="Helvetica"/>
          <w:lang w:val="es-ES"/>
        </w:rPr>
        <w:t>pounding</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heart</w:t>
      </w:r>
      <w:proofErr w:type="spellEnd"/>
      <w:r w:rsidRPr="00623806">
        <w:rPr>
          <w:rFonts w:ascii="Helvetica" w:hAnsi="Helvetica"/>
          <w:lang w:val="es-ES"/>
        </w:rPr>
        <w:t>—</w:t>
      </w:r>
    </w:p>
    <w:p w14:paraId="192C92BD" w14:textId="40787D54" w:rsidR="00B8351D" w:rsidRPr="00623806" w:rsidRDefault="00B8351D" w:rsidP="00B8351D">
      <w:pPr>
        <w:pStyle w:val="Scene"/>
        <w:spacing w:line="276" w:lineRule="auto"/>
        <w:jc w:val="both"/>
        <w:rPr>
          <w:rFonts w:ascii="Helvetica" w:hAnsi="Helvetica"/>
          <w:lang w:val="es-ES"/>
        </w:rPr>
      </w:pPr>
      <w:proofErr w:type="spellStart"/>
      <w:r w:rsidRPr="00623806">
        <w:rPr>
          <w:rFonts w:ascii="Helvetica" w:hAnsi="Helvetica"/>
          <w:lang w:val="es-ES"/>
        </w:rPr>
        <w:t>Suddenly</w:t>
      </w:r>
      <w:proofErr w:type="spellEnd"/>
      <w:r w:rsidRPr="00623806">
        <w:rPr>
          <w:rFonts w:ascii="Helvetica" w:hAnsi="Helvetica"/>
          <w:lang w:val="es-ES"/>
        </w:rPr>
        <w:t xml:space="preserve">, I </w:t>
      </w:r>
      <w:proofErr w:type="spellStart"/>
      <w:r w:rsidRPr="00623806">
        <w:rPr>
          <w:rFonts w:ascii="Helvetica" w:hAnsi="Helvetica"/>
          <w:lang w:val="es-ES"/>
        </w:rPr>
        <w:t>heard</w:t>
      </w:r>
      <w:proofErr w:type="spellEnd"/>
      <w:r w:rsidRPr="00623806">
        <w:rPr>
          <w:rFonts w:ascii="Helvetica" w:hAnsi="Helvetica"/>
          <w:lang w:val="es-ES"/>
        </w:rPr>
        <w:t xml:space="preserve"> a familiar </w:t>
      </w:r>
      <w:proofErr w:type="spellStart"/>
      <w:r w:rsidRPr="00623806">
        <w:rPr>
          <w:rFonts w:ascii="Helvetica" w:hAnsi="Helvetica"/>
          <w:lang w:val="es-ES"/>
        </w:rPr>
        <w:t>voice</w:t>
      </w:r>
      <w:proofErr w:type="spellEnd"/>
      <w:r w:rsidRPr="00623806">
        <w:rPr>
          <w:rFonts w:ascii="Helvetica" w:hAnsi="Helvetica"/>
          <w:lang w:val="es-ES"/>
        </w:rPr>
        <w:t>.</w:t>
      </w:r>
    </w:p>
    <w:p w14:paraId="2DB0B1D5" w14:textId="04A4C725" w:rsidR="00B8351D" w:rsidRPr="00623806" w:rsidRDefault="00B8351D" w:rsidP="00B8351D">
      <w:pPr>
        <w:pStyle w:val="Scene"/>
        <w:spacing w:line="276" w:lineRule="auto"/>
        <w:jc w:val="both"/>
        <w:rPr>
          <w:rFonts w:ascii="Helvetica" w:hAnsi="Helvetica"/>
          <w:lang w:val="es-ES"/>
        </w:rPr>
      </w:pPr>
      <w:proofErr w:type="spellStart"/>
      <w:r w:rsidRPr="00623806">
        <w:rPr>
          <w:rFonts w:ascii="Helvetica" w:hAnsi="Helvetica"/>
          <w:lang w:val="es-ES"/>
        </w:rPr>
        <w:t>Calm</w:t>
      </w:r>
      <w:proofErr w:type="spellEnd"/>
      <w:r w:rsidRPr="00623806">
        <w:rPr>
          <w:rFonts w:ascii="Helvetica" w:hAnsi="Helvetica"/>
          <w:lang w:val="es-ES"/>
        </w:rPr>
        <w:t>. Familiar.</w:t>
      </w:r>
    </w:p>
    <w:p w14:paraId="7D10AD47" w14:textId="23440C9E" w:rsidR="00B8351D" w:rsidRPr="00623806" w:rsidRDefault="00B8351D" w:rsidP="00B8351D">
      <w:pPr>
        <w:pStyle w:val="Scene"/>
        <w:spacing w:line="276" w:lineRule="auto"/>
        <w:jc w:val="both"/>
        <w:rPr>
          <w:rFonts w:ascii="Helvetica" w:hAnsi="Helvetica"/>
          <w:b/>
          <w:bCs/>
          <w:lang w:val="es-ES"/>
        </w:rPr>
      </w:pPr>
      <w:r w:rsidRPr="00623806">
        <w:rPr>
          <w:rFonts w:ascii="Helvetica" w:hAnsi="Helvetica"/>
          <w:b/>
          <w:bCs/>
          <w:lang w:val="es-ES"/>
        </w:rPr>
        <w:t>“</w:t>
      </w:r>
      <w:proofErr w:type="spellStart"/>
      <w:r w:rsidRPr="00623806">
        <w:rPr>
          <w:rFonts w:ascii="Helvetica" w:hAnsi="Helvetica"/>
          <w:b/>
          <w:bCs/>
          <w:lang w:val="es-ES"/>
        </w:rPr>
        <w:t>Hello</w:t>
      </w:r>
      <w:proofErr w:type="spellEnd"/>
      <w:r w:rsidRPr="00623806">
        <w:rPr>
          <w:rFonts w:ascii="Helvetica" w:hAnsi="Helvetica"/>
          <w:b/>
          <w:bCs/>
          <w:lang w:val="es-ES"/>
        </w:rPr>
        <w:t>, Owen.”</w:t>
      </w:r>
    </w:p>
    <w:p w14:paraId="076AAFCE" w14:textId="1FFC0B23" w:rsidR="00B8351D" w:rsidRPr="00623806" w:rsidRDefault="00B8351D" w:rsidP="00B8351D">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jerked</w:t>
      </w:r>
      <w:proofErr w:type="spellEnd"/>
      <w:r w:rsidRPr="00623806">
        <w:rPr>
          <w:rFonts w:ascii="Helvetica" w:hAnsi="Helvetica"/>
          <w:lang w:val="es-ES"/>
        </w:rPr>
        <w:t xml:space="preserve"> </w:t>
      </w:r>
      <w:proofErr w:type="spellStart"/>
      <w:r w:rsidRPr="00623806">
        <w:rPr>
          <w:rFonts w:ascii="Helvetica" w:hAnsi="Helvetica"/>
          <w:lang w:val="es-ES"/>
        </w:rPr>
        <w:t>upright</w:t>
      </w:r>
      <w:proofErr w:type="spellEnd"/>
      <w:r w:rsidRPr="00623806">
        <w:rPr>
          <w:rFonts w:ascii="Helvetica" w:hAnsi="Helvetica"/>
          <w:lang w:val="es-ES"/>
        </w:rPr>
        <w:t xml:space="preserve">, </w:t>
      </w:r>
      <w:proofErr w:type="spellStart"/>
      <w:r w:rsidRPr="00623806">
        <w:rPr>
          <w:rFonts w:ascii="Helvetica" w:hAnsi="Helvetica"/>
          <w:lang w:val="es-ES"/>
        </w:rPr>
        <w:t>whipping</w:t>
      </w:r>
      <w:proofErr w:type="spellEnd"/>
      <w:r w:rsidRPr="00623806">
        <w:rPr>
          <w:rFonts w:ascii="Helvetica" w:hAnsi="Helvetica"/>
          <w:lang w:val="es-ES"/>
        </w:rPr>
        <w:t xml:space="preserve"> </w:t>
      </w:r>
      <w:proofErr w:type="spellStart"/>
      <w:r w:rsidRPr="00623806">
        <w:rPr>
          <w:rFonts w:ascii="Helvetica" w:hAnsi="Helvetica"/>
          <w:lang w:val="es-ES"/>
        </w:rPr>
        <w:t>around</w:t>
      </w:r>
      <w:proofErr w:type="spellEnd"/>
      <w:r w:rsidRPr="00623806">
        <w:rPr>
          <w:rFonts w:ascii="Helvetica" w:hAnsi="Helvetica"/>
          <w:lang w:val="es-ES"/>
        </w:rPr>
        <w:t xml:space="preserve"> so </w:t>
      </w:r>
      <w:proofErr w:type="spellStart"/>
      <w:r w:rsidRPr="00623806">
        <w:rPr>
          <w:rFonts w:ascii="Helvetica" w:hAnsi="Helvetica"/>
          <w:lang w:val="es-ES"/>
        </w:rPr>
        <w:t>fast</w:t>
      </w:r>
      <w:proofErr w:type="spellEnd"/>
      <w:r w:rsidRPr="00623806">
        <w:rPr>
          <w:rFonts w:ascii="Helvetica" w:hAnsi="Helvetica"/>
          <w:lang w:val="es-ES"/>
        </w:rPr>
        <w:t xml:space="preserve"> I </w:t>
      </w:r>
      <w:proofErr w:type="spellStart"/>
      <w:r w:rsidRPr="00623806">
        <w:rPr>
          <w:rFonts w:ascii="Helvetica" w:hAnsi="Helvetica"/>
          <w:lang w:val="es-ES"/>
        </w:rPr>
        <w:t>almost</w:t>
      </w:r>
      <w:proofErr w:type="spellEnd"/>
      <w:r w:rsidRPr="00623806">
        <w:rPr>
          <w:rFonts w:ascii="Helvetica" w:hAnsi="Helvetica"/>
          <w:lang w:val="es-ES"/>
        </w:rPr>
        <w:t xml:space="preserve"> </w:t>
      </w:r>
      <w:proofErr w:type="spellStart"/>
      <w:r w:rsidRPr="00623806">
        <w:rPr>
          <w:rFonts w:ascii="Helvetica" w:hAnsi="Helvetica"/>
          <w:lang w:val="es-ES"/>
        </w:rPr>
        <w:t>slipped</w:t>
      </w:r>
      <w:proofErr w:type="spellEnd"/>
      <w:r w:rsidRPr="00623806">
        <w:rPr>
          <w:rFonts w:ascii="Helvetica" w:hAnsi="Helvetica"/>
          <w:lang w:val="es-ES"/>
        </w:rPr>
        <w:t>.</w:t>
      </w:r>
    </w:p>
    <w:p w14:paraId="183BE37D" w14:textId="760B0642" w:rsidR="00B8351D" w:rsidRPr="00623806" w:rsidRDefault="00B8351D" w:rsidP="00B8351D">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bathroom</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empty</w:t>
      </w:r>
      <w:proofErr w:type="spellEnd"/>
      <w:r w:rsidRPr="00623806">
        <w:rPr>
          <w:rFonts w:ascii="Helvetica" w:hAnsi="Helvetica"/>
          <w:lang w:val="es-ES"/>
        </w:rPr>
        <w:t>.</w:t>
      </w:r>
    </w:p>
    <w:p w14:paraId="3B226048" w14:textId="1FFADD5D" w:rsidR="00B8351D" w:rsidRPr="00623806" w:rsidRDefault="00B8351D" w:rsidP="00B8351D">
      <w:pPr>
        <w:pStyle w:val="Scene"/>
        <w:spacing w:line="276" w:lineRule="auto"/>
        <w:jc w:val="both"/>
        <w:rPr>
          <w:rFonts w:ascii="Helvetica" w:hAnsi="Helvetica"/>
          <w:lang w:val="es-ES"/>
        </w:rPr>
      </w:pPr>
      <w:proofErr w:type="spellStart"/>
      <w:r w:rsidRPr="00623806">
        <w:rPr>
          <w:rFonts w:ascii="Helvetica" w:hAnsi="Helvetica"/>
          <w:lang w:val="es-ES"/>
        </w:rPr>
        <w:lastRenderedPageBreak/>
        <w:t>But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lingered</w:t>
      </w:r>
      <w:proofErr w:type="spellEnd"/>
      <w:r w:rsidRPr="00623806">
        <w:rPr>
          <w:rFonts w:ascii="Helvetica" w:hAnsi="Helvetica"/>
          <w:lang w:val="es-ES"/>
        </w:rPr>
        <w:t xml:space="preserve">, </w:t>
      </w:r>
      <w:proofErr w:type="spellStart"/>
      <w:r w:rsidRPr="00623806">
        <w:rPr>
          <w:rFonts w:ascii="Helvetica" w:hAnsi="Helvetica"/>
          <w:lang w:val="es-ES"/>
        </w:rPr>
        <w:t>threading</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air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smoke</w:t>
      </w:r>
      <w:proofErr w:type="spellEnd"/>
      <w:r w:rsidRPr="00623806">
        <w:rPr>
          <w:rFonts w:ascii="Helvetica" w:hAnsi="Helvetica"/>
          <w:lang w:val="es-ES"/>
        </w:rPr>
        <w:t>.</w:t>
      </w:r>
    </w:p>
    <w:p w14:paraId="658AABC7" w14:textId="5F216A60" w:rsidR="00B8351D" w:rsidRPr="00623806" w:rsidRDefault="00B8351D" w:rsidP="00B8351D">
      <w:pPr>
        <w:pStyle w:val="Scene"/>
        <w:spacing w:line="276" w:lineRule="auto"/>
        <w:jc w:val="both"/>
        <w:rPr>
          <w:rFonts w:ascii="Helvetica" w:hAnsi="Helvetica"/>
          <w:lang w:val="es-ES"/>
        </w:rPr>
      </w:pPr>
      <w:r w:rsidRPr="00623806">
        <w:rPr>
          <w:rFonts w:ascii="Helvetica" w:hAnsi="Helvetica"/>
          <w:lang w:val="es-ES"/>
        </w:rPr>
        <w:t xml:space="preserve">No—no,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possible</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couldn’t</w:t>
      </w:r>
      <w:proofErr w:type="spellEnd"/>
      <w:r w:rsidRPr="00623806">
        <w:rPr>
          <w:rFonts w:ascii="Helvetica" w:hAnsi="Helvetica"/>
          <w:lang w:val="es-ES"/>
        </w:rPr>
        <w:t xml:space="preserve"> be </w:t>
      </w:r>
      <w:proofErr w:type="spellStart"/>
      <w:r w:rsidRPr="00623806">
        <w:rPr>
          <w:rFonts w:ascii="Helvetica" w:hAnsi="Helvetica"/>
          <w:lang w:val="es-ES"/>
        </w:rPr>
        <w:t>him</w:t>
      </w:r>
      <w:proofErr w:type="spellEnd"/>
      <w:r w:rsidRPr="00623806">
        <w:rPr>
          <w:rFonts w:ascii="Helvetica" w:hAnsi="Helvetica"/>
          <w:lang w:val="es-ES"/>
        </w:rPr>
        <w:t xml:space="preserve">. He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gone</w:t>
      </w:r>
      <w:proofErr w:type="spellEnd"/>
      <w:r w:rsidRPr="00623806">
        <w:rPr>
          <w:rFonts w:ascii="Helvetica" w:hAnsi="Helvetica"/>
          <w:lang w:val="es-ES"/>
        </w:rPr>
        <w:t xml:space="preserve">. He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dead</w:t>
      </w:r>
      <w:proofErr w:type="spellEnd"/>
      <w:r w:rsidRPr="00623806">
        <w:rPr>
          <w:rFonts w:ascii="Helvetica" w:hAnsi="Helvetica"/>
          <w:lang w:val="es-ES"/>
        </w:rPr>
        <w:t>.</w:t>
      </w:r>
    </w:p>
    <w:p w14:paraId="02A35634" w14:textId="7BDA59FC" w:rsidR="00B8351D" w:rsidRPr="00623806" w:rsidRDefault="00B8351D" w:rsidP="00B8351D">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staggered</w:t>
      </w:r>
      <w:proofErr w:type="spellEnd"/>
      <w:r w:rsidRPr="00623806">
        <w:rPr>
          <w:rFonts w:ascii="Helvetica" w:hAnsi="Helvetica"/>
          <w:lang w:val="es-ES"/>
        </w:rPr>
        <w:t xml:space="preserve"> back </w:t>
      </w:r>
      <w:proofErr w:type="spellStart"/>
      <w:r w:rsidRPr="00623806">
        <w:rPr>
          <w:rFonts w:ascii="Helvetica" w:hAnsi="Helvetica"/>
          <w:lang w:val="es-ES"/>
        </w:rPr>
        <w:t>against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sink</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porcelain</w:t>
      </w:r>
      <w:proofErr w:type="spellEnd"/>
      <w:r w:rsidRPr="00623806">
        <w:rPr>
          <w:rFonts w:ascii="Helvetica" w:hAnsi="Helvetica"/>
          <w:lang w:val="es-ES"/>
        </w:rPr>
        <w:t xml:space="preserve"> </w:t>
      </w:r>
      <w:proofErr w:type="spellStart"/>
      <w:r w:rsidRPr="00623806">
        <w:rPr>
          <w:rFonts w:ascii="Helvetica" w:hAnsi="Helvetica"/>
          <w:lang w:val="es-ES"/>
        </w:rPr>
        <w:t>biting</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spine</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breathing</w:t>
      </w:r>
      <w:proofErr w:type="spellEnd"/>
      <w:r w:rsidRPr="00623806">
        <w:rPr>
          <w:rFonts w:ascii="Helvetica" w:hAnsi="Helvetica"/>
          <w:lang w:val="es-ES"/>
        </w:rPr>
        <w:t xml:space="preserve"> </w:t>
      </w:r>
      <w:proofErr w:type="spellStart"/>
      <w:r w:rsidRPr="00623806">
        <w:rPr>
          <w:rFonts w:ascii="Helvetica" w:hAnsi="Helvetica"/>
          <w:lang w:val="es-ES"/>
        </w:rPr>
        <w:t>came</w:t>
      </w:r>
      <w:proofErr w:type="spellEnd"/>
      <w:r w:rsidRPr="00623806">
        <w:rPr>
          <w:rFonts w:ascii="Helvetica" w:hAnsi="Helvetica"/>
          <w:lang w:val="es-ES"/>
        </w:rPr>
        <w:t xml:space="preserve"> in short, </w:t>
      </w:r>
      <w:proofErr w:type="spellStart"/>
      <w:r w:rsidRPr="00623806">
        <w:rPr>
          <w:rFonts w:ascii="Helvetica" w:hAnsi="Helvetica"/>
          <w:lang w:val="es-ES"/>
        </w:rPr>
        <w:t>ragged</w:t>
      </w:r>
      <w:proofErr w:type="spellEnd"/>
      <w:r w:rsidRPr="00623806">
        <w:rPr>
          <w:rFonts w:ascii="Helvetica" w:hAnsi="Helvetica"/>
          <w:lang w:val="es-ES"/>
        </w:rPr>
        <w:t xml:space="preserve"> </w:t>
      </w:r>
      <w:proofErr w:type="spellStart"/>
      <w:r w:rsidRPr="00623806">
        <w:rPr>
          <w:rFonts w:ascii="Helvetica" w:hAnsi="Helvetica"/>
          <w:lang w:val="es-ES"/>
        </w:rPr>
        <w:t>gasps</w:t>
      </w:r>
      <w:proofErr w:type="spellEnd"/>
      <w:r w:rsidRPr="00623806">
        <w:rPr>
          <w:rFonts w:ascii="Helvetica" w:hAnsi="Helvetica"/>
          <w:lang w:val="es-ES"/>
        </w:rPr>
        <w:t>.</w:t>
      </w:r>
    </w:p>
    <w:p w14:paraId="4DACE2F4" w14:textId="53F1BC87" w:rsidR="00B8351D" w:rsidRPr="00623806" w:rsidRDefault="00B8351D" w:rsidP="00B8351D">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think</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would</w:t>
      </w:r>
      <w:proofErr w:type="spellEnd"/>
      <w:r w:rsidRPr="00623806">
        <w:rPr>
          <w:rFonts w:ascii="Helvetica" w:hAnsi="Helvetica"/>
          <w:lang w:val="es-ES"/>
        </w:rPr>
        <w:t xml:space="preserve"> be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easy</w:t>
      </w:r>
      <w:proofErr w:type="spellEnd"/>
      <w:r w:rsidRPr="00623806">
        <w:rPr>
          <w:rFonts w:ascii="Helvetica" w:hAnsi="Helvetica"/>
          <w:lang w:val="es-ES"/>
        </w:rPr>
        <w:t xml:space="preserve">, </w:t>
      </w:r>
      <w:proofErr w:type="spellStart"/>
      <w:r w:rsidRPr="00623806">
        <w:rPr>
          <w:rFonts w:ascii="Helvetica" w:hAnsi="Helvetica"/>
          <w:lang w:val="es-ES"/>
        </w:rPr>
        <w:t>did</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w:t>
      </w:r>
    </w:p>
    <w:p w14:paraId="104C2A03" w14:textId="2D37E24F" w:rsidR="00B8351D" w:rsidRPr="00623806" w:rsidRDefault="00B8351D" w:rsidP="00B8351D">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whispered</w:t>
      </w:r>
      <w:proofErr w:type="spellEnd"/>
      <w:r w:rsidRPr="00623806">
        <w:rPr>
          <w:rFonts w:ascii="Helvetica" w:hAnsi="Helvetica"/>
          <w:lang w:val="es-ES"/>
        </w:rPr>
        <w:t xml:space="preserve"> </w:t>
      </w:r>
      <w:proofErr w:type="spellStart"/>
      <w:r w:rsidRPr="00623806">
        <w:rPr>
          <w:rFonts w:ascii="Helvetica" w:hAnsi="Helvetica"/>
          <w:lang w:val="es-ES"/>
        </w:rPr>
        <w:t>again</w:t>
      </w:r>
      <w:proofErr w:type="spellEnd"/>
      <w:r w:rsidRPr="00623806">
        <w:rPr>
          <w:rFonts w:ascii="Helvetica" w:hAnsi="Helvetica"/>
          <w:lang w:val="es-ES"/>
        </w:rPr>
        <w:t xml:space="preserve">, </w:t>
      </w:r>
      <w:proofErr w:type="spellStart"/>
      <w:r w:rsidRPr="00623806">
        <w:rPr>
          <w:rFonts w:ascii="Helvetica" w:hAnsi="Helvetica"/>
          <w:lang w:val="es-ES"/>
        </w:rPr>
        <w:t>closer</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time, </w:t>
      </w:r>
      <w:proofErr w:type="spellStart"/>
      <w:r w:rsidRPr="00623806">
        <w:rPr>
          <w:rFonts w:ascii="Helvetica" w:hAnsi="Helvetica"/>
          <w:lang w:val="es-ES"/>
        </w:rPr>
        <w:t>almost</w:t>
      </w:r>
      <w:proofErr w:type="spellEnd"/>
      <w:r w:rsidRPr="00623806">
        <w:rPr>
          <w:rFonts w:ascii="Helvetica" w:hAnsi="Helvetica"/>
          <w:lang w:val="es-ES"/>
        </w:rPr>
        <w:t xml:space="preserve"> </w:t>
      </w:r>
      <w:proofErr w:type="spellStart"/>
      <w:r w:rsidRPr="00623806">
        <w:rPr>
          <w:rFonts w:ascii="Helvetica" w:hAnsi="Helvetica"/>
          <w:lang w:val="es-ES"/>
        </w:rPr>
        <w:t>amused</w:t>
      </w:r>
      <w:proofErr w:type="spellEnd"/>
      <w:r w:rsidRPr="00623806">
        <w:rPr>
          <w:rFonts w:ascii="Helvetica" w:hAnsi="Helvetica"/>
          <w:lang w:val="es-ES"/>
        </w:rPr>
        <w:t xml:space="preserve">. I </w:t>
      </w:r>
      <w:proofErr w:type="spellStart"/>
      <w:r w:rsidRPr="00623806">
        <w:rPr>
          <w:rFonts w:ascii="Helvetica" w:hAnsi="Helvetica"/>
          <w:lang w:val="es-ES"/>
        </w:rPr>
        <w:t>scanned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room</w:t>
      </w:r>
      <w:proofErr w:type="spellEnd"/>
      <w:r w:rsidRPr="00623806">
        <w:rPr>
          <w:rFonts w:ascii="Helvetica" w:hAnsi="Helvetica"/>
          <w:lang w:val="es-ES"/>
        </w:rPr>
        <w:t xml:space="preserve">, </w:t>
      </w:r>
      <w:proofErr w:type="spellStart"/>
      <w:r w:rsidRPr="00623806">
        <w:rPr>
          <w:rFonts w:ascii="Helvetica" w:hAnsi="Helvetica"/>
          <w:lang w:val="es-ES"/>
        </w:rPr>
        <w:t>chest</w:t>
      </w:r>
      <w:proofErr w:type="spellEnd"/>
      <w:r w:rsidRPr="00623806">
        <w:rPr>
          <w:rFonts w:ascii="Helvetica" w:hAnsi="Helvetica"/>
          <w:lang w:val="es-ES"/>
        </w:rPr>
        <w:t xml:space="preserve"> </w:t>
      </w:r>
      <w:proofErr w:type="spellStart"/>
      <w:r w:rsidRPr="00623806">
        <w:rPr>
          <w:rFonts w:ascii="Helvetica" w:hAnsi="Helvetica"/>
          <w:lang w:val="es-ES"/>
        </w:rPr>
        <w:t>heaving</w:t>
      </w:r>
      <w:proofErr w:type="spellEnd"/>
      <w:r w:rsidRPr="00623806">
        <w:rPr>
          <w:rFonts w:ascii="Helvetica" w:hAnsi="Helvetica"/>
          <w:lang w:val="es-ES"/>
        </w:rPr>
        <w:t xml:space="preserve">, </w:t>
      </w:r>
      <w:proofErr w:type="spellStart"/>
      <w:r w:rsidRPr="00623806">
        <w:rPr>
          <w:rFonts w:ascii="Helvetica" w:hAnsi="Helvetica"/>
          <w:lang w:val="es-ES"/>
        </w:rPr>
        <w:t>muscles</w:t>
      </w:r>
      <w:proofErr w:type="spellEnd"/>
      <w:r w:rsidRPr="00623806">
        <w:rPr>
          <w:rFonts w:ascii="Helvetica" w:hAnsi="Helvetica"/>
          <w:lang w:val="es-ES"/>
        </w:rPr>
        <w:t xml:space="preserve"> </w:t>
      </w:r>
      <w:proofErr w:type="spellStart"/>
      <w:r w:rsidRPr="00623806">
        <w:rPr>
          <w:rFonts w:ascii="Helvetica" w:hAnsi="Helvetica"/>
          <w:lang w:val="es-ES"/>
        </w:rPr>
        <w:t>locked</w:t>
      </w:r>
      <w:proofErr w:type="spellEnd"/>
      <w:r w:rsidRPr="00623806">
        <w:rPr>
          <w:rFonts w:ascii="Helvetica" w:hAnsi="Helvetica"/>
          <w:lang w:val="es-ES"/>
        </w:rPr>
        <w:t xml:space="preserve"> and </w:t>
      </w:r>
      <w:proofErr w:type="spellStart"/>
      <w:r w:rsidRPr="00623806">
        <w:rPr>
          <w:rFonts w:ascii="Helvetica" w:hAnsi="Helvetica"/>
          <w:lang w:val="es-ES"/>
        </w:rPr>
        <w:t>ready</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strike—</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there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no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there</w:t>
      </w:r>
      <w:proofErr w:type="spellEnd"/>
      <w:r w:rsidRPr="00623806">
        <w:rPr>
          <w:rFonts w:ascii="Helvetica" w:hAnsi="Helvetica"/>
          <w:lang w:val="es-ES"/>
        </w:rPr>
        <w:t>.</w:t>
      </w:r>
    </w:p>
    <w:p w14:paraId="41A0FA39" w14:textId="02BB1BAD" w:rsidR="00B8351D" w:rsidRPr="00623806" w:rsidRDefault="00B8351D" w:rsidP="00B8351D">
      <w:pPr>
        <w:pStyle w:val="Scene"/>
        <w:spacing w:line="276" w:lineRule="auto"/>
        <w:jc w:val="both"/>
        <w:rPr>
          <w:rFonts w:ascii="Helvetica" w:hAnsi="Helvetica"/>
          <w:lang w:val="es-ES"/>
        </w:rPr>
      </w:pPr>
      <w:proofErr w:type="spellStart"/>
      <w:r w:rsidRPr="00623806">
        <w:rPr>
          <w:rFonts w:ascii="Helvetica" w:hAnsi="Helvetica"/>
          <w:lang w:val="es-ES"/>
        </w:rPr>
        <w:t>Only</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own</w:t>
      </w:r>
      <w:proofErr w:type="spellEnd"/>
      <w:r w:rsidRPr="00623806">
        <w:rPr>
          <w:rFonts w:ascii="Helvetica" w:hAnsi="Helvetica"/>
          <w:lang w:val="es-ES"/>
        </w:rPr>
        <w:t xml:space="preserve"> wild </w:t>
      </w:r>
      <w:proofErr w:type="spellStart"/>
      <w:r w:rsidRPr="00623806">
        <w:rPr>
          <w:rFonts w:ascii="Helvetica" w:hAnsi="Helvetica"/>
          <w:lang w:val="es-ES"/>
        </w:rPr>
        <w:t>reflection</w:t>
      </w:r>
      <w:proofErr w:type="spellEnd"/>
      <w:r w:rsidRPr="00623806">
        <w:rPr>
          <w:rFonts w:ascii="Helvetica" w:hAnsi="Helvetica"/>
          <w:lang w:val="es-ES"/>
        </w:rPr>
        <w:t xml:space="preserve">, </w:t>
      </w:r>
      <w:proofErr w:type="spellStart"/>
      <w:r w:rsidRPr="00623806">
        <w:rPr>
          <w:rFonts w:ascii="Helvetica" w:hAnsi="Helvetica"/>
          <w:lang w:val="es-ES"/>
        </w:rPr>
        <w:t>staring</w:t>
      </w:r>
      <w:proofErr w:type="spellEnd"/>
      <w:r w:rsidRPr="00623806">
        <w:rPr>
          <w:rFonts w:ascii="Helvetica" w:hAnsi="Helvetica"/>
          <w:lang w:val="es-ES"/>
        </w:rPr>
        <w:t xml:space="preserve"> back at me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mirror</w:t>
      </w:r>
      <w:proofErr w:type="spellEnd"/>
      <w:r w:rsidRPr="00623806">
        <w:rPr>
          <w:rFonts w:ascii="Helvetica" w:hAnsi="Helvetica"/>
          <w:lang w:val="es-ES"/>
        </w:rPr>
        <w:t>.</w:t>
      </w:r>
    </w:p>
    <w:p w14:paraId="065ED765" w14:textId="77DA4F47" w:rsidR="00B8351D" w:rsidRPr="00623806" w:rsidRDefault="00B8351D" w:rsidP="00B8351D">
      <w:pPr>
        <w:pStyle w:val="Scene"/>
        <w:spacing w:line="276" w:lineRule="auto"/>
        <w:jc w:val="both"/>
        <w:rPr>
          <w:rFonts w:ascii="Helvetica" w:hAnsi="Helvetica"/>
          <w:lang w:val="es-ES"/>
        </w:rPr>
      </w:pP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bloodshot</w:t>
      </w:r>
      <w:proofErr w:type="spellEnd"/>
      <w:r w:rsidRPr="00623806">
        <w:rPr>
          <w:rFonts w:ascii="Helvetica" w:hAnsi="Helvetica"/>
          <w:lang w:val="es-ES"/>
        </w:rPr>
        <w:t>.</w:t>
      </w:r>
    </w:p>
    <w:p w14:paraId="04AA0A59" w14:textId="238D1E90" w:rsidR="00B8351D" w:rsidRPr="00623806" w:rsidRDefault="00B8351D" w:rsidP="00B8351D">
      <w:pPr>
        <w:pStyle w:val="Scene"/>
        <w:spacing w:line="276" w:lineRule="auto"/>
        <w:jc w:val="both"/>
        <w:rPr>
          <w:rFonts w:ascii="Helvetica" w:hAnsi="Helvetica"/>
          <w:lang w:val="es-ES"/>
        </w:rPr>
      </w:pPr>
      <w:r w:rsidRPr="00623806">
        <w:rPr>
          <w:rFonts w:ascii="Helvetica" w:hAnsi="Helvetica"/>
          <w:lang w:val="es-ES"/>
        </w:rPr>
        <w:t>Pale skin.</w:t>
      </w:r>
    </w:p>
    <w:p w14:paraId="7A1FF2C4" w14:textId="4AE3E320" w:rsidR="00B8351D" w:rsidRPr="00623806" w:rsidRDefault="00B8351D" w:rsidP="00B8351D">
      <w:pPr>
        <w:pStyle w:val="Scene"/>
        <w:spacing w:line="276" w:lineRule="auto"/>
        <w:jc w:val="both"/>
        <w:rPr>
          <w:rFonts w:ascii="Helvetica" w:hAnsi="Helvetica"/>
          <w:lang w:val="es-ES"/>
        </w:rPr>
      </w:pPr>
      <w:proofErr w:type="spellStart"/>
      <w:r w:rsidRPr="00623806">
        <w:rPr>
          <w:rFonts w:ascii="Helvetica" w:hAnsi="Helvetica"/>
          <w:lang w:val="es-ES"/>
        </w:rPr>
        <w:t>Trembling</w:t>
      </w:r>
      <w:proofErr w:type="spellEnd"/>
      <w:r w:rsidRPr="00623806">
        <w:rPr>
          <w:rFonts w:ascii="Helvetica" w:hAnsi="Helvetica"/>
          <w:lang w:val="es-ES"/>
        </w:rPr>
        <w:t xml:space="preserve"> </w:t>
      </w:r>
      <w:proofErr w:type="spellStart"/>
      <w:r w:rsidRPr="00623806">
        <w:rPr>
          <w:rFonts w:ascii="Helvetica" w:hAnsi="Helvetica"/>
          <w:lang w:val="es-ES"/>
        </w:rPr>
        <w:t>hands</w:t>
      </w:r>
      <w:proofErr w:type="spellEnd"/>
      <w:r w:rsidRPr="00623806">
        <w:rPr>
          <w:rFonts w:ascii="Helvetica" w:hAnsi="Helvetica"/>
          <w:lang w:val="es-ES"/>
        </w:rPr>
        <w:t>.</w:t>
      </w:r>
    </w:p>
    <w:p w14:paraId="46F5D396" w14:textId="116AD7C2" w:rsidR="00B8351D" w:rsidRPr="00623806" w:rsidRDefault="00B8351D" w:rsidP="00B8351D">
      <w:pPr>
        <w:pStyle w:val="Scene"/>
        <w:spacing w:line="276" w:lineRule="auto"/>
        <w:jc w:val="both"/>
        <w:rPr>
          <w:rFonts w:ascii="Helvetica" w:hAnsi="Helvetica"/>
          <w:lang w:val="es-ES"/>
        </w:rPr>
      </w:pP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small</w:t>
      </w:r>
      <w:proofErr w:type="spellEnd"/>
      <w:r w:rsidRPr="00623806">
        <w:rPr>
          <w:rFonts w:ascii="Helvetica" w:hAnsi="Helvetica"/>
          <w:lang w:val="es-ES"/>
        </w:rPr>
        <w:t xml:space="preserve"> red </w:t>
      </w:r>
      <w:proofErr w:type="spellStart"/>
      <w:r w:rsidRPr="00623806">
        <w:rPr>
          <w:rFonts w:ascii="Helvetica" w:hAnsi="Helvetica"/>
          <w:lang w:val="es-ES"/>
        </w:rPr>
        <w:t>drop</w:t>
      </w:r>
      <w:proofErr w:type="spellEnd"/>
      <w:r w:rsidRPr="00623806">
        <w:rPr>
          <w:rFonts w:ascii="Helvetica" w:hAnsi="Helvetica"/>
          <w:lang w:val="es-ES"/>
        </w:rPr>
        <w:t xml:space="preserve"> </w:t>
      </w:r>
      <w:proofErr w:type="spellStart"/>
      <w:r w:rsidRPr="00623806">
        <w:rPr>
          <w:rFonts w:ascii="Helvetica" w:hAnsi="Helvetica"/>
          <w:lang w:val="es-ES"/>
        </w:rPr>
        <w:t>slid</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fingertip</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floor</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a </w:t>
      </w:r>
      <w:proofErr w:type="spellStart"/>
      <w:r w:rsidRPr="00623806">
        <w:rPr>
          <w:rFonts w:ascii="Helvetica" w:hAnsi="Helvetica"/>
          <w:lang w:val="es-ES"/>
        </w:rPr>
        <w:t>soft</w:t>
      </w:r>
      <w:proofErr w:type="spellEnd"/>
      <w:r w:rsidRPr="00623806">
        <w:rPr>
          <w:rFonts w:ascii="Helvetica" w:hAnsi="Helvetica"/>
          <w:lang w:val="es-ES"/>
        </w:rPr>
        <w:t xml:space="preserve">, </w:t>
      </w:r>
      <w:proofErr w:type="spellStart"/>
      <w:r w:rsidRPr="00623806">
        <w:rPr>
          <w:rFonts w:ascii="Helvetica" w:hAnsi="Helvetica"/>
          <w:lang w:val="es-ES"/>
        </w:rPr>
        <w:t>accusing</w:t>
      </w:r>
      <w:proofErr w:type="spellEnd"/>
      <w:r w:rsidRPr="00623806">
        <w:rPr>
          <w:rFonts w:ascii="Helvetica" w:hAnsi="Helvetica"/>
          <w:lang w:val="es-ES"/>
        </w:rPr>
        <w:t xml:space="preserve"> </w:t>
      </w:r>
      <w:proofErr w:type="spellStart"/>
      <w:r w:rsidRPr="00623806">
        <w:rPr>
          <w:rFonts w:ascii="Helvetica" w:hAnsi="Helvetica"/>
          <w:lang w:val="es-ES"/>
        </w:rPr>
        <w:t>plip</w:t>
      </w:r>
      <w:proofErr w:type="spellEnd"/>
      <w:r w:rsidRPr="00623806">
        <w:rPr>
          <w:rFonts w:ascii="Helvetica" w:hAnsi="Helvetica"/>
          <w:lang w:val="es-ES"/>
        </w:rPr>
        <w:t>.</w:t>
      </w:r>
    </w:p>
    <w:p w14:paraId="53F4B749" w14:textId="0D205640" w:rsidR="00B8351D" w:rsidRPr="00623806" w:rsidRDefault="00B8351D" w:rsidP="00B8351D">
      <w:pPr>
        <w:pStyle w:val="Scene"/>
        <w:spacing w:line="276" w:lineRule="auto"/>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knees</w:t>
      </w:r>
      <w:proofErr w:type="spellEnd"/>
      <w:r w:rsidRPr="00623806">
        <w:rPr>
          <w:rFonts w:ascii="Helvetica" w:hAnsi="Helvetica"/>
          <w:lang w:val="es-ES"/>
        </w:rPr>
        <w:t xml:space="preserve"> </w:t>
      </w:r>
      <w:proofErr w:type="spellStart"/>
      <w:r w:rsidRPr="00623806">
        <w:rPr>
          <w:rFonts w:ascii="Helvetica" w:hAnsi="Helvetica"/>
          <w:lang w:val="es-ES"/>
        </w:rPr>
        <w:t>threatened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give</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w:t>
      </w:r>
    </w:p>
    <w:p w14:paraId="1C1333EA" w14:textId="2C9987AE" w:rsidR="00B8351D" w:rsidRPr="00623806" w:rsidRDefault="00B8351D" w:rsidP="00B8351D">
      <w:pPr>
        <w:pStyle w:val="Scene"/>
        <w:spacing w:line="276" w:lineRule="auto"/>
        <w:jc w:val="both"/>
        <w:rPr>
          <w:rFonts w:ascii="Helvetica" w:hAnsi="Helvetica"/>
          <w:lang w:val="es-ES"/>
        </w:rPr>
      </w:pP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wasn’t</w:t>
      </w:r>
      <w:proofErr w:type="spellEnd"/>
      <w:r w:rsidRPr="00623806">
        <w:rPr>
          <w:rFonts w:ascii="Helvetica" w:hAnsi="Helvetica"/>
          <w:lang w:val="es-ES"/>
        </w:rPr>
        <w:t xml:space="preserve"> real.</w:t>
      </w:r>
    </w:p>
    <w:p w14:paraId="56BBEC2F" w14:textId="18F6DB0E" w:rsidR="00B8351D" w:rsidRPr="00623806" w:rsidRDefault="00B8351D" w:rsidP="00B8351D">
      <w:pPr>
        <w:pStyle w:val="Scene"/>
        <w:spacing w:line="276" w:lineRule="auto"/>
        <w:jc w:val="both"/>
        <w:rPr>
          <w:rFonts w:ascii="Helvetica" w:hAnsi="Helvetica"/>
          <w:lang w:val="es-ES"/>
        </w:rPr>
      </w:pP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couldn’t</w:t>
      </w:r>
      <w:proofErr w:type="spellEnd"/>
      <w:r w:rsidRPr="00623806">
        <w:rPr>
          <w:rFonts w:ascii="Helvetica" w:hAnsi="Helvetica"/>
          <w:lang w:val="es-ES"/>
        </w:rPr>
        <w:t xml:space="preserve"> be.</w:t>
      </w:r>
    </w:p>
    <w:p w14:paraId="521AEAE2" w14:textId="6FDE55BD" w:rsidR="00B8351D" w:rsidRPr="00623806" w:rsidRDefault="00B8351D" w:rsidP="00B8351D">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grabbed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edge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sink</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man</w:t>
      </w:r>
      <w:proofErr w:type="spellEnd"/>
      <w:r w:rsidRPr="00623806">
        <w:rPr>
          <w:rFonts w:ascii="Helvetica" w:hAnsi="Helvetica"/>
          <w:lang w:val="es-ES"/>
        </w:rPr>
        <w:t xml:space="preserve"> </w:t>
      </w:r>
      <w:proofErr w:type="spellStart"/>
      <w:r w:rsidRPr="00623806">
        <w:rPr>
          <w:rFonts w:ascii="Helvetica" w:hAnsi="Helvetica"/>
          <w:lang w:val="es-ES"/>
        </w:rPr>
        <w:t>clinging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edge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a </w:t>
      </w:r>
      <w:proofErr w:type="spellStart"/>
      <w:r w:rsidRPr="00623806">
        <w:rPr>
          <w:rFonts w:ascii="Helvetica" w:hAnsi="Helvetica"/>
          <w:lang w:val="es-ES"/>
        </w:rPr>
        <w:t>cliff</w:t>
      </w:r>
      <w:proofErr w:type="spellEnd"/>
      <w:r w:rsidRPr="00623806">
        <w:rPr>
          <w:rFonts w:ascii="Helvetica" w:hAnsi="Helvetica"/>
          <w:lang w:val="es-ES"/>
        </w:rPr>
        <w:t xml:space="preserve">, </w:t>
      </w:r>
      <w:proofErr w:type="spellStart"/>
      <w:r w:rsidRPr="00623806">
        <w:rPr>
          <w:rFonts w:ascii="Helvetica" w:hAnsi="Helvetica"/>
          <w:lang w:val="es-ES"/>
        </w:rPr>
        <w:t>trying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anchor </w:t>
      </w:r>
      <w:proofErr w:type="spellStart"/>
      <w:r w:rsidRPr="00623806">
        <w:rPr>
          <w:rFonts w:ascii="Helvetica" w:hAnsi="Helvetica"/>
          <w:lang w:val="es-ES"/>
        </w:rPr>
        <w:t>myself</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anything</w:t>
      </w:r>
      <w:proofErr w:type="spellEnd"/>
      <w:r w:rsidRPr="00623806">
        <w:rPr>
          <w:rFonts w:ascii="Helvetica" w:hAnsi="Helvetica"/>
          <w:lang w:val="es-ES"/>
        </w:rPr>
        <w:t>.</w:t>
      </w:r>
    </w:p>
    <w:p w14:paraId="577EEC7B" w14:textId="4B68003F" w:rsidR="00B8351D" w:rsidRPr="00623806" w:rsidRDefault="00B8351D" w:rsidP="00B8351D">
      <w:pPr>
        <w:pStyle w:val="Scene"/>
        <w:spacing w:line="276" w:lineRule="auto"/>
        <w:jc w:val="both"/>
        <w:rPr>
          <w:rFonts w:ascii="Helvetica" w:hAnsi="Helvetica"/>
          <w:b/>
          <w:bCs/>
          <w:lang w:val="es-ES"/>
        </w:rPr>
      </w:pPr>
      <w:r w:rsidRPr="00623806">
        <w:rPr>
          <w:rFonts w:ascii="Helvetica" w:hAnsi="Helvetica"/>
          <w:b/>
          <w:bCs/>
          <w:lang w:val="es-ES"/>
        </w:rPr>
        <w:t>“</w:t>
      </w:r>
      <w:proofErr w:type="spellStart"/>
      <w:r w:rsidRPr="00623806">
        <w:rPr>
          <w:rFonts w:ascii="Helvetica" w:hAnsi="Helvetica"/>
          <w:b/>
          <w:bCs/>
          <w:lang w:val="es-ES"/>
        </w:rPr>
        <w:t>We’re</w:t>
      </w:r>
      <w:proofErr w:type="spellEnd"/>
      <w:r w:rsidRPr="00623806">
        <w:rPr>
          <w:rFonts w:ascii="Helvetica" w:hAnsi="Helvetica"/>
          <w:b/>
          <w:bCs/>
          <w:lang w:val="es-ES"/>
        </w:rPr>
        <w:t xml:space="preserve"> </w:t>
      </w:r>
      <w:proofErr w:type="spellStart"/>
      <w:r w:rsidRPr="00623806">
        <w:rPr>
          <w:rFonts w:ascii="Helvetica" w:hAnsi="Helvetica"/>
          <w:b/>
          <w:bCs/>
          <w:lang w:val="es-ES"/>
        </w:rPr>
        <w:t>not</w:t>
      </w:r>
      <w:proofErr w:type="spellEnd"/>
      <w:r w:rsidRPr="00623806">
        <w:rPr>
          <w:rFonts w:ascii="Helvetica" w:hAnsi="Helvetica"/>
          <w:b/>
          <w:bCs/>
          <w:lang w:val="es-ES"/>
        </w:rPr>
        <w:t xml:space="preserve"> </w:t>
      </w:r>
      <w:proofErr w:type="spellStart"/>
      <w:r w:rsidRPr="00623806">
        <w:rPr>
          <w:rFonts w:ascii="Helvetica" w:hAnsi="Helvetica"/>
          <w:b/>
          <w:bCs/>
          <w:lang w:val="es-ES"/>
        </w:rPr>
        <w:t>finished</w:t>
      </w:r>
      <w:proofErr w:type="spellEnd"/>
      <w:r w:rsidRPr="00623806">
        <w:rPr>
          <w:rFonts w:ascii="Helvetica" w:hAnsi="Helvetica"/>
          <w:b/>
          <w:bCs/>
          <w:lang w:val="es-ES"/>
        </w:rPr>
        <w:t xml:space="preserve"> </w:t>
      </w:r>
      <w:proofErr w:type="spellStart"/>
      <w:r w:rsidRPr="00623806">
        <w:rPr>
          <w:rFonts w:ascii="Helvetica" w:hAnsi="Helvetica"/>
          <w:b/>
          <w:bCs/>
          <w:lang w:val="es-ES"/>
        </w:rPr>
        <w:t>yet</w:t>
      </w:r>
      <w:proofErr w:type="spellEnd"/>
      <w:r w:rsidRPr="00623806">
        <w:rPr>
          <w:rFonts w:ascii="Helvetica" w:hAnsi="Helvetica"/>
          <w:b/>
          <w:bCs/>
          <w:lang w:val="es-ES"/>
        </w:rPr>
        <w:t xml:space="preserve">, </w:t>
      </w:r>
      <w:proofErr w:type="spellStart"/>
      <w:r w:rsidRPr="00623806">
        <w:rPr>
          <w:rFonts w:ascii="Helvetica" w:hAnsi="Helvetica"/>
          <w:b/>
          <w:bCs/>
          <w:lang w:val="es-ES"/>
        </w:rPr>
        <w:t>soldier</w:t>
      </w:r>
      <w:proofErr w:type="spellEnd"/>
      <w:r w:rsidRPr="00623806">
        <w:rPr>
          <w:rFonts w:ascii="Helvetica" w:hAnsi="Helvetica"/>
          <w:b/>
          <w:bCs/>
          <w:lang w:val="es-ES"/>
        </w:rPr>
        <w:t>.”</w:t>
      </w:r>
    </w:p>
    <w:p w14:paraId="17FCB8BB" w14:textId="1ABC7883" w:rsidR="00B8351D" w:rsidRPr="00623806" w:rsidRDefault="00B8351D" w:rsidP="00B8351D">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right</w:t>
      </w:r>
      <w:proofErr w:type="spellEnd"/>
      <w:r w:rsidRPr="00623806">
        <w:rPr>
          <w:rFonts w:ascii="Helvetica" w:hAnsi="Helvetica"/>
          <w:lang w:val="es-ES"/>
        </w:rPr>
        <w:t xml:space="preserve"> </w:t>
      </w:r>
      <w:proofErr w:type="spellStart"/>
      <w:r w:rsidRPr="00623806">
        <w:rPr>
          <w:rFonts w:ascii="Helvetica" w:hAnsi="Helvetica"/>
          <w:lang w:val="es-ES"/>
        </w:rPr>
        <w:t>behind</w:t>
      </w:r>
      <w:proofErr w:type="spellEnd"/>
      <w:r w:rsidRPr="00623806">
        <w:rPr>
          <w:rFonts w:ascii="Helvetica" w:hAnsi="Helvetica"/>
          <w:lang w:val="es-ES"/>
        </w:rPr>
        <w:t xml:space="preserve"> me </w:t>
      </w:r>
      <w:proofErr w:type="spellStart"/>
      <w:r w:rsidRPr="00623806">
        <w:rPr>
          <w:rFonts w:ascii="Helvetica" w:hAnsi="Helvetica"/>
          <w:lang w:val="es-ES"/>
        </w:rPr>
        <w:t>now</w:t>
      </w:r>
      <w:proofErr w:type="spellEnd"/>
      <w:r w:rsidRPr="00623806">
        <w:rPr>
          <w:rFonts w:ascii="Helvetica" w:hAnsi="Helvetica"/>
          <w:lang w:val="es-ES"/>
        </w:rPr>
        <w:t xml:space="preserve">, so </w:t>
      </w:r>
      <w:proofErr w:type="spellStart"/>
      <w:r w:rsidRPr="00623806">
        <w:rPr>
          <w:rFonts w:ascii="Helvetica" w:hAnsi="Helvetica"/>
          <w:lang w:val="es-ES"/>
        </w:rPr>
        <w:t>close</w:t>
      </w:r>
      <w:proofErr w:type="spellEnd"/>
      <w:r w:rsidRPr="00623806">
        <w:rPr>
          <w:rFonts w:ascii="Helvetica" w:hAnsi="Helvetica"/>
          <w:lang w:val="es-ES"/>
        </w:rPr>
        <w:t xml:space="preserve"> I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feel</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breath</w:t>
      </w:r>
      <w:proofErr w:type="spellEnd"/>
      <w:r w:rsidRPr="00623806">
        <w:rPr>
          <w:rFonts w:ascii="Helvetica" w:hAnsi="Helvetica"/>
          <w:lang w:val="es-ES"/>
        </w:rPr>
        <w:t xml:space="preserve"> </w:t>
      </w:r>
      <w:proofErr w:type="spellStart"/>
      <w:r w:rsidRPr="00623806">
        <w:rPr>
          <w:rFonts w:ascii="Helvetica" w:hAnsi="Helvetica"/>
          <w:lang w:val="es-ES"/>
        </w:rPr>
        <w:t>against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ear</w:t>
      </w:r>
      <w:proofErr w:type="spellEnd"/>
      <w:r w:rsidRPr="00623806">
        <w:rPr>
          <w:rFonts w:ascii="Helvetica" w:hAnsi="Helvetica"/>
          <w:lang w:val="es-ES"/>
        </w:rPr>
        <w:t>.</w:t>
      </w:r>
    </w:p>
    <w:p w14:paraId="35F876F0" w14:textId="5723FD62" w:rsidR="00B8351D" w:rsidRPr="00623806" w:rsidRDefault="00B8351D" w:rsidP="00B8351D">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slammed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fist</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mirror</w:t>
      </w:r>
      <w:proofErr w:type="spellEnd"/>
      <w:r w:rsidRPr="00623806">
        <w:rPr>
          <w:rFonts w:ascii="Helvetica" w:hAnsi="Helvetica"/>
          <w:lang w:val="es-ES"/>
        </w:rPr>
        <w:t xml:space="preserve">, </w:t>
      </w:r>
      <w:proofErr w:type="spellStart"/>
      <w:r w:rsidRPr="00623806">
        <w:rPr>
          <w:rFonts w:ascii="Helvetica" w:hAnsi="Helvetica"/>
          <w:lang w:val="es-ES"/>
        </w:rPr>
        <w:t>shattering</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a web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broken</w:t>
      </w:r>
      <w:proofErr w:type="spellEnd"/>
      <w:r w:rsidRPr="00623806">
        <w:rPr>
          <w:rFonts w:ascii="Helvetica" w:hAnsi="Helvetica"/>
          <w:lang w:val="es-ES"/>
        </w:rPr>
        <w:t xml:space="preserve"> </w:t>
      </w:r>
      <w:proofErr w:type="spellStart"/>
      <w:r w:rsidRPr="00623806">
        <w:rPr>
          <w:rFonts w:ascii="Helvetica" w:hAnsi="Helvetica"/>
          <w:lang w:val="es-ES"/>
        </w:rPr>
        <w:t>reflections</w:t>
      </w:r>
      <w:proofErr w:type="spellEnd"/>
      <w:r w:rsidRPr="00623806">
        <w:rPr>
          <w:rFonts w:ascii="Helvetica" w:hAnsi="Helvetica"/>
          <w:lang w:val="es-ES"/>
        </w:rPr>
        <w:t>—</w:t>
      </w:r>
      <w:proofErr w:type="spellStart"/>
      <w:r w:rsidRPr="00623806">
        <w:rPr>
          <w:rFonts w:ascii="Helvetica" w:hAnsi="Helvetica"/>
          <w:lang w:val="es-ES"/>
        </w:rPr>
        <w:t>shards</w:t>
      </w:r>
      <w:proofErr w:type="spellEnd"/>
      <w:r w:rsidRPr="00623806">
        <w:rPr>
          <w:rFonts w:ascii="Helvetica" w:hAnsi="Helvetica"/>
          <w:lang w:val="es-ES"/>
        </w:rPr>
        <w:t xml:space="preserve"> </w:t>
      </w:r>
      <w:proofErr w:type="spellStart"/>
      <w:r w:rsidRPr="00623806">
        <w:rPr>
          <w:rFonts w:ascii="Helvetica" w:hAnsi="Helvetica"/>
          <w:lang w:val="es-ES"/>
        </w:rPr>
        <w:t>catching</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fractured</w:t>
      </w:r>
      <w:proofErr w:type="spellEnd"/>
      <w:r w:rsidRPr="00623806">
        <w:rPr>
          <w:rFonts w:ascii="Helvetica" w:hAnsi="Helvetica"/>
          <w:lang w:val="es-ES"/>
        </w:rPr>
        <w:t xml:space="preserve"> </w:t>
      </w:r>
      <w:proofErr w:type="spellStart"/>
      <w:r w:rsidRPr="00623806">
        <w:rPr>
          <w:rFonts w:ascii="Helvetica" w:hAnsi="Helvetica"/>
          <w:lang w:val="es-ES"/>
        </w:rPr>
        <w:t>face</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every</w:t>
      </w:r>
      <w:proofErr w:type="spellEnd"/>
      <w:r w:rsidRPr="00623806">
        <w:rPr>
          <w:rFonts w:ascii="Helvetica" w:hAnsi="Helvetica"/>
          <w:lang w:val="es-ES"/>
        </w:rPr>
        <w:t xml:space="preserve"> angle.</w:t>
      </w:r>
    </w:p>
    <w:p w14:paraId="12A980BD" w14:textId="631FD464" w:rsidR="00B8351D" w:rsidRPr="00623806" w:rsidRDefault="00B8351D" w:rsidP="00B8351D">
      <w:pPr>
        <w:pStyle w:val="Scene"/>
        <w:spacing w:line="276" w:lineRule="auto"/>
        <w:jc w:val="both"/>
        <w:rPr>
          <w:rFonts w:ascii="Helvetica" w:hAnsi="Helvetica"/>
          <w:lang w:val="es-ES"/>
        </w:rPr>
      </w:pPr>
      <w:proofErr w:type="spellStart"/>
      <w:r w:rsidRPr="00623806">
        <w:rPr>
          <w:rFonts w:ascii="Helvetica" w:hAnsi="Helvetica"/>
          <w:lang w:val="es-ES"/>
        </w:rPr>
        <w:t>For</w:t>
      </w:r>
      <w:proofErr w:type="spellEnd"/>
      <w:r w:rsidRPr="00623806">
        <w:rPr>
          <w:rFonts w:ascii="Helvetica" w:hAnsi="Helvetica"/>
          <w:lang w:val="es-ES"/>
        </w:rPr>
        <w:t xml:space="preserve"> a </w:t>
      </w:r>
      <w:proofErr w:type="spellStart"/>
      <w:r w:rsidRPr="00623806">
        <w:rPr>
          <w:rFonts w:ascii="Helvetica" w:hAnsi="Helvetica"/>
          <w:lang w:val="es-ES"/>
        </w:rPr>
        <w:t>moment</w:t>
      </w:r>
      <w:proofErr w:type="spellEnd"/>
      <w:r w:rsidRPr="00623806">
        <w:rPr>
          <w:rFonts w:ascii="Helvetica" w:hAnsi="Helvetica"/>
          <w:lang w:val="es-ES"/>
        </w:rPr>
        <w:t xml:space="preserve">, </w:t>
      </w:r>
      <w:proofErr w:type="spellStart"/>
      <w:r w:rsidRPr="00623806">
        <w:rPr>
          <w:rFonts w:ascii="Helvetica" w:hAnsi="Helvetica"/>
          <w:lang w:val="es-ES"/>
        </w:rPr>
        <w:t>there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silence</w:t>
      </w:r>
      <w:proofErr w:type="spellEnd"/>
      <w:r w:rsidRPr="00623806">
        <w:rPr>
          <w:rFonts w:ascii="Helvetica" w:hAnsi="Helvetica"/>
          <w:lang w:val="es-ES"/>
        </w:rPr>
        <w:t>.</w:t>
      </w:r>
    </w:p>
    <w:p w14:paraId="59C08667" w14:textId="513E6E71" w:rsidR="00B8351D" w:rsidRPr="00623806" w:rsidRDefault="00B8351D" w:rsidP="00B8351D">
      <w:pPr>
        <w:pStyle w:val="Scene"/>
        <w:spacing w:line="276" w:lineRule="auto"/>
        <w:jc w:val="both"/>
        <w:rPr>
          <w:rFonts w:ascii="Helvetica" w:hAnsi="Helvetica"/>
          <w:lang w:val="es-ES"/>
        </w:rPr>
      </w:pPr>
      <w:r w:rsidRPr="00623806">
        <w:rPr>
          <w:rFonts w:ascii="Helvetica" w:hAnsi="Helvetica"/>
          <w:lang w:val="es-ES"/>
        </w:rPr>
        <w:t xml:space="preserve">Just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sound</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water</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running. </w:t>
      </w:r>
      <w:proofErr w:type="spellStart"/>
      <w:r w:rsidRPr="00623806">
        <w:rPr>
          <w:rFonts w:ascii="Helvetica" w:hAnsi="Helvetica"/>
          <w:lang w:val="es-ES"/>
        </w:rPr>
        <w:t>Blood</w:t>
      </w:r>
      <w:proofErr w:type="spellEnd"/>
      <w:r w:rsidRPr="00623806">
        <w:rPr>
          <w:rFonts w:ascii="Helvetica" w:hAnsi="Helvetica"/>
          <w:lang w:val="es-ES"/>
        </w:rPr>
        <w:t xml:space="preserve"> </w:t>
      </w:r>
      <w:proofErr w:type="spellStart"/>
      <w:r w:rsidRPr="00623806">
        <w:rPr>
          <w:rFonts w:ascii="Helvetica" w:hAnsi="Helvetica"/>
          <w:lang w:val="es-ES"/>
        </w:rPr>
        <w:t>dripping</w:t>
      </w:r>
      <w:proofErr w:type="spellEnd"/>
      <w:r w:rsidRPr="00623806">
        <w:rPr>
          <w:rFonts w:ascii="Helvetica" w:hAnsi="Helvetica"/>
          <w:lang w:val="es-ES"/>
        </w:rPr>
        <w:t xml:space="preserve">. </w:t>
      </w:r>
      <w:proofErr w:type="spellStart"/>
      <w:r w:rsidRPr="00623806">
        <w:rPr>
          <w:rFonts w:ascii="Helvetica" w:hAnsi="Helvetica"/>
          <w:lang w:val="es-ES"/>
        </w:rPr>
        <w:t>Pieces</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heart</w:t>
      </w:r>
      <w:proofErr w:type="spellEnd"/>
      <w:r w:rsidRPr="00623806">
        <w:rPr>
          <w:rFonts w:ascii="Helvetica" w:hAnsi="Helvetica"/>
          <w:lang w:val="es-ES"/>
        </w:rPr>
        <w:t xml:space="preserve"> are </w:t>
      </w:r>
      <w:proofErr w:type="spellStart"/>
      <w:r w:rsidRPr="00623806">
        <w:rPr>
          <w:rFonts w:ascii="Helvetica" w:hAnsi="Helvetica"/>
          <w:lang w:val="es-ES"/>
        </w:rPr>
        <w:t>breaking</w:t>
      </w:r>
      <w:proofErr w:type="spellEnd"/>
      <w:r w:rsidRPr="00623806">
        <w:rPr>
          <w:rFonts w:ascii="Helvetica" w:hAnsi="Helvetica"/>
          <w:lang w:val="es-ES"/>
        </w:rPr>
        <w:t xml:space="preserve"> </w:t>
      </w:r>
      <w:proofErr w:type="spellStart"/>
      <w:r w:rsidRPr="00623806">
        <w:rPr>
          <w:rFonts w:ascii="Helvetica" w:hAnsi="Helvetica"/>
          <w:lang w:val="es-ES"/>
        </w:rPr>
        <w:t>apart</w:t>
      </w:r>
      <w:proofErr w:type="spellEnd"/>
      <w:r w:rsidRPr="00623806">
        <w:rPr>
          <w:rFonts w:ascii="Helvetica" w:hAnsi="Helvetica"/>
          <w:lang w:val="es-ES"/>
        </w:rPr>
        <w:t>.</w:t>
      </w:r>
    </w:p>
    <w:p w14:paraId="4004C5B6" w14:textId="2C2F4A08" w:rsidR="00B8351D" w:rsidRPr="00623806" w:rsidRDefault="00B8351D" w:rsidP="00B8351D">
      <w:pPr>
        <w:pStyle w:val="Scene"/>
        <w:spacing w:line="276" w:lineRule="auto"/>
        <w:jc w:val="both"/>
        <w:rPr>
          <w:rFonts w:ascii="Helvetica" w:hAnsi="Helvetica"/>
          <w:lang w:val="es-ES"/>
        </w:rPr>
      </w:pPr>
      <w:r w:rsidRPr="00623806">
        <w:rPr>
          <w:rFonts w:ascii="Helvetica" w:hAnsi="Helvetica"/>
          <w:lang w:val="es-ES"/>
        </w:rPr>
        <w:lastRenderedPageBreak/>
        <w:t xml:space="preserve">And 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wreckage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mirror</w:t>
      </w:r>
      <w:proofErr w:type="spellEnd"/>
      <w:r w:rsidRPr="00623806">
        <w:rPr>
          <w:rFonts w:ascii="Helvetica" w:hAnsi="Helvetica"/>
          <w:lang w:val="es-ES"/>
        </w:rPr>
        <w:t xml:space="preserve">, </w:t>
      </w:r>
      <w:proofErr w:type="spellStart"/>
      <w:r w:rsidRPr="00623806">
        <w:rPr>
          <w:rFonts w:ascii="Helvetica" w:hAnsi="Helvetica"/>
          <w:lang w:val="es-ES"/>
        </w:rPr>
        <w:t>between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broken</w:t>
      </w:r>
      <w:proofErr w:type="spellEnd"/>
      <w:r w:rsidRPr="00623806">
        <w:rPr>
          <w:rFonts w:ascii="Helvetica" w:hAnsi="Helvetica"/>
          <w:lang w:val="es-ES"/>
        </w:rPr>
        <w:t xml:space="preserve"> </w:t>
      </w:r>
      <w:proofErr w:type="spellStart"/>
      <w:r w:rsidRPr="00623806">
        <w:rPr>
          <w:rFonts w:ascii="Helvetica" w:hAnsi="Helvetica"/>
          <w:lang w:val="es-ES"/>
        </w:rPr>
        <w:t>slivers</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myself</w:t>
      </w:r>
      <w:proofErr w:type="spellEnd"/>
      <w:r w:rsidRPr="00623806">
        <w:rPr>
          <w:rFonts w:ascii="Helvetica" w:hAnsi="Helvetica"/>
          <w:lang w:val="es-ES"/>
        </w:rPr>
        <w:t xml:space="preserve">, I </w:t>
      </w:r>
      <w:proofErr w:type="spellStart"/>
      <w:r w:rsidRPr="00623806">
        <w:rPr>
          <w:rFonts w:ascii="Helvetica" w:hAnsi="Helvetica"/>
          <w:lang w:val="es-ES"/>
        </w:rPr>
        <w:t>thought</w:t>
      </w:r>
      <w:proofErr w:type="spellEnd"/>
      <w:r w:rsidRPr="00623806">
        <w:rPr>
          <w:rFonts w:ascii="Helvetica" w:hAnsi="Helvetica"/>
          <w:lang w:val="es-ES"/>
        </w:rPr>
        <w:t xml:space="preserve"> I </w:t>
      </w:r>
      <w:proofErr w:type="spellStart"/>
      <w:r w:rsidRPr="00623806">
        <w:rPr>
          <w:rFonts w:ascii="Helvetica" w:hAnsi="Helvetica"/>
          <w:lang w:val="es-ES"/>
        </w:rPr>
        <w:t>saw</w:t>
      </w:r>
      <w:proofErr w:type="spellEnd"/>
      <w:r w:rsidRPr="00623806">
        <w:rPr>
          <w:rFonts w:ascii="Helvetica" w:hAnsi="Helvetica"/>
          <w:lang w:val="es-ES"/>
        </w:rPr>
        <w:t xml:space="preserve"> a </w:t>
      </w:r>
      <w:proofErr w:type="spellStart"/>
      <w:r w:rsidRPr="00623806">
        <w:rPr>
          <w:rFonts w:ascii="Helvetica" w:hAnsi="Helvetica"/>
          <w:lang w:val="es-ES"/>
        </w:rPr>
        <w:t>flicker</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red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Watching</w:t>
      </w:r>
      <w:proofErr w:type="spellEnd"/>
      <w:r w:rsidRPr="00623806">
        <w:rPr>
          <w:rFonts w:ascii="Helvetica" w:hAnsi="Helvetica"/>
          <w:lang w:val="es-ES"/>
        </w:rPr>
        <w:t xml:space="preserve">. </w:t>
      </w:r>
      <w:proofErr w:type="spellStart"/>
      <w:r w:rsidRPr="00623806">
        <w:rPr>
          <w:rFonts w:ascii="Helvetica" w:hAnsi="Helvetica"/>
          <w:lang w:val="es-ES"/>
        </w:rPr>
        <w:t>Waiting</w:t>
      </w:r>
      <w:proofErr w:type="spellEnd"/>
      <w:r w:rsidRPr="00623806">
        <w:rPr>
          <w:rFonts w:ascii="Helvetica" w:hAnsi="Helvetica"/>
          <w:lang w:val="es-ES"/>
        </w:rPr>
        <w:t>.</w:t>
      </w:r>
    </w:p>
    <w:p w14:paraId="336BA335" w14:textId="4A8A06AF" w:rsidR="00B8351D" w:rsidRPr="00623806" w:rsidRDefault="00B8351D" w:rsidP="00B8351D">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staggered</w:t>
      </w:r>
      <w:proofErr w:type="spellEnd"/>
      <w:r w:rsidRPr="00623806">
        <w:rPr>
          <w:rFonts w:ascii="Helvetica" w:hAnsi="Helvetica"/>
          <w:lang w:val="es-ES"/>
        </w:rPr>
        <w:t xml:space="preserve"> back, </w:t>
      </w:r>
      <w:proofErr w:type="spellStart"/>
      <w:r w:rsidRPr="00623806">
        <w:rPr>
          <w:rFonts w:ascii="Helvetica" w:hAnsi="Helvetica"/>
          <w:lang w:val="es-ES"/>
        </w:rPr>
        <w:t>chest</w:t>
      </w:r>
      <w:proofErr w:type="spellEnd"/>
      <w:r w:rsidRPr="00623806">
        <w:rPr>
          <w:rFonts w:ascii="Helvetica" w:hAnsi="Helvetica"/>
          <w:lang w:val="es-ES"/>
        </w:rPr>
        <w:t xml:space="preserve"> </w:t>
      </w:r>
      <w:proofErr w:type="spellStart"/>
      <w:r w:rsidRPr="00623806">
        <w:rPr>
          <w:rFonts w:ascii="Helvetica" w:hAnsi="Helvetica"/>
          <w:lang w:val="es-ES"/>
        </w:rPr>
        <w:t>heaving</w:t>
      </w:r>
      <w:proofErr w:type="spellEnd"/>
      <w:r w:rsidRPr="00623806">
        <w:rPr>
          <w:rFonts w:ascii="Helvetica" w:hAnsi="Helvetica"/>
          <w:lang w:val="es-ES"/>
        </w:rPr>
        <w:t xml:space="preserve">, </w:t>
      </w:r>
      <w:proofErr w:type="spellStart"/>
      <w:r w:rsidRPr="00623806">
        <w:rPr>
          <w:rFonts w:ascii="Helvetica" w:hAnsi="Helvetica"/>
          <w:lang w:val="es-ES"/>
        </w:rPr>
        <w:t>fists</w:t>
      </w:r>
      <w:proofErr w:type="spellEnd"/>
      <w:r w:rsidRPr="00623806">
        <w:rPr>
          <w:rFonts w:ascii="Helvetica" w:hAnsi="Helvetica"/>
          <w:lang w:val="es-ES"/>
        </w:rPr>
        <w:t xml:space="preserve"> </w:t>
      </w:r>
      <w:proofErr w:type="spellStart"/>
      <w:r w:rsidRPr="00623806">
        <w:rPr>
          <w:rFonts w:ascii="Helvetica" w:hAnsi="Helvetica"/>
          <w:lang w:val="es-ES"/>
        </w:rPr>
        <w:t>clenched</w:t>
      </w:r>
      <w:proofErr w:type="spellEnd"/>
      <w:r w:rsidRPr="00623806">
        <w:rPr>
          <w:rFonts w:ascii="Helvetica" w:hAnsi="Helvetica"/>
          <w:lang w:val="es-ES"/>
        </w:rPr>
        <w:t xml:space="preserve"> so </w:t>
      </w:r>
      <w:proofErr w:type="spellStart"/>
      <w:r w:rsidRPr="00623806">
        <w:rPr>
          <w:rFonts w:ascii="Helvetica" w:hAnsi="Helvetica"/>
          <w:lang w:val="es-ES"/>
        </w:rPr>
        <w:t>tightly</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nails</w:t>
      </w:r>
      <w:proofErr w:type="spellEnd"/>
      <w:r w:rsidRPr="00623806">
        <w:rPr>
          <w:rFonts w:ascii="Helvetica" w:hAnsi="Helvetica"/>
          <w:lang w:val="es-ES"/>
        </w:rPr>
        <w:t xml:space="preserve"> bit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palms</w:t>
      </w:r>
      <w:proofErr w:type="spellEnd"/>
      <w:r w:rsidRPr="00623806">
        <w:rPr>
          <w:rFonts w:ascii="Helvetica" w:hAnsi="Helvetica"/>
          <w:lang w:val="es-ES"/>
        </w:rPr>
        <w:t>.</w:t>
      </w:r>
    </w:p>
    <w:p w14:paraId="7C801A0B" w14:textId="390D33D3" w:rsidR="00B8351D" w:rsidRPr="00623806" w:rsidRDefault="00B8351D" w:rsidP="00B8351D">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get</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w:t>
      </w:r>
    </w:p>
    <w:p w14:paraId="5256165D" w14:textId="7716998A" w:rsidR="00B8351D" w:rsidRPr="00623806" w:rsidRDefault="00B8351D" w:rsidP="00B8351D">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find</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w:t>
      </w:r>
    </w:p>
    <w:p w14:paraId="0E3FD7A2" w14:textId="62F89FC8" w:rsidR="00B8351D" w:rsidRPr="00623806" w:rsidRDefault="00B8351D" w:rsidP="00B8351D">
      <w:pPr>
        <w:pStyle w:val="Scene"/>
        <w:spacing w:line="276" w:lineRule="auto"/>
        <w:jc w:val="both"/>
        <w:rPr>
          <w:rFonts w:ascii="Helvetica" w:hAnsi="Helvetica"/>
          <w:lang w:val="es-ES"/>
        </w:rPr>
      </w:pPr>
      <w:proofErr w:type="spellStart"/>
      <w:r w:rsidRPr="00623806">
        <w:rPr>
          <w:rFonts w:ascii="Helvetica" w:hAnsi="Helvetica"/>
          <w:lang w:val="es-ES"/>
        </w:rPr>
        <w:t>Before</w:t>
      </w:r>
      <w:proofErr w:type="spellEnd"/>
      <w:r w:rsidRPr="00623806">
        <w:rPr>
          <w:rFonts w:ascii="Helvetica" w:hAnsi="Helvetica"/>
          <w:lang w:val="es-ES"/>
        </w:rPr>
        <w:t xml:space="preserve">, </w:t>
      </w:r>
      <w:proofErr w:type="spellStart"/>
      <w:r w:rsidRPr="00623806">
        <w:rPr>
          <w:rFonts w:ascii="Helvetica" w:hAnsi="Helvetica"/>
          <w:lang w:val="es-ES"/>
        </w:rPr>
        <w:t>whatever</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inside</w:t>
      </w:r>
      <w:proofErr w:type="spellEnd"/>
      <w:r w:rsidRPr="00623806">
        <w:rPr>
          <w:rFonts w:ascii="Helvetica" w:hAnsi="Helvetica"/>
          <w:lang w:val="es-ES"/>
        </w:rPr>
        <w:t xml:space="preserve"> me—</w:t>
      </w:r>
    </w:p>
    <w:p w14:paraId="3011A298" w14:textId="5E0AE4CE" w:rsidR="00B8351D" w:rsidRPr="00623806" w:rsidRDefault="00B8351D" w:rsidP="00B8351D">
      <w:pPr>
        <w:pStyle w:val="Scene"/>
        <w:spacing w:line="276" w:lineRule="auto"/>
        <w:jc w:val="both"/>
        <w:rPr>
          <w:rFonts w:ascii="Helvetica" w:hAnsi="Helvetica"/>
          <w:lang w:val="es-ES"/>
        </w:rPr>
      </w:pPr>
      <w:proofErr w:type="spellStart"/>
      <w:r w:rsidRPr="00623806">
        <w:rPr>
          <w:rFonts w:ascii="Helvetica" w:hAnsi="Helvetica"/>
          <w:lang w:val="es-ES"/>
        </w:rPr>
        <w:t>Whatever</w:t>
      </w:r>
      <w:proofErr w:type="spellEnd"/>
      <w:r w:rsidRPr="00623806">
        <w:rPr>
          <w:rFonts w:ascii="Helvetica" w:hAnsi="Helvetica"/>
          <w:lang w:val="es-ES"/>
        </w:rPr>
        <w:t xml:space="preserve"> </w:t>
      </w:r>
      <w:proofErr w:type="spellStart"/>
      <w:r w:rsidRPr="00623806">
        <w:rPr>
          <w:rFonts w:ascii="Helvetica" w:hAnsi="Helvetica"/>
          <w:lang w:val="es-ES"/>
        </w:rPr>
        <w:t>they</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woken</w:t>
      </w:r>
      <w:proofErr w:type="spellEnd"/>
      <w:r w:rsidRPr="00623806">
        <w:rPr>
          <w:rFonts w:ascii="Helvetica" w:hAnsi="Helvetica"/>
          <w:lang w:val="es-ES"/>
        </w:rPr>
        <w:t xml:space="preserve"> up </w:t>
      </w:r>
      <w:proofErr w:type="spellStart"/>
      <w:r w:rsidRPr="00623806">
        <w:rPr>
          <w:rFonts w:ascii="Helvetica" w:hAnsi="Helvetica"/>
          <w:lang w:val="es-ES"/>
        </w:rPr>
        <w:t>to</w:t>
      </w:r>
      <w:proofErr w:type="spellEnd"/>
      <w:r w:rsidRPr="00623806">
        <w:rPr>
          <w:rFonts w:ascii="Helvetica" w:hAnsi="Helvetica"/>
          <w:lang w:val="es-ES"/>
        </w:rPr>
        <w:t>—</w:t>
      </w:r>
    </w:p>
    <w:p w14:paraId="25A9B079" w14:textId="2F976841" w:rsidR="00721441" w:rsidRPr="00623806" w:rsidRDefault="00B8351D" w:rsidP="00B8351D">
      <w:pPr>
        <w:pStyle w:val="Scene"/>
        <w:spacing w:line="276" w:lineRule="auto"/>
        <w:jc w:val="both"/>
        <w:rPr>
          <w:rFonts w:ascii="Helvetica" w:hAnsi="Helvetica"/>
          <w:lang w:val="es-ES"/>
        </w:rPr>
      </w:pPr>
      <w:proofErr w:type="spellStart"/>
      <w:r w:rsidRPr="00623806">
        <w:rPr>
          <w:rFonts w:ascii="Helvetica" w:hAnsi="Helvetica"/>
          <w:lang w:val="es-ES"/>
        </w:rPr>
        <w:t>Tore</w:t>
      </w:r>
      <w:proofErr w:type="spellEnd"/>
      <w:r w:rsidRPr="00623806">
        <w:rPr>
          <w:rFonts w:ascii="Helvetica" w:hAnsi="Helvetica"/>
          <w:lang w:val="es-ES"/>
        </w:rPr>
        <w:t xml:space="preserve"> </w:t>
      </w:r>
      <w:proofErr w:type="spellStart"/>
      <w:r w:rsidRPr="00623806">
        <w:rPr>
          <w:rFonts w:ascii="Helvetica" w:hAnsi="Helvetica"/>
          <w:lang w:val="es-ES"/>
        </w:rPr>
        <w:t>everything</w:t>
      </w:r>
      <w:proofErr w:type="spellEnd"/>
      <w:r w:rsidRPr="00623806">
        <w:rPr>
          <w:rFonts w:ascii="Helvetica" w:hAnsi="Helvetica"/>
          <w:lang w:val="es-ES"/>
        </w:rPr>
        <w:t xml:space="preserve"> </w:t>
      </w:r>
      <w:proofErr w:type="spellStart"/>
      <w:r w:rsidRPr="00623806">
        <w:rPr>
          <w:rFonts w:ascii="Helvetica" w:hAnsi="Helvetica"/>
          <w:lang w:val="es-ES"/>
        </w:rPr>
        <w:t>apart</w:t>
      </w:r>
      <w:proofErr w:type="spellEnd"/>
      <w:r w:rsidRPr="00623806">
        <w:rPr>
          <w:rFonts w:ascii="Helvetica" w:hAnsi="Helvetica"/>
          <w:lang w:val="es-ES"/>
        </w:rPr>
        <w:t>.</w:t>
      </w:r>
    </w:p>
    <w:p w14:paraId="24514D30" w14:textId="77777777" w:rsidR="00B8351D" w:rsidRPr="00623806" w:rsidRDefault="00B8351D" w:rsidP="00B8351D">
      <w:pPr>
        <w:pStyle w:val="Scene"/>
        <w:spacing w:line="276" w:lineRule="auto"/>
        <w:jc w:val="both"/>
        <w:rPr>
          <w:rFonts w:ascii="Helvetica" w:hAnsi="Helvetica"/>
          <w:lang w:val="es-ES"/>
        </w:rPr>
      </w:pPr>
    </w:p>
    <w:p w14:paraId="79E3DE61" w14:textId="77777777" w:rsidR="00721441" w:rsidRPr="00623806" w:rsidRDefault="00721441" w:rsidP="00721441">
      <w:pPr>
        <w:pStyle w:val="SceneBreak"/>
        <w:spacing w:line="276" w:lineRule="auto"/>
        <w:rPr>
          <w:rFonts w:ascii="Helvetica" w:hAnsi="Helvetica"/>
          <w:lang w:val="es-ES"/>
        </w:rPr>
      </w:pPr>
      <w:r w:rsidRPr="00623806">
        <w:rPr>
          <w:rFonts w:ascii="Helvetica" w:hAnsi="Helvetica"/>
          <w:lang w:val="es-ES"/>
        </w:rPr>
        <w:t>****</w:t>
      </w:r>
    </w:p>
    <w:p w14:paraId="4980D484" w14:textId="77777777" w:rsidR="00F062F2" w:rsidRPr="00623806" w:rsidRDefault="00F062F2" w:rsidP="0055038B">
      <w:pPr>
        <w:pStyle w:val="Scene"/>
        <w:ind w:firstLine="0"/>
        <w:rPr>
          <w:lang w:val="es-ES"/>
        </w:rPr>
      </w:pPr>
    </w:p>
    <w:p w14:paraId="1CD641B2" w14:textId="77777777" w:rsidR="00721441" w:rsidRPr="00623806" w:rsidRDefault="00721441" w:rsidP="00721441">
      <w:pPr>
        <w:pStyle w:val="NovelQuoteAlternate"/>
        <w:spacing w:line="276" w:lineRule="auto"/>
        <w:rPr>
          <w:rFonts w:ascii="Helvetica" w:hAnsi="Helvetica"/>
          <w:b/>
          <w:bCs/>
          <w:lang w:val="es-ES"/>
        </w:rPr>
      </w:pPr>
      <w:r w:rsidRPr="00623806">
        <w:rPr>
          <w:rFonts w:ascii="Helvetica" w:hAnsi="Helvetica"/>
          <w:b/>
          <w:bCs/>
          <w:lang w:val="es-ES"/>
        </w:rPr>
        <w:t>Liliam</w:t>
      </w:r>
    </w:p>
    <w:p w14:paraId="62A30229" w14:textId="77777777" w:rsidR="00721441" w:rsidRPr="00623806" w:rsidRDefault="00721441" w:rsidP="00721441">
      <w:pPr>
        <w:pStyle w:val="Scene"/>
        <w:rPr>
          <w:lang w:val="es-ES"/>
        </w:rPr>
      </w:pPr>
    </w:p>
    <w:p w14:paraId="735F9066" w14:textId="33FF1DBF"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sound</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keys</w:t>
      </w:r>
      <w:proofErr w:type="spellEnd"/>
      <w:r w:rsidRPr="00623806">
        <w:rPr>
          <w:rFonts w:ascii="Helvetica" w:hAnsi="Helvetica"/>
          <w:lang w:val="es-ES"/>
        </w:rPr>
        <w:t xml:space="preserve"> </w:t>
      </w:r>
      <w:proofErr w:type="spellStart"/>
      <w:r w:rsidRPr="00623806">
        <w:rPr>
          <w:rFonts w:ascii="Helvetica" w:hAnsi="Helvetica"/>
          <w:lang w:val="es-ES"/>
        </w:rPr>
        <w:t>jingling</w:t>
      </w:r>
      <w:proofErr w:type="spellEnd"/>
      <w:r w:rsidRPr="00623806">
        <w:rPr>
          <w:rFonts w:ascii="Helvetica" w:hAnsi="Helvetica"/>
          <w:lang w:val="es-ES"/>
        </w:rPr>
        <w:t xml:space="preserve"> 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lock</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first</w:t>
      </w:r>
      <w:proofErr w:type="spellEnd"/>
      <w:r w:rsidRPr="00623806">
        <w:rPr>
          <w:rFonts w:ascii="Helvetica" w:hAnsi="Helvetica"/>
          <w:lang w:val="es-ES"/>
        </w:rPr>
        <w:t xml:space="preserve"> </w:t>
      </w:r>
      <w:proofErr w:type="spellStart"/>
      <w:proofErr w:type="gramStart"/>
      <w:r w:rsidRPr="00623806">
        <w:rPr>
          <w:rFonts w:ascii="Helvetica" w:hAnsi="Helvetica"/>
          <w:lang w:val="es-ES"/>
        </w:rPr>
        <w:t>warning</w:t>
      </w:r>
      <w:proofErr w:type="spellEnd"/>
      <w:proofErr w:type="gramEnd"/>
      <w:r w:rsidRPr="00623806">
        <w:rPr>
          <w:rFonts w:ascii="Helvetica" w:hAnsi="Helvetica"/>
          <w:lang w:val="es-ES"/>
        </w:rPr>
        <w:t>.</w:t>
      </w:r>
    </w:p>
    <w:p w14:paraId="362FFCE7" w14:textId="5D76DCBD"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Shadow, </w:t>
      </w:r>
      <w:proofErr w:type="spellStart"/>
      <w:r w:rsidRPr="00623806">
        <w:rPr>
          <w:rFonts w:ascii="Helvetica" w:hAnsi="Helvetica"/>
          <w:lang w:val="es-ES"/>
        </w:rPr>
        <w:t>curled</w:t>
      </w:r>
      <w:proofErr w:type="spellEnd"/>
      <w:r w:rsidRPr="00623806">
        <w:rPr>
          <w:rFonts w:ascii="Helvetica" w:hAnsi="Helvetica"/>
          <w:lang w:val="es-ES"/>
        </w:rPr>
        <w:t xml:space="preserve"> up </w:t>
      </w:r>
      <w:proofErr w:type="spellStart"/>
      <w:r w:rsidRPr="00623806">
        <w:rPr>
          <w:rFonts w:ascii="Helvetica" w:hAnsi="Helvetica"/>
          <w:lang w:val="es-ES"/>
        </w:rPr>
        <w:t>by</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window</w:t>
      </w:r>
      <w:proofErr w:type="spellEnd"/>
      <w:r w:rsidRPr="00623806">
        <w:rPr>
          <w:rFonts w:ascii="Helvetica" w:hAnsi="Helvetica"/>
          <w:lang w:val="es-ES"/>
        </w:rPr>
        <w:t xml:space="preserve">, </w:t>
      </w:r>
      <w:proofErr w:type="spellStart"/>
      <w:r w:rsidRPr="00623806">
        <w:rPr>
          <w:rFonts w:ascii="Helvetica" w:hAnsi="Helvetica"/>
          <w:lang w:val="es-ES"/>
        </w:rPr>
        <w:t>lifted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head.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ears</w:t>
      </w:r>
      <w:proofErr w:type="spellEnd"/>
      <w:r w:rsidRPr="00623806">
        <w:rPr>
          <w:rFonts w:ascii="Helvetica" w:hAnsi="Helvetica"/>
          <w:lang w:val="es-ES"/>
        </w:rPr>
        <w:t xml:space="preserve"> </w:t>
      </w:r>
      <w:proofErr w:type="spellStart"/>
      <w:r w:rsidRPr="00623806">
        <w:rPr>
          <w:rFonts w:ascii="Helvetica" w:hAnsi="Helvetica"/>
          <w:lang w:val="es-ES"/>
        </w:rPr>
        <w:t>perked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stiffened</w:t>
      </w:r>
      <w:proofErr w:type="spellEnd"/>
      <w:r w:rsidRPr="00623806">
        <w:rPr>
          <w:rFonts w:ascii="Helvetica" w:hAnsi="Helvetica"/>
          <w:lang w:val="es-ES"/>
        </w:rPr>
        <w:t>.</w:t>
      </w:r>
    </w:p>
    <w:p w14:paraId="02EDA51C" w14:textId="486ECB37"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Then</w:t>
      </w:r>
      <w:proofErr w:type="spellEnd"/>
      <w:r w:rsidRPr="00623806">
        <w:rPr>
          <w:rFonts w:ascii="Helvetica" w:hAnsi="Helvetica"/>
          <w:lang w:val="es-ES"/>
        </w:rPr>
        <w:t xml:space="preserve"> </w:t>
      </w:r>
      <w:proofErr w:type="spellStart"/>
      <w:r w:rsidRPr="00623806">
        <w:rPr>
          <w:rFonts w:ascii="Helvetica" w:hAnsi="Helvetica"/>
          <w:lang w:val="es-ES"/>
        </w:rPr>
        <w:t>came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proofErr w:type="gramStart"/>
      <w:r w:rsidRPr="00623806">
        <w:rPr>
          <w:rFonts w:ascii="Helvetica" w:hAnsi="Helvetica"/>
          <w:lang w:val="es-ES"/>
        </w:rPr>
        <w:t>click</w:t>
      </w:r>
      <w:proofErr w:type="spellEnd"/>
      <w:proofErr w:type="gram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front</w:t>
      </w:r>
      <w:proofErr w:type="spellEnd"/>
      <w:r w:rsidRPr="00623806">
        <w:rPr>
          <w:rFonts w:ascii="Helvetica" w:hAnsi="Helvetica"/>
          <w:lang w:val="es-ES"/>
        </w:rPr>
        <w:t xml:space="preserve"> </w:t>
      </w:r>
      <w:proofErr w:type="spellStart"/>
      <w:r w:rsidRPr="00623806">
        <w:rPr>
          <w:rFonts w:ascii="Helvetica" w:hAnsi="Helvetica"/>
          <w:lang w:val="es-ES"/>
        </w:rPr>
        <w:t>door</w:t>
      </w:r>
      <w:proofErr w:type="spellEnd"/>
      <w:r w:rsidRPr="00623806">
        <w:rPr>
          <w:rFonts w:ascii="Helvetica" w:hAnsi="Helvetica"/>
          <w:lang w:val="es-ES"/>
        </w:rPr>
        <w:t xml:space="preserve"> </w:t>
      </w:r>
      <w:proofErr w:type="spellStart"/>
      <w:r w:rsidRPr="00623806">
        <w:rPr>
          <w:rFonts w:ascii="Helvetica" w:hAnsi="Helvetica"/>
          <w:lang w:val="es-ES"/>
        </w:rPr>
        <w:t>unlocking</w:t>
      </w:r>
      <w:proofErr w:type="spellEnd"/>
      <w:r w:rsidRPr="00623806">
        <w:rPr>
          <w:rFonts w:ascii="Helvetica" w:hAnsi="Helvetica"/>
          <w:lang w:val="es-ES"/>
        </w:rPr>
        <w:t>.</w:t>
      </w:r>
    </w:p>
    <w:p w14:paraId="4E2CBEC7" w14:textId="1448D061"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Shadow </w:t>
      </w:r>
      <w:proofErr w:type="spellStart"/>
      <w:r w:rsidRPr="00623806">
        <w:rPr>
          <w:rFonts w:ascii="Helvetica" w:hAnsi="Helvetica"/>
          <w:lang w:val="es-ES"/>
        </w:rPr>
        <w:t>growled</w:t>
      </w:r>
      <w:proofErr w:type="spellEnd"/>
      <w:r w:rsidRPr="00623806">
        <w:rPr>
          <w:rFonts w:ascii="Helvetica" w:hAnsi="Helvetica"/>
          <w:lang w:val="es-ES"/>
        </w:rPr>
        <w:t xml:space="preserve"> </w:t>
      </w:r>
      <w:proofErr w:type="spellStart"/>
      <w:r w:rsidRPr="00623806">
        <w:rPr>
          <w:rFonts w:ascii="Helvetica" w:hAnsi="Helvetica"/>
          <w:lang w:val="es-ES"/>
        </w:rPr>
        <w:t>low</w:t>
      </w:r>
      <w:proofErr w:type="spellEnd"/>
      <w:r w:rsidRPr="00623806">
        <w:rPr>
          <w:rFonts w:ascii="Helvetica" w:hAnsi="Helvetica"/>
          <w:lang w:val="es-ES"/>
        </w:rPr>
        <w:t xml:space="preserve">, a </w:t>
      </w:r>
      <w:proofErr w:type="spellStart"/>
      <w:r w:rsidRPr="00623806">
        <w:rPr>
          <w:rFonts w:ascii="Helvetica" w:hAnsi="Helvetica"/>
          <w:lang w:val="es-ES"/>
        </w:rPr>
        <w:t>deep</w:t>
      </w:r>
      <w:proofErr w:type="spellEnd"/>
      <w:r w:rsidRPr="00623806">
        <w:rPr>
          <w:rFonts w:ascii="Helvetica" w:hAnsi="Helvetica"/>
          <w:lang w:val="es-ES"/>
        </w:rPr>
        <w:t xml:space="preserve"> </w:t>
      </w:r>
      <w:proofErr w:type="spellStart"/>
      <w:r w:rsidRPr="00623806">
        <w:rPr>
          <w:rFonts w:ascii="Helvetica" w:hAnsi="Helvetica"/>
          <w:lang w:val="es-ES"/>
        </w:rPr>
        <w:t>rumble</w:t>
      </w:r>
      <w:proofErr w:type="spellEnd"/>
      <w:r w:rsidRPr="00623806">
        <w:rPr>
          <w:rFonts w:ascii="Helvetica" w:hAnsi="Helvetica"/>
          <w:lang w:val="es-ES"/>
        </w:rPr>
        <w:t xml:space="preserve"> in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throat</w:t>
      </w:r>
      <w:proofErr w:type="spellEnd"/>
      <w:r w:rsidRPr="00623806">
        <w:rPr>
          <w:rFonts w:ascii="Helvetica" w:hAnsi="Helvetica"/>
          <w:lang w:val="es-ES"/>
        </w:rPr>
        <w:t>—</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loud</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primal.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tail</w:t>
      </w:r>
      <w:proofErr w:type="spellEnd"/>
      <w:r w:rsidRPr="00623806">
        <w:rPr>
          <w:rFonts w:ascii="Helvetica" w:hAnsi="Helvetica"/>
          <w:lang w:val="es-ES"/>
        </w:rPr>
        <w:t xml:space="preserv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wag</w:t>
      </w:r>
      <w:proofErr w:type="spellEnd"/>
      <w:r w:rsidRPr="00623806">
        <w:rPr>
          <w:rFonts w:ascii="Helvetica" w:hAnsi="Helvetica"/>
          <w:lang w:val="es-ES"/>
        </w:rPr>
        <w:t xml:space="preserve">. He </w:t>
      </w:r>
      <w:proofErr w:type="spellStart"/>
      <w:r w:rsidRPr="00623806">
        <w:rPr>
          <w:rFonts w:ascii="Helvetica" w:hAnsi="Helvetica"/>
          <w:lang w:val="es-ES"/>
        </w:rPr>
        <w:t>stood</w:t>
      </w:r>
      <w:proofErr w:type="spellEnd"/>
      <w:r w:rsidRPr="00623806">
        <w:rPr>
          <w:rFonts w:ascii="Helvetica" w:hAnsi="Helvetica"/>
          <w:lang w:val="es-ES"/>
        </w:rPr>
        <w:t xml:space="preserve">, </w:t>
      </w:r>
      <w:proofErr w:type="spellStart"/>
      <w:r w:rsidRPr="00623806">
        <w:rPr>
          <w:rFonts w:ascii="Helvetica" w:hAnsi="Helvetica"/>
          <w:lang w:val="es-ES"/>
        </w:rPr>
        <w:t>placing</w:t>
      </w:r>
      <w:proofErr w:type="spellEnd"/>
      <w:r w:rsidRPr="00623806">
        <w:rPr>
          <w:rFonts w:ascii="Helvetica" w:hAnsi="Helvetica"/>
          <w:lang w:val="es-ES"/>
        </w:rPr>
        <w:t xml:space="preserve"> </w:t>
      </w:r>
      <w:proofErr w:type="spellStart"/>
      <w:r w:rsidRPr="00623806">
        <w:rPr>
          <w:rFonts w:ascii="Helvetica" w:hAnsi="Helvetica"/>
          <w:lang w:val="es-ES"/>
        </w:rPr>
        <w:t>himself</w:t>
      </w:r>
      <w:proofErr w:type="spellEnd"/>
      <w:r w:rsidRPr="00623806">
        <w:rPr>
          <w:rFonts w:ascii="Helvetica" w:hAnsi="Helvetica"/>
          <w:lang w:val="es-ES"/>
        </w:rPr>
        <w:t xml:space="preserve"> </w:t>
      </w:r>
      <w:proofErr w:type="spellStart"/>
      <w:r w:rsidRPr="00623806">
        <w:rPr>
          <w:rFonts w:ascii="Helvetica" w:hAnsi="Helvetica"/>
          <w:lang w:val="es-ES"/>
        </w:rPr>
        <w:t>between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door</w:t>
      </w:r>
      <w:proofErr w:type="spellEnd"/>
      <w:r w:rsidRPr="00623806">
        <w:rPr>
          <w:rFonts w:ascii="Helvetica" w:hAnsi="Helvetica"/>
          <w:lang w:val="es-ES"/>
        </w:rPr>
        <w:t xml:space="preserve"> and </w:t>
      </w:r>
      <w:proofErr w:type="spellStart"/>
      <w:r w:rsidRPr="00623806">
        <w:rPr>
          <w:rFonts w:ascii="Helvetica" w:hAnsi="Helvetica"/>
          <w:lang w:val="es-ES"/>
        </w:rPr>
        <w:t>where</w:t>
      </w:r>
      <w:proofErr w:type="spellEnd"/>
      <w:r w:rsidRPr="00623806">
        <w:rPr>
          <w:rFonts w:ascii="Helvetica" w:hAnsi="Helvetica"/>
          <w:lang w:val="es-ES"/>
        </w:rPr>
        <w:t xml:space="preserve"> I </w:t>
      </w:r>
      <w:proofErr w:type="spellStart"/>
      <w:r w:rsidRPr="00623806">
        <w:rPr>
          <w:rFonts w:ascii="Helvetica" w:hAnsi="Helvetica"/>
          <w:lang w:val="es-ES"/>
        </w:rPr>
        <w:t>sat</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couch</w:t>
      </w:r>
      <w:proofErr w:type="spellEnd"/>
      <w:r w:rsidRPr="00623806">
        <w:rPr>
          <w:rFonts w:ascii="Helvetica" w:hAnsi="Helvetica"/>
          <w:lang w:val="es-ES"/>
        </w:rPr>
        <w:t xml:space="preserve">, laptop open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unread</w:t>
      </w:r>
      <w:proofErr w:type="spellEnd"/>
      <w:r w:rsidRPr="00623806">
        <w:rPr>
          <w:rFonts w:ascii="Helvetica" w:hAnsi="Helvetica"/>
          <w:lang w:val="es-ES"/>
        </w:rPr>
        <w:t>.</w:t>
      </w:r>
    </w:p>
    <w:p w14:paraId="7C3C401B" w14:textId="1D34F933"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stood</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suddenly</w:t>
      </w:r>
      <w:proofErr w:type="spellEnd"/>
      <w:r w:rsidRPr="00623806">
        <w:rPr>
          <w:rFonts w:ascii="Helvetica" w:hAnsi="Helvetica"/>
          <w:lang w:val="es-ES"/>
        </w:rPr>
        <w:t xml:space="preserve"> tense.</w:t>
      </w:r>
    </w:p>
    <w:p w14:paraId="3B648591" w14:textId="59188862"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door</w:t>
      </w:r>
      <w:proofErr w:type="spellEnd"/>
      <w:r w:rsidRPr="00623806">
        <w:rPr>
          <w:rFonts w:ascii="Helvetica" w:hAnsi="Helvetica"/>
          <w:lang w:val="es-ES"/>
        </w:rPr>
        <w:t xml:space="preserve"> </w:t>
      </w:r>
      <w:proofErr w:type="spellStart"/>
      <w:r w:rsidRPr="00623806">
        <w:rPr>
          <w:rFonts w:ascii="Helvetica" w:hAnsi="Helvetica"/>
          <w:lang w:val="es-ES"/>
        </w:rPr>
        <w:t>opened</w:t>
      </w:r>
      <w:proofErr w:type="spellEnd"/>
      <w:r w:rsidRPr="00623806">
        <w:rPr>
          <w:rFonts w:ascii="Helvetica" w:hAnsi="Helvetica"/>
          <w:lang w:val="es-ES"/>
        </w:rPr>
        <w:t xml:space="preserve"> </w:t>
      </w:r>
      <w:proofErr w:type="spellStart"/>
      <w:r w:rsidRPr="00623806">
        <w:rPr>
          <w:rFonts w:ascii="Helvetica" w:hAnsi="Helvetica"/>
          <w:lang w:val="es-ES"/>
        </w:rPr>
        <w:t>slowly</w:t>
      </w:r>
      <w:proofErr w:type="spellEnd"/>
      <w:r w:rsidRPr="00623806">
        <w:rPr>
          <w:rFonts w:ascii="Helvetica" w:hAnsi="Helvetica"/>
          <w:lang w:val="es-ES"/>
        </w:rPr>
        <w:t>.</w:t>
      </w:r>
    </w:p>
    <w:p w14:paraId="29EB7FF7" w14:textId="20578867"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there</w:t>
      </w:r>
      <w:proofErr w:type="spellEnd"/>
      <w:r w:rsidRPr="00623806">
        <w:rPr>
          <w:rFonts w:ascii="Helvetica" w:hAnsi="Helvetica"/>
          <w:lang w:val="es-ES"/>
        </w:rPr>
        <w:t xml:space="preserve"> he </w:t>
      </w:r>
      <w:proofErr w:type="spellStart"/>
      <w:r w:rsidRPr="00623806">
        <w:rPr>
          <w:rFonts w:ascii="Helvetica" w:hAnsi="Helvetica"/>
          <w:lang w:val="es-ES"/>
        </w:rPr>
        <w:t>was</w:t>
      </w:r>
      <w:proofErr w:type="spellEnd"/>
      <w:r w:rsidRPr="00623806">
        <w:rPr>
          <w:rFonts w:ascii="Helvetica" w:hAnsi="Helvetica"/>
          <w:lang w:val="es-ES"/>
        </w:rPr>
        <w:t>.</w:t>
      </w:r>
    </w:p>
    <w:p w14:paraId="691125B8" w14:textId="30B81056"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Owen.</w:t>
      </w:r>
    </w:p>
    <w:p w14:paraId="3F2040A5" w14:textId="006B357F"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Looking</w:t>
      </w:r>
      <w:proofErr w:type="spellEnd"/>
      <w:r w:rsidRPr="00623806">
        <w:rPr>
          <w:rFonts w:ascii="Helvetica" w:hAnsi="Helvetica"/>
          <w:lang w:val="es-ES"/>
        </w:rPr>
        <w:t xml:space="preserve">… normal. He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wearing</w:t>
      </w:r>
      <w:proofErr w:type="spellEnd"/>
      <w:r w:rsidRPr="00623806">
        <w:rPr>
          <w:rFonts w:ascii="Helvetica" w:hAnsi="Helvetica"/>
          <w:lang w:val="es-ES"/>
        </w:rPr>
        <w:t xml:space="preserve"> a </w:t>
      </w:r>
      <w:proofErr w:type="spellStart"/>
      <w:r w:rsidRPr="00623806">
        <w:rPr>
          <w:rFonts w:ascii="Helvetica" w:hAnsi="Helvetica"/>
          <w:lang w:val="es-ES"/>
        </w:rPr>
        <w:t>tailored</w:t>
      </w:r>
      <w:proofErr w:type="spellEnd"/>
      <w:r w:rsidRPr="00623806">
        <w:rPr>
          <w:rFonts w:ascii="Helvetica" w:hAnsi="Helvetica"/>
          <w:lang w:val="es-ES"/>
        </w:rPr>
        <w:t xml:space="preserve"> </w:t>
      </w:r>
      <w:proofErr w:type="spellStart"/>
      <w:r w:rsidRPr="00623806">
        <w:rPr>
          <w:rFonts w:ascii="Helvetica" w:hAnsi="Helvetica"/>
          <w:lang w:val="es-ES"/>
        </w:rPr>
        <w:t>coat</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dress</w:t>
      </w:r>
      <w:proofErr w:type="spellEnd"/>
      <w:r w:rsidRPr="00623806">
        <w:rPr>
          <w:rFonts w:ascii="Helvetica" w:hAnsi="Helvetica"/>
          <w:lang w:val="es-ES"/>
        </w:rPr>
        <w:t xml:space="preserve"> </w:t>
      </w:r>
      <w:proofErr w:type="spellStart"/>
      <w:r w:rsidRPr="00623806">
        <w:rPr>
          <w:rFonts w:ascii="Helvetica" w:hAnsi="Helvetica"/>
          <w:lang w:val="es-ES"/>
        </w:rPr>
        <w:t>shoes</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w:t>
      </w:r>
      <w:proofErr w:type="spellStart"/>
      <w:r w:rsidRPr="00623806">
        <w:rPr>
          <w:rFonts w:ascii="Helvetica" w:hAnsi="Helvetica"/>
          <w:lang w:val="es-ES"/>
        </w:rPr>
        <w:t>polished</w:t>
      </w:r>
      <w:proofErr w:type="spellEnd"/>
      <w:r w:rsidRPr="00623806">
        <w:rPr>
          <w:rFonts w:ascii="Helvetica" w:hAnsi="Helvetica"/>
          <w:lang w:val="es-ES"/>
        </w:rPr>
        <w:t xml:space="preserve">, and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hair</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perfectly</w:t>
      </w:r>
      <w:proofErr w:type="spellEnd"/>
      <w:r w:rsidRPr="00623806">
        <w:rPr>
          <w:rFonts w:ascii="Helvetica" w:hAnsi="Helvetica"/>
          <w:lang w:val="es-ES"/>
        </w:rPr>
        <w:t xml:space="preserve"> </w:t>
      </w:r>
      <w:proofErr w:type="spellStart"/>
      <w:r w:rsidRPr="00623806">
        <w:rPr>
          <w:rFonts w:ascii="Helvetica" w:hAnsi="Helvetica"/>
          <w:lang w:val="es-ES"/>
        </w:rPr>
        <w:t>styled</w:t>
      </w:r>
      <w:proofErr w:type="spellEnd"/>
      <w:r w:rsidRPr="00623806">
        <w:rPr>
          <w:rFonts w:ascii="Helvetica" w:hAnsi="Helvetica"/>
          <w:lang w:val="es-ES"/>
        </w:rPr>
        <w:t>.</w:t>
      </w:r>
    </w:p>
    <w:p w14:paraId="2BF048EC" w14:textId="2BEFFC8A"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smile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wrong</w:t>
      </w:r>
      <w:proofErr w:type="spellEnd"/>
      <w:r w:rsidRPr="00623806">
        <w:rPr>
          <w:rFonts w:ascii="Helvetica" w:hAnsi="Helvetica"/>
          <w:lang w:val="es-ES"/>
        </w:rPr>
        <w:t>.</w:t>
      </w:r>
    </w:p>
    <w:p w14:paraId="40A9FBB0" w14:textId="00E586A6"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lastRenderedPageBreak/>
        <w:t>Like</w:t>
      </w:r>
      <w:proofErr w:type="spellEnd"/>
      <w:r w:rsidRPr="00623806">
        <w:rPr>
          <w:rFonts w:ascii="Helvetica" w:hAnsi="Helvetica"/>
          <w:lang w:val="es-ES"/>
        </w:rPr>
        <w:t xml:space="preserve"> </w:t>
      </w:r>
      <w:proofErr w:type="spellStart"/>
      <w:r w:rsidRPr="00623806">
        <w:rPr>
          <w:rFonts w:ascii="Helvetica" w:hAnsi="Helvetica"/>
          <w:lang w:val="es-ES"/>
        </w:rPr>
        <w:t>he’d</w:t>
      </w:r>
      <w:proofErr w:type="spellEnd"/>
      <w:r w:rsidRPr="00623806">
        <w:rPr>
          <w:rFonts w:ascii="Helvetica" w:hAnsi="Helvetica"/>
          <w:lang w:val="es-ES"/>
        </w:rPr>
        <w:t xml:space="preserve"> </w:t>
      </w:r>
      <w:proofErr w:type="spellStart"/>
      <w:r w:rsidRPr="00623806">
        <w:rPr>
          <w:rFonts w:ascii="Helvetica" w:hAnsi="Helvetica"/>
          <w:lang w:val="es-ES"/>
        </w:rPr>
        <w:t>practiced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mirror</w:t>
      </w:r>
      <w:proofErr w:type="spellEnd"/>
      <w:r w:rsidRPr="00623806">
        <w:rPr>
          <w:rFonts w:ascii="Helvetica" w:hAnsi="Helvetica"/>
          <w:lang w:val="es-ES"/>
        </w:rPr>
        <w:t xml:space="preserve"> </w:t>
      </w:r>
      <w:proofErr w:type="spellStart"/>
      <w:r w:rsidRPr="00623806">
        <w:rPr>
          <w:rFonts w:ascii="Helvetica" w:hAnsi="Helvetica"/>
          <w:lang w:val="es-ES"/>
        </w:rPr>
        <w:t>before</w:t>
      </w:r>
      <w:proofErr w:type="spellEnd"/>
      <w:r w:rsidRPr="00623806">
        <w:rPr>
          <w:rFonts w:ascii="Helvetica" w:hAnsi="Helvetica"/>
          <w:lang w:val="es-ES"/>
        </w:rPr>
        <w:t xml:space="preserve"> </w:t>
      </w:r>
      <w:proofErr w:type="spellStart"/>
      <w:r w:rsidRPr="00623806">
        <w:rPr>
          <w:rFonts w:ascii="Helvetica" w:hAnsi="Helvetica"/>
          <w:lang w:val="es-ES"/>
        </w:rPr>
        <w:t>walking</w:t>
      </w:r>
      <w:proofErr w:type="spellEnd"/>
      <w:r w:rsidRPr="00623806">
        <w:rPr>
          <w:rFonts w:ascii="Helvetica" w:hAnsi="Helvetica"/>
          <w:lang w:val="es-ES"/>
        </w:rPr>
        <w:t xml:space="preserve"> in.</w:t>
      </w:r>
    </w:p>
    <w:p w14:paraId="51B9E214" w14:textId="229673CF"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Hey</w:t>
      </w:r>
      <w:proofErr w:type="spellEnd"/>
      <w:r w:rsidRPr="00623806">
        <w:rPr>
          <w:rFonts w:ascii="Helvetica" w:hAnsi="Helvetica"/>
          <w:lang w:val="es-ES"/>
        </w:rPr>
        <w:t xml:space="preserve">, </w:t>
      </w:r>
      <w:proofErr w:type="spellStart"/>
      <w:r w:rsidRPr="00623806">
        <w:rPr>
          <w:rFonts w:ascii="Helvetica" w:hAnsi="Helvetica"/>
          <w:lang w:val="es-ES"/>
        </w:rPr>
        <w:t>Lil</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soft</w:t>
      </w:r>
      <w:proofErr w:type="spellEnd"/>
      <w:r w:rsidRPr="00623806">
        <w:rPr>
          <w:rFonts w:ascii="Helvetica" w:hAnsi="Helvetica"/>
          <w:lang w:val="es-ES"/>
        </w:rPr>
        <w:t xml:space="preserve">, </w:t>
      </w:r>
      <w:proofErr w:type="spellStart"/>
      <w:r w:rsidRPr="00623806">
        <w:rPr>
          <w:rFonts w:ascii="Helvetica" w:hAnsi="Helvetica"/>
          <w:lang w:val="es-ES"/>
        </w:rPr>
        <w:t>warm</w:t>
      </w:r>
      <w:proofErr w:type="spellEnd"/>
      <w:r w:rsidRPr="00623806">
        <w:rPr>
          <w:rFonts w:ascii="Helvetica" w:hAnsi="Helvetica"/>
          <w:lang w:val="es-ES"/>
        </w:rPr>
        <w:t>—</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warm</w:t>
      </w:r>
      <w:proofErr w:type="spellEnd"/>
      <w:r w:rsidRPr="00623806">
        <w:rPr>
          <w:rFonts w:ascii="Helvetica" w:hAnsi="Helvetica"/>
          <w:lang w:val="es-ES"/>
        </w:rPr>
        <w:t>. “</w:t>
      </w:r>
      <w:proofErr w:type="spellStart"/>
      <w:r w:rsidRPr="00623806">
        <w:rPr>
          <w:rFonts w:ascii="Helvetica" w:hAnsi="Helvetica"/>
          <w:lang w:val="es-ES"/>
        </w:rPr>
        <w:t>Missed</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w:t>
      </w:r>
    </w:p>
    <w:p w14:paraId="50E32CD0" w14:textId="26C9B0F5"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blinked</w:t>
      </w:r>
      <w:proofErr w:type="spellEnd"/>
      <w:r w:rsidRPr="00623806">
        <w:rPr>
          <w:rFonts w:ascii="Helvetica" w:hAnsi="Helvetica"/>
          <w:lang w:val="es-ES"/>
        </w:rPr>
        <w:t>. “</w:t>
      </w:r>
      <w:proofErr w:type="spellStart"/>
      <w:r w:rsidRPr="00623806">
        <w:rPr>
          <w:rFonts w:ascii="Helvetica" w:hAnsi="Helvetica"/>
          <w:lang w:val="es-ES"/>
        </w:rPr>
        <w:t>Hey</w:t>
      </w:r>
      <w:proofErr w:type="spellEnd"/>
      <w:r w:rsidRPr="00623806">
        <w:rPr>
          <w:rFonts w:ascii="Helvetica" w:hAnsi="Helvetica"/>
          <w:lang w:val="es-ES"/>
        </w:rPr>
        <w:t xml:space="preserve">… </w:t>
      </w:r>
      <w:proofErr w:type="spellStart"/>
      <w:r w:rsidRPr="00623806">
        <w:rPr>
          <w:rFonts w:ascii="Helvetica" w:hAnsi="Helvetica"/>
          <w:lang w:val="es-ES"/>
        </w:rPr>
        <w:t>you’re</w:t>
      </w:r>
      <w:proofErr w:type="spellEnd"/>
      <w:r w:rsidRPr="00623806">
        <w:rPr>
          <w:rFonts w:ascii="Helvetica" w:hAnsi="Helvetica"/>
          <w:lang w:val="es-ES"/>
        </w:rPr>
        <w:t xml:space="preserve"> home </w:t>
      </w:r>
      <w:proofErr w:type="spellStart"/>
      <w:r w:rsidRPr="00623806">
        <w:rPr>
          <w:rFonts w:ascii="Helvetica" w:hAnsi="Helvetica"/>
          <w:lang w:val="es-ES"/>
        </w:rPr>
        <w:t>early</w:t>
      </w:r>
      <w:proofErr w:type="spellEnd"/>
      <w:r w:rsidRPr="00623806">
        <w:rPr>
          <w:rFonts w:ascii="Helvetica" w:hAnsi="Helvetica"/>
          <w:lang w:val="es-ES"/>
        </w:rPr>
        <w:t>.”</w:t>
      </w:r>
    </w:p>
    <w:p w14:paraId="1297683D" w14:textId="7BFCA819"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Yeah</w:t>
      </w:r>
      <w:proofErr w:type="spellEnd"/>
      <w:r w:rsidRPr="00623806">
        <w:rPr>
          <w:rFonts w:ascii="Helvetica" w:hAnsi="Helvetica"/>
          <w:lang w:val="es-ES"/>
        </w:rPr>
        <w:t xml:space="preserve">.” He </w:t>
      </w:r>
      <w:proofErr w:type="spellStart"/>
      <w:r w:rsidRPr="00623806">
        <w:rPr>
          <w:rFonts w:ascii="Helvetica" w:hAnsi="Helvetica"/>
          <w:lang w:val="es-ES"/>
        </w:rPr>
        <w:t>dropped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keys</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bowl</w:t>
      </w:r>
      <w:proofErr w:type="spellEnd"/>
      <w:r w:rsidRPr="00623806">
        <w:rPr>
          <w:rFonts w:ascii="Helvetica" w:hAnsi="Helvetica"/>
          <w:lang w:val="es-ES"/>
        </w:rPr>
        <w:t xml:space="preserve"> </w:t>
      </w:r>
      <w:proofErr w:type="spellStart"/>
      <w:r w:rsidRPr="00623806">
        <w:rPr>
          <w:rFonts w:ascii="Helvetica" w:hAnsi="Helvetica"/>
          <w:lang w:val="es-ES"/>
        </w:rPr>
        <w:t>by</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door</w:t>
      </w:r>
      <w:proofErr w:type="spellEnd"/>
      <w:r w:rsidRPr="00623806">
        <w:rPr>
          <w:rFonts w:ascii="Helvetica" w:hAnsi="Helvetica"/>
          <w:lang w:val="es-ES"/>
        </w:rPr>
        <w:t xml:space="preserve"> and </w:t>
      </w:r>
      <w:proofErr w:type="spellStart"/>
      <w:r w:rsidRPr="00623806">
        <w:rPr>
          <w:rFonts w:ascii="Helvetica" w:hAnsi="Helvetica"/>
          <w:lang w:val="es-ES"/>
        </w:rPr>
        <w:t>shrugged</w:t>
      </w:r>
      <w:proofErr w:type="spellEnd"/>
      <w:r w:rsidRPr="00623806">
        <w:rPr>
          <w:rFonts w:ascii="Helvetica" w:hAnsi="Helvetica"/>
          <w:lang w:val="es-ES"/>
        </w:rPr>
        <w:t xml:space="preserve"> off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coat</w:t>
      </w:r>
      <w:proofErr w:type="spellEnd"/>
      <w:r w:rsidRPr="00623806">
        <w:rPr>
          <w:rFonts w:ascii="Helvetica" w:hAnsi="Helvetica"/>
          <w:lang w:val="es-ES"/>
        </w:rPr>
        <w:t>.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install</w:t>
      </w:r>
      <w:proofErr w:type="spellEnd"/>
      <w:r w:rsidRPr="00623806">
        <w:rPr>
          <w:rFonts w:ascii="Helvetica" w:hAnsi="Helvetica"/>
          <w:lang w:val="es-ES"/>
        </w:rPr>
        <w:t xml:space="preserve"> </w:t>
      </w:r>
      <w:proofErr w:type="spellStart"/>
      <w:r w:rsidRPr="00623806">
        <w:rPr>
          <w:rFonts w:ascii="Helvetica" w:hAnsi="Helvetica"/>
          <w:lang w:val="es-ES"/>
        </w:rPr>
        <w:t>went</w:t>
      </w:r>
      <w:proofErr w:type="spellEnd"/>
      <w:r w:rsidRPr="00623806">
        <w:rPr>
          <w:rFonts w:ascii="Helvetica" w:hAnsi="Helvetica"/>
          <w:lang w:val="es-ES"/>
        </w:rPr>
        <w:t xml:space="preserve"> </w:t>
      </w:r>
      <w:proofErr w:type="spellStart"/>
      <w:r w:rsidRPr="00623806">
        <w:rPr>
          <w:rFonts w:ascii="Helvetica" w:hAnsi="Helvetica"/>
          <w:lang w:val="es-ES"/>
        </w:rPr>
        <w:t>quicker</w:t>
      </w:r>
      <w:proofErr w:type="spellEnd"/>
      <w:r w:rsidRPr="00623806">
        <w:rPr>
          <w:rFonts w:ascii="Helvetica" w:hAnsi="Helvetica"/>
          <w:lang w:val="es-ES"/>
        </w:rPr>
        <w:t xml:space="preserve"> </w:t>
      </w:r>
      <w:proofErr w:type="spellStart"/>
      <w:r w:rsidRPr="00623806">
        <w:rPr>
          <w:rFonts w:ascii="Helvetica" w:hAnsi="Helvetica"/>
          <w:lang w:val="es-ES"/>
        </w:rPr>
        <w:t>than</w:t>
      </w:r>
      <w:proofErr w:type="spellEnd"/>
      <w:r w:rsidRPr="00623806">
        <w:rPr>
          <w:rFonts w:ascii="Helvetica" w:hAnsi="Helvetica"/>
          <w:lang w:val="es-ES"/>
        </w:rPr>
        <w:t xml:space="preserve"> </w:t>
      </w:r>
      <w:proofErr w:type="spellStart"/>
      <w:r w:rsidRPr="00623806">
        <w:rPr>
          <w:rFonts w:ascii="Helvetica" w:hAnsi="Helvetica"/>
          <w:lang w:val="es-ES"/>
        </w:rPr>
        <w:t>expected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client</w:t>
      </w:r>
      <w:proofErr w:type="spellEnd"/>
      <w:r w:rsidRPr="00623806">
        <w:rPr>
          <w:rFonts w:ascii="Helvetica" w:hAnsi="Helvetica"/>
          <w:lang w:val="es-ES"/>
        </w:rPr>
        <w:t xml:space="preserve"> </w:t>
      </w:r>
      <w:proofErr w:type="spellStart"/>
      <w:r w:rsidRPr="00623806">
        <w:rPr>
          <w:rFonts w:ascii="Helvetica" w:hAnsi="Helvetica"/>
          <w:lang w:val="es-ES"/>
        </w:rPr>
        <w:t>flaked</w:t>
      </w:r>
      <w:proofErr w:type="spellEnd"/>
      <w:r w:rsidRPr="00623806">
        <w:rPr>
          <w:rFonts w:ascii="Helvetica" w:hAnsi="Helvetica"/>
          <w:lang w:val="es-ES"/>
        </w:rPr>
        <w:t xml:space="preserve"> </w:t>
      </w:r>
      <w:proofErr w:type="spellStart"/>
      <w:r w:rsidRPr="00623806">
        <w:rPr>
          <w:rFonts w:ascii="Helvetica" w:hAnsi="Helvetica"/>
          <w:lang w:val="es-ES"/>
        </w:rPr>
        <w:t>halfway</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w:t>
      </w:r>
    </w:p>
    <w:p w14:paraId="27B2ACE2" w14:textId="567C5CB0"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A lie. I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feel</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in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gut</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I </w:t>
      </w:r>
      <w:proofErr w:type="spellStart"/>
      <w:r w:rsidRPr="00623806">
        <w:rPr>
          <w:rFonts w:ascii="Helvetica" w:hAnsi="Helvetica"/>
          <w:lang w:val="es-ES"/>
        </w:rPr>
        <w:t>nodded</w:t>
      </w:r>
      <w:proofErr w:type="spellEnd"/>
      <w:r w:rsidRPr="00623806">
        <w:rPr>
          <w:rFonts w:ascii="Helvetica" w:hAnsi="Helvetica"/>
          <w:lang w:val="es-ES"/>
        </w:rPr>
        <w:t xml:space="preserve">, </w:t>
      </w:r>
      <w:proofErr w:type="spellStart"/>
      <w:r w:rsidRPr="00623806">
        <w:rPr>
          <w:rFonts w:ascii="Helvetica" w:hAnsi="Helvetica"/>
          <w:lang w:val="es-ES"/>
        </w:rPr>
        <w:t>watching</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carefully</w:t>
      </w:r>
      <w:proofErr w:type="spellEnd"/>
      <w:r w:rsidRPr="00623806">
        <w:rPr>
          <w:rFonts w:ascii="Helvetica" w:hAnsi="Helvetica"/>
          <w:lang w:val="es-ES"/>
        </w:rPr>
        <w:t xml:space="preserve"> as he </w:t>
      </w:r>
      <w:proofErr w:type="spellStart"/>
      <w:r w:rsidRPr="00623806">
        <w:rPr>
          <w:rFonts w:ascii="Helvetica" w:hAnsi="Helvetica"/>
          <w:lang w:val="es-ES"/>
        </w:rPr>
        <w:t>walked</w:t>
      </w:r>
      <w:proofErr w:type="spellEnd"/>
      <w:r w:rsidRPr="00623806">
        <w:rPr>
          <w:rFonts w:ascii="Helvetica" w:hAnsi="Helvetica"/>
          <w:lang w:val="es-ES"/>
        </w:rPr>
        <w:t xml:space="preserve"> </w:t>
      </w:r>
      <w:proofErr w:type="spellStart"/>
      <w:r w:rsidRPr="00623806">
        <w:rPr>
          <w:rFonts w:ascii="Helvetica" w:hAnsi="Helvetica"/>
          <w:lang w:val="es-ES"/>
        </w:rPr>
        <w:t>toward</w:t>
      </w:r>
      <w:proofErr w:type="spellEnd"/>
      <w:r w:rsidRPr="00623806">
        <w:rPr>
          <w:rFonts w:ascii="Helvetica" w:hAnsi="Helvetica"/>
          <w:lang w:val="es-ES"/>
        </w:rPr>
        <w:t xml:space="preserve"> me.</w:t>
      </w:r>
    </w:p>
    <w:p w14:paraId="4D88108C" w14:textId="3C56515E"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Shadow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move</w:t>
      </w:r>
      <w:proofErr w:type="spellEnd"/>
      <w:r w:rsidRPr="00623806">
        <w:rPr>
          <w:rFonts w:ascii="Helvetica" w:hAnsi="Helvetica"/>
          <w:lang w:val="es-ES"/>
        </w:rPr>
        <w:t>.</w:t>
      </w:r>
    </w:p>
    <w:p w14:paraId="420F3BDC" w14:textId="0659C139"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stood</w:t>
      </w:r>
      <w:proofErr w:type="spellEnd"/>
      <w:r w:rsidRPr="00623806">
        <w:rPr>
          <w:rFonts w:ascii="Helvetica" w:hAnsi="Helvetica"/>
          <w:lang w:val="es-ES"/>
        </w:rPr>
        <w:t xml:space="preserve"> </w:t>
      </w:r>
      <w:proofErr w:type="spellStart"/>
      <w:r w:rsidRPr="00623806">
        <w:rPr>
          <w:rFonts w:ascii="Helvetica" w:hAnsi="Helvetica"/>
          <w:lang w:val="es-ES"/>
        </w:rPr>
        <w:t>stiff</w:t>
      </w:r>
      <w:proofErr w:type="spellEnd"/>
      <w:r w:rsidRPr="00623806">
        <w:rPr>
          <w:rFonts w:ascii="Helvetica" w:hAnsi="Helvetica"/>
          <w:lang w:val="es-ES"/>
        </w:rPr>
        <w:t xml:space="preserve"> and </w:t>
      </w:r>
      <w:proofErr w:type="spellStart"/>
      <w:r w:rsidRPr="00623806">
        <w:rPr>
          <w:rFonts w:ascii="Helvetica" w:hAnsi="Helvetica"/>
          <w:lang w:val="es-ES"/>
        </w:rPr>
        <w:t>silent</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tiny</w:t>
      </w:r>
      <w:proofErr w:type="spellEnd"/>
      <w:r w:rsidRPr="00623806">
        <w:rPr>
          <w:rFonts w:ascii="Helvetica" w:hAnsi="Helvetica"/>
          <w:lang w:val="es-ES"/>
        </w:rPr>
        <w:t xml:space="preserve"> </w:t>
      </w:r>
      <w:proofErr w:type="spellStart"/>
      <w:r w:rsidRPr="00623806">
        <w:rPr>
          <w:rFonts w:ascii="Helvetica" w:hAnsi="Helvetica"/>
          <w:lang w:val="es-ES"/>
        </w:rPr>
        <w:t>sentinel</w:t>
      </w:r>
      <w:proofErr w:type="spellEnd"/>
      <w:r w:rsidRPr="00623806">
        <w:rPr>
          <w:rFonts w:ascii="Helvetica" w:hAnsi="Helvetica"/>
          <w:lang w:val="es-ES"/>
        </w:rPr>
        <w:t>.</w:t>
      </w:r>
    </w:p>
    <w:p w14:paraId="698D082E" w14:textId="5DFE784B"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Hey</w:t>
      </w:r>
      <w:proofErr w:type="spellEnd"/>
      <w:r w:rsidRPr="00623806">
        <w:rPr>
          <w:rFonts w:ascii="Helvetica" w:hAnsi="Helvetica"/>
          <w:lang w:val="es-ES"/>
        </w:rPr>
        <w:t xml:space="preserve">, </w:t>
      </w:r>
      <w:proofErr w:type="spellStart"/>
      <w:r w:rsidRPr="00623806">
        <w:rPr>
          <w:rFonts w:ascii="Helvetica" w:hAnsi="Helvetica"/>
          <w:lang w:val="es-ES"/>
        </w:rPr>
        <w:t>buddy</w:t>
      </w:r>
      <w:proofErr w:type="spellEnd"/>
      <w:r w:rsidRPr="00623806">
        <w:rPr>
          <w:rFonts w:ascii="Helvetica" w:hAnsi="Helvetica"/>
          <w:lang w:val="es-ES"/>
        </w:rPr>
        <w:t xml:space="preserve">,” Owen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crouching</w:t>
      </w:r>
      <w:proofErr w:type="spellEnd"/>
      <w:r w:rsidRPr="00623806">
        <w:rPr>
          <w:rFonts w:ascii="Helvetica" w:hAnsi="Helvetica"/>
          <w:lang w:val="es-ES"/>
        </w:rPr>
        <w:t xml:space="preserve"> </w:t>
      </w:r>
      <w:proofErr w:type="spellStart"/>
      <w:r w:rsidRPr="00623806">
        <w:rPr>
          <w:rFonts w:ascii="Helvetica" w:hAnsi="Helvetica"/>
          <w:lang w:val="es-ES"/>
        </w:rPr>
        <w:t>slightly</w:t>
      </w:r>
      <w:proofErr w:type="spellEnd"/>
      <w:r w:rsidRPr="00623806">
        <w:rPr>
          <w:rFonts w:ascii="Helvetica" w:hAnsi="Helvetica"/>
          <w:lang w:val="es-ES"/>
        </w:rPr>
        <w:t xml:space="preserve">, holding a </w:t>
      </w:r>
      <w:proofErr w:type="spellStart"/>
      <w:r w:rsidRPr="00623806">
        <w:rPr>
          <w:rFonts w:ascii="Helvetica" w:hAnsi="Helvetica"/>
          <w:lang w:val="es-ES"/>
        </w:rPr>
        <w:t>hand</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Shadow. “</w:t>
      </w:r>
      <w:proofErr w:type="spellStart"/>
      <w:r w:rsidRPr="00623806">
        <w:rPr>
          <w:rFonts w:ascii="Helvetica" w:hAnsi="Helvetica"/>
          <w:lang w:val="es-ES"/>
        </w:rPr>
        <w:t>It’s</w:t>
      </w:r>
      <w:proofErr w:type="spellEnd"/>
      <w:r w:rsidRPr="00623806">
        <w:rPr>
          <w:rFonts w:ascii="Helvetica" w:hAnsi="Helvetica"/>
          <w:lang w:val="es-ES"/>
        </w:rPr>
        <w:t xml:space="preserve"> me.”</w:t>
      </w:r>
    </w:p>
    <w:p w14:paraId="5C357B0F" w14:textId="691749EE"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Shadow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approach</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lip</w:t>
      </w:r>
      <w:proofErr w:type="spellEnd"/>
      <w:r w:rsidRPr="00623806">
        <w:rPr>
          <w:rFonts w:ascii="Helvetica" w:hAnsi="Helvetica"/>
          <w:lang w:val="es-ES"/>
        </w:rPr>
        <w:t xml:space="preserve"> </w:t>
      </w:r>
      <w:proofErr w:type="spellStart"/>
      <w:r w:rsidRPr="00623806">
        <w:rPr>
          <w:rFonts w:ascii="Helvetica" w:hAnsi="Helvetica"/>
          <w:lang w:val="es-ES"/>
        </w:rPr>
        <w:t>curled</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slightly</w:t>
      </w:r>
      <w:proofErr w:type="spellEnd"/>
      <w:r w:rsidRPr="00623806">
        <w:rPr>
          <w:rFonts w:ascii="Helvetica" w:hAnsi="Helvetica"/>
          <w:lang w:val="es-ES"/>
        </w:rPr>
        <w:t xml:space="preserve">—no </w:t>
      </w:r>
      <w:proofErr w:type="spellStart"/>
      <w:r w:rsidRPr="00623806">
        <w:rPr>
          <w:rFonts w:ascii="Helvetica" w:hAnsi="Helvetica"/>
          <w:lang w:val="es-ES"/>
        </w:rPr>
        <w:t>bark</w:t>
      </w:r>
      <w:proofErr w:type="spellEnd"/>
      <w:r w:rsidRPr="00623806">
        <w:rPr>
          <w:rFonts w:ascii="Helvetica" w:hAnsi="Helvetica"/>
          <w:lang w:val="es-ES"/>
        </w:rPr>
        <w:t xml:space="preserve">, no </w:t>
      </w:r>
      <w:proofErr w:type="spellStart"/>
      <w:r w:rsidRPr="00623806">
        <w:rPr>
          <w:rFonts w:ascii="Helvetica" w:hAnsi="Helvetica"/>
          <w:lang w:val="es-ES"/>
        </w:rPr>
        <w:t>snarl</w:t>
      </w:r>
      <w:proofErr w:type="spellEnd"/>
      <w:r w:rsidRPr="00623806">
        <w:rPr>
          <w:rFonts w:ascii="Helvetica" w:hAnsi="Helvetica"/>
          <w:lang w:val="es-ES"/>
        </w:rPr>
        <w:t xml:space="preserve">. Just… </w:t>
      </w:r>
      <w:proofErr w:type="spellStart"/>
      <w:proofErr w:type="gramStart"/>
      <w:r w:rsidRPr="00623806">
        <w:rPr>
          <w:rFonts w:ascii="Helvetica" w:hAnsi="Helvetica"/>
          <w:lang w:val="es-ES"/>
        </w:rPr>
        <w:t>warning</w:t>
      </w:r>
      <w:proofErr w:type="spellEnd"/>
      <w:proofErr w:type="gramEnd"/>
      <w:r w:rsidRPr="00623806">
        <w:rPr>
          <w:rFonts w:ascii="Helvetica" w:hAnsi="Helvetica"/>
          <w:lang w:val="es-ES"/>
        </w:rPr>
        <w:t>.</w:t>
      </w:r>
    </w:p>
    <w:p w14:paraId="53F9D1D9" w14:textId="7FF15A04"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“Owen,” I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gently</w:t>
      </w:r>
      <w:proofErr w:type="spellEnd"/>
      <w:r w:rsidRPr="00623806">
        <w:rPr>
          <w:rFonts w:ascii="Helvetica" w:hAnsi="Helvetica"/>
          <w:lang w:val="es-ES"/>
        </w:rPr>
        <w:t xml:space="preserve">, </w:t>
      </w:r>
      <w:proofErr w:type="spellStart"/>
      <w:r w:rsidRPr="00623806">
        <w:rPr>
          <w:rFonts w:ascii="Helvetica" w:hAnsi="Helvetica"/>
          <w:lang w:val="es-ES"/>
        </w:rPr>
        <w:t>stepping</w:t>
      </w:r>
      <w:proofErr w:type="spellEnd"/>
      <w:r w:rsidRPr="00623806">
        <w:rPr>
          <w:rFonts w:ascii="Helvetica" w:hAnsi="Helvetica"/>
          <w:lang w:val="es-ES"/>
        </w:rPr>
        <w:t xml:space="preserve"> forward. “</w:t>
      </w:r>
      <w:proofErr w:type="spellStart"/>
      <w:r w:rsidRPr="00623806">
        <w:rPr>
          <w:rFonts w:ascii="Helvetica" w:hAnsi="Helvetica"/>
          <w:lang w:val="es-ES"/>
        </w:rPr>
        <w:t>He’s</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a </w:t>
      </w:r>
      <w:proofErr w:type="spellStart"/>
      <w:r w:rsidRPr="00623806">
        <w:rPr>
          <w:rFonts w:ascii="Helvetica" w:hAnsi="Helvetica"/>
          <w:lang w:val="es-ES"/>
        </w:rPr>
        <w:t>little</w:t>
      </w:r>
      <w:proofErr w:type="spellEnd"/>
      <w:r w:rsidRPr="00623806">
        <w:rPr>
          <w:rFonts w:ascii="Helvetica" w:hAnsi="Helvetica"/>
          <w:lang w:val="es-ES"/>
        </w:rPr>
        <w:t xml:space="preserve"> </w:t>
      </w:r>
      <w:proofErr w:type="spellStart"/>
      <w:r w:rsidRPr="00623806">
        <w:rPr>
          <w:rFonts w:ascii="Helvetica" w:hAnsi="Helvetica"/>
          <w:lang w:val="es-ES"/>
        </w:rPr>
        <w:t>wary</w:t>
      </w:r>
      <w:proofErr w:type="spellEnd"/>
      <w:r w:rsidRPr="00623806">
        <w:rPr>
          <w:rFonts w:ascii="Helvetica" w:hAnsi="Helvetica"/>
          <w:lang w:val="es-ES"/>
        </w:rPr>
        <w:t>.”</w:t>
      </w:r>
    </w:p>
    <w:p w14:paraId="0463D306" w14:textId="33DB524E"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stood</w:t>
      </w:r>
      <w:proofErr w:type="spellEnd"/>
      <w:r w:rsidRPr="00623806">
        <w:rPr>
          <w:rFonts w:ascii="Helvetica" w:hAnsi="Helvetica"/>
          <w:lang w:val="es-ES"/>
        </w:rPr>
        <w:t xml:space="preserve"> up,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hand</w:t>
      </w:r>
      <w:proofErr w:type="spellEnd"/>
      <w:r w:rsidRPr="00623806">
        <w:rPr>
          <w:rFonts w:ascii="Helvetica" w:hAnsi="Helvetica"/>
          <w:lang w:val="es-ES"/>
        </w:rPr>
        <w:t xml:space="preserve"> </w:t>
      </w:r>
      <w:proofErr w:type="spellStart"/>
      <w:r w:rsidRPr="00623806">
        <w:rPr>
          <w:rFonts w:ascii="Helvetica" w:hAnsi="Helvetica"/>
          <w:lang w:val="es-ES"/>
        </w:rPr>
        <w:t>falling</w:t>
      </w:r>
      <w:proofErr w:type="spellEnd"/>
      <w:r w:rsidRPr="00623806">
        <w:rPr>
          <w:rFonts w:ascii="Helvetica" w:hAnsi="Helvetica"/>
          <w:lang w:val="es-ES"/>
        </w:rPr>
        <w:t xml:space="preserve"> back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side</w:t>
      </w:r>
      <w:proofErr w:type="spellEnd"/>
      <w:r w:rsidRPr="00623806">
        <w:rPr>
          <w:rFonts w:ascii="Helvetica" w:hAnsi="Helvetica"/>
          <w:lang w:val="es-ES"/>
        </w:rPr>
        <w:t>.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doesn’t</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me, </w:t>
      </w:r>
      <w:proofErr w:type="spellStart"/>
      <w:r w:rsidRPr="00623806">
        <w:rPr>
          <w:rFonts w:ascii="Helvetica" w:hAnsi="Helvetica"/>
          <w:lang w:val="es-ES"/>
        </w:rPr>
        <w:t>huh</w:t>
      </w:r>
      <w:proofErr w:type="spellEnd"/>
      <w:r w:rsidRPr="00623806">
        <w:rPr>
          <w:rFonts w:ascii="Helvetica" w:hAnsi="Helvetica"/>
          <w:lang w:val="es-ES"/>
        </w:rPr>
        <w:t>?”</w:t>
      </w:r>
    </w:p>
    <w:p w14:paraId="035F1C74" w14:textId="3D7C20AE"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There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a </w:t>
      </w:r>
      <w:proofErr w:type="spellStart"/>
      <w:r w:rsidRPr="00623806">
        <w:rPr>
          <w:rFonts w:ascii="Helvetica" w:hAnsi="Helvetica"/>
          <w:lang w:val="es-ES"/>
        </w:rPr>
        <w:t>flicker</w:t>
      </w:r>
      <w:proofErr w:type="spellEnd"/>
      <w:r w:rsidRPr="00623806">
        <w:rPr>
          <w:rFonts w:ascii="Helvetica" w:hAnsi="Helvetica"/>
          <w:lang w:val="es-ES"/>
        </w:rPr>
        <w:t xml:space="preserve"> in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then</w:t>
      </w:r>
      <w:proofErr w:type="spellEnd"/>
      <w:r w:rsidRPr="00623806">
        <w:rPr>
          <w:rFonts w:ascii="Helvetica" w:hAnsi="Helvetica"/>
          <w:lang w:val="es-ES"/>
        </w:rPr>
        <w:t>—</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swift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name</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dark</w:t>
      </w:r>
      <w:proofErr w:type="spellEnd"/>
      <w:r w:rsidRPr="00623806">
        <w:rPr>
          <w:rFonts w:ascii="Helvetica" w:hAnsi="Helvetica"/>
          <w:lang w:val="es-ES"/>
        </w:rPr>
        <w:t>.</w:t>
      </w:r>
    </w:p>
    <w:p w14:paraId="2BC8B03F" w14:textId="7DA81284"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stepped</w:t>
      </w:r>
      <w:proofErr w:type="spellEnd"/>
      <w:r w:rsidRPr="00623806">
        <w:rPr>
          <w:rFonts w:ascii="Helvetica" w:hAnsi="Helvetica"/>
          <w:lang w:val="es-ES"/>
        </w:rPr>
        <w:t xml:space="preserve"> </w:t>
      </w:r>
      <w:proofErr w:type="spellStart"/>
      <w:r w:rsidRPr="00623806">
        <w:rPr>
          <w:rFonts w:ascii="Helvetica" w:hAnsi="Helvetica"/>
          <w:lang w:val="es-ES"/>
        </w:rPr>
        <w:t>toward</w:t>
      </w:r>
      <w:proofErr w:type="spellEnd"/>
      <w:r w:rsidRPr="00623806">
        <w:rPr>
          <w:rFonts w:ascii="Helvetica" w:hAnsi="Helvetica"/>
          <w:lang w:val="es-ES"/>
        </w:rPr>
        <w:t xml:space="preserve"> me, </w:t>
      </w:r>
      <w:proofErr w:type="spellStart"/>
      <w:r w:rsidRPr="00623806">
        <w:rPr>
          <w:rFonts w:ascii="Helvetica" w:hAnsi="Helvetica"/>
          <w:lang w:val="es-ES"/>
        </w:rPr>
        <w:t>pulling</w:t>
      </w:r>
      <w:proofErr w:type="spellEnd"/>
      <w:r w:rsidRPr="00623806">
        <w:rPr>
          <w:rFonts w:ascii="Helvetica" w:hAnsi="Helvetica"/>
          <w:lang w:val="es-ES"/>
        </w:rPr>
        <w:t xml:space="preserve"> me </w:t>
      </w:r>
      <w:proofErr w:type="spellStart"/>
      <w:r w:rsidRPr="00623806">
        <w:rPr>
          <w:rFonts w:ascii="Helvetica" w:hAnsi="Helvetica"/>
          <w:lang w:val="es-ES"/>
        </w:rPr>
        <w:t>into</w:t>
      </w:r>
      <w:proofErr w:type="spellEnd"/>
      <w:r w:rsidRPr="00623806">
        <w:rPr>
          <w:rFonts w:ascii="Helvetica" w:hAnsi="Helvetica"/>
          <w:lang w:val="es-ES"/>
        </w:rPr>
        <w:t xml:space="preserve"> a </w:t>
      </w:r>
      <w:proofErr w:type="spellStart"/>
      <w:r w:rsidRPr="00623806">
        <w:rPr>
          <w:rFonts w:ascii="Helvetica" w:hAnsi="Helvetica"/>
          <w:lang w:val="es-ES"/>
        </w:rPr>
        <w:t>sudden</w:t>
      </w:r>
      <w:proofErr w:type="spellEnd"/>
      <w:r w:rsidRPr="00623806">
        <w:rPr>
          <w:rFonts w:ascii="Helvetica" w:hAnsi="Helvetica"/>
          <w:lang w:val="es-ES"/>
        </w:rPr>
        <w:t xml:space="preserve"> </w:t>
      </w:r>
      <w:proofErr w:type="spellStart"/>
      <w:r w:rsidRPr="00623806">
        <w:rPr>
          <w:rFonts w:ascii="Helvetica" w:hAnsi="Helvetica"/>
          <w:lang w:val="es-ES"/>
        </w:rPr>
        <w:t>hug</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arms</w:t>
      </w:r>
      <w:proofErr w:type="spellEnd"/>
      <w:r w:rsidRPr="00623806">
        <w:rPr>
          <w:rFonts w:ascii="Helvetica" w:hAnsi="Helvetica"/>
          <w:lang w:val="es-ES"/>
        </w:rPr>
        <w:t xml:space="preserve"> </w:t>
      </w:r>
      <w:proofErr w:type="spellStart"/>
      <w:r w:rsidRPr="00623806">
        <w:rPr>
          <w:rFonts w:ascii="Helvetica" w:hAnsi="Helvetica"/>
          <w:lang w:val="es-ES"/>
        </w:rPr>
        <w:t>wrapped</w:t>
      </w:r>
      <w:proofErr w:type="spellEnd"/>
      <w:r w:rsidRPr="00623806">
        <w:rPr>
          <w:rFonts w:ascii="Helvetica" w:hAnsi="Helvetica"/>
          <w:lang w:val="es-ES"/>
        </w:rPr>
        <w:t xml:space="preserve"> </w:t>
      </w:r>
      <w:proofErr w:type="spellStart"/>
      <w:r w:rsidRPr="00623806">
        <w:rPr>
          <w:rFonts w:ascii="Helvetica" w:hAnsi="Helvetica"/>
          <w:lang w:val="es-ES"/>
        </w:rPr>
        <w:t>tightly</w:t>
      </w:r>
      <w:proofErr w:type="spellEnd"/>
      <w:r w:rsidRPr="00623806">
        <w:rPr>
          <w:rFonts w:ascii="Helvetica" w:hAnsi="Helvetica"/>
          <w:lang w:val="es-ES"/>
        </w:rPr>
        <w:t xml:space="preserve"> </w:t>
      </w:r>
      <w:proofErr w:type="spellStart"/>
      <w:r w:rsidRPr="00623806">
        <w:rPr>
          <w:rFonts w:ascii="Helvetica" w:hAnsi="Helvetica"/>
          <w:lang w:val="es-ES"/>
        </w:rPr>
        <w:t>around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waist</w:t>
      </w:r>
      <w:proofErr w:type="spellEnd"/>
      <w:r w:rsidRPr="00623806">
        <w:rPr>
          <w:rFonts w:ascii="Helvetica" w:hAnsi="Helvetica"/>
          <w:lang w:val="es-ES"/>
        </w:rPr>
        <w:t xml:space="preserve">, and I </w:t>
      </w:r>
      <w:proofErr w:type="spellStart"/>
      <w:r w:rsidRPr="00623806">
        <w:rPr>
          <w:rFonts w:ascii="Helvetica" w:hAnsi="Helvetica"/>
          <w:lang w:val="es-ES"/>
        </w:rPr>
        <w:t>froze</w:t>
      </w:r>
      <w:proofErr w:type="spellEnd"/>
      <w:r w:rsidRPr="00623806">
        <w:rPr>
          <w:rFonts w:ascii="Helvetica" w:hAnsi="Helvetica"/>
          <w:lang w:val="es-ES"/>
        </w:rPr>
        <w:t>.</w:t>
      </w:r>
    </w:p>
    <w:p w14:paraId="1A4A140F" w14:textId="5898EC24"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shaking</w:t>
      </w:r>
      <w:proofErr w:type="spellEnd"/>
      <w:r w:rsidRPr="00623806">
        <w:rPr>
          <w:rFonts w:ascii="Helvetica" w:hAnsi="Helvetica"/>
          <w:lang w:val="es-ES"/>
        </w:rPr>
        <w:t>.</w:t>
      </w:r>
    </w:p>
    <w:p w14:paraId="6832F6DF" w14:textId="1CFE0881"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Just </w:t>
      </w:r>
      <w:proofErr w:type="spellStart"/>
      <w:r w:rsidRPr="00623806">
        <w:rPr>
          <w:rFonts w:ascii="Helvetica" w:hAnsi="Helvetica"/>
          <w:lang w:val="es-ES"/>
        </w:rPr>
        <w:t>slightly</w:t>
      </w:r>
      <w:proofErr w:type="spellEnd"/>
      <w:r w:rsidRPr="00623806">
        <w:rPr>
          <w:rFonts w:ascii="Helvetica" w:hAnsi="Helvetica"/>
          <w:lang w:val="es-ES"/>
        </w:rPr>
        <w:t>.</w:t>
      </w:r>
    </w:p>
    <w:p w14:paraId="55F6F15D" w14:textId="26516E37"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scent</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different</w:t>
      </w:r>
      <w:proofErr w:type="spellEnd"/>
      <w:r w:rsidRPr="00623806">
        <w:rPr>
          <w:rFonts w:ascii="Helvetica" w:hAnsi="Helvetica"/>
          <w:lang w:val="es-ES"/>
        </w:rPr>
        <w:t>.</w:t>
      </w:r>
    </w:p>
    <w:p w14:paraId="0A9494AA" w14:textId="3D52A359"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There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cologne</w:t>
      </w:r>
      <w:proofErr w:type="spellEnd"/>
      <w:r w:rsidRPr="00623806">
        <w:rPr>
          <w:rFonts w:ascii="Helvetica" w:hAnsi="Helvetica"/>
          <w:lang w:val="es-ES"/>
        </w:rPr>
        <w:t xml:space="preserve"> I </w:t>
      </w:r>
      <w:proofErr w:type="spellStart"/>
      <w:r w:rsidRPr="00623806">
        <w:rPr>
          <w:rFonts w:ascii="Helvetica" w:hAnsi="Helvetica"/>
          <w:lang w:val="es-ES"/>
        </w:rPr>
        <w:t>recognized</w:t>
      </w:r>
      <w:proofErr w:type="spellEnd"/>
      <w:r w:rsidRPr="00623806">
        <w:rPr>
          <w:rFonts w:ascii="Helvetica" w:hAnsi="Helvetica"/>
          <w:lang w:val="es-ES"/>
        </w:rPr>
        <w:t>—</w:t>
      </w:r>
      <w:proofErr w:type="spellStart"/>
      <w:r w:rsidRPr="00623806">
        <w:rPr>
          <w:rFonts w:ascii="Helvetica" w:hAnsi="Helvetica"/>
          <w:lang w:val="es-ES"/>
        </w:rPr>
        <w:t>Owen’s</w:t>
      </w:r>
      <w:proofErr w:type="spellEnd"/>
      <w:r w:rsidRPr="00623806">
        <w:rPr>
          <w:rFonts w:ascii="Helvetica" w:hAnsi="Helvetica"/>
          <w:lang w:val="es-ES"/>
        </w:rPr>
        <w:t xml:space="preserve"> familiar </w:t>
      </w:r>
      <w:proofErr w:type="spellStart"/>
      <w:r w:rsidRPr="00623806">
        <w:rPr>
          <w:rFonts w:ascii="Helvetica" w:hAnsi="Helvetica"/>
          <w:lang w:val="es-ES"/>
        </w:rPr>
        <w:t>mix</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cedar</w:t>
      </w:r>
      <w:proofErr w:type="spellEnd"/>
      <w:r w:rsidRPr="00623806">
        <w:rPr>
          <w:rFonts w:ascii="Helvetica" w:hAnsi="Helvetica"/>
          <w:lang w:val="es-ES"/>
        </w:rPr>
        <w:t xml:space="preserve"> and </w:t>
      </w:r>
      <w:proofErr w:type="spellStart"/>
      <w:r w:rsidRPr="00623806">
        <w:rPr>
          <w:rFonts w:ascii="Helvetica" w:hAnsi="Helvetica"/>
          <w:lang w:val="es-ES"/>
        </w:rPr>
        <w:t>mint</w:t>
      </w:r>
      <w:proofErr w:type="spellEnd"/>
      <w:r w:rsidRPr="00623806">
        <w:rPr>
          <w:rFonts w:ascii="Helvetica" w:hAnsi="Helvetica"/>
          <w:lang w:val="es-ES"/>
        </w:rPr>
        <w:t>—</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underneath</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now</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coppery</w:t>
      </w:r>
      <w:proofErr w:type="spellEnd"/>
      <w:r w:rsidRPr="00623806">
        <w:rPr>
          <w:rFonts w:ascii="Helvetica" w:hAnsi="Helvetica"/>
          <w:lang w:val="es-ES"/>
        </w:rPr>
        <w:t xml:space="preserve">. </w:t>
      </w:r>
      <w:proofErr w:type="spellStart"/>
      <w:r w:rsidRPr="00623806">
        <w:rPr>
          <w:rFonts w:ascii="Helvetica" w:hAnsi="Helvetica"/>
          <w:lang w:val="es-ES"/>
        </w:rPr>
        <w:t>Metallic</w:t>
      </w:r>
      <w:proofErr w:type="spellEnd"/>
      <w:r w:rsidRPr="00623806">
        <w:rPr>
          <w:rFonts w:ascii="Helvetica" w:hAnsi="Helvetica"/>
          <w:lang w:val="es-ES"/>
        </w:rPr>
        <w:t>.</w:t>
      </w:r>
    </w:p>
    <w:p w14:paraId="0E9F9BB2" w14:textId="2F4320EB"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missed</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 xml:space="preserve">,” he </w:t>
      </w:r>
      <w:proofErr w:type="spellStart"/>
      <w:r w:rsidRPr="00623806">
        <w:rPr>
          <w:rFonts w:ascii="Helvetica" w:hAnsi="Helvetica"/>
          <w:lang w:val="es-ES"/>
        </w:rPr>
        <w:t>murmured</w:t>
      </w:r>
      <w:proofErr w:type="spellEnd"/>
      <w:r w:rsidRPr="00623806">
        <w:rPr>
          <w:rFonts w:ascii="Helvetica" w:hAnsi="Helvetica"/>
          <w:lang w:val="es-ES"/>
        </w:rPr>
        <w:t xml:space="preserve"> </w:t>
      </w:r>
      <w:proofErr w:type="spellStart"/>
      <w:r w:rsidRPr="00623806">
        <w:rPr>
          <w:rFonts w:ascii="Helvetica" w:hAnsi="Helvetica"/>
          <w:lang w:val="es-ES"/>
        </w:rPr>
        <w:t>against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neck</w:t>
      </w:r>
      <w:proofErr w:type="spellEnd"/>
      <w:r w:rsidRPr="00623806">
        <w:rPr>
          <w:rFonts w:ascii="Helvetica" w:hAnsi="Helvetica"/>
          <w:lang w:val="es-ES"/>
        </w:rPr>
        <w:t xml:space="preserve">, and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feel</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confession</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proofErr w:type="gramStart"/>
      <w:r w:rsidRPr="00623806">
        <w:rPr>
          <w:rFonts w:ascii="Helvetica" w:hAnsi="Helvetica"/>
          <w:lang w:val="es-ES"/>
        </w:rPr>
        <w:t>warning</w:t>
      </w:r>
      <w:proofErr w:type="spellEnd"/>
      <w:proofErr w:type="gramEnd"/>
      <w:r w:rsidRPr="00623806">
        <w:rPr>
          <w:rFonts w:ascii="Helvetica" w:hAnsi="Helvetica"/>
          <w:lang w:val="es-ES"/>
        </w:rPr>
        <w:t>.</w:t>
      </w:r>
    </w:p>
    <w:p w14:paraId="4859BE7D" w14:textId="376EC332"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lastRenderedPageBreak/>
        <w:t xml:space="preserve">I </w:t>
      </w:r>
      <w:proofErr w:type="spellStart"/>
      <w:r w:rsidRPr="00623806">
        <w:rPr>
          <w:rFonts w:ascii="Helvetica" w:hAnsi="Helvetica"/>
          <w:lang w:val="es-ES"/>
        </w:rPr>
        <w:t>leaned</w:t>
      </w:r>
      <w:proofErr w:type="spellEnd"/>
      <w:r w:rsidRPr="00623806">
        <w:rPr>
          <w:rFonts w:ascii="Helvetica" w:hAnsi="Helvetica"/>
          <w:lang w:val="es-ES"/>
        </w:rPr>
        <w:t xml:space="preserve"> back </w:t>
      </w:r>
      <w:proofErr w:type="spellStart"/>
      <w:r w:rsidRPr="00623806">
        <w:rPr>
          <w:rFonts w:ascii="Helvetica" w:hAnsi="Helvetica"/>
          <w:lang w:val="es-ES"/>
        </w:rPr>
        <w:t>instinctively</w:t>
      </w:r>
      <w:proofErr w:type="spellEnd"/>
      <w:r w:rsidRPr="00623806">
        <w:rPr>
          <w:rFonts w:ascii="Helvetica" w:hAnsi="Helvetica"/>
          <w:lang w:val="es-ES"/>
        </w:rPr>
        <w:t xml:space="preserve">, </w:t>
      </w:r>
      <w:proofErr w:type="spellStart"/>
      <w:r w:rsidRPr="00623806">
        <w:rPr>
          <w:rFonts w:ascii="Helvetica" w:hAnsi="Helvetica"/>
          <w:lang w:val="es-ES"/>
        </w:rPr>
        <w:t>forcing</w:t>
      </w:r>
      <w:proofErr w:type="spellEnd"/>
      <w:r w:rsidRPr="00623806">
        <w:rPr>
          <w:rFonts w:ascii="Helvetica" w:hAnsi="Helvetica"/>
          <w:lang w:val="es-ES"/>
        </w:rPr>
        <w:t xml:space="preserve"> a </w:t>
      </w:r>
      <w:proofErr w:type="spellStart"/>
      <w:r w:rsidRPr="00623806">
        <w:rPr>
          <w:rFonts w:ascii="Helvetica" w:hAnsi="Helvetica"/>
          <w:lang w:val="es-ES"/>
        </w:rPr>
        <w:t>smile</w:t>
      </w:r>
      <w:proofErr w:type="spellEnd"/>
      <w:r w:rsidRPr="00623806">
        <w:rPr>
          <w:rFonts w:ascii="Helvetica" w:hAnsi="Helvetica"/>
          <w:lang w:val="es-ES"/>
        </w:rPr>
        <w:t xml:space="preserve">. “Are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okay</w:t>
      </w:r>
      <w:proofErr w:type="spellEnd"/>
      <w:r w:rsidRPr="00623806">
        <w:rPr>
          <w:rFonts w:ascii="Helvetica" w:hAnsi="Helvetica"/>
          <w:lang w:val="es-ES"/>
        </w:rPr>
        <w:t>?”</w:t>
      </w:r>
    </w:p>
    <w:p w14:paraId="7A14693E" w14:textId="70318957"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Owen </w:t>
      </w:r>
      <w:proofErr w:type="spellStart"/>
      <w:r w:rsidRPr="00623806">
        <w:rPr>
          <w:rFonts w:ascii="Helvetica" w:hAnsi="Helvetica"/>
          <w:lang w:val="es-ES"/>
        </w:rPr>
        <w:t>cupped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face</w:t>
      </w:r>
      <w:proofErr w:type="spellEnd"/>
      <w:r w:rsidRPr="00623806">
        <w:rPr>
          <w:rFonts w:ascii="Helvetica" w:hAnsi="Helvetica"/>
          <w:lang w:val="es-ES"/>
        </w:rPr>
        <w:t xml:space="preserve"> and </w:t>
      </w:r>
      <w:proofErr w:type="spellStart"/>
      <w:r w:rsidRPr="00623806">
        <w:rPr>
          <w:rFonts w:ascii="Helvetica" w:hAnsi="Helvetica"/>
          <w:lang w:val="es-ES"/>
        </w:rPr>
        <w:t>kissed</w:t>
      </w:r>
      <w:proofErr w:type="spellEnd"/>
      <w:r w:rsidRPr="00623806">
        <w:rPr>
          <w:rFonts w:ascii="Helvetica" w:hAnsi="Helvetica"/>
          <w:lang w:val="es-ES"/>
        </w:rPr>
        <w:t xml:space="preserve"> me.</w:t>
      </w:r>
    </w:p>
    <w:p w14:paraId="014AE108" w14:textId="69760883"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Before</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kisses</w:t>
      </w:r>
      <w:proofErr w:type="spellEnd"/>
      <w:r w:rsidRPr="00623806">
        <w:rPr>
          <w:rFonts w:ascii="Helvetica" w:hAnsi="Helvetica"/>
          <w:lang w:val="es-ES"/>
        </w:rPr>
        <w:t xml:space="preserve"> </w:t>
      </w:r>
      <w:proofErr w:type="spellStart"/>
      <w:r w:rsidRPr="00623806">
        <w:rPr>
          <w:rFonts w:ascii="Helvetica" w:hAnsi="Helvetica"/>
          <w:lang w:val="es-ES"/>
        </w:rPr>
        <w:t>used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anchor me—</w:t>
      </w:r>
      <w:proofErr w:type="spellStart"/>
      <w:r w:rsidRPr="00623806">
        <w:rPr>
          <w:rFonts w:ascii="Helvetica" w:hAnsi="Helvetica"/>
          <w:lang w:val="es-ES"/>
        </w:rPr>
        <w:t>warm</w:t>
      </w:r>
      <w:proofErr w:type="spellEnd"/>
      <w:r w:rsidRPr="00623806">
        <w:rPr>
          <w:rFonts w:ascii="Helvetica" w:hAnsi="Helvetica"/>
          <w:lang w:val="es-ES"/>
        </w:rPr>
        <w:t xml:space="preserve">, familiar, </w:t>
      </w:r>
      <w:proofErr w:type="spellStart"/>
      <w:r w:rsidRPr="00623806">
        <w:rPr>
          <w:rFonts w:ascii="Helvetica" w:hAnsi="Helvetica"/>
          <w:lang w:val="es-ES"/>
        </w:rPr>
        <w:t>safe</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w:t>
      </w:r>
    </w:p>
    <w:p w14:paraId="2A5076FC" w14:textId="1AE1F4B8"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kiss</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off. </w:t>
      </w:r>
      <w:proofErr w:type="spellStart"/>
      <w:r w:rsidRPr="00623806">
        <w:rPr>
          <w:rFonts w:ascii="Helvetica" w:hAnsi="Helvetica"/>
          <w:lang w:val="es-ES"/>
        </w:rPr>
        <w:t>Desperate</w:t>
      </w:r>
      <w:proofErr w:type="spellEnd"/>
      <w:r w:rsidRPr="00623806">
        <w:rPr>
          <w:rFonts w:ascii="Helvetica" w:hAnsi="Helvetica"/>
          <w:lang w:val="es-ES"/>
        </w:rPr>
        <w:t xml:space="preserve">. </w:t>
      </w:r>
      <w:proofErr w:type="spellStart"/>
      <w:r w:rsidRPr="00623806">
        <w:rPr>
          <w:rFonts w:ascii="Helvetica" w:hAnsi="Helvetica"/>
          <w:lang w:val="es-ES"/>
        </w:rPr>
        <w:t>Possessive</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lips</w:t>
      </w:r>
      <w:proofErr w:type="spellEnd"/>
      <w:r w:rsidRPr="00623806">
        <w:rPr>
          <w:rFonts w:ascii="Helvetica" w:hAnsi="Helvetica"/>
          <w:lang w:val="es-ES"/>
        </w:rPr>
        <w:t xml:space="preserve"> moved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they</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w:t>
      </w:r>
      <w:proofErr w:type="spellStart"/>
      <w:r w:rsidRPr="00623806">
        <w:rPr>
          <w:rFonts w:ascii="Helvetica" w:hAnsi="Helvetica"/>
          <w:lang w:val="es-ES"/>
        </w:rPr>
        <w:t>trying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take</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me,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give</w:t>
      </w:r>
      <w:proofErr w:type="spellEnd"/>
      <w:r w:rsidRPr="00623806">
        <w:rPr>
          <w:rFonts w:ascii="Helvetica" w:hAnsi="Helvetica"/>
          <w:lang w:val="es-ES"/>
        </w:rPr>
        <w:t>.</w:t>
      </w:r>
    </w:p>
    <w:p w14:paraId="25925AB1" w14:textId="61E7F655"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pulled</w:t>
      </w:r>
      <w:proofErr w:type="spellEnd"/>
      <w:r w:rsidRPr="00623806">
        <w:rPr>
          <w:rFonts w:ascii="Helvetica" w:hAnsi="Helvetica"/>
          <w:lang w:val="es-ES"/>
        </w:rPr>
        <w:t xml:space="preserve"> </w:t>
      </w:r>
      <w:proofErr w:type="spellStart"/>
      <w:r w:rsidRPr="00623806">
        <w:rPr>
          <w:rFonts w:ascii="Helvetica" w:hAnsi="Helvetica"/>
          <w:lang w:val="es-ES"/>
        </w:rPr>
        <w:t>away</w:t>
      </w:r>
      <w:proofErr w:type="spellEnd"/>
      <w:r w:rsidRPr="00623806">
        <w:rPr>
          <w:rFonts w:ascii="Helvetica" w:hAnsi="Helvetica"/>
          <w:lang w:val="es-ES"/>
        </w:rPr>
        <w:t xml:space="preserve"> </w:t>
      </w:r>
      <w:proofErr w:type="spellStart"/>
      <w:r w:rsidRPr="00623806">
        <w:rPr>
          <w:rFonts w:ascii="Helvetica" w:hAnsi="Helvetica"/>
          <w:lang w:val="es-ES"/>
        </w:rPr>
        <w:t>slowly</w:t>
      </w:r>
      <w:proofErr w:type="spellEnd"/>
      <w:r w:rsidRPr="00623806">
        <w:rPr>
          <w:rFonts w:ascii="Helvetica" w:hAnsi="Helvetica"/>
          <w:lang w:val="es-ES"/>
        </w:rPr>
        <w:t xml:space="preserve">, </w:t>
      </w:r>
      <w:proofErr w:type="spellStart"/>
      <w:r w:rsidRPr="00623806">
        <w:rPr>
          <w:rFonts w:ascii="Helvetica" w:hAnsi="Helvetica"/>
          <w:lang w:val="es-ES"/>
        </w:rPr>
        <w:t>fingers</w:t>
      </w:r>
      <w:proofErr w:type="spellEnd"/>
      <w:r w:rsidRPr="00623806">
        <w:rPr>
          <w:rFonts w:ascii="Helvetica" w:hAnsi="Helvetica"/>
          <w:lang w:val="es-ES"/>
        </w:rPr>
        <w:t xml:space="preserve"> </w:t>
      </w:r>
      <w:proofErr w:type="spellStart"/>
      <w:r w:rsidRPr="00623806">
        <w:rPr>
          <w:rFonts w:ascii="Helvetica" w:hAnsi="Helvetica"/>
          <w:lang w:val="es-ES"/>
        </w:rPr>
        <w:t>curling</w:t>
      </w:r>
      <w:proofErr w:type="spellEnd"/>
      <w:r w:rsidRPr="00623806">
        <w:rPr>
          <w:rFonts w:ascii="Helvetica" w:hAnsi="Helvetica"/>
          <w:lang w:val="es-ES"/>
        </w:rPr>
        <w:t xml:space="preserve"> at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sides</w:t>
      </w:r>
      <w:proofErr w:type="spellEnd"/>
      <w:r w:rsidRPr="00623806">
        <w:rPr>
          <w:rFonts w:ascii="Helvetica" w:hAnsi="Helvetica"/>
          <w:lang w:val="es-ES"/>
        </w:rPr>
        <w:t>.</w:t>
      </w:r>
    </w:p>
    <w:p w14:paraId="016852DC" w14:textId="54E4A056"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love</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 xml:space="preserve"> so </w:t>
      </w:r>
      <w:proofErr w:type="spellStart"/>
      <w:r w:rsidRPr="00623806">
        <w:rPr>
          <w:rFonts w:ascii="Helvetica" w:hAnsi="Helvetica"/>
          <w:lang w:val="es-ES"/>
        </w:rPr>
        <w:t>much</w:t>
      </w:r>
      <w:proofErr w:type="spellEnd"/>
      <w:r w:rsidRPr="00623806">
        <w:rPr>
          <w:rFonts w:ascii="Helvetica" w:hAnsi="Helvetica"/>
          <w:lang w:val="es-ES"/>
        </w:rPr>
        <w:t xml:space="preserve">,” he </w:t>
      </w:r>
      <w:proofErr w:type="spellStart"/>
      <w:r w:rsidRPr="00623806">
        <w:rPr>
          <w:rFonts w:ascii="Helvetica" w:hAnsi="Helvetica"/>
          <w:lang w:val="es-ES"/>
        </w:rPr>
        <w:t>whispered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thumb</w:t>
      </w:r>
      <w:proofErr w:type="spellEnd"/>
      <w:r w:rsidRPr="00623806">
        <w:rPr>
          <w:rFonts w:ascii="Helvetica" w:hAnsi="Helvetica"/>
          <w:lang w:val="es-ES"/>
        </w:rPr>
        <w:t xml:space="preserve"> </w:t>
      </w:r>
      <w:proofErr w:type="spellStart"/>
      <w:r w:rsidRPr="00623806">
        <w:rPr>
          <w:rFonts w:ascii="Helvetica" w:hAnsi="Helvetica"/>
          <w:lang w:val="es-ES"/>
        </w:rPr>
        <w:t>brushing</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cheek</w:t>
      </w:r>
      <w:proofErr w:type="spellEnd"/>
      <w:r w:rsidRPr="00623806">
        <w:rPr>
          <w:rFonts w:ascii="Helvetica" w:hAnsi="Helvetica"/>
          <w:lang w:val="es-ES"/>
        </w:rPr>
        <w:t>.</w:t>
      </w:r>
    </w:p>
    <w:p w14:paraId="0FAFD9EC" w14:textId="078D5AE4"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Shadow </w:t>
      </w:r>
      <w:proofErr w:type="spellStart"/>
      <w:r w:rsidRPr="00623806">
        <w:rPr>
          <w:rFonts w:ascii="Helvetica" w:hAnsi="Helvetica"/>
          <w:lang w:val="es-ES"/>
        </w:rPr>
        <w:t>growled</w:t>
      </w:r>
      <w:proofErr w:type="spellEnd"/>
      <w:r w:rsidRPr="00623806">
        <w:rPr>
          <w:rFonts w:ascii="Helvetica" w:hAnsi="Helvetica"/>
          <w:lang w:val="es-ES"/>
        </w:rPr>
        <w:t>.</w:t>
      </w:r>
    </w:p>
    <w:p w14:paraId="2819D595" w14:textId="73D9DA01"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Low. </w:t>
      </w:r>
      <w:proofErr w:type="spellStart"/>
      <w:r w:rsidRPr="00623806">
        <w:rPr>
          <w:rFonts w:ascii="Helvetica" w:hAnsi="Helvetica"/>
          <w:lang w:val="es-ES"/>
        </w:rPr>
        <w:t>Fierce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sound</w:t>
      </w:r>
      <w:proofErr w:type="spellEnd"/>
      <w:r w:rsidRPr="00623806">
        <w:rPr>
          <w:rFonts w:ascii="Helvetica" w:hAnsi="Helvetica"/>
          <w:lang w:val="es-ES"/>
        </w:rPr>
        <w:t xml:space="preserve"> </w:t>
      </w:r>
      <w:proofErr w:type="spellStart"/>
      <w:r w:rsidRPr="00623806">
        <w:rPr>
          <w:rFonts w:ascii="Helvetica" w:hAnsi="Helvetica"/>
          <w:lang w:val="es-ES"/>
        </w:rPr>
        <w:t>shook</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soles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feet</w:t>
      </w:r>
      <w:proofErr w:type="spellEnd"/>
      <w:r w:rsidRPr="00623806">
        <w:rPr>
          <w:rFonts w:ascii="Helvetica" w:hAnsi="Helvetica"/>
          <w:lang w:val="es-ES"/>
        </w:rPr>
        <w:t>.</w:t>
      </w:r>
    </w:p>
    <w:p w14:paraId="2581BC30" w14:textId="47110AD8"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reached</w:t>
      </w:r>
      <w:proofErr w:type="spellEnd"/>
      <w:r w:rsidRPr="00623806">
        <w:rPr>
          <w:rFonts w:ascii="Helvetica" w:hAnsi="Helvetica"/>
          <w:lang w:val="es-ES"/>
        </w:rPr>
        <w:t xml:space="preserve"> </w:t>
      </w:r>
      <w:proofErr w:type="spellStart"/>
      <w:r w:rsidRPr="00623806">
        <w:rPr>
          <w:rFonts w:ascii="Helvetica" w:hAnsi="Helvetica"/>
          <w:lang w:val="es-ES"/>
        </w:rPr>
        <w:t>down</w:t>
      </w:r>
      <w:proofErr w:type="spellEnd"/>
      <w:r w:rsidRPr="00623806">
        <w:rPr>
          <w:rFonts w:ascii="Helvetica" w:hAnsi="Helvetica"/>
          <w:lang w:val="es-ES"/>
        </w:rPr>
        <w:t xml:space="preserve"> </w:t>
      </w:r>
      <w:proofErr w:type="spellStart"/>
      <w:r w:rsidRPr="00623806">
        <w:rPr>
          <w:rFonts w:ascii="Helvetica" w:hAnsi="Helvetica"/>
          <w:lang w:val="es-ES"/>
        </w:rPr>
        <w:t>automatically</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calm</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nerves</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w:t>
      </w:r>
      <w:proofErr w:type="spellStart"/>
      <w:r w:rsidRPr="00623806">
        <w:rPr>
          <w:rFonts w:ascii="Helvetica" w:hAnsi="Helvetica"/>
          <w:lang w:val="es-ES"/>
        </w:rPr>
        <w:t>fraying</w:t>
      </w:r>
      <w:proofErr w:type="spellEnd"/>
      <w:r w:rsidRPr="00623806">
        <w:rPr>
          <w:rFonts w:ascii="Helvetica" w:hAnsi="Helvetica"/>
          <w:lang w:val="es-ES"/>
        </w:rPr>
        <w:t>.</w:t>
      </w:r>
    </w:p>
    <w:p w14:paraId="65321AF0" w14:textId="0F6594FB"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Owen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flinch</w:t>
      </w:r>
      <w:proofErr w:type="spellEnd"/>
      <w:r w:rsidRPr="00623806">
        <w:rPr>
          <w:rFonts w:ascii="Helvetica" w:hAnsi="Helvetica"/>
          <w:lang w:val="es-ES"/>
        </w:rPr>
        <w:t xml:space="preserve">. He </w:t>
      </w:r>
      <w:proofErr w:type="spellStart"/>
      <w:r w:rsidRPr="00623806">
        <w:rPr>
          <w:rFonts w:ascii="Helvetica" w:hAnsi="Helvetica"/>
          <w:lang w:val="es-ES"/>
        </w:rPr>
        <w:t>wrapped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arms</w:t>
      </w:r>
      <w:proofErr w:type="spellEnd"/>
      <w:r w:rsidRPr="00623806">
        <w:rPr>
          <w:rFonts w:ascii="Helvetica" w:hAnsi="Helvetica"/>
          <w:lang w:val="es-ES"/>
        </w:rPr>
        <w:t xml:space="preserve"> </w:t>
      </w:r>
      <w:proofErr w:type="spellStart"/>
      <w:r w:rsidRPr="00623806">
        <w:rPr>
          <w:rFonts w:ascii="Helvetica" w:hAnsi="Helvetica"/>
          <w:lang w:val="es-ES"/>
        </w:rPr>
        <w:t>around</w:t>
      </w:r>
      <w:proofErr w:type="spellEnd"/>
      <w:r w:rsidRPr="00623806">
        <w:rPr>
          <w:rFonts w:ascii="Helvetica" w:hAnsi="Helvetica"/>
          <w:lang w:val="es-ES"/>
        </w:rPr>
        <w:t xml:space="preserve"> me </w:t>
      </w:r>
      <w:proofErr w:type="spellStart"/>
      <w:r w:rsidRPr="00623806">
        <w:rPr>
          <w:rFonts w:ascii="Helvetica" w:hAnsi="Helvetica"/>
          <w:lang w:val="es-ES"/>
        </w:rPr>
        <w:t>tightly</w:t>
      </w:r>
      <w:proofErr w:type="spellEnd"/>
      <w:r w:rsidRPr="00623806">
        <w:rPr>
          <w:rFonts w:ascii="Helvetica" w:hAnsi="Helvetica"/>
          <w:lang w:val="es-ES"/>
        </w:rPr>
        <w:t>—</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tightly</w:t>
      </w:r>
      <w:proofErr w:type="spellEnd"/>
      <w:r w:rsidRPr="00623806">
        <w:rPr>
          <w:rFonts w:ascii="Helvetica" w:hAnsi="Helvetica"/>
          <w:lang w:val="es-ES"/>
        </w:rPr>
        <w:t xml:space="preserve">—and </w:t>
      </w:r>
      <w:proofErr w:type="spellStart"/>
      <w:r w:rsidRPr="00623806">
        <w:rPr>
          <w:rFonts w:ascii="Helvetica" w:hAnsi="Helvetica"/>
          <w:lang w:val="es-ES"/>
        </w:rPr>
        <w:t>lifted</w:t>
      </w:r>
      <w:proofErr w:type="spellEnd"/>
      <w:r w:rsidRPr="00623806">
        <w:rPr>
          <w:rFonts w:ascii="Helvetica" w:hAnsi="Helvetica"/>
          <w:lang w:val="es-ES"/>
        </w:rPr>
        <w:t xml:space="preserve"> me off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ground</w:t>
      </w:r>
      <w:proofErr w:type="spellEnd"/>
      <w:r w:rsidRPr="00623806">
        <w:rPr>
          <w:rFonts w:ascii="Helvetica" w:hAnsi="Helvetica"/>
          <w:lang w:val="es-ES"/>
        </w:rPr>
        <w:t>.</w:t>
      </w:r>
    </w:p>
    <w:p w14:paraId="15439398" w14:textId="3FA09AF6"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gasped</w:t>
      </w:r>
      <w:proofErr w:type="spellEnd"/>
      <w:r w:rsidRPr="00623806">
        <w:rPr>
          <w:rFonts w:ascii="Helvetica" w:hAnsi="Helvetica"/>
          <w:lang w:val="es-ES"/>
        </w:rPr>
        <w:t xml:space="preserve">, </w:t>
      </w:r>
      <w:proofErr w:type="spellStart"/>
      <w:r w:rsidRPr="00623806">
        <w:rPr>
          <w:rFonts w:ascii="Helvetica" w:hAnsi="Helvetica"/>
          <w:lang w:val="es-ES"/>
        </w:rPr>
        <w:t>heart</w:t>
      </w:r>
      <w:proofErr w:type="spellEnd"/>
      <w:r w:rsidRPr="00623806">
        <w:rPr>
          <w:rFonts w:ascii="Helvetica" w:hAnsi="Helvetica"/>
          <w:lang w:val="es-ES"/>
        </w:rPr>
        <w:t xml:space="preserve"> </w:t>
      </w:r>
      <w:proofErr w:type="spellStart"/>
      <w:r w:rsidRPr="00623806">
        <w:rPr>
          <w:rFonts w:ascii="Helvetica" w:hAnsi="Helvetica"/>
          <w:lang w:val="es-ES"/>
        </w:rPr>
        <w:t>thudding</w:t>
      </w:r>
      <w:proofErr w:type="spellEnd"/>
      <w:r w:rsidRPr="00623806">
        <w:rPr>
          <w:rFonts w:ascii="Helvetica" w:hAnsi="Helvetica"/>
          <w:lang w:val="es-ES"/>
        </w:rPr>
        <w:t xml:space="preserve">, as </w:t>
      </w:r>
      <w:proofErr w:type="spellStart"/>
      <w:r w:rsidRPr="00623806">
        <w:rPr>
          <w:rFonts w:ascii="Helvetica" w:hAnsi="Helvetica"/>
          <w:lang w:val="es-ES"/>
        </w:rPr>
        <w:t>an</w:t>
      </w:r>
      <w:proofErr w:type="spellEnd"/>
      <w:r w:rsidRPr="00623806">
        <w:rPr>
          <w:rFonts w:ascii="Helvetica" w:hAnsi="Helvetica"/>
          <w:lang w:val="es-ES"/>
        </w:rPr>
        <w:t xml:space="preserve"> </w:t>
      </w:r>
      <w:proofErr w:type="spellStart"/>
      <w:r w:rsidRPr="00623806">
        <w:rPr>
          <w:rFonts w:ascii="Helvetica" w:hAnsi="Helvetica"/>
          <w:lang w:val="es-ES"/>
        </w:rPr>
        <w:t>unnatural</w:t>
      </w:r>
      <w:proofErr w:type="spellEnd"/>
      <w:r w:rsidRPr="00623806">
        <w:rPr>
          <w:rFonts w:ascii="Helvetica" w:hAnsi="Helvetica"/>
          <w:lang w:val="es-ES"/>
        </w:rPr>
        <w:t xml:space="preserve"> </w:t>
      </w:r>
      <w:proofErr w:type="spellStart"/>
      <w:r w:rsidRPr="00623806">
        <w:rPr>
          <w:rFonts w:ascii="Helvetica" w:hAnsi="Helvetica"/>
          <w:lang w:val="es-ES"/>
        </w:rPr>
        <w:t>heat</w:t>
      </w:r>
      <w:proofErr w:type="spellEnd"/>
      <w:r w:rsidRPr="00623806">
        <w:rPr>
          <w:rFonts w:ascii="Helvetica" w:hAnsi="Helvetica"/>
          <w:lang w:val="es-ES"/>
        </w:rPr>
        <w:t xml:space="preserve"> </w:t>
      </w:r>
      <w:proofErr w:type="spellStart"/>
      <w:r w:rsidRPr="00623806">
        <w:rPr>
          <w:rFonts w:ascii="Helvetica" w:hAnsi="Helvetica"/>
          <w:lang w:val="es-ES"/>
        </w:rPr>
        <w:t>slithered</w:t>
      </w:r>
      <w:proofErr w:type="spellEnd"/>
      <w:r w:rsidRPr="00623806">
        <w:rPr>
          <w:rFonts w:ascii="Helvetica" w:hAnsi="Helvetica"/>
          <w:lang w:val="es-ES"/>
        </w:rPr>
        <w:t xml:space="preserve"> </w:t>
      </w:r>
      <w:proofErr w:type="spellStart"/>
      <w:r w:rsidRPr="00623806">
        <w:rPr>
          <w:rFonts w:ascii="Helvetica" w:hAnsi="Helvetica"/>
          <w:lang w:val="es-ES"/>
        </w:rPr>
        <w:t>across</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skin.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arousal</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pressure</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being</w:t>
      </w:r>
      <w:proofErr w:type="spellEnd"/>
      <w:r w:rsidRPr="00623806">
        <w:rPr>
          <w:rFonts w:ascii="Helvetica" w:hAnsi="Helvetica"/>
          <w:lang w:val="es-ES"/>
        </w:rPr>
        <w:t xml:space="preserve"> </w:t>
      </w:r>
      <w:proofErr w:type="spellStart"/>
      <w:r w:rsidRPr="00623806">
        <w:rPr>
          <w:rFonts w:ascii="Helvetica" w:hAnsi="Helvetica"/>
          <w:lang w:val="es-ES"/>
        </w:rPr>
        <w:t>pulled</w:t>
      </w:r>
      <w:proofErr w:type="spellEnd"/>
      <w:r w:rsidRPr="00623806">
        <w:rPr>
          <w:rFonts w:ascii="Helvetica" w:hAnsi="Helvetica"/>
          <w:lang w:val="es-ES"/>
        </w:rPr>
        <w:t xml:space="preserve"> </w:t>
      </w:r>
      <w:proofErr w:type="spellStart"/>
      <w:r w:rsidRPr="00623806">
        <w:rPr>
          <w:rFonts w:ascii="Helvetica" w:hAnsi="Helvetica"/>
          <w:lang w:val="es-ES"/>
        </w:rPr>
        <w:t>under</w:t>
      </w:r>
      <w:proofErr w:type="spellEnd"/>
      <w:r w:rsidRPr="00623806">
        <w:rPr>
          <w:rFonts w:ascii="Helvetica" w:hAnsi="Helvetica"/>
          <w:lang w:val="es-ES"/>
        </w:rPr>
        <w:t xml:space="preserve"> </w:t>
      </w:r>
      <w:proofErr w:type="spellStart"/>
      <w:r w:rsidRPr="00623806">
        <w:rPr>
          <w:rFonts w:ascii="Helvetica" w:hAnsi="Helvetica"/>
          <w:lang w:val="es-ES"/>
        </w:rPr>
        <w:t>deep</w:t>
      </w:r>
      <w:proofErr w:type="spellEnd"/>
      <w:r w:rsidRPr="00623806">
        <w:rPr>
          <w:rFonts w:ascii="Helvetica" w:hAnsi="Helvetica"/>
          <w:lang w:val="es-ES"/>
        </w:rPr>
        <w:t xml:space="preserve"> </w:t>
      </w:r>
      <w:proofErr w:type="spellStart"/>
      <w:r w:rsidRPr="00623806">
        <w:rPr>
          <w:rFonts w:ascii="Helvetica" w:hAnsi="Helvetica"/>
          <w:lang w:val="es-ES"/>
        </w:rPr>
        <w:t>water</w:t>
      </w:r>
      <w:proofErr w:type="spellEnd"/>
      <w:r w:rsidRPr="00623806">
        <w:rPr>
          <w:rFonts w:ascii="Helvetica" w:hAnsi="Helvetica"/>
          <w:lang w:val="es-ES"/>
        </w:rPr>
        <w:t>.</w:t>
      </w:r>
    </w:p>
    <w:p w14:paraId="7E127774" w14:textId="3AFE0F60"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carried</w:t>
      </w:r>
      <w:proofErr w:type="spellEnd"/>
      <w:r w:rsidRPr="00623806">
        <w:rPr>
          <w:rFonts w:ascii="Helvetica" w:hAnsi="Helvetica"/>
          <w:lang w:val="es-ES"/>
        </w:rPr>
        <w:t xml:space="preserve"> me </w:t>
      </w:r>
      <w:proofErr w:type="spellStart"/>
      <w:r w:rsidRPr="00623806">
        <w:rPr>
          <w:rFonts w:ascii="Helvetica" w:hAnsi="Helvetica"/>
          <w:lang w:val="es-ES"/>
        </w:rPr>
        <w:t>toward</w:t>
      </w:r>
      <w:proofErr w:type="spellEnd"/>
      <w:r w:rsidRPr="00623806">
        <w:rPr>
          <w:rFonts w:ascii="Helvetica" w:hAnsi="Helvetica"/>
          <w:lang w:val="es-ES"/>
        </w:rPr>
        <w:t xml:space="preserve"> </w:t>
      </w:r>
      <w:proofErr w:type="spellStart"/>
      <w:r w:rsidRPr="00623806">
        <w:rPr>
          <w:rFonts w:ascii="Helvetica" w:hAnsi="Helvetica"/>
          <w:lang w:val="es-ES"/>
        </w:rPr>
        <w:t>our</w:t>
      </w:r>
      <w:proofErr w:type="spellEnd"/>
      <w:r w:rsidRPr="00623806">
        <w:rPr>
          <w:rFonts w:ascii="Helvetica" w:hAnsi="Helvetica"/>
          <w:lang w:val="es-ES"/>
        </w:rPr>
        <w:t xml:space="preserve"> </w:t>
      </w:r>
      <w:proofErr w:type="spellStart"/>
      <w:r w:rsidRPr="00623806">
        <w:rPr>
          <w:rFonts w:ascii="Helvetica" w:hAnsi="Helvetica"/>
          <w:lang w:val="es-ES"/>
        </w:rPr>
        <w:t>shared</w:t>
      </w:r>
      <w:proofErr w:type="spellEnd"/>
      <w:r w:rsidRPr="00623806">
        <w:rPr>
          <w:rFonts w:ascii="Helvetica" w:hAnsi="Helvetica"/>
          <w:lang w:val="es-ES"/>
        </w:rPr>
        <w:t xml:space="preserve"> </w:t>
      </w:r>
      <w:proofErr w:type="spellStart"/>
      <w:r w:rsidRPr="00623806">
        <w:rPr>
          <w:rFonts w:ascii="Helvetica" w:hAnsi="Helvetica"/>
          <w:lang w:val="es-ES"/>
        </w:rPr>
        <w:t>bedroom</w:t>
      </w:r>
      <w:proofErr w:type="spellEnd"/>
      <w:r w:rsidRPr="00623806">
        <w:rPr>
          <w:rFonts w:ascii="Helvetica" w:hAnsi="Helvetica"/>
          <w:lang w:val="es-ES"/>
        </w:rPr>
        <w:t>.</w:t>
      </w:r>
    </w:p>
    <w:p w14:paraId="5DB11A3C" w14:textId="31F26449"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“Owen—”</w:t>
      </w:r>
    </w:p>
    <w:p w14:paraId="6696DFE0" w14:textId="367B4427"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came</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 xml:space="preserve"> </w:t>
      </w:r>
      <w:proofErr w:type="spellStart"/>
      <w:r w:rsidRPr="00623806">
        <w:rPr>
          <w:rFonts w:ascii="Helvetica" w:hAnsi="Helvetica"/>
          <w:lang w:val="es-ES"/>
        </w:rPr>
        <w:t>cracked</w:t>
      </w:r>
      <w:proofErr w:type="spellEnd"/>
      <w:r w:rsidRPr="00623806">
        <w:rPr>
          <w:rFonts w:ascii="Helvetica" w:hAnsi="Helvetica"/>
          <w:lang w:val="es-ES"/>
        </w:rPr>
        <w:t xml:space="preserve"> and </w:t>
      </w:r>
      <w:proofErr w:type="spellStart"/>
      <w:r w:rsidRPr="00623806">
        <w:rPr>
          <w:rFonts w:ascii="Helvetica" w:hAnsi="Helvetica"/>
          <w:lang w:val="es-ES"/>
        </w:rPr>
        <w:t>thin</w:t>
      </w:r>
      <w:proofErr w:type="spellEnd"/>
      <w:r w:rsidRPr="00623806">
        <w:rPr>
          <w:rFonts w:ascii="Helvetica" w:hAnsi="Helvetica"/>
          <w:lang w:val="es-ES"/>
        </w:rPr>
        <w:t>.</w:t>
      </w:r>
    </w:p>
    <w:p w14:paraId="32B799F1" w14:textId="42D9BED8"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pressed</w:t>
      </w:r>
      <w:proofErr w:type="spellEnd"/>
      <w:r w:rsidRPr="00623806">
        <w:rPr>
          <w:rFonts w:ascii="Helvetica" w:hAnsi="Helvetica"/>
          <w:lang w:val="es-ES"/>
        </w:rPr>
        <w:t xml:space="preserve"> a </w:t>
      </w:r>
      <w:proofErr w:type="spellStart"/>
      <w:r w:rsidRPr="00623806">
        <w:rPr>
          <w:rFonts w:ascii="Helvetica" w:hAnsi="Helvetica"/>
          <w:lang w:val="es-ES"/>
        </w:rPr>
        <w:t>finger</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lips</w:t>
      </w:r>
      <w:proofErr w:type="spellEnd"/>
      <w:r w:rsidRPr="00623806">
        <w:rPr>
          <w:rFonts w:ascii="Helvetica" w:hAnsi="Helvetica"/>
          <w:lang w:val="es-ES"/>
        </w:rPr>
        <w:t>. “</w:t>
      </w:r>
      <w:proofErr w:type="spellStart"/>
      <w:r w:rsidRPr="00623806">
        <w:rPr>
          <w:rFonts w:ascii="Helvetica" w:hAnsi="Helvetica"/>
          <w:lang w:val="es-ES"/>
        </w:rPr>
        <w:t>Let</w:t>
      </w:r>
      <w:proofErr w:type="spellEnd"/>
      <w:r w:rsidRPr="00623806">
        <w:rPr>
          <w:rFonts w:ascii="Helvetica" w:hAnsi="Helvetica"/>
          <w:lang w:val="es-ES"/>
        </w:rPr>
        <w:t xml:space="preserve"> me </w:t>
      </w:r>
      <w:proofErr w:type="spellStart"/>
      <w:r w:rsidRPr="00623806">
        <w:rPr>
          <w:rFonts w:ascii="Helvetica" w:hAnsi="Helvetica"/>
          <w:lang w:val="es-ES"/>
        </w:rPr>
        <w:t>love</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again</w:t>
      </w:r>
      <w:proofErr w:type="spellEnd"/>
      <w:r w:rsidRPr="00623806">
        <w:rPr>
          <w:rFonts w:ascii="Helvetica" w:hAnsi="Helvetica"/>
          <w:lang w:val="es-ES"/>
        </w:rPr>
        <w:t>, Liliam.”</w:t>
      </w:r>
    </w:p>
    <w:p w14:paraId="43D43F36" w14:textId="414D0586"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door</w:t>
      </w:r>
      <w:proofErr w:type="spellEnd"/>
      <w:r w:rsidRPr="00623806">
        <w:rPr>
          <w:rFonts w:ascii="Helvetica" w:hAnsi="Helvetica"/>
          <w:lang w:val="es-ES"/>
        </w:rPr>
        <w:t xml:space="preserve"> </w:t>
      </w:r>
      <w:proofErr w:type="spellStart"/>
      <w:r w:rsidRPr="00623806">
        <w:rPr>
          <w:rFonts w:ascii="Helvetica" w:hAnsi="Helvetica"/>
          <w:lang w:val="es-ES"/>
        </w:rPr>
        <w:t>shut</w:t>
      </w:r>
      <w:proofErr w:type="spellEnd"/>
      <w:r w:rsidRPr="00623806">
        <w:rPr>
          <w:rFonts w:ascii="Helvetica" w:hAnsi="Helvetica"/>
          <w:lang w:val="es-ES"/>
        </w:rPr>
        <w:t>.</w:t>
      </w:r>
    </w:p>
    <w:p w14:paraId="0063B84E" w14:textId="6380CD4D"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heard</w:t>
      </w:r>
      <w:proofErr w:type="spellEnd"/>
      <w:r w:rsidRPr="00623806">
        <w:rPr>
          <w:rFonts w:ascii="Helvetica" w:hAnsi="Helvetica"/>
          <w:lang w:val="es-ES"/>
        </w:rPr>
        <w:t xml:space="preserve"> </w:t>
      </w:r>
      <w:proofErr w:type="spellStart"/>
      <w:r w:rsidRPr="00623806">
        <w:rPr>
          <w:rFonts w:ascii="Helvetica" w:hAnsi="Helvetica"/>
          <w:lang w:val="es-ES"/>
        </w:rPr>
        <w:t>Shadow’s</w:t>
      </w:r>
      <w:proofErr w:type="spellEnd"/>
      <w:r w:rsidRPr="00623806">
        <w:rPr>
          <w:rFonts w:ascii="Helvetica" w:hAnsi="Helvetica"/>
          <w:lang w:val="es-ES"/>
        </w:rPr>
        <w:t xml:space="preserve"> </w:t>
      </w:r>
      <w:proofErr w:type="spellStart"/>
      <w:r w:rsidRPr="00623806">
        <w:rPr>
          <w:rFonts w:ascii="Helvetica" w:hAnsi="Helvetica"/>
          <w:lang w:val="es-ES"/>
        </w:rPr>
        <w:t>claws</w:t>
      </w:r>
      <w:proofErr w:type="spellEnd"/>
      <w:r w:rsidRPr="00623806">
        <w:rPr>
          <w:rFonts w:ascii="Helvetica" w:hAnsi="Helvetica"/>
          <w:lang w:val="es-ES"/>
        </w:rPr>
        <w:t xml:space="preserve"> </w:t>
      </w:r>
      <w:proofErr w:type="spellStart"/>
      <w:r w:rsidRPr="00623806">
        <w:rPr>
          <w:rFonts w:ascii="Helvetica" w:hAnsi="Helvetica"/>
          <w:lang w:val="es-ES"/>
        </w:rPr>
        <w:t>scrambling</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floor</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sharp</w:t>
      </w:r>
      <w:proofErr w:type="spellEnd"/>
      <w:r w:rsidRPr="00623806">
        <w:rPr>
          <w:rFonts w:ascii="Helvetica" w:hAnsi="Helvetica"/>
          <w:lang w:val="es-ES"/>
        </w:rPr>
        <w:t xml:space="preserve"> </w:t>
      </w:r>
      <w:proofErr w:type="spellStart"/>
      <w:r w:rsidRPr="00623806">
        <w:rPr>
          <w:rFonts w:ascii="Helvetica" w:hAnsi="Helvetica"/>
          <w:lang w:val="es-ES"/>
        </w:rPr>
        <w:t>whine</w:t>
      </w:r>
      <w:proofErr w:type="spellEnd"/>
      <w:r w:rsidRPr="00623806">
        <w:rPr>
          <w:rFonts w:ascii="Helvetica" w:hAnsi="Helvetica"/>
          <w:lang w:val="es-ES"/>
        </w:rPr>
        <w:t xml:space="preserve"> </w:t>
      </w:r>
      <w:proofErr w:type="spellStart"/>
      <w:r w:rsidRPr="00623806">
        <w:rPr>
          <w:rFonts w:ascii="Helvetica" w:hAnsi="Helvetica"/>
          <w:lang w:val="es-ES"/>
        </w:rPr>
        <w:t>behind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barrier</w:t>
      </w:r>
      <w:proofErr w:type="spellEnd"/>
      <w:r w:rsidRPr="00623806">
        <w:rPr>
          <w:rFonts w:ascii="Helvetica" w:hAnsi="Helvetica"/>
          <w:lang w:val="es-ES"/>
        </w:rPr>
        <w:t>.</w:t>
      </w:r>
    </w:p>
    <w:p w14:paraId="451180EE" w14:textId="0217BB80"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“Owen, </w:t>
      </w:r>
      <w:proofErr w:type="spellStart"/>
      <w:r w:rsidRPr="00623806">
        <w:rPr>
          <w:rFonts w:ascii="Helvetica" w:hAnsi="Helvetica"/>
          <w:lang w:val="es-ES"/>
        </w:rPr>
        <w:t>please</w:t>
      </w:r>
      <w:proofErr w:type="spellEnd"/>
      <w:r w:rsidRPr="00623806">
        <w:rPr>
          <w:rFonts w:ascii="Helvetica" w:hAnsi="Helvetica"/>
          <w:lang w:val="es-ES"/>
        </w:rPr>
        <w:t>—”</w:t>
      </w:r>
    </w:p>
    <w:p w14:paraId="52F85160" w14:textId="5F50FED4"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wrong</w:t>
      </w:r>
      <w:proofErr w:type="spellEnd"/>
      <w:r w:rsidRPr="00623806">
        <w:rPr>
          <w:rFonts w:ascii="Helvetica" w:hAnsi="Helvetica"/>
          <w:lang w:val="es-ES"/>
        </w:rPr>
        <w:t>.</w:t>
      </w:r>
    </w:p>
    <w:p w14:paraId="6A6878BB" w14:textId="0CB475CC"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couldn’t</w:t>
      </w:r>
      <w:proofErr w:type="spellEnd"/>
      <w:r w:rsidRPr="00623806">
        <w:rPr>
          <w:rFonts w:ascii="Helvetica" w:hAnsi="Helvetica"/>
          <w:lang w:val="es-ES"/>
        </w:rPr>
        <w:t xml:space="preserve"> </w:t>
      </w:r>
      <w:proofErr w:type="spellStart"/>
      <w:r w:rsidRPr="00623806">
        <w:rPr>
          <w:rFonts w:ascii="Helvetica" w:hAnsi="Helvetica"/>
          <w:lang w:val="es-ES"/>
        </w:rPr>
        <w:t>focus</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thoughts</w:t>
      </w:r>
      <w:proofErr w:type="spellEnd"/>
      <w:r w:rsidRPr="00623806">
        <w:rPr>
          <w:rFonts w:ascii="Helvetica" w:hAnsi="Helvetica"/>
          <w:lang w:val="es-ES"/>
        </w:rPr>
        <w:t xml:space="preserve"> </w:t>
      </w:r>
      <w:proofErr w:type="spellStart"/>
      <w:r w:rsidRPr="00623806">
        <w:rPr>
          <w:rFonts w:ascii="Helvetica" w:hAnsi="Helvetica"/>
          <w:lang w:val="es-ES"/>
        </w:rPr>
        <w:t>dulled</w:t>
      </w:r>
      <w:proofErr w:type="spellEnd"/>
      <w:r w:rsidRPr="00623806">
        <w:rPr>
          <w:rFonts w:ascii="Helvetica" w:hAnsi="Helvetica"/>
          <w:lang w:val="es-ES"/>
        </w:rPr>
        <w:t xml:space="preserve"> at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edges</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limbs</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disconnected</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will</w:t>
      </w:r>
      <w:proofErr w:type="spellEnd"/>
      <w:r w:rsidRPr="00623806">
        <w:rPr>
          <w:rFonts w:ascii="Helvetica" w:hAnsi="Helvetica"/>
          <w:lang w:val="es-ES"/>
        </w:rPr>
        <w:t xml:space="preserve">. I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trapped</w:t>
      </w:r>
      <w:proofErr w:type="spellEnd"/>
      <w:r w:rsidRPr="00623806">
        <w:rPr>
          <w:rFonts w:ascii="Helvetica" w:hAnsi="Helvetica"/>
          <w:lang w:val="es-ES"/>
        </w:rPr>
        <w:t xml:space="preserve"> in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own</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despite</w:t>
      </w:r>
      <w:proofErr w:type="spellEnd"/>
      <w:r w:rsidRPr="00623806">
        <w:rPr>
          <w:rFonts w:ascii="Helvetica" w:hAnsi="Helvetica"/>
          <w:lang w:val="es-ES"/>
        </w:rPr>
        <w:t xml:space="preserve"> </w:t>
      </w:r>
      <w:proofErr w:type="spellStart"/>
      <w:r w:rsidRPr="00623806">
        <w:rPr>
          <w:rFonts w:ascii="Helvetica" w:hAnsi="Helvetica"/>
          <w:lang w:val="es-ES"/>
        </w:rPr>
        <w:t>being</w:t>
      </w:r>
      <w:proofErr w:type="spellEnd"/>
      <w:r w:rsidRPr="00623806">
        <w:rPr>
          <w:rFonts w:ascii="Helvetica" w:hAnsi="Helvetica"/>
          <w:lang w:val="es-ES"/>
        </w:rPr>
        <w:t xml:space="preserve"> </w:t>
      </w:r>
      <w:proofErr w:type="spellStart"/>
      <w:r w:rsidRPr="00623806">
        <w:rPr>
          <w:rFonts w:ascii="Helvetica" w:hAnsi="Helvetica"/>
          <w:lang w:val="es-ES"/>
        </w:rPr>
        <w:t>present</w:t>
      </w:r>
      <w:proofErr w:type="spellEnd"/>
      <w:r w:rsidRPr="00623806">
        <w:rPr>
          <w:rFonts w:ascii="Helvetica" w:hAnsi="Helvetica"/>
          <w:lang w:val="es-ES"/>
        </w:rPr>
        <w:t>.</w:t>
      </w:r>
    </w:p>
    <w:p w14:paraId="431146AF" w14:textId="491A301C"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lastRenderedPageBreak/>
        <w:t>His</w:t>
      </w:r>
      <w:proofErr w:type="spellEnd"/>
      <w:r w:rsidRPr="00623806">
        <w:rPr>
          <w:rFonts w:ascii="Helvetica" w:hAnsi="Helvetica"/>
          <w:lang w:val="es-ES"/>
        </w:rPr>
        <w:t xml:space="preserve"> </w:t>
      </w:r>
      <w:proofErr w:type="spellStart"/>
      <w:r w:rsidRPr="00623806">
        <w:rPr>
          <w:rFonts w:ascii="Helvetica" w:hAnsi="Helvetica"/>
          <w:lang w:val="es-ES"/>
        </w:rPr>
        <w:t>hands</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w:t>
      </w:r>
      <w:proofErr w:type="spellStart"/>
      <w:r w:rsidRPr="00623806">
        <w:rPr>
          <w:rFonts w:ascii="Helvetica" w:hAnsi="Helvetica"/>
          <w:lang w:val="es-ES"/>
        </w:rPr>
        <w:t>under</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hoodie</w:t>
      </w:r>
      <w:proofErr w:type="spellEnd"/>
      <w:r w:rsidRPr="00623806">
        <w:rPr>
          <w:rFonts w:ascii="Helvetica" w:hAnsi="Helvetica"/>
          <w:lang w:val="es-ES"/>
        </w:rPr>
        <w:t xml:space="preserve">, </w:t>
      </w:r>
      <w:proofErr w:type="gramStart"/>
      <w:r w:rsidRPr="00623806">
        <w:rPr>
          <w:rFonts w:ascii="Helvetica" w:hAnsi="Helvetica"/>
          <w:lang w:val="es-ES"/>
        </w:rPr>
        <w:t>lifting</w:t>
      </w:r>
      <w:proofErr w:type="gram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intense,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dark</w:t>
      </w:r>
      <w:proofErr w:type="spellEnd"/>
      <w:r w:rsidRPr="00623806">
        <w:rPr>
          <w:rFonts w:ascii="Helvetica" w:hAnsi="Helvetica"/>
          <w:lang w:val="es-ES"/>
        </w:rPr>
        <w:t>—</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brown</w:t>
      </w:r>
      <w:proofErr w:type="spellEnd"/>
      <w:r w:rsidRPr="00623806">
        <w:rPr>
          <w:rFonts w:ascii="Helvetica" w:hAnsi="Helvetica"/>
          <w:lang w:val="es-ES"/>
        </w:rPr>
        <w:t xml:space="preserve"> </w:t>
      </w:r>
      <w:proofErr w:type="spellStart"/>
      <w:r w:rsidRPr="00623806">
        <w:rPr>
          <w:rFonts w:ascii="Helvetica" w:hAnsi="Helvetica"/>
          <w:lang w:val="es-ES"/>
        </w:rPr>
        <w:t>anymore</w:t>
      </w:r>
      <w:proofErr w:type="spellEnd"/>
      <w:r w:rsidRPr="00623806">
        <w:rPr>
          <w:rFonts w:ascii="Helvetica" w:hAnsi="Helvetica"/>
          <w:lang w:val="es-ES"/>
        </w:rPr>
        <w:t xml:space="preserve">. </w:t>
      </w:r>
      <w:proofErr w:type="spellStart"/>
      <w:r w:rsidRPr="00623806">
        <w:rPr>
          <w:rFonts w:ascii="Helvetica" w:hAnsi="Helvetica"/>
          <w:lang w:val="es-ES"/>
        </w:rPr>
        <w:t>Bronze</w:t>
      </w:r>
      <w:proofErr w:type="spellEnd"/>
      <w:r w:rsidRPr="00623806">
        <w:rPr>
          <w:rFonts w:ascii="Helvetica" w:hAnsi="Helvetica"/>
          <w:lang w:val="es-ES"/>
        </w:rPr>
        <w:t xml:space="preserve"> </w:t>
      </w:r>
      <w:proofErr w:type="spellStart"/>
      <w:r w:rsidRPr="00623806">
        <w:rPr>
          <w:rFonts w:ascii="Helvetica" w:hAnsi="Helvetica"/>
          <w:lang w:val="es-ES"/>
        </w:rPr>
        <w:t>is</w:t>
      </w:r>
      <w:proofErr w:type="spellEnd"/>
      <w:r w:rsidRPr="00623806">
        <w:rPr>
          <w:rFonts w:ascii="Helvetica" w:hAnsi="Helvetica"/>
          <w:lang w:val="es-ES"/>
        </w:rPr>
        <w:t xml:space="preserve"> </w:t>
      </w:r>
      <w:proofErr w:type="spellStart"/>
      <w:r w:rsidRPr="00623806">
        <w:rPr>
          <w:rFonts w:ascii="Helvetica" w:hAnsi="Helvetica"/>
          <w:lang w:val="es-ES"/>
        </w:rPr>
        <w:t>lit</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inside</w:t>
      </w:r>
      <w:proofErr w:type="spellEnd"/>
      <w:r w:rsidRPr="00623806">
        <w:rPr>
          <w:rFonts w:ascii="Helvetica" w:hAnsi="Helvetica"/>
          <w:lang w:val="es-ES"/>
        </w:rPr>
        <w:t xml:space="preserve">. </w:t>
      </w:r>
      <w:proofErr w:type="spellStart"/>
      <w:r w:rsidRPr="00623806">
        <w:rPr>
          <w:rFonts w:ascii="Helvetica" w:hAnsi="Helvetica"/>
          <w:lang w:val="es-ES"/>
        </w:rPr>
        <w:t>Burning</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hand</w:t>
      </w:r>
      <w:proofErr w:type="spellEnd"/>
      <w:r w:rsidRPr="00623806">
        <w:rPr>
          <w:rFonts w:ascii="Helvetica" w:hAnsi="Helvetica"/>
          <w:lang w:val="es-ES"/>
        </w:rPr>
        <w:t xml:space="preserve"> </w:t>
      </w:r>
      <w:proofErr w:type="spellStart"/>
      <w:r w:rsidRPr="00623806">
        <w:rPr>
          <w:rFonts w:ascii="Helvetica" w:hAnsi="Helvetica"/>
          <w:lang w:val="es-ES"/>
        </w:rPr>
        <w:t>reached</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 xml:space="preserve"> and </w:t>
      </w:r>
      <w:proofErr w:type="spellStart"/>
      <w:r w:rsidRPr="00623806">
        <w:rPr>
          <w:rFonts w:ascii="Helvetica" w:hAnsi="Helvetica"/>
          <w:lang w:val="es-ES"/>
        </w:rPr>
        <w:t>pulled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necklace</w:t>
      </w:r>
      <w:proofErr w:type="spellEnd"/>
      <w:r w:rsidRPr="00623806">
        <w:rPr>
          <w:rFonts w:ascii="Helvetica" w:hAnsi="Helvetica"/>
          <w:lang w:val="es-ES"/>
        </w:rPr>
        <w:t xml:space="preserve"> </w:t>
      </w:r>
      <w:proofErr w:type="spellStart"/>
      <w:r w:rsidRPr="00623806">
        <w:rPr>
          <w:rFonts w:ascii="Helvetica" w:hAnsi="Helvetica"/>
          <w:lang w:val="es-ES"/>
        </w:rPr>
        <w:t>away</w:t>
      </w:r>
      <w:proofErr w:type="spellEnd"/>
      <w:r w:rsidRPr="00623806">
        <w:rPr>
          <w:rFonts w:ascii="Helvetica" w:hAnsi="Helvetica"/>
          <w:lang w:val="es-ES"/>
        </w:rPr>
        <w:t>.</w:t>
      </w:r>
    </w:p>
    <w:p w14:paraId="65A130BC" w14:textId="2ED8AAB8"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felt</w:t>
      </w:r>
      <w:proofErr w:type="spellEnd"/>
      <w:r w:rsidRPr="00623806">
        <w:rPr>
          <w:rFonts w:ascii="Helvetica" w:hAnsi="Helvetica"/>
          <w:lang w:val="es-ES"/>
        </w:rPr>
        <w:t xml:space="preserve"> a </w:t>
      </w:r>
      <w:proofErr w:type="spellStart"/>
      <w:r w:rsidRPr="00623806">
        <w:rPr>
          <w:rFonts w:ascii="Helvetica" w:hAnsi="Helvetica"/>
          <w:lang w:val="es-ES"/>
        </w:rPr>
        <w:t>pressure</w:t>
      </w:r>
      <w:proofErr w:type="spellEnd"/>
      <w:r w:rsidRPr="00623806">
        <w:rPr>
          <w:rFonts w:ascii="Helvetica" w:hAnsi="Helvetica"/>
          <w:lang w:val="es-ES"/>
        </w:rPr>
        <w:t xml:space="preserve"> </w:t>
      </w:r>
      <w:proofErr w:type="spellStart"/>
      <w:r w:rsidRPr="00623806">
        <w:rPr>
          <w:rFonts w:ascii="Helvetica" w:hAnsi="Helvetica"/>
          <w:lang w:val="es-ES"/>
        </w:rPr>
        <w:t>building</w:t>
      </w:r>
      <w:proofErr w:type="spellEnd"/>
      <w:r w:rsidRPr="00623806">
        <w:rPr>
          <w:rFonts w:ascii="Helvetica" w:hAnsi="Helvetica"/>
          <w:lang w:val="es-ES"/>
        </w:rPr>
        <w:t xml:space="preserve"> </w:t>
      </w:r>
      <w:proofErr w:type="spellStart"/>
      <w:r w:rsidRPr="00623806">
        <w:rPr>
          <w:rFonts w:ascii="Helvetica" w:hAnsi="Helvetica"/>
          <w:lang w:val="es-ES"/>
        </w:rPr>
        <w:t>behind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chest</w:t>
      </w:r>
      <w:proofErr w:type="spellEnd"/>
      <w:r w:rsidRPr="00623806">
        <w:rPr>
          <w:rFonts w:ascii="Helvetica" w:hAnsi="Helvetica"/>
          <w:lang w:val="es-ES"/>
        </w:rPr>
        <w:t xml:space="preserve"> </w:t>
      </w:r>
      <w:proofErr w:type="spellStart"/>
      <w:r w:rsidRPr="00623806">
        <w:rPr>
          <w:rFonts w:ascii="Helvetica" w:hAnsi="Helvetica"/>
          <w:lang w:val="es-ES"/>
        </w:rPr>
        <w:t>tightened</w:t>
      </w:r>
      <w:proofErr w:type="spellEnd"/>
      <w:r w:rsidRPr="00623806">
        <w:rPr>
          <w:rFonts w:ascii="Helvetica" w:hAnsi="Helvetica"/>
          <w:lang w:val="es-ES"/>
        </w:rPr>
        <w:t>.</w:t>
      </w:r>
    </w:p>
    <w:p w14:paraId="2D012132" w14:textId="031A9BD3"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air 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room</w:t>
      </w:r>
      <w:proofErr w:type="spellEnd"/>
      <w:r w:rsidRPr="00623806">
        <w:rPr>
          <w:rFonts w:ascii="Helvetica" w:hAnsi="Helvetica"/>
          <w:lang w:val="es-ES"/>
        </w:rPr>
        <w:t xml:space="preserve"> </w:t>
      </w:r>
      <w:proofErr w:type="spellStart"/>
      <w:r w:rsidRPr="00623806">
        <w:rPr>
          <w:rFonts w:ascii="Helvetica" w:hAnsi="Helvetica"/>
          <w:lang w:val="es-ES"/>
        </w:rPr>
        <w:t>thickened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warped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as </w:t>
      </w:r>
      <w:proofErr w:type="spellStart"/>
      <w:r w:rsidRPr="00623806">
        <w:rPr>
          <w:rFonts w:ascii="Helvetica" w:hAnsi="Helvetica"/>
          <w:lang w:val="es-ES"/>
        </w:rPr>
        <w:t>if</w:t>
      </w:r>
      <w:proofErr w:type="spellEnd"/>
      <w:r w:rsidRPr="00623806">
        <w:rPr>
          <w:rFonts w:ascii="Helvetica" w:hAnsi="Helvetica"/>
          <w:lang w:val="es-ES"/>
        </w:rPr>
        <w:t xml:space="preserve"> I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stepped</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a </w:t>
      </w:r>
      <w:proofErr w:type="spellStart"/>
      <w:r w:rsidRPr="00623806">
        <w:rPr>
          <w:rFonts w:ascii="Helvetica" w:hAnsi="Helvetica"/>
          <w:lang w:val="es-ES"/>
        </w:rPr>
        <w:t>veil</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shadows</w:t>
      </w:r>
      <w:proofErr w:type="spellEnd"/>
      <w:r w:rsidRPr="00623806">
        <w:rPr>
          <w:rFonts w:ascii="Helvetica" w:hAnsi="Helvetica"/>
          <w:lang w:val="es-ES"/>
        </w:rPr>
        <w:t xml:space="preserve"> </w:t>
      </w:r>
      <w:proofErr w:type="spellStart"/>
      <w:r w:rsidRPr="00623806">
        <w:rPr>
          <w:rFonts w:ascii="Helvetica" w:hAnsi="Helvetica"/>
          <w:lang w:val="es-ES"/>
        </w:rPr>
        <w:t>lengthened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skin </w:t>
      </w:r>
      <w:proofErr w:type="spellStart"/>
      <w:r w:rsidRPr="00623806">
        <w:rPr>
          <w:rFonts w:ascii="Helvetica" w:hAnsi="Helvetica"/>
          <w:lang w:val="es-ES"/>
        </w:rPr>
        <w:t>prickled</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I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being</w:t>
      </w:r>
      <w:proofErr w:type="spellEnd"/>
      <w:r w:rsidRPr="00623806">
        <w:rPr>
          <w:rFonts w:ascii="Helvetica" w:hAnsi="Helvetica"/>
          <w:lang w:val="es-ES"/>
        </w:rPr>
        <w:t xml:space="preserve"> </w:t>
      </w:r>
      <w:proofErr w:type="spellStart"/>
      <w:r w:rsidRPr="00623806">
        <w:rPr>
          <w:rFonts w:ascii="Helvetica" w:hAnsi="Helvetica"/>
          <w:lang w:val="es-ES"/>
        </w:rPr>
        <w:t>watched</w:t>
      </w:r>
      <w:proofErr w:type="spellEnd"/>
      <w:r w:rsidRPr="00623806">
        <w:rPr>
          <w:rFonts w:ascii="Helvetica" w:hAnsi="Helvetica"/>
          <w:lang w:val="es-ES"/>
        </w:rPr>
        <w:t xml:space="preserve"> </w:t>
      </w:r>
      <w:proofErr w:type="spellStart"/>
      <w:r w:rsidRPr="00623806">
        <w:rPr>
          <w:rFonts w:ascii="Helvetica" w:hAnsi="Helvetica"/>
          <w:lang w:val="es-ES"/>
        </w:rPr>
        <w:t>by</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I </w:t>
      </w:r>
      <w:proofErr w:type="spellStart"/>
      <w:r w:rsidRPr="00623806">
        <w:rPr>
          <w:rFonts w:ascii="Helvetica" w:hAnsi="Helvetica"/>
          <w:lang w:val="es-ES"/>
        </w:rPr>
        <w:t>couldn’t</w:t>
      </w:r>
      <w:proofErr w:type="spellEnd"/>
      <w:r w:rsidRPr="00623806">
        <w:rPr>
          <w:rFonts w:ascii="Helvetica" w:hAnsi="Helvetica"/>
          <w:lang w:val="es-ES"/>
        </w:rPr>
        <w:t xml:space="preserve"> </w:t>
      </w:r>
      <w:proofErr w:type="spellStart"/>
      <w:r w:rsidRPr="00623806">
        <w:rPr>
          <w:rFonts w:ascii="Helvetica" w:hAnsi="Helvetica"/>
          <w:lang w:val="es-ES"/>
        </w:rPr>
        <w:t>see</w:t>
      </w:r>
      <w:proofErr w:type="spellEnd"/>
      <w:r w:rsidRPr="00623806">
        <w:rPr>
          <w:rFonts w:ascii="Helvetica" w:hAnsi="Helvetica"/>
          <w:lang w:val="es-ES"/>
        </w:rPr>
        <w:t>.</w:t>
      </w:r>
    </w:p>
    <w:p w14:paraId="40EED6F7" w14:textId="620F6174"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“I miss </w:t>
      </w:r>
      <w:proofErr w:type="spellStart"/>
      <w:r w:rsidRPr="00623806">
        <w:rPr>
          <w:rFonts w:ascii="Helvetica" w:hAnsi="Helvetica"/>
          <w:lang w:val="es-ES"/>
        </w:rPr>
        <w:t>your</w:t>
      </w:r>
      <w:proofErr w:type="spellEnd"/>
      <w:r w:rsidRPr="00623806">
        <w:rPr>
          <w:rFonts w:ascii="Helvetica" w:hAnsi="Helvetica"/>
          <w:lang w:val="es-ES"/>
        </w:rPr>
        <w:t xml:space="preserve"> </w:t>
      </w:r>
      <w:proofErr w:type="spellStart"/>
      <w:r w:rsidRPr="00623806">
        <w:rPr>
          <w:rFonts w:ascii="Helvetica" w:hAnsi="Helvetica"/>
          <w:lang w:val="es-ES"/>
        </w:rPr>
        <w:t>presence</w:t>
      </w:r>
      <w:proofErr w:type="spellEnd"/>
      <w:r w:rsidRPr="00623806">
        <w:rPr>
          <w:rFonts w:ascii="Helvetica" w:hAnsi="Helvetica"/>
          <w:lang w:val="es-ES"/>
        </w:rPr>
        <w:t xml:space="preserve"> so </w:t>
      </w:r>
      <w:proofErr w:type="spellStart"/>
      <w:r w:rsidRPr="00623806">
        <w:rPr>
          <w:rFonts w:ascii="Helvetica" w:hAnsi="Helvetica"/>
          <w:lang w:val="es-ES"/>
        </w:rPr>
        <w:t>much</w:t>
      </w:r>
      <w:proofErr w:type="spellEnd"/>
      <w:r w:rsidRPr="00623806">
        <w:rPr>
          <w:rFonts w:ascii="Helvetica" w:hAnsi="Helvetica"/>
          <w:lang w:val="es-ES"/>
        </w:rPr>
        <w:t xml:space="preserve">,” Owen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rasping</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fraying</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inside</w:t>
      </w:r>
      <w:proofErr w:type="spellEnd"/>
      <w:r w:rsidRPr="00623806">
        <w:rPr>
          <w:rFonts w:ascii="Helvetica" w:hAnsi="Helvetica"/>
          <w:lang w:val="es-ES"/>
        </w:rPr>
        <w:t xml:space="preserve">. He </w:t>
      </w:r>
      <w:proofErr w:type="spellStart"/>
      <w:r w:rsidRPr="00623806">
        <w:rPr>
          <w:rFonts w:ascii="Helvetica" w:hAnsi="Helvetica"/>
          <w:lang w:val="es-ES"/>
        </w:rPr>
        <w:t>pressed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face</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neck</w:t>
      </w:r>
      <w:proofErr w:type="spellEnd"/>
      <w:r w:rsidRPr="00623806">
        <w:rPr>
          <w:rFonts w:ascii="Helvetica" w:hAnsi="Helvetica"/>
          <w:lang w:val="es-ES"/>
        </w:rPr>
        <w:t xml:space="preserve"> and </w:t>
      </w:r>
      <w:proofErr w:type="spellStart"/>
      <w:r w:rsidRPr="00623806">
        <w:rPr>
          <w:rFonts w:ascii="Helvetica" w:hAnsi="Helvetica"/>
          <w:lang w:val="es-ES"/>
        </w:rPr>
        <w:t>inhaled</w:t>
      </w:r>
      <w:proofErr w:type="spellEnd"/>
      <w:r w:rsidRPr="00623806">
        <w:rPr>
          <w:rFonts w:ascii="Helvetica" w:hAnsi="Helvetica"/>
          <w:lang w:val="es-ES"/>
        </w:rPr>
        <w:t xml:space="preserve">, </w:t>
      </w:r>
      <w:proofErr w:type="spellStart"/>
      <w:r w:rsidRPr="00623806">
        <w:rPr>
          <w:rFonts w:ascii="Helvetica" w:hAnsi="Helvetica"/>
          <w:lang w:val="es-ES"/>
        </w:rPr>
        <w:t>trembling</w:t>
      </w:r>
      <w:proofErr w:type="spellEnd"/>
      <w:r w:rsidRPr="00623806">
        <w:rPr>
          <w:rFonts w:ascii="Helvetica" w:hAnsi="Helvetica"/>
          <w:lang w:val="es-ES"/>
        </w:rPr>
        <w:t>. “</w:t>
      </w:r>
      <w:proofErr w:type="spellStart"/>
      <w:r w:rsidRPr="00623806">
        <w:rPr>
          <w:rFonts w:ascii="Helvetica" w:hAnsi="Helvetica"/>
          <w:lang w:val="es-ES"/>
        </w:rPr>
        <w:t>You’re</w:t>
      </w:r>
      <w:proofErr w:type="spellEnd"/>
      <w:r w:rsidRPr="00623806">
        <w:rPr>
          <w:rFonts w:ascii="Helvetica" w:hAnsi="Helvetica"/>
          <w:lang w:val="es-ES"/>
        </w:rPr>
        <w:t xml:space="preserve"> mine, Liliam.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never</w:t>
      </w:r>
      <w:proofErr w:type="spellEnd"/>
      <w:r w:rsidRPr="00623806">
        <w:rPr>
          <w:rFonts w:ascii="Helvetica" w:hAnsi="Helvetica"/>
          <w:lang w:val="es-ES"/>
        </w:rPr>
        <w:t xml:space="preserve"> </w:t>
      </w:r>
      <w:proofErr w:type="spellStart"/>
      <w:r w:rsidRPr="00623806">
        <w:rPr>
          <w:rFonts w:ascii="Helvetica" w:hAnsi="Helvetica"/>
          <w:lang w:val="es-ES"/>
        </w:rPr>
        <w:t>stopped</w:t>
      </w:r>
      <w:proofErr w:type="spellEnd"/>
      <w:r w:rsidRPr="00623806">
        <w:rPr>
          <w:rFonts w:ascii="Helvetica" w:hAnsi="Helvetica"/>
          <w:lang w:val="es-ES"/>
        </w:rPr>
        <w:t xml:space="preserve"> </w:t>
      </w:r>
      <w:proofErr w:type="spellStart"/>
      <w:r w:rsidRPr="00623806">
        <w:rPr>
          <w:rFonts w:ascii="Helvetica" w:hAnsi="Helvetica"/>
          <w:lang w:val="es-ES"/>
        </w:rPr>
        <w:t>being</w:t>
      </w:r>
      <w:proofErr w:type="spellEnd"/>
      <w:r w:rsidRPr="00623806">
        <w:rPr>
          <w:rFonts w:ascii="Helvetica" w:hAnsi="Helvetica"/>
          <w:lang w:val="es-ES"/>
        </w:rPr>
        <w:t xml:space="preserve"> mine.”</w:t>
      </w:r>
    </w:p>
    <w:p w14:paraId="5E1EAFDD" w14:textId="14858A17"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words</w:t>
      </w:r>
      <w:proofErr w:type="spellEnd"/>
      <w:r w:rsidRPr="00623806">
        <w:rPr>
          <w:rFonts w:ascii="Helvetica" w:hAnsi="Helvetica"/>
          <w:lang w:val="es-ES"/>
        </w:rPr>
        <w:t xml:space="preserv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feel</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devotion</w:t>
      </w:r>
      <w:proofErr w:type="spellEnd"/>
      <w:r w:rsidRPr="00623806">
        <w:rPr>
          <w:rFonts w:ascii="Helvetica" w:hAnsi="Helvetica"/>
          <w:lang w:val="es-ES"/>
        </w:rPr>
        <w:t>.</w:t>
      </w:r>
    </w:p>
    <w:p w14:paraId="6CD0916E" w14:textId="37E9844F"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They</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a curse.</w:t>
      </w:r>
    </w:p>
    <w:p w14:paraId="6ECC4454" w14:textId="55D71911"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tried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move</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resisted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lips</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heavy, </w:t>
      </w:r>
      <w:proofErr w:type="spellStart"/>
      <w:r w:rsidRPr="00623806">
        <w:rPr>
          <w:rFonts w:ascii="Helvetica" w:hAnsi="Helvetica"/>
          <w:lang w:val="es-ES"/>
        </w:rPr>
        <w:t>my</w:t>
      </w:r>
      <w:proofErr w:type="spellEnd"/>
      <w:r w:rsidRPr="00623806">
        <w:rPr>
          <w:rFonts w:ascii="Helvetica" w:hAnsi="Helvetica"/>
          <w:lang w:val="es-ES"/>
        </w:rPr>
        <w:t xml:space="preserve"> tongue </w:t>
      </w:r>
      <w:proofErr w:type="spellStart"/>
      <w:r w:rsidRPr="00623806">
        <w:rPr>
          <w:rFonts w:ascii="Helvetica" w:hAnsi="Helvetica"/>
          <w:lang w:val="es-ES"/>
        </w:rPr>
        <w:t>useless</w:t>
      </w:r>
      <w:proofErr w:type="spellEnd"/>
      <w:r w:rsidRPr="00623806">
        <w:rPr>
          <w:rFonts w:ascii="Helvetica" w:hAnsi="Helvetica"/>
          <w:lang w:val="es-ES"/>
        </w:rPr>
        <w:t>.</w:t>
      </w:r>
    </w:p>
    <w:p w14:paraId="48E59FA9" w14:textId="3D49DE04"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situation</w:t>
      </w:r>
      <w:proofErr w:type="spellEnd"/>
      <w:r w:rsidRPr="00623806">
        <w:rPr>
          <w:rFonts w:ascii="Helvetica" w:hAnsi="Helvetica"/>
          <w:lang w:val="es-ES"/>
        </w:rPr>
        <w:t xml:space="preserve"> </w:t>
      </w:r>
      <w:proofErr w:type="spellStart"/>
      <w:r w:rsidRPr="00623806">
        <w:rPr>
          <w:rFonts w:ascii="Helvetica" w:hAnsi="Helvetica"/>
          <w:lang w:val="es-ES"/>
        </w:rPr>
        <w:t>isn’t</w:t>
      </w:r>
      <w:proofErr w:type="spellEnd"/>
      <w:r w:rsidRPr="00623806">
        <w:rPr>
          <w:rFonts w:ascii="Helvetica" w:hAnsi="Helvetica"/>
          <w:lang w:val="es-ES"/>
        </w:rPr>
        <w:t xml:space="preserve"> </w:t>
      </w:r>
      <w:proofErr w:type="spellStart"/>
      <w:r w:rsidRPr="00623806">
        <w:rPr>
          <w:rFonts w:ascii="Helvetica" w:hAnsi="Helvetica"/>
          <w:lang w:val="es-ES"/>
        </w:rPr>
        <w:t>right</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isn’t</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w:t>
      </w:r>
    </w:p>
    <w:p w14:paraId="08010BF2" w14:textId="179EAC6F"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pressed</w:t>
      </w:r>
      <w:proofErr w:type="spellEnd"/>
      <w:r w:rsidRPr="00623806">
        <w:rPr>
          <w:rFonts w:ascii="Helvetica" w:hAnsi="Helvetica"/>
          <w:lang w:val="es-ES"/>
        </w:rPr>
        <w:t xml:space="preserve"> me onto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bed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weight</w:t>
      </w:r>
      <w:proofErr w:type="spellEnd"/>
      <w:r w:rsidRPr="00623806">
        <w:rPr>
          <w:rFonts w:ascii="Helvetica" w:hAnsi="Helvetica"/>
          <w:lang w:val="es-ES"/>
        </w:rPr>
        <w:t xml:space="preserve"> more </w:t>
      </w:r>
      <w:proofErr w:type="spellStart"/>
      <w:r w:rsidRPr="00623806">
        <w:rPr>
          <w:rFonts w:ascii="Helvetica" w:hAnsi="Helvetica"/>
          <w:lang w:val="es-ES"/>
        </w:rPr>
        <w:t>than</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should</w:t>
      </w:r>
      <w:proofErr w:type="spellEnd"/>
      <w:r w:rsidRPr="00623806">
        <w:rPr>
          <w:rFonts w:ascii="Helvetica" w:hAnsi="Helvetica"/>
          <w:lang w:val="es-ES"/>
        </w:rPr>
        <w:t xml:space="preserve"> be—</w:t>
      </w:r>
      <w:proofErr w:type="spellStart"/>
      <w:r w:rsidRPr="00623806">
        <w:rPr>
          <w:rFonts w:ascii="Helvetica" w:hAnsi="Helvetica"/>
          <w:lang w:val="es-ES"/>
        </w:rPr>
        <w:t>denser</w:t>
      </w:r>
      <w:proofErr w:type="spellEnd"/>
      <w:r w:rsidRPr="00623806">
        <w:rPr>
          <w:rFonts w:ascii="Helvetica" w:hAnsi="Helvetica"/>
          <w:lang w:val="es-ES"/>
        </w:rPr>
        <w:t xml:space="preserve">, </w:t>
      </w:r>
      <w:proofErr w:type="spellStart"/>
      <w:r w:rsidRPr="00623806">
        <w:rPr>
          <w:rFonts w:ascii="Helvetica" w:hAnsi="Helvetica"/>
          <w:lang w:val="es-ES"/>
        </w:rPr>
        <w:t>darker</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else</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wrapped</w:t>
      </w:r>
      <w:proofErr w:type="spellEnd"/>
      <w:r w:rsidRPr="00623806">
        <w:rPr>
          <w:rFonts w:ascii="Helvetica" w:hAnsi="Helvetica"/>
          <w:lang w:val="es-ES"/>
        </w:rPr>
        <w:t xml:space="preserve"> </w:t>
      </w:r>
      <w:proofErr w:type="spellStart"/>
      <w:r w:rsidRPr="00623806">
        <w:rPr>
          <w:rFonts w:ascii="Helvetica" w:hAnsi="Helvetica"/>
          <w:lang w:val="es-ES"/>
        </w:rPr>
        <w:t>itself</w:t>
      </w:r>
      <w:proofErr w:type="spellEnd"/>
      <w:r w:rsidRPr="00623806">
        <w:rPr>
          <w:rFonts w:ascii="Helvetica" w:hAnsi="Helvetica"/>
          <w:lang w:val="es-ES"/>
        </w:rPr>
        <w:t xml:space="preserve"> </w:t>
      </w:r>
      <w:proofErr w:type="spellStart"/>
      <w:r w:rsidRPr="00623806">
        <w:rPr>
          <w:rFonts w:ascii="Helvetica" w:hAnsi="Helvetica"/>
          <w:lang w:val="es-ES"/>
        </w:rPr>
        <w:t>around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soul</w:t>
      </w:r>
      <w:proofErr w:type="spellEnd"/>
      <w:r w:rsidRPr="00623806">
        <w:rPr>
          <w:rFonts w:ascii="Helvetica" w:hAnsi="Helvetica"/>
          <w:lang w:val="es-ES"/>
        </w:rPr>
        <w:t xml:space="preserve"> and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wearing</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skin.</w:t>
      </w:r>
    </w:p>
    <w:p w14:paraId="022A1B65" w14:textId="02A1E36E"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Shadow's</w:t>
      </w:r>
      <w:proofErr w:type="spellEnd"/>
      <w:r w:rsidRPr="00623806">
        <w:rPr>
          <w:rFonts w:ascii="Helvetica" w:hAnsi="Helvetica"/>
          <w:lang w:val="es-ES"/>
        </w:rPr>
        <w:t xml:space="preserve"> </w:t>
      </w:r>
      <w:proofErr w:type="spellStart"/>
      <w:r w:rsidRPr="00623806">
        <w:rPr>
          <w:rFonts w:ascii="Helvetica" w:hAnsi="Helvetica"/>
          <w:lang w:val="es-ES"/>
        </w:rPr>
        <w:t>muffled</w:t>
      </w:r>
      <w:proofErr w:type="spellEnd"/>
      <w:r w:rsidRPr="00623806">
        <w:rPr>
          <w:rFonts w:ascii="Helvetica" w:hAnsi="Helvetica"/>
          <w:lang w:val="es-ES"/>
        </w:rPr>
        <w:t xml:space="preserve"> </w:t>
      </w:r>
      <w:proofErr w:type="spellStart"/>
      <w:r w:rsidRPr="00623806">
        <w:rPr>
          <w:rFonts w:ascii="Helvetica" w:hAnsi="Helvetica"/>
          <w:lang w:val="es-ES"/>
        </w:rPr>
        <w:t>howls</w:t>
      </w:r>
      <w:proofErr w:type="spellEnd"/>
      <w:r w:rsidRPr="00623806">
        <w:rPr>
          <w:rFonts w:ascii="Helvetica" w:hAnsi="Helvetica"/>
          <w:lang w:val="es-ES"/>
        </w:rPr>
        <w:t xml:space="preserve">, </w:t>
      </w:r>
      <w:proofErr w:type="spellStart"/>
      <w:r w:rsidRPr="00623806">
        <w:rPr>
          <w:rFonts w:ascii="Helvetica" w:hAnsi="Helvetica"/>
          <w:lang w:val="es-ES"/>
        </w:rPr>
        <w:t>desperate</w:t>
      </w:r>
      <w:proofErr w:type="spellEnd"/>
      <w:r w:rsidRPr="00623806">
        <w:rPr>
          <w:rFonts w:ascii="Helvetica" w:hAnsi="Helvetica"/>
          <w:lang w:val="es-ES"/>
        </w:rPr>
        <w:t xml:space="preserve"> and wild, </w:t>
      </w:r>
      <w:proofErr w:type="spellStart"/>
      <w:r w:rsidRPr="00623806">
        <w:rPr>
          <w:rFonts w:ascii="Helvetica" w:hAnsi="Helvetica"/>
          <w:lang w:val="es-ES"/>
        </w:rPr>
        <w:t>echoed</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behind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door</w:t>
      </w:r>
      <w:proofErr w:type="spellEnd"/>
      <w:r w:rsidRPr="00623806">
        <w:rPr>
          <w:rFonts w:ascii="Helvetica" w:hAnsi="Helvetica"/>
          <w:lang w:val="es-ES"/>
        </w:rPr>
        <w:t xml:space="preserve"> as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room</w:t>
      </w:r>
      <w:proofErr w:type="spellEnd"/>
      <w:r w:rsidRPr="00623806">
        <w:rPr>
          <w:rFonts w:ascii="Helvetica" w:hAnsi="Helvetica"/>
          <w:lang w:val="es-ES"/>
        </w:rPr>
        <w:t xml:space="preserve"> </w:t>
      </w:r>
      <w:proofErr w:type="spellStart"/>
      <w:r w:rsidRPr="00623806">
        <w:rPr>
          <w:rFonts w:ascii="Helvetica" w:hAnsi="Helvetica"/>
          <w:lang w:val="es-ES"/>
        </w:rPr>
        <w:t>engulfed</w:t>
      </w:r>
      <w:proofErr w:type="spellEnd"/>
      <w:r w:rsidRPr="00623806">
        <w:rPr>
          <w:rFonts w:ascii="Helvetica" w:hAnsi="Helvetica"/>
          <w:lang w:val="es-ES"/>
        </w:rPr>
        <w:t xml:space="preserve"> me.</w:t>
      </w:r>
    </w:p>
    <w:p w14:paraId="53C8DAE9" w14:textId="24699C67" w:rsidR="00371259"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darkness</w:t>
      </w:r>
      <w:proofErr w:type="spellEnd"/>
      <w:r w:rsidRPr="00623806">
        <w:rPr>
          <w:rFonts w:ascii="Helvetica" w:hAnsi="Helvetica"/>
          <w:lang w:val="es-ES"/>
        </w:rPr>
        <w:t xml:space="preserve"> </w:t>
      </w:r>
      <w:proofErr w:type="spellStart"/>
      <w:r w:rsidRPr="00623806">
        <w:rPr>
          <w:rFonts w:ascii="Helvetica" w:hAnsi="Helvetica"/>
          <w:lang w:val="es-ES"/>
        </w:rPr>
        <w:t>took</w:t>
      </w:r>
      <w:proofErr w:type="spellEnd"/>
      <w:r w:rsidRPr="00623806">
        <w:rPr>
          <w:rFonts w:ascii="Helvetica" w:hAnsi="Helvetica"/>
          <w:lang w:val="es-ES"/>
        </w:rPr>
        <w:t xml:space="preserve"> me.</w:t>
      </w:r>
    </w:p>
    <w:p w14:paraId="718F70E0" w14:textId="2B5A2138" w:rsidR="00371259" w:rsidRPr="00623806" w:rsidRDefault="00371259" w:rsidP="00721441">
      <w:pPr>
        <w:pStyle w:val="Scene"/>
        <w:spacing w:line="276" w:lineRule="auto"/>
        <w:jc w:val="both"/>
        <w:rPr>
          <w:rFonts w:ascii="Helvetica" w:hAnsi="Helvetica"/>
          <w:lang w:val="es-ES"/>
        </w:rPr>
      </w:pPr>
    </w:p>
    <w:p w14:paraId="57115FFE" w14:textId="77777777" w:rsidR="00721441" w:rsidRPr="00623806" w:rsidRDefault="00721441" w:rsidP="00721441">
      <w:pPr>
        <w:spacing w:line="276" w:lineRule="auto"/>
        <w:jc w:val="both"/>
        <w:rPr>
          <w:rFonts w:ascii="Helvetica" w:hAnsi="Helvetica"/>
          <w:lang w:val="es-ES"/>
        </w:rPr>
      </w:pPr>
      <w:r w:rsidRPr="00623806">
        <w:rPr>
          <w:rFonts w:ascii="Helvetica" w:hAnsi="Helvetica"/>
          <w:lang w:val="es-ES"/>
        </w:rPr>
        <w:br w:type="page"/>
      </w:r>
    </w:p>
    <w:p w14:paraId="509C6ACA" w14:textId="77777777" w:rsidR="00721441" w:rsidRPr="00623806" w:rsidRDefault="00721441" w:rsidP="00721441">
      <w:pPr>
        <w:jc w:val="center"/>
        <w:rPr>
          <w:rFonts w:ascii="Libre Baskerville" w:hAnsi="Libre Baskerville"/>
          <w:sz w:val="44"/>
          <w:szCs w:val="44"/>
          <w:lang w:val="es-ES"/>
        </w:rPr>
      </w:pPr>
    </w:p>
    <w:p w14:paraId="1BB9A738" w14:textId="77777777" w:rsidR="00721441" w:rsidRPr="00623806" w:rsidRDefault="00721441" w:rsidP="00721441">
      <w:pPr>
        <w:jc w:val="center"/>
        <w:rPr>
          <w:rFonts w:ascii="Libre Baskerville" w:hAnsi="Libre Baskerville"/>
          <w:sz w:val="44"/>
          <w:szCs w:val="44"/>
          <w:lang w:val="es-ES"/>
        </w:rPr>
      </w:pPr>
    </w:p>
    <w:p w14:paraId="3C50CF09" w14:textId="77777777" w:rsidR="00721441" w:rsidRPr="00623806" w:rsidRDefault="00721441" w:rsidP="00721441">
      <w:pPr>
        <w:jc w:val="center"/>
        <w:rPr>
          <w:rFonts w:ascii="Libre Baskerville" w:hAnsi="Libre Baskerville"/>
          <w:sz w:val="44"/>
          <w:szCs w:val="44"/>
          <w:lang w:val="es-ES"/>
        </w:rPr>
      </w:pPr>
    </w:p>
    <w:p w14:paraId="03234EE3" w14:textId="77777777" w:rsidR="00721441" w:rsidRPr="00623806" w:rsidRDefault="00721441" w:rsidP="00721441">
      <w:pPr>
        <w:jc w:val="center"/>
        <w:rPr>
          <w:rFonts w:ascii="Libre Baskerville" w:hAnsi="Libre Baskerville"/>
          <w:sz w:val="44"/>
          <w:szCs w:val="44"/>
          <w:lang w:val="es-ES"/>
        </w:rPr>
      </w:pPr>
    </w:p>
    <w:p w14:paraId="7C95F9EE" w14:textId="77777777" w:rsidR="00721441" w:rsidRPr="00623806" w:rsidRDefault="00721441" w:rsidP="00721441">
      <w:pPr>
        <w:jc w:val="center"/>
        <w:rPr>
          <w:rFonts w:ascii="Libre Baskerville" w:hAnsi="Libre Baskerville"/>
          <w:sz w:val="44"/>
          <w:szCs w:val="44"/>
          <w:lang w:val="es-ES"/>
        </w:rPr>
      </w:pPr>
    </w:p>
    <w:p w14:paraId="20A22AC2" w14:textId="77777777" w:rsidR="00721441" w:rsidRPr="00623806" w:rsidRDefault="00721441" w:rsidP="00721441">
      <w:pPr>
        <w:jc w:val="center"/>
        <w:rPr>
          <w:rFonts w:ascii="Libre Baskerville" w:hAnsi="Libre Baskerville"/>
          <w:sz w:val="44"/>
          <w:szCs w:val="44"/>
          <w:lang w:val="es-ES"/>
        </w:rPr>
      </w:pPr>
      <w:r w:rsidRPr="00623806">
        <w:rPr>
          <w:rFonts w:ascii="Libre Baskerville" w:hAnsi="Libre Baskerville"/>
          <w:sz w:val="44"/>
          <w:szCs w:val="44"/>
          <w:lang w:val="es-ES"/>
        </w:rPr>
        <w:t>14</w:t>
      </w:r>
    </w:p>
    <w:p w14:paraId="084F124C" w14:textId="77777777" w:rsidR="00721441" w:rsidRPr="00623806" w:rsidRDefault="00721441" w:rsidP="00721441">
      <w:pPr>
        <w:jc w:val="center"/>
        <w:rPr>
          <w:rFonts w:ascii="Libre Baskerville" w:hAnsi="Libre Baskerville"/>
          <w:sz w:val="44"/>
          <w:szCs w:val="44"/>
          <w:lang w:val="es-ES"/>
        </w:rPr>
      </w:pPr>
      <w:r w:rsidRPr="00623806">
        <w:rPr>
          <w:rFonts w:ascii="Libre Baskerville" w:hAnsi="Libre Baskerville"/>
          <w:sz w:val="44"/>
          <w:szCs w:val="44"/>
          <w:lang w:val="es-ES"/>
        </w:rPr>
        <w:t>MINE</w:t>
      </w:r>
    </w:p>
    <w:p w14:paraId="5C7D9B77" w14:textId="77777777" w:rsidR="00721441" w:rsidRPr="00623806" w:rsidRDefault="00721441" w:rsidP="00721441">
      <w:pPr>
        <w:pStyle w:val="NovelQuoteAlternate"/>
        <w:spacing w:line="276" w:lineRule="auto"/>
        <w:rPr>
          <w:rFonts w:ascii="Helvetica" w:hAnsi="Helvetica"/>
          <w:b/>
          <w:bCs/>
          <w:lang w:val="es-ES"/>
        </w:rPr>
      </w:pPr>
    </w:p>
    <w:p w14:paraId="59C2045D" w14:textId="77777777" w:rsidR="00721441" w:rsidRPr="00623806" w:rsidRDefault="00721441" w:rsidP="00721441">
      <w:pPr>
        <w:pStyle w:val="NovelQuoteAlternate"/>
        <w:spacing w:line="276" w:lineRule="auto"/>
        <w:rPr>
          <w:rFonts w:ascii="Helvetica" w:hAnsi="Helvetica"/>
          <w:b/>
          <w:bCs/>
          <w:lang w:val="es-ES"/>
        </w:rPr>
      </w:pPr>
      <w:r w:rsidRPr="00623806">
        <w:rPr>
          <w:rFonts w:ascii="Helvetica" w:hAnsi="Helvetica"/>
          <w:b/>
          <w:bCs/>
          <w:lang w:val="es-ES"/>
        </w:rPr>
        <w:t>Liliam</w:t>
      </w:r>
    </w:p>
    <w:p w14:paraId="343070D6" w14:textId="77777777" w:rsidR="00620372" w:rsidRPr="00623806" w:rsidRDefault="00620372" w:rsidP="00620372">
      <w:pPr>
        <w:pStyle w:val="Scene"/>
        <w:rPr>
          <w:lang w:val="es-ES"/>
        </w:rPr>
      </w:pPr>
    </w:p>
    <w:p w14:paraId="37F060D7" w14:textId="1E3F5D6F"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moment</w:t>
      </w:r>
      <w:proofErr w:type="spellEnd"/>
      <w:r w:rsidRPr="00623806">
        <w:rPr>
          <w:rFonts w:ascii="Helvetica" w:hAnsi="Helvetica"/>
          <w:lang w:val="es-ES"/>
        </w:rPr>
        <w:t xml:space="preserve"> I </w:t>
      </w:r>
      <w:proofErr w:type="spellStart"/>
      <w:r w:rsidRPr="00623806">
        <w:rPr>
          <w:rFonts w:ascii="Helvetica" w:hAnsi="Helvetica"/>
          <w:lang w:val="es-ES"/>
        </w:rPr>
        <w:t>woke</w:t>
      </w:r>
      <w:proofErr w:type="spellEnd"/>
      <w:r w:rsidRPr="00623806">
        <w:rPr>
          <w:rFonts w:ascii="Helvetica" w:hAnsi="Helvetica"/>
          <w:lang w:val="es-ES"/>
        </w:rPr>
        <w:t xml:space="preserve"> up,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those</w:t>
      </w:r>
      <w:proofErr w:type="spellEnd"/>
      <w:r w:rsidRPr="00623806">
        <w:rPr>
          <w:rFonts w:ascii="Helvetica" w:hAnsi="Helvetica"/>
          <w:lang w:val="es-ES"/>
        </w:rPr>
        <w:t xml:space="preserve"> brutal </w:t>
      </w:r>
      <w:proofErr w:type="spellStart"/>
      <w:r w:rsidRPr="00623806">
        <w:rPr>
          <w:rFonts w:ascii="Helvetica" w:hAnsi="Helvetica"/>
          <w:lang w:val="es-ES"/>
        </w:rPr>
        <w:t>high</w:t>
      </w:r>
      <w:proofErr w:type="spellEnd"/>
      <w:r w:rsidRPr="00623806">
        <w:rPr>
          <w:rFonts w:ascii="Helvetica" w:hAnsi="Helvetica"/>
          <w:lang w:val="es-ES"/>
        </w:rPr>
        <w:t xml:space="preserve"> </w:t>
      </w:r>
      <w:proofErr w:type="spellStart"/>
      <w:r w:rsidRPr="00623806">
        <w:rPr>
          <w:rFonts w:ascii="Helvetica" w:hAnsi="Helvetica"/>
          <w:lang w:val="es-ES"/>
        </w:rPr>
        <w:t>school</w:t>
      </w:r>
      <w:proofErr w:type="spellEnd"/>
      <w:r w:rsidRPr="00623806">
        <w:rPr>
          <w:rFonts w:ascii="Helvetica" w:hAnsi="Helvetica"/>
          <w:lang w:val="es-ES"/>
        </w:rPr>
        <w:t xml:space="preserve"> </w:t>
      </w:r>
      <w:proofErr w:type="spellStart"/>
      <w:r w:rsidRPr="00623806">
        <w:rPr>
          <w:rFonts w:ascii="Helvetica" w:hAnsi="Helvetica"/>
          <w:lang w:val="es-ES"/>
        </w:rPr>
        <w:t>hangovers</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head </w:t>
      </w:r>
      <w:proofErr w:type="spellStart"/>
      <w:r w:rsidRPr="00623806">
        <w:rPr>
          <w:rFonts w:ascii="Helvetica" w:hAnsi="Helvetica"/>
          <w:lang w:val="es-ES"/>
        </w:rPr>
        <w:t>throbbed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vision</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blurry</w:t>
      </w:r>
      <w:proofErr w:type="spellEnd"/>
      <w:r w:rsidRPr="00623806">
        <w:rPr>
          <w:rFonts w:ascii="Helvetica" w:hAnsi="Helvetica"/>
          <w:lang w:val="es-ES"/>
        </w:rPr>
        <w:t xml:space="preserve"> as I </w:t>
      </w:r>
      <w:proofErr w:type="spellStart"/>
      <w:r w:rsidRPr="00623806">
        <w:rPr>
          <w:rFonts w:ascii="Helvetica" w:hAnsi="Helvetica"/>
          <w:lang w:val="es-ES"/>
        </w:rPr>
        <w:t>struggled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focus</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room</w:t>
      </w:r>
      <w:proofErr w:type="spellEnd"/>
      <w:r w:rsidRPr="00623806">
        <w:rPr>
          <w:rFonts w:ascii="Helvetica" w:hAnsi="Helvetica"/>
          <w:lang w:val="es-ES"/>
        </w:rPr>
        <w:t xml:space="preserve"> </w:t>
      </w:r>
      <w:proofErr w:type="spellStart"/>
      <w:r w:rsidRPr="00623806">
        <w:rPr>
          <w:rFonts w:ascii="Helvetica" w:hAnsi="Helvetica"/>
          <w:lang w:val="es-ES"/>
        </w:rPr>
        <w:t>around</w:t>
      </w:r>
      <w:proofErr w:type="spellEnd"/>
      <w:r w:rsidRPr="00623806">
        <w:rPr>
          <w:rFonts w:ascii="Helvetica" w:hAnsi="Helvetica"/>
          <w:lang w:val="es-ES"/>
        </w:rPr>
        <w:t xml:space="preserve"> me. </w:t>
      </w:r>
      <w:proofErr w:type="spellStart"/>
      <w:r w:rsidRPr="00623806">
        <w:rPr>
          <w:rFonts w:ascii="Helvetica" w:hAnsi="Helvetica"/>
          <w:lang w:val="es-ES"/>
        </w:rPr>
        <w:t>The</w:t>
      </w:r>
      <w:proofErr w:type="spellEnd"/>
      <w:r w:rsidRPr="00623806">
        <w:rPr>
          <w:rFonts w:ascii="Helvetica" w:hAnsi="Helvetica"/>
          <w:lang w:val="es-ES"/>
        </w:rPr>
        <w:t xml:space="preserve"> light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bright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mouth</w:t>
      </w:r>
      <w:proofErr w:type="spellEnd"/>
      <w:r w:rsidRPr="00623806">
        <w:rPr>
          <w:rFonts w:ascii="Helvetica" w:hAnsi="Helvetica"/>
          <w:lang w:val="es-ES"/>
        </w:rPr>
        <w:t xml:space="preserve"> </w:t>
      </w:r>
      <w:proofErr w:type="spellStart"/>
      <w:r w:rsidRPr="00623806">
        <w:rPr>
          <w:rFonts w:ascii="Helvetica" w:hAnsi="Helvetica"/>
          <w:lang w:val="es-ES"/>
        </w:rPr>
        <w:t>is</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dry</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warmth</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skin </w:t>
      </w:r>
      <w:proofErr w:type="spellStart"/>
      <w:r w:rsidRPr="00623806">
        <w:rPr>
          <w:rFonts w:ascii="Helvetica" w:hAnsi="Helvetica"/>
          <w:lang w:val="es-ES"/>
        </w:rPr>
        <w:t>overwhelmed</w:t>
      </w:r>
      <w:proofErr w:type="spellEnd"/>
      <w:r w:rsidRPr="00623806">
        <w:rPr>
          <w:rFonts w:ascii="Helvetica" w:hAnsi="Helvetica"/>
          <w:lang w:val="es-ES"/>
        </w:rPr>
        <w:t xml:space="preserve"> me.</w:t>
      </w:r>
    </w:p>
    <w:p w14:paraId="2D66E5F3" w14:textId="623B7689"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Then</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gaze</w:t>
      </w:r>
      <w:proofErr w:type="spellEnd"/>
      <w:r w:rsidRPr="00623806">
        <w:rPr>
          <w:rFonts w:ascii="Helvetica" w:hAnsi="Helvetica"/>
          <w:lang w:val="es-ES"/>
        </w:rPr>
        <w:t xml:space="preserve"> </w:t>
      </w:r>
      <w:proofErr w:type="spellStart"/>
      <w:r w:rsidRPr="00623806">
        <w:rPr>
          <w:rFonts w:ascii="Helvetica" w:hAnsi="Helvetica"/>
          <w:lang w:val="es-ES"/>
        </w:rPr>
        <w:t>landed</w:t>
      </w:r>
      <w:proofErr w:type="spellEnd"/>
      <w:r w:rsidRPr="00623806">
        <w:rPr>
          <w:rFonts w:ascii="Helvetica" w:hAnsi="Helvetica"/>
          <w:lang w:val="es-ES"/>
        </w:rPr>
        <w:t xml:space="preserve"> </w:t>
      </w:r>
      <w:proofErr w:type="spellStart"/>
      <w:r w:rsidRPr="00623806">
        <w:rPr>
          <w:rFonts w:ascii="Helvetica" w:hAnsi="Helvetica"/>
          <w:lang w:val="es-ES"/>
        </w:rPr>
        <w:t>beside</w:t>
      </w:r>
      <w:proofErr w:type="spellEnd"/>
      <w:r w:rsidRPr="00623806">
        <w:rPr>
          <w:rFonts w:ascii="Helvetica" w:hAnsi="Helvetica"/>
          <w:lang w:val="es-ES"/>
        </w:rPr>
        <w:t xml:space="preserve"> me.</w:t>
      </w:r>
    </w:p>
    <w:p w14:paraId="42A7E00E" w14:textId="6F63C9A3"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Owen.</w:t>
      </w:r>
    </w:p>
    <w:p w14:paraId="0DD5DE7B" w14:textId="2A4A73A2"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Tangled</w:t>
      </w:r>
      <w:proofErr w:type="spellEnd"/>
      <w:r w:rsidRPr="00623806">
        <w:rPr>
          <w:rFonts w:ascii="Helvetica" w:hAnsi="Helvetica"/>
          <w:lang w:val="es-ES"/>
        </w:rPr>
        <w:t xml:space="preserve"> 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sheets</w:t>
      </w:r>
      <w:proofErr w:type="spellEnd"/>
      <w:r w:rsidRPr="00623806">
        <w:rPr>
          <w:rFonts w:ascii="Helvetica" w:hAnsi="Helvetica"/>
          <w:lang w:val="es-ES"/>
        </w:rPr>
        <w:t xml:space="preserve">, Owen </w:t>
      </w:r>
      <w:proofErr w:type="spellStart"/>
      <w:r w:rsidRPr="00623806">
        <w:rPr>
          <w:rFonts w:ascii="Helvetica" w:hAnsi="Helvetica"/>
          <w:lang w:val="es-ES"/>
        </w:rPr>
        <w:t>slept</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stomach</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arm</w:t>
      </w:r>
      <w:proofErr w:type="spellEnd"/>
      <w:r w:rsidRPr="00623806">
        <w:rPr>
          <w:rFonts w:ascii="Helvetica" w:hAnsi="Helvetica"/>
          <w:lang w:val="es-ES"/>
        </w:rPr>
        <w:t xml:space="preserve"> </w:t>
      </w:r>
      <w:proofErr w:type="spellStart"/>
      <w:r w:rsidRPr="00623806">
        <w:rPr>
          <w:rFonts w:ascii="Helvetica" w:hAnsi="Helvetica"/>
          <w:lang w:val="es-ES"/>
        </w:rPr>
        <w:t>slung</w:t>
      </w:r>
      <w:proofErr w:type="spellEnd"/>
      <w:r w:rsidRPr="00623806">
        <w:rPr>
          <w:rFonts w:ascii="Helvetica" w:hAnsi="Helvetica"/>
          <w:lang w:val="es-ES"/>
        </w:rPr>
        <w:t xml:space="preserve"> </w:t>
      </w:r>
      <w:proofErr w:type="spellStart"/>
      <w:r w:rsidRPr="00623806">
        <w:rPr>
          <w:rFonts w:ascii="Helvetica" w:hAnsi="Helvetica"/>
          <w:lang w:val="es-ES"/>
        </w:rPr>
        <w:t>carelessly</w:t>
      </w:r>
      <w:proofErr w:type="spellEnd"/>
      <w:r w:rsidRPr="00623806">
        <w:rPr>
          <w:rFonts w:ascii="Helvetica" w:hAnsi="Helvetica"/>
          <w:lang w:val="es-ES"/>
        </w:rPr>
        <w:t xml:space="preserve"> </w:t>
      </w:r>
      <w:proofErr w:type="spellStart"/>
      <w:r w:rsidRPr="00623806">
        <w:rPr>
          <w:rFonts w:ascii="Helvetica" w:hAnsi="Helvetica"/>
          <w:lang w:val="es-ES"/>
        </w:rPr>
        <w:t>over</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shoulder</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entire</w:t>
      </w:r>
      <w:proofErr w:type="spellEnd"/>
      <w:r w:rsidRPr="00623806">
        <w:rPr>
          <w:rFonts w:ascii="Helvetica" w:hAnsi="Helvetica"/>
          <w:lang w:val="es-ES"/>
        </w:rPr>
        <w:t xml:space="preserve"> back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bare</w:t>
      </w:r>
      <w:proofErr w:type="spellEnd"/>
      <w:r w:rsidRPr="00623806">
        <w:rPr>
          <w:rFonts w:ascii="Helvetica" w:hAnsi="Helvetica"/>
          <w:lang w:val="es-ES"/>
        </w:rPr>
        <w:t>.</w:t>
      </w:r>
    </w:p>
    <w:p w14:paraId="77C12441" w14:textId="27029CEA"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And so </w:t>
      </w:r>
      <w:proofErr w:type="spellStart"/>
      <w:r w:rsidRPr="00623806">
        <w:rPr>
          <w:rFonts w:ascii="Helvetica" w:hAnsi="Helvetica"/>
          <w:lang w:val="es-ES"/>
        </w:rPr>
        <w:t>was</w:t>
      </w:r>
      <w:proofErr w:type="spellEnd"/>
      <w:r w:rsidRPr="00623806">
        <w:rPr>
          <w:rFonts w:ascii="Helvetica" w:hAnsi="Helvetica"/>
          <w:lang w:val="es-ES"/>
        </w:rPr>
        <w:t xml:space="preserve"> mine.</w:t>
      </w:r>
    </w:p>
    <w:p w14:paraId="4B12638E" w14:textId="0542D14A"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Oh </w:t>
      </w:r>
      <w:proofErr w:type="spellStart"/>
      <w:r w:rsidRPr="00623806">
        <w:rPr>
          <w:rFonts w:ascii="Helvetica" w:hAnsi="Helvetica"/>
          <w:lang w:val="es-ES"/>
        </w:rPr>
        <w:t>God</w:t>
      </w:r>
      <w:proofErr w:type="spellEnd"/>
      <w:r w:rsidRPr="00623806">
        <w:rPr>
          <w:rFonts w:ascii="Helvetica" w:hAnsi="Helvetica"/>
          <w:lang w:val="es-ES"/>
        </w:rPr>
        <w:t>.</w:t>
      </w:r>
    </w:p>
    <w:p w14:paraId="681848F8" w14:textId="22295730"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Did</w:t>
      </w:r>
      <w:proofErr w:type="spellEnd"/>
      <w:r w:rsidRPr="00623806">
        <w:rPr>
          <w:rFonts w:ascii="Helvetica" w:hAnsi="Helvetica"/>
          <w:lang w:val="es-ES"/>
        </w:rPr>
        <w:t xml:space="preserve"> </w:t>
      </w:r>
      <w:proofErr w:type="spellStart"/>
      <w:r w:rsidRPr="00623806">
        <w:rPr>
          <w:rFonts w:ascii="Helvetica" w:hAnsi="Helvetica"/>
          <w:lang w:val="es-ES"/>
        </w:rPr>
        <w:t>we</w:t>
      </w:r>
      <w:proofErr w:type="spellEnd"/>
      <w:r w:rsidRPr="00623806">
        <w:rPr>
          <w:rFonts w:ascii="Helvetica" w:hAnsi="Helvetica"/>
          <w:lang w:val="es-ES"/>
        </w:rPr>
        <w:t>—?</w:t>
      </w:r>
    </w:p>
    <w:p w14:paraId="49485E85" w14:textId="3A13BC3E"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Panic</w:t>
      </w:r>
      <w:proofErr w:type="spellEnd"/>
      <w:r w:rsidRPr="00623806">
        <w:rPr>
          <w:rFonts w:ascii="Helvetica" w:hAnsi="Helvetica"/>
          <w:lang w:val="es-ES"/>
        </w:rPr>
        <w:t xml:space="preserve"> </w:t>
      </w:r>
      <w:proofErr w:type="spellStart"/>
      <w:r w:rsidRPr="00623806">
        <w:rPr>
          <w:rFonts w:ascii="Helvetica" w:hAnsi="Helvetica"/>
          <w:lang w:val="es-ES"/>
        </w:rPr>
        <w:t>slammed</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chest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memories</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last</w:t>
      </w:r>
      <w:proofErr w:type="spellEnd"/>
      <w:r w:rsidRPr="00623806">
        <w:rPr>
          <w:rFonts w:ascii="Helvetica" w:hAnsi="Helvetica"/>
          <w:lang w:val="es-ES"/>
        </w:rPr>
        <w:t xml:space="preserve"> </w:t>
      </w:r>
      <w:proofErr w:type="spellStart"/>
      <w:r w:rsidRPr="00623806">
        <w:rPr>
          <w:rFonts w:ascii="Helvetica" w:hAnsi="Helvetica"/>
          <w:lang w:val="es-ES"/>
        </w:rPr>
        <w:t>night</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w:t>
      </w:r>
      <w:proofErr w:type="spellStart"/>
      <w:r w:rsidRPr="00623806">
        <w:rPr>
          <w:rFonts w:ascii="Helvetica" w:hAnsi="Helvetica"/>
          <w:lang w:val="es-ES"/>
        </w:rPr>
        <w:t>fragments</w:t>
      </w:r>
      <w:proofErr w:type="spellEnd"/>
      <w:r w:rsidRPr="00623806">
        <w:rPr>
          <w:rFonts w:ascii="Helvetica" w:hAnsi="Helvetica"/>
          <w:lang w:val="es-ES"/>
        </w:rPr>
        <w:t>—</w:t>
      </w:r>
      <w:proofErr w:type="spellStart"/>
      <w:r w:rsidRPr="00623806">
        <w:rPr>
          <w:rFonts w:ascii="Helvetica" w:hAnsi="Helvetica"/>
          <w:lang w:val="es-ES"/>
        </w:rPr>
        <w:t>nothing</w:t>
      </w:r>
      <w:proofErr w:type="spellEnd"/>
      <w:r w:rsidRPr="00623806">
        <w:rPr>
          <w:rFonts w:ascii="Helvetica" w:hAnsi="Helvetica"/>
          <w:lang w:val="es-ES"/>
        </w:rPr>
        <w:t xml:space="preserve"> </w:t>
      </w:r>
      <w:proofErr w:type="spellStart"/>
      <w:r w:rsidRPr="00623806">
        <w:rPr>
          <w:rFonts w:ascii="Helvetica" w:hAnsi="Helvetica"/>
          <w:lang w:val="es-ES"/>
        </w:rPr>
        <w:t>solid</w:t>
      </w:r>
      <w:proofErr w:type="spellEnd"/>
      <w:r w:rsidRPr="00623806">
        <w:rPr>
          <w:rFonts w:ascii="Helvetica" w:hAnsi="Helvetica"/>
          <w:lang w:val="es-ES"/>
        </w:rPr>
        <w:t xml:space="preserve">. Just </w:t>
      </w:r>
      <w:proofErr w:type="gramStart"/>
      <w:r w:rsidRPr="00623806">
        <w:rPr>
          <w:rFonts w:ascii="Helvetica" w:hAnsi="Helvetica"/>
          <w:lang w:val="es-ES"/>
        </w:rPr>
        <w:t>flashes</w:t>
      </w:r>
      <w:proofErr w:type="gramEnd"/>
      <w:r w:rsidRPr="00623806">
        <w:rPr>
          <w:rFonts w:ascii="Helvetica" w:hAnsi="Helvetica"/>
          <w:lang w:val="es-ES"/>
        </w:rPr>
        <w:t xml:space="preserve">. </w:t>
      </w:r>
      <w:proofErr w:type="spellStart"/>
      <w:r w:rsidRPr="00623806">
        <w:rPr>
          <w:rFonts w:ascii="Helvetica" w:hAnsi="Helvetica"/>
          <w:lang w:val="es-ES"/>
        </w:rPr>
        <w:t>Shadows</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pull</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pressure</w:t>
      </w:r>
      <w:proofErr w:type="spellEnd"/>
      <w:r w:rsidRPr="00623806">
        <w:rPr>
          <w:rFonts w:ascii="Helvetica" w:hAnsi="Helvetica"/>
          <w:lang w:val="es-ES"/>
        </w:rPr>
        <w:t>.</w:t>
      </w:r>
    </w:p>
    <w:p w14:paraId="6FDD03EE" w14:textId="44B106D5"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lastRenderedPageBreak/>
        <w:t>The</w:t>
      </w:r>
      <w:proofErr w:type="spellEnd"/>
      <w:r w:rsidRPr="00623806">
        <w:rPr>
          <w:rFonts w:ascii="Helvetica" w:hAnsi="Helvetica"/>
          <w:lang w:val="es-ES"/>
        </w:rPr>
        <w:t xml:space="preserve"> </w:t>
      </w:r>
      <w:proofErr w:type="spellStart"/>
      <w:r w:rsidRPr="00623806">
        <w:rPr>
          <w:rFonts w:ascii="Helvetica" w:hAnsi="Helvetica"/>
          <w:lang w:val="es-ES"/>
        </w:rPr>
        <w:t>last</w:t>
      </w:r>
      <w:proofErr w:type="spellEnd"/>
      <w:r w:rsidRPr="00623806">
        <w:rPr>
          <w:rFonts w:ascii="Helvetica" w:hAnsi="Helvetica"/>
          <w:lang w:val="es-ES"/>
        </w:rPr>
        <w:t xml:space="preserve"> </w:t>
      </w:r>
      <w:proofErr w:type="spellStart"/>
      <w:r w:rsidRPr="00623806">
        <w:rPr>
          <w:rFonts w:ascii="Helvetica" w:hAnsi="Helvetica"/>
          <w:lang w:val="es-ES"/>
        </w:rPr>
        <w:t>clear</w:t>
      </w:r>
      <w:proofErr w:type="spellEnd"/>
      <w:r w:rsidRPr="00623806">
        <w:rPr>
          <w:rFonts w:ascii="Helvetica" w:hAnsi="Helvetica"/>
          <w:lang w:val="es-ES"/>
        </w:rPr>
        <w:t xml:space="preserve"> </w:t>
      </w:r>
      <w:proofErr w:type="spellStart"/>
      <w:r w:rsidRPr="00623806">
        <w:rPr>
          <w:rFonts w:ascii="Helvetica" w:hAnsi="Helvetica"/>
          <w:lang w:val="es-ES"/>
        </w:rPr>
        <w:t>thought</w:t>
      </w:r>
      <w:proofErr w:type="spellEnd"/>
      <w:r w:rsidRPr="00623806">
        <w:rPr>
          <w:rFonts w:ascii="Helvetica" w:hAnsi="Helvetica"/>
          <w:lang w:val="es-ES"/>
        </w:rPr>
        <w:t xml:space="preserve"> I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lying</w:t>
      </w:r>
      <w:proofErr w:type="spellEnd"/>
      <w:r w:rsidRPr="00623806">
        <w:rPr>
          <w:rFonts w:ascii="Helvetica" w:hAnsi="Helvetica"/>
          <w:lang w:val="es-ES"/>
        </w:rPr>
        <w:t xml:space="preserve"> </w:t>
      </w:r>
      <w:proofErr w:type="spellStart"/>
      <w:r w:rsidRPr="00623806">
        <w:rPr>
          <w:rFonts w:ascii="Helvetica" w:hAnsi="Helvetica"/>
          <w:lang w:val="es-ES"/>
        </w:rPr>
        <w:t>down</w:t>
      </w:r>
      <w:proofErr w:type="spellEnd"/>
      <w:r w:rsidRPr="00623806">
        <w:rPr>
          <w:rFonts w:ascii="Helvetica" w:hAnsi="Helvetica"/>
          <w:lang w:val="es-ES"/>
        </w:rPr>
        <w:t xml:space="preserve">, a </w:t>
      </w:r>
      <w:proofErr w:type="spellStart"/>
      <w:r w:rsidRPr="00623806">
        <w:rPr>
          <w:rFonts w:ascii="Helvetica" w:hAnsi="Helvetica"/>
          <w:lang w:val="es-ES"/>
        </w:rPr>
        <w:t>tightness</w:t>
      </w:r>
      <w:proofErr w:type="spellEnd"/>
      <w:r w:rsidRPr="00623806">
        <w:rPr>
          <w:rFonts w:ascii="Helvetica" w:hAnsi="Helvetica"/>
          <w:lang w:val="es-ES"/>
        </w:rPr>
        <w:t xml:space="preserve"> </w:t>
      </w:r>
      <w:proofErr w:type="spellStart"/>
      <w:r w:rsidRPr="00623806">
        <w:rPr>
          <w:rFonts w:ascii="Helvetica" w:hAnsi="Helvetica"/>
          <w:lang w:val="es-ES"/>
        </w:rPr>
        <w:t>curling</w:t>
      </w:r>
      <w:proofErr w:type="spellEnd"/>
      <w:r w:rsidRPr="00623806">
        <w:rPr>
          <w:rFonts w:ascii="Helvetica" w:hAnsi="Helvetica"/>
          <w:lang w:val="es-ES"/>
        </w:rPr>
        <w:t xml:space="preserve"> in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chest</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wrong</w:t>
      </w:r>
      <w:proofErr w:type="spellEnd"/>
      <w:r w:rsidRPr="00623806">
        <w:rPr>
          <w:rFonts w:ascii="Helvetica" w:hAnsi="Helvetica"/>
          <w:lang w:val="es-ES"/>
        </w:rPr>
        <w:t xml:space="preserve">. </w:t>
      </w:r>
      <w:proofErr w:type="spellStart"/>
      <w:r w:rsidRPr="00623806">
        <w:rPr>
          <w:rFonts w:ascii="Helvetica" w:hAnsi="Helvetica"/>
          <w:lang w:val="es-ES"/>
        </w:rPr>
        <w:t>Then</w:t>
      </w:r>
      <w:proofErr w:type="spellEnd"/>
      <w:r w:rsidRPr="00623806">
        <w:rPr>
          <w:rFonts w:ascii="Helvetica" w:hAnsi="Helvetica"/>
          <w:lang w:val="es-ES"/>
        </w:rPr>
        <w:t xml:space="preserve"> </w:t>
      </w:r>
      <w:proofErr w:type="spellStart"/>
      <w:r w:rsidRPr="00623806">
        <w:rPr>
          <w:rFonts w:ascii="Helvetica" w:hAnsi="Helvetica"/>
          <w:lang w:val="es-ES"/>
        </w:rPr>
        <w:t>darkness</w:t>
      </w:r>
      <w:proofErr w:type="spellEnd"/>
      <w:r w:rsidRPr="00623806">
        <w:rPr>
          <w:rFonts w:ascii="Helvetica" w:hAnsi="Helvetica"/>
          <w:lang w:val="es-ES"/>
        </w:rPr>
        <w:t>.</w:t>
      </w:r>
    </w:p>
    <w:p w14:paraId="6F11080F" w14:textId="460B9071"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remember</w:t>
      </w:r>
      <w:proofErr w:type="spellEnd"/>
      <w:r w:rsidRPr="00623806">
        <w:rPr>
          <w:rFonts w:ascii="Helvetica" w:hAnsi="Helvetica"/>
          <w:lang w:val="es-ES"/>
        </w:rPr>
        <w:t xml:space="preserve"> </w:t>
      </w:r>
      <w:proofErr w:type="spellStart"/>
      <w:r w:rsidRPr="00623806">
        <w:rPr>
          <w:rFonts w:ascii="Helvetica" w:hAnsi="Helvetica"/>
          <w:lang w:val="es-ES"/>
        </w:rPr>
        <w:t>saying</w:t>
      </w:r>
      <w:proofErr w:type="spellEnd"/>
      <w:r w:rsidRPr="00623806">
        <w:rPr>
          <w:rFonts w:ascii="Helvetica" w:hAnsi="Helvetica"/>
          <w:lang w:val="es-ES"/>
        </w:rPr>
        <w:t xml:space="preserve"> yes. I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remember</w:t>
      </w:r>
      <w:proofErr w:type="spellEnd"/>
      <w:r w:rsidRPr="00623806">
        <w:rPr>
          <w:rFonts w:ascii="Helvetica" w:hAnsi="Helvetica"/>
          <w:lang w:val="es-ES"/>
        </w:rPr>
        <w:t xml:space="preserve"> </w:t>
      </w:r>
      <w:proofErr w:type="spellStart"/>
      <w:r w:rsidRPr="00623806">
        <w:rPr>
          <w:rFonts w:ascii="Helvetica" w:hAnsi="Helvetica"/>
          <w:lang w:val="es-ES"/>
        </w:rPr>
        <w:t>anything</w:t>
      </w:r>
      <w:proofErr w:type="spellEnd"/>
      <w:r w:rsidRPr="00623806">
        <w:rPr>
          <w:rFonts w:ascii="Helvetica" w:hAnsi="Helvetica"/>
          <w:lang w:val="es-ES"/>
        </w:rPr>
        <w:t>.</w:t>
      </w:r>
    </w:p>
    <w:p w14:paraId="6EC1CC55" w14:textId="53217829"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swallowed</w:t>
      </w:r>
      <w:proofErr w:type="spellEnd"/>
      <w:r w:rsidRPr="00623806">
        <w:rPr>
          <w:rFonts w:ascii="Helvetica" w:hAnsi="Helvetica"/>
          <w:lang w:val="es-ES"/>
        </w:rPr>
        <w:t xml:space="preserve"> </w:t>
      </w:r>
      <w:proofErr w:type="spellStart"/>
      <w:r w:rsidRPr="00623806">
        <w:rPr>
          <w:rFonts w:ascii="Helvetica" w:hAnsi="Helvetica"/>
          <w:lang w:val="es-ES"/>
        </w:rPr>
        <w:t>hard</w:t>
      </w:r>
      <w:proofErr w:type="spellEnd"/>
      <w:r w:rsidRPr="00623806">
        <w:rPr>
          <w:rFonts w:ascii="Helvetica" w:hAnsi="Helvetica"/>
          <w:lang w:val="es-ES"/>
        </w:rPr>
        <w:t xml:space="preserve">, a </w:t>
      </w:r>
      <w:proofErr w:type="spellStart"/>
      <w:r w:rsidRPr="00623806">
        <w:rPr>
          <w:rFonts w:ascii="Helvetica" w:hAnsi="Helvetica"/>
          <w:lang w:val="es-ES"/>
        </w:rPr>
        <w:t>bitter</w:t>
      </w:r>
      <w:proofErr w:type="spellEnd"/>
      <w:r w:rsidRPr="00623806">
        <w:rPr>
          <w:rFonts w:ascii="Helvetica" w:hAnsi="Helvetica"/>
          <w:lang w:val="es-ES"/>
        </w:rPr>
        <w:t xml:space="preserve"> taste </w:t>
      </w:r>
      <w:proofErr w:type="spellStart"/>
      <w:r w:rsidRPr="00623806">
        <w:rPr>
          <w:rFonts w:ascii="Helvetica" w:hAnsi="Helvetica"/>
          <w:lang w:val="es-ES"/>
        </w:rPr>
        <w:t>rising</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limbs</w:t>
      </w:r>
      <w:proofErr w:type="spellEnd"/>
      <w:r w:rsidRPr="00623806">
        <w:rPr>
          <w:rFonts w:ascii="Helvetica" w:hAnsi="Helvetica"/>
          <w:lang w:val="es-ES"/>
        </w:rPr>
        <w:t xml:space="preserve"> moved </w:t>
      </w:r>
      <w:proofErr w:type="spellStart"/>
      <w:r w:rsidRPr="00623806">
        <w:rPr>
          <w:rFonts w:ascii="Helvetica" w:hAnsi="Helvetica"/>
          <w:lang w:val="es-ES"/>
        </w:rPr>
        <w:t>before</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mind</w:t>
      </w:r>
      <w:proofErr w:type="spellEnd"/>
      <w:r w:rsidRPr="00623806">
        <w:rPr>
          <w:rFonts w:ascii="Helvetica" w:hAnsi="Helvetica"/>
          <w:lang w:val="es-ES"/>
        </w:rPr>
        <w:t xml:space="preserve"> </w:t>
      </w:r>
      <w:proofErr w:type="spellStart"/>
      <w:r w:rsidRPr="00623806">
        <w:rPr>
          <w:rFonts w:ascii="Helvetica" w:hAnsi="Helvetica"/>
          <w:lang w:val="es-ES"/>
        </w:rPr>
        <w:t>caught</w:t>
      </w:r>
      <w:proofErr w:type="spellEnd"/>
      <w:r w:rsidRPr="00623806">
        <w:rPr>
          <w:rFonts w:ascii="Helvetica" w:hAnsi="Helvetica"/>
          <w:lang w:val="es-ES"/>
        </w:rPr>
        <w:t xml:space="preserve"> up, </w:t>
      </w:r>
      <w:proofErr w:type="spellStart"/>
      <w:r w:rsidRPr="00623806">
        <w:rPr>
          <w:rFonts w:ascii="Helvetica" w:hAnsi="Helvetica"/>
          <w:lang w:val="es-ES"/>
        </w:rPr>
        <w:t>scrambling</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bed</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shaking</w:t>
      </w:r>
      <w:proofErr w:type="spellEnd"/>
      <w:r w:rsidRPr="00623806">
        <w:rPr>
          <w:rFonts w:ascii="Helvetica" w:hAnsi="Helvetica"/>
          <w:lang w:val="es-ES"/>
        </w:rPr>
        <w:t xml:space="preserve"> </w:t>
      </w:r>
      <w:proofErr w:type="spellStart"/>
      <w:r w:rsidRPr="00623806">
        <w:rPr>
          <w:rFonts w:ascii="Helvetica" w:hAnsi="Helvetica"/>
          <w:lang w:val="es-ES"/>
        </w:rPr>
        <w:t>hands</w:t>
      </w:r>
      <w:proofErr w:type="spellEnd"/>
      <w:r w:rsidRPr="00623806">
        <w:rPr>
          <w:rFonts w:ascii="Helvetica" w:hAnsi="Helvetica"/>
          <w:lang w:val="es-ES"/>
        </w:rPr>
        <w:t xml:space="preserve"> and </w:t>
      </w:r>
      <w:proofErr w:type="spellStart"/>
      <w:r w:rsidRPr="00623806">
        <w:rPr>
          <w:rFonts w:ascii="Helvetica" w:hAnsi="Helvetica"/>
          <w:lang w:val="es-ES"/>
        </w:rPr>
        <w:t>bare</w:t>
      </w:r>
      <w:proofErr w:type="spellEnd"/>
      <w:r w:rsidRPr="00623806">
        <w:rPr>
          <w:rFonts w:ascii="Helvetica" w:hAnsi="Helvetica"/>
          <w:lang w:val="es-ES"/>
        </w:rPr>
        <w:t xml:space="preserve"> </w:t>
      </w:r>
      <w:proofErr w:type="spellStart"/>
      <w:r w:rsidRPr="00623806">
        <w:rPr>
          <w:rFonts w:ascii="Helvetica" w:hAnsi="Helvetica"/>
          <w:lang w:val="es-ES"/>
        </w:rPr>
        <w:t>feet</w:t>
      </w:r>
      <w:proofErr w:type="spellEnd"/>
      <w:r w:rsidRPr="00623806">
        <w:rPr>
          <w:rFonts w:ascii="Helvetica" w:hAnsi="Helvetica"/>
          <w:lang w:val="es-ES"/>
        </w:rPr>
        <w:t xml:space="preserve">. I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bother</w:t>
      </w:r>
      <w:proofErr w:type="spellEnd"/>
      <w:r w:rsidRPr="00623806">
        <w:rPr>
          <w:rFonts w:ascii="Helvetica" w:hAnsi="Helvetica"/>
          <w:lang w:val="es-ES"/>
        </w:rPr>
        <w:t xml:space="preserve"> </w:t>
      </w:r>
      <w:proofErr w:type="spellStart"/>
      <w:r w:rsidRPr="00623806">
        <w:rPr>
          <w:rFonts w:ascii="Helvetica" w:hAnsi="Helvetica"/>
          <w:lang w:val="es-ES"/>
        </w:rPr>
        <w:t>checking</w:t>
      </w:r>
      <w:proofErr w:type="spellEnd"/>
      <w:r w:rsidRPr="00623806">
        <w:rPr>
          <w:rFonts w:ascii="Helvetica" w:hAnsi="Helvetica"/>
          <w:lang w:val="es-ES"/>
        </w:rPr>
        <w:t xml:space="preserve"> </w:t>
      </w:r>
      <w:proofErr w:type="spellStart"/>
      <w:r w:rsidRPr="00623806">
        <w:rPr>
          <w:rFonts w:ascii="Helvetica" w:hAnsi="Helvetica"/>
          <w:lang w:val="es-ES"/>
        </w:rPr>
        <w:t>if</w:t>
      </w:r>
      <w:proofErr w:type="spellEnd"/>
      <w:r w:rsidRPr="00623806">
        <w:rPr>
          <w:rFonts w:ascii="Helvetica" w:hAnsi="Helvetica"/>
          <w:lang w:val="es-ES"/>
        </w:rPr>
        <w:t xml:space="preserve"> he </w:t>
      </w:r>
      <w:proofErr w:type="spellStart"/>
      <w:r w:rsidRPr="00623806">
        <w:rPr>
          <w:rFonts w:ascii="Helvetica" w:hAnsi="Helvetica"/>
          <w:lang w:val="es-ES"/>
        </w:rPr>
        <w:t>stirred</w:t>
      </w:r>
      <w:proofErr w:type="spellEnd"/>
      <w:r w:rsidRPr="00623806">
        <w:rPr>
          <w:rFonts w:ascii="Helvetica" w:hAnsi="Helvetica"/>
          <w:lang w:val="es-ES"/>
        </w:rPr>
        <w:t xml:space="preserve">. I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grabbed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first</w:t>
      </w:r>
      <w:proofErr w:type="spellEnd"/>
      <w:r w:rsidRPr="00623806">
        <w:rPr>
          <w:rFonts w:ascii="Helvetica" w:hAnsi="Helvetica"/>
          <w:lang w:val="es-ES"/>
        </w:rPr>
        <w:t xml:space="preserve"> </w:t>
      </w:r>
      <w:proofErr w:type="spellStart"/>
      <w:r w:rsidRPr="00623806">
        <w:rPr>
          <w:rFonts w:ascii="Helvetica" w:hAnsi="Helvetica"/>
          <w:lang w:val="es-ES"/>
        </w:rPr>
        <w:t>clothes</w:t>
      </w:r>
      <w:proofErr w:type="spellEnd"/>
      <w:r w:rsidRPr="00623806">
        <w:rPr>
          <w:rFonts w:ascii="Helvetica" w:hAnsi="Helvetica"/>
          <w:lang w:val="es-ES"/>
        </w:rPr>
        <w:t xml:space="preserve"> I </w:t>
      </w:r>
      <w:proofErr w:type="spellStart"/>
      <w:r w:rsidRPr="00623806">
        <w:rPr>
          <w:rFonts w:ascii="Helvetica" w:hAnsi="Helvetica"/>
          <w:lang w:val="es-ES"/>
        </w:rPr>
        <w:t>found</w:t>
      </w:r>
      <w:proofErr w:type="spellEnd"/>
      <w:r w:rsidRPr="00623806">
        <w:rPr>
          <w:rFonts w:ascii="Helvetica" w:hAnsi="Helvetica"/>
          <w:lang w:val="es-ES"/>
        </w:rPr>
        <w:t xml:space="preserve"> and </w:t>
      </w:r>
      <w:proofErr w:type="spellStart"/>
      <w:r w:rsidRPr="00623806">
        <w:rPr>
          <w:rFonts w:ascii="Helvetica" w:hAnsi="Helvetica"/>
          <w:lang w:val="es-ES"/>
        </w:rPr>
        <w:t>got</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w:t>
      </w:r>
    </w:p>
    <w:p w14:paraId="037C0989" w14:textId="2392D5D1"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opened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bedroom</w:t>
      </w:r>
      <w:proofErr w:type="spellEnd"/>
      <w:r w:rsidRPr="00623806">
        <w:rPr>
          <w:rFonts w:ascii="Helvetica" w:hAnsi="Helvetica"/>
          <w:lang w:val="es-ES"/>
        </w:rPr>
        <w:t xml:space="preserve"> </w:t>
      </w:r>
      <w:proofErr w:type="spellStart"/>
      <w:r w:rsidRPr="00623806">
        <w:rPr>
          <w:rFonts w:ascii="Helvetica" w:hAnsi="Helvetica"/>
          <w:lang w:val="es-ES"/>
        </w:rPr>
        <w:t>door</w:t>
      </w:r>
      <w:proofErr w:type="spellEnd"/>
      <w:r w:rsidRPr="00623806">
        <w:rPr>
          <w:rFonts w:ascii="Helvetica" w:hAnsi="Helvetica"/>
          <w:lang w:val="es-ES"/>
        </w:rPr>
        <w:t xml:space="preserve"> and </w:t>
      </w:r>
      <w:proofErr w:type="spellStart"/>
      <w:r w:rsidRPr="00623806">
        <w:rPr>
          <w:rFonts w:ascii="Helvetica" w:hAnsi="Helvetica"/>
          <w:lang w:val="es-ES"/>
        </w:rPr>
        <w:t>found</w:t>
      </w:r>
      <w:proofErr w:type="spellEnd"/>
      <w:r w:rsidRPr="00623806">
        <w:rPr>
          <w:rFonts w:ascii="Helvetica" w:hAnsi="Helvetica"/>
          <w:lang w:val="es-ES"/>
        </w:rPr>
        <w:t xml:space="preserve"> Shadow </w:t>
      </w:r>
      <w:proofErr w:type="spellStart"/>
      <w:r w:rsidRPr="00623806">
        <w:rPr>
          <w:rFonts w:ascii="Helvetica" w:hAnsi="Helvetica"/>
          <w:lang w:val="es-ES"/>
        </w:rPr>
        <w:t>curled</w:t>
      </w:r>
      <w:proofErr w:type="spellEnd"/>
      <w:r w:rsidRPr="00623806">
        <w:rPr>
          <w:rFonts w:ascii="Helvetica" w:hAnsi="Helvetica"/>
          <w:lang w:val="es-ES"/>
        </w:rPr>
        <w:t xml:space="preserve"> </w:t>
      </w:r>
      <w:proofErr w:type="spellStart"/>
      <w:r w:rsidRPr="00623806">
        <w:rPr>
          <w:rFonts w:ascii="Helvetica" w:hAnsi="Helvetica"/>
          <w:lang w:val="es-ES"/>
        </w:rPr>
        <w:t>against</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waiting</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ears</w:t>
      </w:r>
      <w:proofErr w:type="spellEnd"/>
      <w:r w:rsidRPr="00623806">
        <w:rPr>
          <w:rFonts w:ascii="Helvetica" w:hAnsi="Helvetica"/>
          <w:lang w:val="es-ES"/>
        </w:rPr>
        <w:t xml:space="preserve"> </w:t>
      </w:r>
      <w:proofErr w:type="spellStart"/>
      <w:r w:rsidRPr="00623806">
        <w:rPr>
          <w:rFonts w:ascii="Helvetica" w:hAnsi="Helvetica"/>
          <w:lang w:val="es-ES"/>
        </w:rPr>
        <w:t>perked</w:t>
      </w:r>
      <w:proofErr w:type="spellEnd"/>
      <w:r w:rsidRPr="00623806">
        <w:rPr>
          <w:rFonts w:ascii="Helvetica" w:hAnsi="Helvetica"/>
          <w:lang w:val="es-ES"/>
        </w:rPr>
        <w:t xml:space="preserve"> </w:t>
      </w:r>
      <w:proofErr w:type="spellStart"/>
      <w:r w:rsidRPr="00623806">
        <w:rPr>
          <w:rFonts w:ascii="Helvetica" w:hAnsi="Helvetica"/>
          <w:lang w:val="es-ES"/>
        </w:rPr>
        <w:t>immediately</w:t>
      </w:r>
      <w:proofErr w:type="spellEnd"/>
      <w:r w:rsidRPr="00623806">
        <w:rPr>
          <w:rFonts w:ascii="Helvetica" w:hAnsi="Helvetica"/>
          <w:lang w:val="es-ES"/>
        </w:rPr>
        <w:t xml:space="preserve">, and he </w:t>
      </w:r>
      <w:proofErr w:type="spellStart"/>
      <w:r w:rsidRPr="00623806">
        <w:rPr>
          <w:rFonts w:ascii="Helvetica" w:hAnsi="Helvetica"/>
          <w:lang w:val="es-ES"/>
        </w:rPr>
        <w:t>whined</w:t>
      </w:r>
      <w:proofErr w:type="spellEnd"/>
      <w:r w:rsidRPr="00623806">
        <w:rPr>
          <w:rFonts w:ascii="Helvetica" w:hAnsi="Helvetica"/>
          <w:lang w:val="es-ES"/>
        </w:rPr>
        <w:t>—</w:t>
      </w:r>
      <w:proofErr w:type="spellStart"/>
      <w:r w:rsidRPr="00623806">
        <w:rPr>
          <w:rFonts w:ascii="Helvetica" w:hAnsi="Helvetica"/>
          <w:lang w:val="es-ES"/>
        </w:rPr>
        <w:t>low</w:t>
      </w:r>
      <w:proofErr w:type="spellEnd"/>
      <w:r w:rsidRPr="00623806">
        <w:rPr>
          <w:rFonts w:ascii="Helvetica" w:hAnsi="Helvetica"/>
          <w:lang w:val="es-ES"/>
        </w:rPr>
        <w:t xml:space="preserve">, </w:t>
      </w:r>
      <w:proofErr w:type="spellStart"/>
      <w:r w:rsidRPr="00623806">
        <w:rPr>
          <w:rFonts w:ascii="Helvetica" w:hAnsi="Helvetica"/>
          <w:lang w:val="es-ES"/>
        </w:rPr>
        <w:t>distressed</w:t>
      </w:r>
      <w:proofErr w:type="spellEnd"/>
      <w:r w:rsidRPr="00623806">
        <w:rPr>
          <w:rFonts w:ascii="Helvetica" w:hAnsi="Helvetica"/>
          <w:lang w:val="es-ES"/>
        </w:rPr>
        <w:t xml:space="preserve">, </w:t>
      </w:r>
      <w:proofErr w:type="spellStart"/>
      <w:r w:rsidRPr="00623806">
        <w:rPr>
          <w:rFonts w:ascii="Helvetica" w:hAnsi="Helvetica"/>
          <w:lang w:val="es-ES"/>
        </w:rPr>
        <w:t>worried</w:t>
      </w:r>
      <w:proofErr w:type="spellEnd"/>
      <w:r w:rsidRPr="00623806">
        <w:rPr>
          <w:rFonts w:ascii="Helvetica" w:hAnsi="Helvetica"/>
          <w:lang w:val="es-ES"/>
        </w:rPr>
        <w:t>.</w:t>
      </w:r>
    </w:p>
    <w:p w14:paraId="69D62F5C" w14:textId="7AFE567C"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I’m</w:t>
      </w:r>
      <w:proofErr w:type="spellEnd"/>
      <w:r w:rsidRPr="00623806">
        <w:rPr>
          <w:rFonts w:ascii="Helvetica" w:hAnsi="Helvetica"/>
          <w:lang w:val="es-ES"/>
        </w:rPr>
        <w:t xml:space="preserve"> fine,” I </w:t>
      </w:r>
      <w:proofErr w:type="spellStart"/>
      <w:r w:rsidRPr="00623806">
        <w:rPr>
          <w:rFonts w:ascii="Helvetica" w:hAnsi="Helvetica"/>
          <w:lang w:val="es-ES"/>
        </w:rPr>
        <w:t>mumbled</w:t>
      </w:r>
      <w:proofErr w:type="spellEnd"/>
      <w:r w:rsidRPr="00623806">
        <w:rPr>
          <w:rFonts w:ascii="Helvetica" w:hAnsi="Helvetica"/>
          <w:lang w:val="es-ES"/>
        </w:rPr>
        <w:t xml:space="preserve">, </w:t>
      </w:r>
      <w:proofErr w:type="spellStart"/>
      <w:r w:rsidRPr="00623806">
        <w:rPr>
          <w:rFonts w:ascii="Helvetica" w:hAnsi="Helvetica"/>
          <w:lang w:val="es-ES"/>
        </w:rPr>
        <w:t>though</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shaky</w:t>
      </w:r>
      <w:proofErr w:type="spellEnd"/>
      <w:r w:rsidRPr="00623806">
        <w:rPr>
          <w:rFonts w:ascii="Helvetica" w:hAnsi="Helvetica"/>
          <w:lang w:val="es-ES"/>
        </w:rPr>
        <w:t xml:space="preserve"> and </w:t>
      </w:r>
      <w:proofErr w:type="spellStart"/>
      <w:r w:rsidRPr="00623806">
        <w:rPr>
          <w:rFonts w:ascii="Helvetica" w:hAnsi="Helvetica"/>
          <w:lang w:val="es-ES"/>
        </w:rPr>
        <w:t>small</w:t>
      </w:r>
      <w:proofErr w:type="spellEnd"/>
      <w:r w:rsidRPr="00623806">
        <w:rPr>
          <w:rFonts w:ascii="Helvetica" w:hAnsi="Helvetica"/>
          <w:lang w:val="es-ES"/>
        </w:rPr>
        <w:t xml:space="preserve">. He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seem</w:t>
      </w:r>
      <w:proofErr w:type="spellEnd"/>
      <w:r w:rsidRPr="00623806">
        <w:rPr>
          <w:rFonts w:ascii="Helvetica" w:hAnsi="Helvetica"/>
          <w:lang w:val="es-ES"/>
        </w:rPr>
        <w:t xml:space="preserve"> </w:t>
      </w:r>
      <w:proofErr w:type="spellStart"/>
      <w:r w:rsidRPr="00623806">
        <w:rPr>
          <w:rFonts w:ascii="Helvetica" w:hAnsi="Helvetica"/>
          <w:lang w:val="es-ES"/>
        </w:rPr>
        <w:t>convinced</w:t>
      </w:r>
      <w:proofErr w:type="spellEnd"/>
      <w:r w:rsidRPr="00623806">
        <w:rPr>
          <w:rFonts w:ascii="Helvetica" w:hAnsi="Helvetica"/>
          <w:lang w:val="es-ES"/>
        </w:rPr>
        <w:t>.</w:t>
      </w:r>
    </w:p>
    <w:p w14:paraId="3668F0C2" w14:textId="64786D19"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hurried</w:t>
      </w:r>
      <w:proofErr w:type="spellEnd"/>
      <w:r w:rsidRPr="00623806">
        <w:rPr>
          <w:rFonts w:ascii="Helvetica" w:hAnsi="Helvetica"/>
          <w:lang w:val="es-ES"/>
        </w:rPr>
        <w:t xml:space="preserve"> </w:t>
      </w:r>
      <w:proofErr w:type="spellStart"/>
      <w:r w:rsidRPr="00623806">
        <w:rPr>
          <w:rFonts w:ascii="Helvetica" w:hAnsi="Helvetica"/>
          <w:lang w:val="es-ES"/>
        </w:rPr>
        <w:t>past</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snatching</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purse</w:t>
      </w:r>
      <w:proofErr w:type="spellEnd"/>
      <w:r w:rsidRPr="00623806">
        <w:rPr>
          <w:rFonts w:ascii="Helvetica" w:hAnsi="Helvetica"/>
          <w:lang w:val="es-ES"/>
        </w:rPr>
        <w:t xml:space="preserve"> and </w:t>
      </w:r>
      <w:proofErr w:type="spellStart"/>
      <w:r w:rsidRPr="00623806">
        <w:rPr>
          <w:rFonts w:ascii="Helvetica" w:hAnsi="Helvetica"/>
          <w:lang w:val="es-ES"/>
        </w:rPr>
        <w:t>keys</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gramStart"/>
      <w:r w:rsidRPr="00623806">
        <w:rPr>
          <w:rFonts w:ascii="Helvetica" w:hAnsi="Helvetica"/>
          <w:lang w:val="es-ES"/>
        </w:rPr>
        <w:t>living</w:t>
      </w:r>
      <w:proofErr w:type="gramEnd"/>
      <w:r w:rsidRPr="00623806">
        <w:rPr>
          <w:rFonts w:ascii="Helvetica" w:hAnsi="Helvetica"/>
          <w:lang w:val="es-ES"/>
        </w:rPr>
        <w:t xml:space="preserve"> </w:t>
      </w:r>
      <w:proofErr w:type="spellStart"/>
      <w:r w:rsidRPr="00623806">
        <w:rPr>
          <w:rFonts w:ascii="Helvetica" w:hAnsi="Helvetica"/>
          <w:lang w:val="es-ES"/>
        </w:rPr>
        <w:t>room</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nauseous</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even</w:t>
      </w:r>
      <w:proofErr w:type="spellEnd"/>
      <w:r w:rsidRPr="00623806">
        <w:rPr>
          <w:rFonts w:ascii="Helvetica" w:hAnsi="Helvetica"/>
          <w:lang w:val="es-ES"/>
        </w:rPr>
        <w:t xml:space="preserve"> </w:t>
      </w:r>
      <w:proofErr w:type="spellStart"/>
      <w:r w:rsidRPr="00623806">
        <w:rPr>
          <w:rFonts w:ascii="Helvetica" w:hAnsi="Helvetica"/>
          <w:lang w:val="es-ES"/>
        </w:rPr>
        <w:t>think</w:t>
      </w:r>
      <w:proofErr w:type="spellEnd"/>
      <w:r w:rsidRPr="00623806">
        <w:rPr>
          <w:rFonts w:ascii="Helvetica" w:hAnsi="Helvetica"/>
          <w:lang w:val="es-ES"/>
        </w:rPr>
        <w:t xml:space="preserve"> </w:t>
      </w:r>
      <w:proofErr w:type="spellStart"/>
      <w:r w:rsidRPr="00623806">
        <w:rPr>
          <w:rFonts w:ascii="Helvetica" w:hAnsi="Helvetica"/>
          <w:lang w:val="es-ES"/>
        </w:rPr>
        <w:t>about</w:t>
      </w:r>
      <w:proofErr w:type="spellEnd"/>
      <w:r w:rsidRPr="00623806">
        <w:rPr>
          <w:rFonts w:ascii="Helvetica" w:hAnsi="Helvetica"/>
          <w:lang w:val="es-ES"/>
        </w:rPr>
        <w:t xml:space="preserve"> </w:t>
      </w:r>
      <w:proofErr w:type="spellStart"/>
      <w:r w:rsidRPr="00623806">
        <w:rPr>
          <w:rFonts w:ascii="Helvetica" w:hAnsi="Helvetica"/>
          <w:lang w:val="es-ES"/>
        </w:rPr>
        <w:t>breakfast</w:t>
      </w:r>
      <w:proofErr w:type="spellEnd"/>
      <w:r w:rsidRPr="00623806">
        <w:rPr>
          <w:rFonts w:ascii="Helvetica" w:hAnsi="Helvetica"/>
          <w:lang w:val="es-ES"/>
        </w:rPr>
        <w:t>.</w:t>
      </w:r>
    </w:p>
    <w:p w14:paraId="72551397" w14:textId="75E4C577"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would</w:t>
      </w:r>
      <w:proofErr w:type="spellEnd"/>
      <w:r w:rsidRPr="00623806">
        <w:rPr>
          <w:rFonts w:ascii="Helvetica" w:hAnsi="Helvetica"/>
          <w:lang w:val="es-ES"/>
        </w:rPr>
        <w:t xml:space="preserve"> </w:t>
      </w:r>
      <w:proofErr w:type="spellStart"/>
      <w:r w:rsidRPr="00623806">
        <w:rPr>
          <w:rFonts w:ascii="Helvetica" w:hAnsi="Helvetica"/>
          <w:lang w:val="es-ES"/>
        </w:rPr>
        <w:t>rather</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be </w:t>
      </w:r>
      <w:proofErr w:type="spellStart"/>
      <w:r w:rsidRPr="00623806">
        <w:rPr>
          <w:rFonts w:ascii="Helvetica" w:hAnsi="Helvetica"/>
          <w:lang w:val="es-ES"/>
        </w:rPr>
        <w:t>there</w:t>
      </w:r>
      <w:proofErr w:type="spellEnd"/>
      <w:r w:rsidRPr="00623806">
        <w:rPr>
          <w:rFonts w:ascii="Helvetica" w:hAnsi="Helvetica"/>
          <w:lang w:val="es-ES"/>
        </w:rPr>
        <w:t xml:space="preserve"> </w:t>
      </w:r>
      <w:proofErr w:type="spellStart"/>
      <w:r w:rsidRPr="00623806">
        <w:rPr>
          <w:rFonts w:ascii="Helvetica" w:hAnsi="Helvetica"/>
          <w:lang w:val="es-ES"/>
        </w:rPr>
        <w:t>when</w:t>
      </w:r>
      <w:proofErr w:type="spellEnd"/>
      <w:r w:rsidRPr="00623806">
        <w:rPr>
          <w:rFonts w:ascii="Helvetica" w:hAnsi="Helvetica"/>
          <w:lang w:val="es-ES"/>
        </w:rPr>
        <w:t xml:space="preserve"> Owen </w:t>
      </w:r>
      <w:proofErr w:type="spellStart"/>
      <w:r w:rsidRPr="00623806">
        <w:rPr>
          <w:rFonts w:ascii="Helvetica" w:hAnsi="Helvetica"/>
          <w:lang w:val="es-ES"/>
        </w:rPr>
        <w:t>woke</w:t>
      </w:r>
      <w:proofErr w:type="spellEnd"/>
      <w:r w:rsidRPr="00623806">
        <w:rPr>
          <w:rFonts w:ascii="Helvetica" w:hAnsi="Helvetica"/>
          <w:lang w:val="es-ES"/>
        </w:rPr>
        <w:t xml:space="preserve"> up.</w:t>
      </w:r>
    </w:p>
    <w:p w14:paraId="7DFF2421" w14:textId="29B3E855"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Couldn’t</w:t>
      </w:r>
      <w:proofErr w:type="spellEnd"/>
      <w:r w:rsidRPr="00623806">
        <w:rPr>
          <w:rFonts w:ascii="Helvetica" w:hAnsi="Helvetica"/>
          <w:lang w:val="es-ES"/>
        </w:rPr>
        <w:t>.</w:t>
      </w:r>
    </w:p>
    <w:p w14:paraId="40780277" w14:textId="0A48BD4C"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needed</w:t>
      </w:r>
      <w:proofErr w:type="spellEnd"/>
      <w:r w:rsidRPr="00623806">
        <w:rPr>
          <w:rFonts w:ascii="Helvetica" w:hAnsi="Helvetica"/>
          <w:lang w:val="es-ES"/>
        </w:rPr>
        <w:t xml:space="preserve"> air. </w:t>
      </w:r>
      <w:proofErr w:type="spellStart"/>
      <w:r w:rsidRPr="00623806">
        <w:rPr>
          <w:rFonts w:ascii="Helvetica" w:hAnsi="Helvetica"/>
          <w:lang w:val="es-ES"/>
        </w:rPr>
        <w:t>Distance</w:t>
      </w:r>
      <w:proofErr w:type="spellEnd"/>
      <w:r w:rsidRPr="00623806">
        <w:rPr>
          <w:rFonts w:ascii="Helvetica" w:hAnsi="Helvetica"/>
          <w:lang w:val="es-ES"/>
        </w:rPr>
        <w:t xml:space="preserve">. </w:t>
      </w:r>
      <w:proofErr w:type="spellStart"/>
      <w:r w:rsidRPr="00623806">
        <w:rPr>
          <w:rFonts w:ascii="Helvetica" w:hAnsi="Helvetica"/>
          <w:lang w:val="es-ES"/>
        </w:rPr>
        <w:t>Clarity</w:t>
      </w:r>
      <w:proofErr w:type="spellEnd"/>
      <w:r w:rsidRPr="00623806">
        <w:rPr>
          <w:rFonts w:ascii="Helvetica" w:hAnsi="Helvetica"/>
          <w:lang w:val="es-ES"/>
        </w:rPr>
        <w:t>.</w:t>
      </w:r>
    </w:p>
    <w:p w14:paraId="39920153" w14:textId="565FF3AB"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Down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street</w:t>
      </w:r>
      <w:proofErr w:type="spellEnd"/>
      <w:r w:rsidRPr="00623806">
        <w:rPr>
          <w:rFonts w:ascii="Helvetica" w:hAnsi="Helvetica"/>
          <w:lang w:val="es-ES"/>
        </w:rPr>
        <w:t xml:space="preserve">, </w:t>
      </w:r>
      <w:proofErr w:type="spellStart"/>
      <w:r w:rsidRPr="00623806">
        <w:rPr>
          <w:rFonts w:ascii="Helvetica" w:hAnsi="Helvetica"/>
          <w:lang w:val="es-ES"/>
        </w:rPr>
        <w:t>there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a </w:t>
      </w:r>
      <w:proofErr w:type="spellStart"/>
      <w:r w:rsidRPr="00623806">
        <w:rPr>
          <w:rFonts w:ascii="Helvetica" w:hAnsi="Helvetica"/>
          <w:lang w:val="es-ES"/>
        </w:rPr>
        <w:t>small</w:t>
      </w:r>
      <w:proofErr w:type="spellEnd"/>
      <w:r w:rsidRPr="00623806">
        <w:rPr>
          <w:rFonts w:ascii="Helvetica" w:hAnsi="Helvetica"/>
          <w:lang w:val="es-ES"/>
        </w:rPr>
        <w:t xml:space="preserve"> café I </w:t>
      </w:r>
      <w:proofErr w:type="spellStart"/>
      <w:r w:rsidRPr="00623806">
        <w:rPr>
          <w:rFonts w:ascii="Helvetica" w:hAnsi="Helvetica"/>
          <w:lang w:val="es-ES"/>
        </w:rPr>
        <w:t>liked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simple, </w:t>
      </w:r>
      <w:proofErr w:type="spellStart"/>
      <w:r w:rsidRPr="00623806">
        <w:rPr>
          <w:rFonts w:ascii="Helvetica" w:hAnsi="Helvetica"/>
          <w:lang w:val="es-ES"/>
        </w:rPr>
        <w:t>offering</w:t>
      </w:r>
      <w:proofErr w:type="spellEnd"/>
      <w:r w:rsidRPr="00623806">
        <w:rPr>
          <w:rFonts w:ascii="Helvetica" w:hAnsi="Helvetica"/>
          <w:lang w:val="es-ES"/>
        </w:rPr>
        <w:t xml:space="preserve"> </w:t>
      </w:r>
      <w:proofErr w:type="spellStart"/>
      <w:r w:rsidRPr="00623806">
        <w:rPr>
          <w:rFonts w:ascii="Helvetica" w:hAnsi="Helvetica"/>
          <w:lang w:val="es-ES"/>
        </w:rPr>
        <w:t>warmth</w:t>
      </w:r>
      <w:proofErr w:type="spellEnd"/>
      <w:r w:rsidRPr="00623806">
        <w:rPr>
          <w:rFonts w:ascii="Helvetica" w:hAnsi="Helvetica"/>
          <w:lang w:val="es-ES"/>
        </w:rPr>
        <w:t xml:space="preserve">, </w:t>
      </w:r>
      <w:proofErr w:type="spellStart"/>
      <w:r w:rsidRPr="00623806">
        <w:rPr>
          <w:rFonts w:ascii="Helvetica" w:hAnsi="Helvetica"/>
          <w:lang w:val="es-ES"/>
        </w:rPr>
        <w:t>coffee</w:t>
      </w:r>
      <w:proofErr w:type="spellEnd"/>
      <w:r w:rsidRPr="00623806">
        <w:rPr>
          <w:rFonts w:ascii="Helvetica" w:hAnsi="Helvetica"/>
          <w:lang w:val="es-ES"/>
        </w:rPr>
        <w:t xml:space="preserve">, and a </w:t>
      </w:r>
      <w:proofErr w:type="spellStart"/>
      <w:r w:rsidRPr="00623806">
        <w:rPr>
          <w:rFonts w:ascii="Helvetica" w:hAnsi="Helvetica"/>
          <w:lang w:val="es-ES"/>
        </w:rPr>
        <w:t>space</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relax.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all</w:t>
      </w:r>
      <w:proofErr w:type="spellEnd"/>
      <w:r w:rsidRPr="00623806">
        <w:rPr>
          <w:rFonts w:ascii="Helvetica" w:hAnsi="Helvetica"/>
          <w:lang w:val="es-ES"/>
        </w:rPr>
        <w:t xml:space="preserve"> I </w:t>
      </w:r>
      <w:proofErr w:type="spellStart"/>
      <w:r w:rsidRPr="00623806">
        <w:rPr>
          <w:rFonts w:ascii="Helvetica" w:hAnsi="Helvetica"/>
          <w:lang w:val="es-ES"/>
        </w:rPr>
        <w:t>needed</w:t>
      </w:r>
      <w:proofErr w:type="spellEnd"/>
      <w:r w:rsidRPr="00623806">
        <w:rPr>
          <w:rFonts w:ascii="Helvetica" w:hAnsi="Helvetica"/>
          <w:lang w:val="es-ES"/>
        </w:rPr>
        <w:t>.</w:t>
      </w:r>
    </w:p>
    <w:p w14:paraId="6E597551" w14:textId="4A22E577"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bell</w:t>
      </w:r>
      <w:proofErr w:type="spellEnd"/>
      <w:r w:rsidRPr="00623806">
        <w:rPr>
          <w:rFonts w:ascii="Helvetica" w:hAnsi="Helvetica"/>
          <w:lang w:val="es-ES"/>
        </w:rPr>
        <w:t xml:space="preserve"> </w:t>
      </w:r>
      <w:proofErr w:type="spellStart"/>
      <w:r w:rsidRPr="00623806">
        <w:rPr>
          <w:rFonts w:ascii="Helvetica" w:hAnsi="Helvetica"/>
          <w:lang w:val="es-ES"/>
        </w:rPr>
        <w:t>above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door</w:t>
      </w:r>
      <w:proofErr w:type="spellEnd"/>
      <w:r w:rsidRPr="00623806">
        <w:rPr>
          <w:rFonts w:ascii="Helvetica" w:hAnsi="Helvetica"/>
          <w:lang w:val="es-ES"/>
        </w:rPr>
        <w:t xml:space="preserve"> </w:t>
      </w:r>
      <w:proofErr w:type="spellStart"/>
      <w:r w:rsidRPr="00623806">
        <w:rPr>
          <w:rFonts w:ascii="Helvetica" w:hAnsi="Helvetica"/>
          <w:lang w:val="es-ES"/>
        </w:rPr>
        <w:t>chimed</w:t>
      </w:r>
      <w:proofErr w:type="spellEnd"/>
      <w:r w:rsidRPr="00623806">
        <w:rPr>
          <w:rFonts w:ascii="Helvetica" w:hAnsi="Helvetica"/>
          <w:lang w:val="es-ES"/>
        </w:rPr>
        <w:t xml:space="preserve"> as I </w:t>
      </w:r>
      <w:proofErr w:type="spellStart"/>
      <w:r w:rsidRPr="00623806">
        <w:rPr>
          <w:rFonts w:ascii="Helvetica" w:hAnsi="Helvetica"/>
          <w:lang w:val="es-ES"/>
        </w:rPr>
        <w:t>stepped</w:t>
      </w:r>
      <w:proofErr w:type="spellEnd"/>
      <w:r w:rsidRPr="00623806">
        <w:rPr>
          <w:rFonts w:ascii="Helvetica" w:hAnsi="Helvetica"/>
          <w:lang w:val="es-ES"/>
        </w:rPr>
        <w:t xml:space="preserve"> 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scent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espresso</w:t>
      </w:r>
      <w:proofErr w:type="spellEnd"/>
      <w:r w:rsidRPr="00623806">
        <w:rPr>
          <w:rFonts w:ascii="Helvetica" w:hAnsi="Helvetica"/>
          <w:lang w:val="es-ES"/>
        </w:rPr>
        <w:t xml:space="preserve"> hit me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balm</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low</w:t>
      </w:r>
      <w:proofErr w:type="spellEnd"/>
      <w:r w:rsidRPr="00623806">
        <w:rPr>
          <w:rFonts w:ascii="Helvetica" w:hAnsi="Helvetica"/>
          <w:lang w:val="es-ES"/>
        </w:rPr>
        <w:t xml:space="preserve"> hum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chatter</w:t>
      </w:r>
      <w:proofErr w:type="spellEnd"/>
      <w:r w:rsidRPr="00623806">
        <w:rPr>
          <w:rFonts w:ascii="Helvetica" w:hAnsi="Helvetica"/>
          <w:lang w:val="es-ES"/>
        </w:rPr>
        <w:t xml:space="preserve"> and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clinking</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cups </w:t>
      </w:r>
      <w:proofErr w:type="spellStart"/>
      <w:r w:rsidR="00775DFD" w:rsidRPr="00623806">
        <w:rPr>
          <w:rFonts w:ascii="Helvetica" w:hAnsi="Helvetica"/>
          <w:lang w:val="es-ES"/>
        </w:rPr>
        <w:t>felt</w:t>
      </w:r>
      <w:proofErr w:type="spellEnd"/>
      <w:r w:rsidR="00775DFD" w:rsidRPr="00623806">
        <w:rPr>
          <w:rFonts w:ascii="Helvetica" w:hAnsi="Helvetica"/>
          <w:lang w:val="es-ES"/>
        </w:rPr>
        <w:t xml:space="preserve"> normal</w:t>
      </w:r>
      <w:r w:rsidRPr="00623806">
        <w:rPr>
          <w:rFonts w:ascii="Helvetica" w:hAnsi="Helvetica"/>
          <w:lang w:val="es-ES"/>
        </w:rPr>
        <w:t xml:space="preserve">. </w:t>
      </w:r>
      <w:proofErr w:type="spellStart"/>
      <w:r w:rsidRPr="00623806">
        <w:rPr>
          <w:rFonts w:ascii="Helvetica" w:hAnsi="Helvetica"/>
          <w:lang w:val="es-ES"/>
        </w:rPr>
        <w:t>Safe</w:t>
      </w:r>
      <w:proofErr w:type="spellEnd"/>
      <w:r w:rsidRPr="00623806">
        <w:rPr>
          <w:rFonts w:ascii="Helvetica" w:hAnsi="Helvetica"/>
          <w:lang w:val="es-ES"/>
        </w:rPr>
        <w:t>.</w:t>
      </w:r>
    </w:p>
    <w:p w14:paraId="294763F7" w14:textId="72FD843D"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gave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girl</w:t>
      </w:r>
      <w:proofErr w:type="spellEnd"/>
      <w:r w:rsidRPr="00623806">
        <w:rPr>
          <w:rFonts w:ascii="Helvetica" w:hAnsi="Helvetica"/>
          <w:lang w:val="es-ES"/>
        </w:rPr>
        <w:t xml:space="preserve"> at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counter</w:t>
      </w:r>
      <w:proofErr w:type="spellEnd"/>
      <w:r w:rsidRPr="00623806">
        <w:rPr>
          <w:rFonts w:ascii="Helvetica" w:hAnsi="Helvetica"/>
          <w:lang w:val="es-ES"/>
        </w:rPr>
        <w:t xml:space="preserve"> a </w:t>
      </w:r>
      <w:proofErr w:type="spellStart"/>
      <w:r w:rsidRPr="00623806">
        <w:rPr>
          <w:rFonts w:ascii="Helvetica" w:hAnsi="Helvetica"/>
          <w:lang w:val="es-ES"/>
        </w:rPr>
        <w:t>worn</w:t>
      </w:r>
      <w:proofErr w:type="spellEnd"/>
      <w:r w:rsidRPr="00623806">
        <w:rPr>
          <w:rFonts w:ascii="Helvetica" w:hAnsi="Helvetica"/>
          <w:lang w:val="es-ES"/>
        </w:rPr>
        <w:t xml:space="preserve"> </w:t>
      </w:r>
      <w:proofErr w:type="spellStart"/>
      <w:r w:rsidRPr="00623806">
        <w:rPr>
          <w:rFonts w:ascii="Helvetica" w:hAnsi="Helvetica"/>
          <w:lang w:val="es-ES"/>
        </w:rPr>
        <w:t>smile</w:t>
      </w:r>
      <w:proofErr w:type="spellEnd"/>
      <w:r w:rsidRPr="00623806">
        <w:rPr>
          <w:rFonts w:ascii="Helvetica" w:hAnsi="Helvetica"/>
          <w:lang w:val="es-ES"/>
        </w:rPr>
        <w:t xml:space="preserve">, </w:t>
      </w:r>
      <w:proofErr w:type="spellStart"/>
      <w:r w:rsidRPr="00623806">
        <w:rPr>
          <w:rFonts w:ascii="Helvetica" w:hAnsi="Helvetica"/>
          <w:lang w:val="es-ES"/>
        </w:rPr>
        <w:t>ordered</w:t>
      </w:r>
      <w:proofErr w:type="spellEnd"/>
      <w:r w:rsidRPr="00623806">
        <w:rPr>
          <w:rFonts w:ascii="Helvetica" w:hAnsi="Helvetica"/>
          <w:lang w:val="es-ES"/>
        </w:rPr>
        <w:t xml:space="preserve"> a </w:t>
      </w:r>
      <w:proofErr w:type="spellStart"/>
      <w:r w:rsidRPr="00623806">
        <w:rPr>
          <w:rFonts w:ascii="Helvetica" w:hAnsi="Helvetica"/>
          <w:lang w:val="es-ES"/>
        </w:rPr>
        <w:t>black</w:t>
      </w:r>
      <w:proofErr w:type="spellEnd"/>
      <w:r w:rsidRPr="00623806">
        <w:rPr>
          <w:rFonts w:ascii="Helvetica" w:hAnsi="Helvetica"/>
          <w:lang w:val="es-ES"/>
        </w:rPr>
        <w:t xml:space="preserve"> </w:t>
      </w:r>
      <w:proofErr w:type="spellStart"/>
      <w:r w:rsidRPr="00623806">
        <w:rPr>
          <w:rFonts w:ascii="Helvetica" w:hAnsi="Helvetica"/>
          <w:lang w:val="es-ES"/>
        </w:rPr>
        <w:t>coffee</w:t>
      </w:r>
      <w:proofErr w:type="spellEnd"/>
      <w:r w:rsidRPr="00623806">
        <w:rPr>
          <w:rFonts w:ascii="Helvetica" w:hAnsi="Helvetica"/>
          <w:lang w:val="es-ES"/>
        </w:rPr>
        <w:t xml:space="preserve"> and a </w:t>
      </w:r>
      <w:proofErr w:type="spellStart"/>
      <w:r w:rsidRPr="00623806">
        <w:rPr>
          <w:rFonts w:ascii="Helvetica" w:hAnsi="Helvetica"/>
          <w:lang w:val="es-ES"/>
        </w:rPr>
        <w:t>breakfast</w:t>
      </w:r>
      <w:proofErr w:type="spellEnd"/>
      <w:r w:rsidRPr="00623806">
        <w:rPr>
          <w:rFonts w:ascii="Helvetica" w:hAnsi="Helvetica"/>
          <w:lang w:val="es-ES"/>
        </w:rPr>
        <w:t xml:space="preserve"> croissant, and </w:t>
      </w:r>
      <w:proofErr w:type="spellStart"/>
      <w:r w:rsidRPr="00623806">
        <w:rPr>
          <w:rFonts w:ascii="Helvetica" w:hAnsi="Helvetica"/>
          <w:lang w:val="es-ES"/>
        </w:rPr>
        <w:t>then</w:t>
      </w:r>
      <w:proofErr w:type="spellEnd"/>
      <w:r w:rsidRPr="00623806">
        <w:rPr>
          <w:rFonts w:ascii="Helvetica" w:hAnsi="Helvetica"/>
          <w:lang w:val="es-ES"/>
        </w:rPr>
        <w:t xml:space="preserve"> </w:t>
      </w:r>
      <w:proofErr w:type="spellStart"/>
      <w:r w:rsidRPr="00623806">
        <w:rPr>
          <w:rFonts w:ascii="Helvetica" w:hAnsi="Helvetica"/>
          <w:lang w:val="es-ES"/>
        </w:rPr>
        <w:t>tucked</w:t>
      </w:r>
      <w:proofErr w:type="spellEnd"/>
      <w:r w:rsidRPr="00623806">
        <w:rPr>
          <w:rFonts w:ascii="Helvetica" w:hAnsi="Helvetica"/>
          <w:lang w:val="es-ES"/>
        </w:rPr>
        <w:t xml:space="preserve"> </w:t>
      </w:r>
      <w:proofErr w:type="spellStart"/>
      <w:r w:rsidRPr="00623806">
        <w:rPr>
          <w:rFonts w:ascii="Helvetica" w:hAnsi="Helvetica"/>
          <w:lang w:val="es-ES"/>
        </w:rPr>
        <w:t>myself</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a </w:t>
      </w:r>
      <w:proofErr w:type="spellStart"/>
      <w:r w:rsidRPr="00623806">
        <w:rPr>
          <w:rFonts w:ascii="Helvetica" w:hAnsi="Helvetica"/>
          <w:lang w:val="es-ES"/>
        </w:rPr>
        <w:t>booth</w:t>
      </w:r>
      <w:proofErr w:type="spellEnd"/>
      <w:r w:rsidRPr="00623806">
        <w:rPr>
          <w:rFonts w:ascii="Helvetica" w:hAnsi="Helvetica"/>
          <w:lang w:val="es-ES"/>
        </w:rPr>
        <w:t xml:space="preserve"> </w:t>
      </w:r>
      <w:proofErr w:type="spellStart"/>
      <w:r w:rsidRPr="00623806">
        <w:rPr>
          <w:rFonts w:ascii="Helvetica" w:hAnsi="Helvetica"/>
          <w:lang w:val="es-ES"/>
        </w:rPr>
        <w:t>by</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window</w:t>
      </w:r>
      <w:proofErr w:type="spellEnd"/>
      <w:r w:rsidRPr="00623806">
        <w:rPr>
          <w:rFonts w:ascii="Helvetica" w:hAnsi="Helvetica"/>
          <w:lang w:val="es-ES"/>
        </w:rPr>
        <w:t xml:space="preserve">. </w:t>
      </w:r>
      <w:proofErr w:type="spellStart"/>
      <w:r w:rsidRPr="00623806">
        <w:rPr>
          <w:rFonts w:ascii="Helvetica" w:hAnsi="Helvetica"/>
          <w:lang w:val="es-ES"/>
        </w:rPr>
        <w:t>There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a </w:t>
      </w:r>
      <w:proofErr w:type="spellStart"/>
      <w:r w:rsidRPr="00623806">
        <w:rPr>
          <w:rFonts w:ascii="Helvetica" w:hAnsi="Helvetica"/>
          <w:lang w:val="es-ES"/>
        </w:rPr>
        <w:t>small</w:t>
      </w:r>
      <w:proofErr w:type="spellEnd"/>
      <w:r w:rsidRPr="00623806">
        <w:rPr>
          <w:rFonts w:ascii="Helvetica" w:hAnsi="Helvetica"/>
          <w:lang w:val="es-ES"/>
        </w:rPr>
        <w:t xml:space="preserve"> table set up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two</w:t>
      </w:r>
      <w:proofErr w:type="spellEnd"/>
      <w:r w:rsidRPr="00623806">
        <w:rPr>
          <w:rFonts w:ascii="Helvetica" w:hAnsi="Helvetica"/>
          <w:lang w:val="es-ES"/>
        </w:rPr>
        <w:t xml:space="preserve"> </w:t>
      </w:r>
      <w:proofErr w:type="spellStart"/>
      <w:r w:rsidRPr="00623806">
        <w:rPr>
          <w:rFonts w:ascii="Helvetica" w:hAnsi="Helvetica"/>
          <w:lang w:val="es-ES"/>
        </w:rPr>
        <w:t>people</w:t>
      </w:r>
      <w:proofErr w:type="spellEnd"/>
      <w:r w:rsidRPr="00623806">
        <w:rPr>
          <w:rFonts w:ascii="Helvetica" w:hAnsi="Helvetica"/>
          <w:lang w:val="es-ES"/>
        </w:rPr>
        <w:t>.</w:t>
      </w:r>
    </w:p>
    <w:p w14:paraId="58636E10" w14:textId="42F959F9"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wrapped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hands</w:t>
      </w:r>
      <w:proofErr w:type="spellEnd"/>
      <w:r w:rsidRPr="00623806">
        <w:rPr>
          <w:rFonts w:ascii="Helvetica" w:hAnsi="Helvetica"/>
          <w:lang w:val="es-ES"/>
        </w:rPr>
        <w:t xml:space="preserve"> </w:t>
      </w:r>
      <w:proofErr w:type="spellStart"/>
      <w:r w:rsidRPr="00623806">
        <w:rPr>
          <w:rFonts w:ascii="Helvetica" w:hAnsi="Helvetica"/>
          <w:lang w:val="es-ES"/>
        </w:rPr>
        <w:t>around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warm</w:t>
      </w:r>
      <w:proofErr w:type="spellEnd"/>
      <w:r w:rsidRPr="00623806">
        <w:rPr>
          <w:rFonts w:ascii="Helvetica" w:hAnsi="Helvetica"/>
          <w:lang w:val="es-ES"/>
        </w:rPr>
        <w:t xml:space="preserve"> </w:t>
      </w:r>
      <w:proofErr w:type="spellStart"/>
      <w:r w:rsidRPr="00623806">
        <w:rPr>
          <w:rFonts w:ascii="Helvetica" w:hAnsi="Helvetica"/>
          <w:lang w:val="es-ES"/>
        </w:rPr>
        <w:t>paper</w:t>
      </w:r>
      <w:proofErr w:type="spellEnd"/>
      <w:r w:rsidRPr="00623806">
        <w:rPr>
          <w:rFonts w:ascii="Helvetica" w:hAnsi="Helvetica"/>
          <w:lang w:val="es-ES"/>
        </w:rPr>
        <w:t xml:space="preserve"> cup, </w:t>
      </w:r>
      <w:proofErr w:type="spellStart"/>
      <w:r w:rsidRPr="00623806">
        <w:rPr>
          <w:rFonts w:ascii="Helvetica" w:hAnsi="Helvetica"/>
          <w:lang w:val="es-ES"/>
        </w:rPr>
        <w:t>letting</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heat</w:t>
      </w:r>
      <w:proofErr w:type="spellEnd"/>
      <w:r w:rsidRPr="00623806">
        <w:rPr>
          <w:rFonts w:ascii="Helvetica" w:hAnsi="Helvetica"/>
          <w:lang w:val="es-ES"/>
        </w:rPr>
        <w:t xml:space="preserve"> </w:t>
      </w:r>
      <w:proofErr w:type="spellStart"/>
      <w:r w:rsidRPr="00623806">
        <w:rPr>
          <w:rFonts w:ascii="Helvetica" w:hAnsi="Helvetica"/>
          <w:lang w:val="es-ES"/>
        </w:rPr>
        <w:t>seep</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fingers</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inside</w:t>
      </w:r>
      <w:proofErr w:type="spellEnd"/>
      <w:r w:rsidRPr="00623806">
        <w:rPr>
          <w:rFonts w:ascii="Helvetica" w:hAnsi="Helvetica"/>
          <w:lang w:val="es-ES"/>
        </w:rPr>
        <w:t>?</w:t>
      </w:r>
    </w:p>
    <w:p w14:paraId="131D5BAC" w14:textId="0D81ADE8"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Inside</w:t>
      </w:r>
      <w:proofErr w:type="spellEnd"/>
      <w:r w:rsidRPr="00623806">
        <w:rPr>
          <w:rFonts w:ascii="Helvetica" w:hAnsi="Helvetica"/>
          <w:lang w:val="es-ES"/>
        </w:rPr>
        <w:t xml:space="preserve">, I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unraveling</w:t>
      </w:r>
      <w:proofErr w:type="spellEnd"/>
      <w:r w:rsidRPr="00623806">
        <w:rPr>
          <w:rFonts w:ascii="Helvetica" w:hAnsi="Helvetica"/>
          <w:lang w:val="es-ES"/>
        </w:rPr>
        <w:t>.</w:t>
      </w:r>
    </w:p>
    <w:p w14:paraId="40EA1C36" w14:textId="54F31BE3"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What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fuck</w:t>
      </w:r>
      <w:proofErr w:type="spellEnd"/>
      <w:r w:rsidRPr="00623806">
        <w:rPr>
          <w:rFonts w:ascii="Helvetica" w:hAnsi="Helvetica"/>
          <w:lang w:val="es-ES"/>
        </w:rPr>
        <w:t xml:space="preserve"> </w:t>
      </w:r>
      <w:proofErr w:type="spellStart"/>
      <w:r w:rsidRPr="00623806">
        <w:rPr>
          <w:rFonts w:ascii="Helvetica" w:hAnsi="Helvetica"/>
          <w:lang w:val="es-ES"/>
        </w:rPr>
        <w:t>happened</w:t>
      </w:r>
      <w:proofErr w:type="spellEnd"/>
      <w:r w:rsidRPr="00623806">
        <w:rPr>
          <w:rFonts w:ascii="Helvetica" w:hAnsi="Helvetica"/>
          <w:lang w:val="es-ES"/>
        </w:rPr>
        <w:t>?</w:t>
      </w:r>
    </w:p>
    <w:p w14:paraId="419F904B" w14:textId="3318AEB5"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lastRenderedPageBreak/>
        <w:t>Then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door</w:t>
      </w:r>
      <w:proofErr w:type="spellEnd"/>
      <w:r w:rsidRPr="00623806">
        <w:rPr>
          <w:rFonts w:ascii="Helvetica" w:hAnsi="Helvetica"/>
          <w:lang w:val="es-ES"/>
        </w:rPr>
        <w:t xml:space="preserve"> </w:t>
      </w:r>
      <w:proofErr w:type="spellStart"/>
      <w:r w:rsidRPr="00623806">
        <w:rPr>
          <w:rFonts w:ascii="Helvetica" w:hAnsi="Helvetica"/>
          <w:lang w:val="es-ES"/>
        </w:rPr>
        <w:t>opened</w:t>
      </w:r>
      <w:proofErr w:type="spellEnd"/>
      <w:r w:rsidRPr="00623806">
        <w:rPr>
          <w:rFonts w:ascii="Helvetica" w:hAnsi="Helvetica"/>
          <w:lang w:val="es-ES"/>
        </w:rPr>
        <w:t xml:space="preserve"> </w:t>
      </w:r>
      <w:proofErr w:type="spellStart"/>
      <w:r w:rsidRPr="00623806">
        <w:rPr>
          <w:rFonts w:ascii="Helvetica" w:hAnsi="Helvetica"/>
          <w:lang w:val="es-ES"/>
        </w:rPr>
        <w:t>behind</w:t>
      </w:r>
      <w:proofErr w:type="spellEnd"/>
      <w:r w:rsidRPr="00623806">
        <w:rPr>
          <w:rFonts w:ascii="Helvetica" w:hAnsi="Helvetica"/>
          <w:lang w:val="es-ES"/>
        </w:rPr>
        <w:t xml:space="preserve"> me—and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shifted</w:t>
      </w:r>
      <w:proofErr w:type="spellEnd"/>
      <w:r w:rsidRPr="00623806">
        <w:rPr>
          <w:rFonts w:ascii="Helvetica" w:hAnsi="Helvetica"/>
          <w:lang w:val="es-ES"/>
        </w:rPr>
        <w:t>.</w:t>
      </w:r>
    </w:p>
    <w:p w14:paraId="4B92F47D" w14:textId="1D06ABCC"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temperature</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changed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sound</w:t>
      </w:r>
      <w:proofErr w:type="spellEnd"/>
      <w:r w:rsidRPr="00623806">
        <w:rPr>
          <w:rFonts w:ascii="Helvetica" w:hAnsi="Helvetica"/>
          <w:lang w:val="es-ES"/>
        </w:rPr>
        <w:t xml:space="preserve"> </w:t>
      </w:r>
      <w:proofErr w:type="spellStart"/>
      <w:r w:rsidRPr="00623806">
        <w:rPr>
          <w:rFonts w:ascii="Helvetica" w:hAnsi="Helvetica"/>
          <w:lang w:val="es-ES"/>
        </w:rPr>
        <w:t>remained</w:t>
      </w:r>
      <w:proofErr w:type="spellEnd"/>
      <w:r w:rsidRPr="00623806">
        <w:rPr>
          <w:rFonts w:ascii="Helvetica" w:hAnsi="Helvetica"/>
          <w:lang w:val="es-ES"/>
        </w:rPr>
        <w:t xml:space="preserve"> </w:t>
      </w:r>
      <w:proofErr w:type="spellStart"/>
      <w:r w:rsidRPr="00623806">
        <w:rPr>
          <w:rFonts w:ascii="Helvetica" w:hAnsi="Helvetica"/>
          <w:lang w:val="es-ES"/>
        </w:rPr>
        <w:t>unchanged</w:t>
      </w:r>
      <w:proofErr w:type="spellEnd"/>
      <w:r w:rsidRPr="00623806">
        <w:rPr>
          <w:rFonts w:ascii="Helvetica" w:hAnsi="Helvetica"/>
          <w:lang w:val="es-ES"/>
        </w:rPr>
        <w:t>.</w:t>
      </w:r>
    </w:p>
    <w:p w14:paraId="07864EAA" w14:textId="35C3364B"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Me.</w:t>
      </w:r>
    </w:p>
    <w:p w14:paraId="667751C6" w14:textId="4CD58103"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a decline in </w:t>
      </w:r>
      <w:proofErr w:type="spellStart"/>
      <w:r w:rsidRPr="00623806">
        <w:rPr>
          <w:rFonts w:ascii="Helvetica" w:hAnsi="Helvetica"/>
          <w:lang w:val="es-ES"/>
        </w:rPr>
        <w:t>barometric</w:t>
      </w:r>
      <w:proofErr w:type="spellEnd"/>
      <w:r w:rsidRPr="00623806">
        <w:rPr>
          <w:rFonts w:ascii="Helvetica" w:hAnsi="Helvetica"/>
          <w:lang w:val="es-ES"/>
        </w:rPr>
        <w:t xml:space="preserve"> </w:t>
      </w:r>
      <w:proofErr w:type="spellStart"/>
      <w:r w:rsidRPr="00623806">
        <w:rPr>
          <w:rFonts w:ascii="Helvetica" w:hAnsi="Helvetica"/>
          <w:lang w:val="es-ES"/>
        </w:rPr>
        <w:t>pressure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universe </w:t>
      </w:r>
      <w:proofErr w:type="spellStart"/>
      <w:r w:rsidRPr="00623806">
        <w:rPr>
          <w:rFonts w:ascii="Helvetica" w:hAnsi="Helvetica"/>
          <w:lang w:val="es-ES"/>
        </w:rPr>
        <w:t>seemed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take</w:t>
      </w:r>
      <w:proofErr w:type="spellEnd"/>
      <w:r w:rsidRPr="00623806">
        <w:rPr>
          <w:rFonts w:ascii="Helvetica" w:hAnsi="Helvetica"/>
          <w:lang w:val="es-ES"/>
        </w:rPr>
        <w:t xml:space="preserve"> a </w:t>
      </w:r>
      <w:proofErr w:type="spellStart"/>
      <w:r w:rsidRPr="00623806">
        <w:rPr>
          <w:rFonts w:ascii="Helvetica" w:hAnsi="Helvetica"/>
          <w:lang w:val="es-ES"/>
        </w:rPr>
        <w:t>deep</w:t>
      </w:r>
      <w:proofErr w:type="spellEnd"/>
      <w:r w:rsidRPr="00623806">
        <w:rPr>
          <w:rFonts w:ascii="Helvetica" w:hAnsi="Helvetica"/>
          <w:lang w:val="es-ES"/>
        </w:rPr>
        <w:t xml:space="preserve"> </w:t>
      </w:r>
      <w:proofErr w:type="spellStart"/>
      <w:r w:rsidRPr="00623806">
        <w:rPr>
          <w:rFonts w:ascii="Helvetica" w:hAnsi="Helvetica"/>
          <w:lang w:val="es-ES"/>
        </w:rPr>
        <w:t>breath</w:t>
      </w:r>
      <w:proofErr w:type="spellEnd"/>
      <w:r w:rsidRPr="00623806">
        <w:rPr>
          <w:rFonts w:ascii="Helvetica" w:hAnsi="Helvetica"/>
          <w:lang w:val="es-ES"/>
        </w:rPr>
        <w:t>.</w:t>
      </w:r>
    </w:p>
    <w:p w14:paraId="4770CC37" w14:textId="23F96EB4"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spine</w:t>
      </w:r>
      <w:proofErr w:type="spellEnd"/>
      <w:r w:rsidRPr="00623806">
        <w:rPr>
          <w:rFonts w:ascii="Helvetica" w:hAnsi="Helvetica"/>
          <w:lang w:val="es-ES"/>
        </w:rPr>
        <w:t xml:space="preserve"> </w:t>
      </w:r>
      <w:proofErr w:type="spellStart"/>
      <w:r w:rsidRPr="00623806">
        <w:rPr>
          <w:rFonts w:ascii="Helvetica" w:hAnsi="Helvetica"/>
          <w:lang w:val="es-ES"/>
        </w:rPr>
        <w:t>stiffened</w:t>
      </w:r>
      <w:proofErr w:type="spellEnd"/>
      <w:r w:rsidRPr="00623806">
        <w:rPr>
          <w:rFonts w:ascii="Helvetica" w:hAnsi="Helvetica"/>
          <w:lang w:val="es-ES"/>
        </w:rPr>
        <w:t>.</w:t>
      </w:r>
    </w:p>
    <w:p w14:paraId="251B5496" w14:textId="31E8D8E4"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glanced</w:t>
      </w:r>
      <w:proofErr w:type="spellEnd"/>
      <w:r w:rsidRPr="00623806">
        <w:rPr>
          <w:rFonts w:ascii="Helvetica" w:hAnsi="Helvetica"/>
          <w:lang w:val="es-ES"/>
        </w:rPr>
        <w:t xml:space="preserve"> up, </w:t>
      </w:r>
      <w:proofErr w:type="spellStart"/>
      <w:r w:rsidRPr="00623806">
        <w:rPr>
          <w:rFonts w:ascii="Helvetica" w:hAnsi="Helvetica"/>
          <w:lang w:val="es-ES"/>
        </w:rPr>
        <w:t>expecting</w:t>
      </w:r>
      <w:proofErr w:type="spellEnd"/>
      <w:r w:rsidRPr="00623806">
        <w:rPr>
          <w:rFonts w:ascii="Helvetica" w:hAnsi="Helvetica"/>
          <w:lang w:val="es-ES"/>
        </w:rPr>
        <w:t>—no—</w:t>
      </w:r>
      <w:proofErr w:type="spellStart"/>
      <w:r w:rsidRPr="00623806">
        <w:rPr>
          <w:rFonts w:ascii="Helvetica" w:hAnsi="Helvetica"/>
          <w:lang w:val="es-ES"/>
        </w:rPr>
        <w:t>aching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see</w:t>
      </w:r>
      <w:proofErr w:type="spellEnd"/>
      <w:r w:rsidRPr="00623806">
        <w:rPr>
          <w:rFonts w:ascii="Helvetica" w:hAnsi="Helvetica"/>
          <w:lang w:val="es-ES"/>
        </w:rPr>
        <w:t xml:space="preserve"> </w:t>
      </w:r>
      <w:proofErr w:type="spellStart"/>
      <w:r w:rsidRPr="00623806">
        <w:rPr>
          <w:rFonts w:ascii="Helvetica" w:hAnsi="Helvetica"/>
          <w:lang w:val="es-ES"/>
        </w:rPr>
        <w:t>Zeff’s</w:t>
      </w:r>
      <w:proofErr w:type="spellEnd"/>
      <w:r w:rsidRPr="00623806">
        <w:rPr>
          <w:rFonts w:ascii="Helvetica" w:hAnsi="Helvetica"/>
          <w:lang w:val="es-ES"/>
        </w:rPr>
        <w:t xml:space="preserve"> familiar </w:t>
      </w:r>
      <w:proofErr w:type="spellStart"/>
      <w:r w:rsidRPr="00623806">
        <w:rPr>
          <w:rFonts w:ascii="Helvetica" w:hAnsi="Helvetica"/>
          <w:lang w:val="es-ES"/>
        </w:rPr>
        <w:t>silhouette</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w:t>
      </w:r>
    </w:p>
    <w:p w14:paraId="2B1A8907" w14:textId="1D827C57"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someone</w:t>
      </w:r>
      <w:proofErr w:type="spellEnd"/>
      <w:r w:rsidRPr="00623806">
        <w:rPr>
          <w:rFonts w:ascii="Helvetica" w:hAnsi="Helvetica"/>
          <w:lang w:val="es-ES"/>
        </w:rPr>
        <w:t xml:space="preserve"> </w:t>
      </w:r>
      <w:proofErr w:type="spellStart"/>
      <w:r w:rsidRPr="00623806">
        <w:rPr>
          <w:rFonts w:ascii="Helvetica" w:hAnsi="Helvetica"/>
          <w:lang w:val="es-ES"/>
        </w:rPr>
        <w:t>else</w:t>
      </w:r>
      <w:proofErr w:type="spellEnd"/>
      <w:r w:rsidRPr="00623806">
        <w:rPr>
          <w:rFonts w:ascii="Helvetica" w:hAnsi="Helvetica"/>
          <w:lang w:val="es-ES"/>
        </w:rPr>
        <w:t>.</w:t>
      </w:r>
    </w:p>
    <w:p w14:paraId="20B1D50A" w14:textId="5AE85144"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Tall</w:t>
      </w:r>
      <w:proofErr w:type="spellEnd"/>
      <w:r w:rsidRPr="00623806">
        <w:rPr>
          <w:rFonts w:ascii="Helvetica" w:hAnsi="Helvetica"/>
          <w:lang w:val="es-ES"/>
        </w:rPr>
        <w:t xml:space="preserve">, </w:t>
      </w:r>
      <w:proofErr w:type="spellStart"/>
      <w:r w:rsidRPr="00623806">
        <w:rPr>
          <w:rFonts w:ascii="Helvetica" w:hAnsi="Helvetica"/>
          <w:lang w:val="es-ES"/>
        </w:rPr>
        <w:t>messy-haired</w:t>
      </w:r>
      <w:proofErr w:type="spellEnd"/>
      <w:r w:rsidRPr="00623806">
        <w:rPr>
          <w:rFonts w:ascii="Helvetica" w:hAnsi="Helvetica"/>
          <w:lang w:val="es-ES"/>
        </w:rPr>
        <w:t xml:space="preserve">. He </w:t>
      </w:r>
      <w:proofErr w:type="spellStart"/>
      <w:r w:rsidRPr="00623806">
        <w:rPr>
          <w:rFonts w:ascii="Helvetica" w:hAnsi="Helvetica"/>
          <w:lang w:val="es-ES"/>
        </w:rPr>
        <w:t>wore</w:t>
      </w:r>
      <w:proofErr w:type="spellEnd"/>
      <w:r w:rsidRPr="00623806">
        <w:rPr>
          <w:rFonts w:ascii="Helvetica" w:hAnsi="Helvetica"/>
          <w:lang w:val="es-ES"/>
        </w:rPr>
        <w:t xml:space="preserve"> </w:t>
      </w:r>
      <w:proofErr w:type="spellStart"/>
      <w:r w:rsidRPr="00623806">
        <w:rPr>
          <w:rFonts w:ascii="Helvetica" w:hAnsi="Helvetica"/>
          <w:lang w:val="es-ES"/>
        </w:rPr>
        <w:t>tailored</w:t>
      </w:r>
      <w:proofErr w:type="spellEnd"/>
      <w:r w:rsidRPr="00623806">
        <w:rPr>
          <w:rFonts w:ascii="Helvetica" w:hAnsi="Helvetica"/>
          <w:lang w:val="es-ES"/>
        </w:rPr>
        <w:t xml:space="preserve"> </w:t>
      </w:r>
      <w:proofErr w:type="spellStart"/>
      <w:r w:rsidRPr="00623806">
        <w:rPr>
          <w:rFonts w:ascii="Helvetica" w:hAnsi="Helvetica"/>
          <w:lang w:val="es-ES"/>
        </w:rPr>
        <w:t>black</w:t>
      </w:r>
      <w:proofErr w:type="spellEnd"/>
      <w:r w:rsidRPr="00623806">
        <w:rPr>
          <w:rFonts w:ascii="Helvetica" w:hAnsi="Helvetica"/>
          <w:lang w:val="es-ES"/>
        </w:rPr>
        <w:t xml:space="preserve"> </w:t>
      </w:r>
      <w:proofErr w:type="spellStart"/>
      <w:r w:rsidRPr="00623806">
        <w:rPr>
          <w:rFonts w:ascii="Helvetica" w:hAnsi="Helvetica"/>
          <w:lang w:val="es-ES"/>
        </w:rPr>
        <w:t>slacks</w:t>
      </w:r>
      <w:proofErr w:type="spellEnd"/>
      <w:r w:rsidRPr="00623806">
        <w:rPr>
          <w:rFonts w:ascii="Helvetica" w:hAnsi="Helvetica"/>
          <w:lang w:val="es-ES"/>
        </w:rPr>
        <w:t xml:space="preserve">, a </w:t>
      </w:r>
      <w:proofErr w:type="spellStart"/>
      <w:r w:rsidRPr="00623806">
        <w:rPr>
          <w:rFonts w:ascii="Helvetica" w:hAnsi="Helvetica"/>
          <w:lang w:val="es-ES"/>
        </w:rPr>
        <w:t>storm</w:t>
      </w:r>
      <w:proofErr w:type="spellEnd"/>
      <w:r w:rsidRPr="00623806">
        <w:rPr>
          <w:rFonts w:ascii="Helvetica" w:hAnsi="Helvetica"/>
          <w:lang w:val="es-ES"/>
        </w:rPr>
        <w:t xml:space="preserve">-gray </w:t>
      </w:r>
      <w:proofErr w:type="spellStart"/>
      <w:r w:rsidRPr="00623806">
        <w:rPr>
          <w:rFonts w:ascii="Helvetica" w:hAnsi="Helvetica"/>
          <w:lang w:val="es-ES"/>
        </w:rPr>
        <w:t>coat</w:t>
      </w:r>
      <w:proofErr w:type="spellEnd"/>
      <w:r w:rsidRPr="00623806">
        <w:rPr>
          <w:rFonts w:ascii="Helvetica" w:hAnsi="Helvetica"/>
          <w:lang w:val="es-ES"/>
        </w:rPr>
        <w:t xml:space="preserve"> </w:t>
      </w:r>
      <w:proofErr w:type="spellStart"/>
      <w:r w:rsidRPr="00623806">
        <w:rPr>
          <w:rFonts w:ascii="Helvetica" w:hAnsi="Helvetica"/>
          <w:lang w:val="es-ES"/>
        </w:rPr>
        <w:t>draped</w:t>
      </w:r>
      <w:proofErr w:type="spellEnd"/>
      <w:r w:rsidRPr="00623806">
        <w:rPr>
          <w:rFonts w:ascii="Helvetica" w:hAnsi="Helvetica"/>
          <w:lang w:val="es-ES"/>
        </w:rPr>
        <w:t xml:space="preserve"> </w:t>
      </w:r>
      <w:proofErr w:type="spellStart"/>
      <w:r w:rsidRPr="00623806">
        <w:rPr>
          <w:rFonts w:ascii="Helvetica" w:hAnsi="Helvetica"/>
          <w:lang w:val="es-ES"/>
        </w:rPr>
        <w:t>over</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shoulders</w:t>
      </w:r>
      <w:proofErr w:type="spellEnd"/>
      <w:r w:rsidRPr="00623806">
        <w:rPr>
          <w:rFonts w:ascii="Helvetica" w:hAnsi="Helvetica"/>
          <w:lang w:val="es-ES"/>
        </w:rPr>
        <w:t xml:space="preserve">, and </w:t>
      </w:r>
      <w:proofErr w:type="spellStart"/>
      <w:r w:rsidRPr="00623806">
        <w:rPr>
          <w:rFonts w:ascii="Helvetica" w:hAnsi="Helvetica"/>
          <w:lang w:val="es-ES"/>
        </w:rPr>
        <w:t>noiseless</w:t>
      </w:r>
      <w:proofErr w:type="spellEnd"/>
      <w:r w:rsidRPr="00623806">
        <w:rPr>
          <w:rFonts w:ascii="Helvetica" w:hAnsi="Helvetica"/>
          <w:lang w:val="es-ES"/>
        </w:rPr>
        <w:t xml:space="preserve"> </w:t>
      </w:r>
      <w:proofErr w:type="spellStart"/>
      <w:r w:rsidRPr="00623806">
        <w:rPr>
          <w:rFonts w:ascii="Helvetica" w:hAnsi="Helvetica"/>
          <w:lang w:val="es-ES"/>
        </w:rPr>
        <w:t>boots</w:t>
      </w:r>
      <w:proofErr w:type="spellEnd"/>
      <w:r w:rsidRPr="00623806">
        <w:rPr>
          <w:rFonts w:ascii="Helvetica" w:hAnsi="Helvetica"/>
          <w:lang w:val="es-ES"/>
        </w:rPr>
        <w:t xml:space="preserve">, as </w:t>
      </w:r>
      <w:proofErr w:type="spellStart"/>
      <w:r w:rsidRPr="00623806">
        <w:rPr>
          <w:rFonts w:ascii="Helvetica" w:hAnsi="Helvetica"/>
          <w:lang w:val="es-ES"/>
        </w:rPr>
        <w:t>if</w:t>
      </w:r>
      <w:proofErr w:type="spellEnd"/>
      <w:r w:rsidRPr="00623806">
        <w:rPr>
          <w:rFonts w:ascii="Helvetica" w:hAnsi="Helvetica"/>
          <w:lang w:val="es-ES"/>
        </w:rPr>
        <w:t xml:space="preserve"> </w:t>
      </w:r>
      <w:proofErr w:type="spellStart"/>
      <w:r w:rsidRPr="00623806">
        <w:rPr>
          <w:rFonts w:ascii="Helvetica" w:hAnsi="Helvetica"/>
          <w:lang w:val="es-ES"/>
        </w:rPr>
        <w:t>he'd</w:t>
      </w:r>
      <w:proofErr w:type="spellEnd"/>
      <w:r w:rsidRPr="00623806">
        <w:rPr>
          <w:rFonts w:ascii="Helvetica" w:hAnsi="Helvetica"/>
          <w:lang w:val="es-ES"/>
        </w:rPr>
        <w:t xml:space="preserve"> </w:t>
      </w:r>
      <w:proofErr w:type="spellStart"/>
      <w:r w:rsidRPr="00623806">
        <w:rPr>
          <w:rFonts w:ascii="Helvetica" w:hAnsi="Helvetica"/>
          <w:lang w:val="es-ES"/>
        </w:rPr>
        <w:t>stepped</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a </w:t>
      </w:r>
      <w:proofErr w:type="spellStart"/>
      <w:r w:rsidRPr="00623806">
        <w:rPr>
          <w:rFonts w:ascii="Helvetica" w:hAnsi="Helvetica"/>
          <w:lang w:val="es-ES"/>
        </w:rPr>
        <w:t>luxury</w:t>
      </w:r>
      <w:proofErr w:type="spellEnd"/>
      <w:r w:rsidRPr="00623806">
        <w:rPr>
          <w:rFonts w:ascii="Helvetica" w:hAnsi="Helvetica"/>
          <w:lang w:val="es-ES"/>
        </w:rPr>
        <w:t xml:space="preserve"> </w:t>
      </w:r>
      <w:proofErr w:type="spellStart"/>
      <w:r w:rsidRPr="00623806">
        <w:rPr>
          <w:rFonts w:ascii="Helvetica" w:hAnsi="Helvetica"/>
          <w:lang w:val="es-ES"/>
        </w:rPr>
        <w:t>noir</w:t>
      </w:r>
      <w:proofErr w:type="spellEnd"/>
      <w:r w:rsidRPr="00623806">
        <w:rPr>
          <w:rFonts w:ascii="Helvetica" w:hAnsi="Helvetica"/>
          <w:lang w:val="es-ES"/>
        </w:rPr>
        <w:t xml:space="preserve"> </w:t>
      </w:r>
      <w:proofErr w:type="gramStart"/>
      <w:r w:rsidRPr="00623806">
        <w:rPr>
          <w:rFonts w:ascii="Helvetica" w:hAnsi="Helvetica"/>
          <w:lang w:val="es-ES"/>
        </w:rPr>
        <w:t>film</w:t>
      </w:r>
      <w:proofErr w:type="gram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world</w:t>
      </w:r>
      <w:proofErr w:type="spellEnd"/>
      <w:r w:rsidRPr="00623806">
        <w:rPr>
          <w:rFonts w:ascii="Helvetica" w:hAnsi="Helvetica"/>
          <w:lang w:val="es-ES"/>
        </w:rPr>
        <w:t xml:space="preserve"> </w:t>
      </w:r>
      <w:proofErr w:type="spellStart"/>
      <w:r w:rsidRPr="00623806">
        <w:rPr>
          <w:rFonts w:ascii="Helvetica" w:hAnsi="Helvetica"/>
          <w:lang w:val="es-ES"/>
        </w:rPr>
        <w:t>seemed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pause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half</w:t>
      </w:r>
      <w:proofErr w:type="spellEnd"/>
      <w:r w:rsidRPr="00623806">
        <w:rPr>
          <w:rFonts w:ascii="Helvetica" w:hAnsi="Helvetica"/>
          <w:lang w:val="es-ES"/>
        </w:rPr>
        <w:t xml:space="preserve"> a </w:t>
      </w:r>
      <w:proofErr w:type="spellStart"/>
      <w:r w:rsidRPr="00623806">
        <w:rPr>
          <w:rFonts w:ascii="Helvetica" w:hAnsi="Helvetica"/>
          <w:lang w:val="es-ES"/>
        </w:rPr>
        <w:t>breath</w:t>
      </w:r>
      <w:proofErr w:type="spellEnd"/>
      <w:r w:rsidRPr="00623806">
        <w:rPr>
          <w:rFonts w:ascii="Helvetica" w:hAnsi="Helvetica"/>
          <w:lang w:val="es-ES"/>
        </w:rPr>
        <w:t>—</w:t>
      </w:r>
      <w:proofErr w:type="spellStart"/>
      <w:r w:rsidRPr="00623806">
        <w:rPr>
          <w:rFonts w:ascii="Helvetica" w:hAnsi="Helvetica"/>
          <w:lang w:val="es-ES"/>
        </w:rPr>
        <w:t>then</w:t>
      </w:r>
      <w:proofErr w:type="spellEnd"/>
      <w:r w:rsidRPr="00623806">
        <w:rPr>
          <w:rFonts w:ascii="Helvetica" w:hAnsi="Helvetica"/>
          <w:lang w:val="es-ES"/>
        </w:rPr>
        <w:t xml:space="preserve"> tilt </w:t>
      </w:r>
      <w:proofErr w:type="spellStart"/>
      <w:r w:rsidRPr="00623806">
        <w:rPr>
          <w:rFonts w:ascii="Helvetica" w:hAnsi="Helvetica"/>
          <w:lang w:val="es-ES"/>
        </w:rPr>
        <w:t>slightly</w:t>
      </w:r>
      <w:proofErr w:type="spellEnd"/>
      <w:r w:rsidRPr="00623806">
        <w:rPr>
          <w:rFonts w:ascii="Helvetica" w:hAnsi="Helvetica"/>
          <w:lang w:val="es-ES"/>
        </w:rPr>
        <w:t xml:space="preserve"> in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direction</w:t>
      </w:r>
      <w:proofErr w:type="spellEnd"/>
      <w:r w:rsidRPr="00623806">
        <w:rPr>
          <w:rFonts w:ascii="Helvetica" w:hAnsi="Helvetica"/>
          <w:lang w:val="es-ES"/>
        </w:rPr>
        <w:t>.</w:t>
      </w:r>
    </w:p>
    <w:p w14:paraId="705E51C8" w14:textId="500A2CA3"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light </w:t>
      </w:r>
      <w:proofErr w:type="spellStart"/>
      <w:r w:rsidRPr="00623806">
        <w:rPr>
          <w:rFonts w:ascii="Helvetica" w:hAnsi="Helvetica"/>
          <w:lang w:val="es-ES"/>
        </w:rPr>
        <w:t>caught</w:t>
      </w:r>
      <w:proofErr w:type="spellEnd"/>
      <w:r w:rsidRPr="00623806">
        <w:rPr>
          <w:rFonts w:ascii="Helvetica" w:hAnsi="Helvetica"/>
          <w:lang w:val="es-ES"/>
        </w:rPr>
        <w:t xml:space="preserve"> in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hair</w:t>
      </w:r>
      <w:proofErr w:type="spellEnd"/>
      <w:r w:rsidRPr="00623806">
        <w:rPr>
          <w:rFonts w:ascii="Helvetica" w:hAnsi="Helvetica"/>
          <w:lang w:val="es-ES"/>
        </w:rPr>
        <w:t>—</w:t>
      </w:r>
      <w:proofErr w:type="spellStart"/>
      <w:r w:rsidRPr="00623806">
        <w:rPr>
          <w:rFonts w:ascii="Helvetica" w:hAnsi="Helvetica"/>
          <w:lang w:val="es-ES"/>
        </w:rPr>
        <w:t>sandy</w:t>
      </w:r>
      <w:proofErr w:type="spellEnd"/>
      <w:r w:rsidRPr="00623806">
        <w:rPr>
          <w:rFonts w:ascii="Helvetica" w:hAnsi="Helvetica"/>
          <w:lang w:val="es-ES"/>
        </w:rPr>
        <w:t xml:space="preserve"> blonde, </w:t>
      </w:r>
      <w:proofErr w:type="spellStart"/>
      <w:r w:rsidRPr="00623806">
        <w:rPr>
          <w:rFonts w:ascii="Helvetica" w:hAnsi="Helvetica"/>
          <w:lang w:val="es-ES"/>
        </w:rPr>
        <w:t>effortlessly</w:t>
      </w:r>
      <w:proofErr w:type="spellEnd"/>
      <w:r w:rsidRPr="00623806">
        <w:rPr>
          <w:rFonts w:ascii="Helvetica" w:hAnsi="Helvetica"/>
          <w:lang w:val="es-ES"/>
        </w:rPr>
        <w:t xml:space="preserve"> </w:t>
      </w:r>
      <w:proofErr w:type="spellStart"/>
      <w:r w:rsidRPr="00623806">
        <w:rPr>
          <w:rFonts w:ascii="Helvetica" w:hAnsi="Helvetica"/>
          <w:lang w:val="es-ES"/>
        </w:rPr>
        <w:t>tousled</w:t>
      </w:r>
      <w:proofErr w:type="spellEnd"/>
      <w:r w:rsidRPr="00623806">
        <w:rPr>
          <w:rFonts w:ascii="Helvetica" w:hAnsi="Helvetica"/>
          <w:lang w:val="es-ES"/>
        </w:rPr>
        <w:t xml:space="preserve"> as </w:t>
      </w:r>
      <w:proofErr w:type="spellStart"/>
      <w:r w:rsidRPr="00623806">
        <w:rPr>
          <w:rFonts w:ascii="Helvetica" w:hAnsi="Helvetica"/>
          <w:lang w:val="es-ES"/>
        </w:rPr>
        <w:t>though</w:t>
      </w:r>
      <w:proofErr w:type="spellEnd"/>
      <w:r w:rsidRPr="00623806">
        <w:rPr>
          <w:rFonts w:ascii="Helvetica" w:hAnsi="Helvetica"/>
          <w:lang w:val="es-ES"/>
        </w:rPr>
        <w:t xml:space="preserve"> </w:t>
      </w:r>
      <w:proofErr w:type="spellStart"/>
      <w:r w:rsidRPr="00623806">
        <w:rPr>
          <w:rFonts w:ascii="Helvetica" w:hAnsi="Helvetica"/>
          <w:lang w:val="es-ES"/>
        </w:rPr>
        <w:t>he’d</w:t>
      </w:r>
      <w:proofErr w:type="spellEnd"/>
      <w:r w:rsidRPr="00623806">
        <w:rPr>
          <w:rFonts w:ascii="Helvetica" w:hAnsi="Helvetica"/>
          <w:lang w:val="es-ES"/>
        </w:rPr>
        <w:t xml:space="preserve"> </w:t>
      </w:r>
      <w:proofErr w:type="spellStart"/>
      <w:r w:rsidRPr="00623806">
        <w:rPr>
          <w:rFonts w:ascii="Helvetica" w:hAnsi="Helvetica"/>
          <w:lang w:val="es-ES"/>
        </w:rPr>
        <w:t>dragged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fingers</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00A00F3C"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moments</w:t>
      </w:r>
      <w:proofErr w:type="spellEnd"/>
      <w:r w:rsidRPr="00623806">
        <w:rPr>
          <w:rFonts w:ascii="Helvetica" w:hAnsi="Helvetica"/>
          <w:lang w:val="es-ES"/>
        </w:rPr>
        <w:t xml:space="preserve"> </w:t>
      </w:r>
      <w:proofErr w:type="spellStart"/>
      <w:r w:rsidRPr="00623806">
        <w:rPr>
          <w:rFonts w:ascii="Helvetica" w:hAnsi="Helvetica"/>
          <w:lang w:val="es-ES"/>
        </w:rPr>
        <w:t>before</w:t>
      </w:r>
      <w:proofErr w:type="spellEnd"/>
      <w:r w:rsidRPr="00623806">
        <w:rPr>
          <w:rFonts w:ascii="Helvetica" w:hAnsi="Helvetica"/>
          <w:lang w:val="es-ES"/>
        </w:rPr>
        <w:t xml:space="preserve"> </w:t>
      </w:r>
      <w:proofErr w:type="spellStart"/>
      <w:r w:rsidRPr="00623806">
        <w:rPr>
          <w:rFonts w:ascii="Helvetica" w:hAnsi="Helvetica"/>
          <w:lang w:val="es-ES"/>
        </w:rPr>
        <w:t>stepping</w:t>
      </w:r>
      <w:proofErr w:type="spellEnd"/>
      <w:r w:rsidRPr="00623806">
        <w:rPr>
          <w:rFonts w:ascii="Helvetica" w:hAnsi="Helvetica"/>
          <w:lang w:val="es-ES"/>
        </w:rPr>
        <w:t xml:space="preserve"> </w:t>
      </w:r>
      <w:proofErr w:type="spellStart"/>
      <w:r w:rsidRPr="00623806">
        <w:rPr>
          <w:rFonts w:ascii="Helvetica" w:hAnsi="Helvetica"/>
          <w:lang w:val="es-ES"/>
        </w:rPr>
        <w:t>inside</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skin </w:t>
      </w:r>
      <w:proofErr w:type="spellStart"/>
      <w:r w:rsidRPr="00623806">
        <w:rPr>
          <w:rFonts w:ascii="Helvetica" w:hAnsi="Helvetica"/>
          <w:lang w:val="es-ES"/>
        </w:rPr>
        <w:t>carried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warm</w:t>
      </w:r>
      <w:proofErr w:type="spellEnd"/>
      <w:r w:rsidRPr="00623806">
        <w:rPr>
          <w:rFonts w:ascii="Helvetica" w:hAnsi="Helvetica"/>
          <w:lang w:val="es-ES"/>
        </w:rPr>
        <w:t xml:space="preserve"> light </w:t>
      </w:r>
      <w:proofErr w:type="spellStart"/>
      <w:r w:rsidRPr="00623806">
        <w:rPr>
          <w:rFonts w:ascii="Helvetica" w:hAnsi="Helvetica"/>
          <w:lang w:val="es-ES"/>
        </w:rPr>
        <w:t>bronze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sun-kissed</w:t>
      </w:r>
      <w:proofErr w:type="spellEnd"/>
      <w:r w:rsidRPr="00623806">
        <w:rPr>
          <w:rFonts w:ascii="Helvetica" w:hAnsi="Helvetica"/>
          <w:lang w:val="es-ES"/>
        </w:rPr>
        <w:t xml:space="preserve"> </w:t>
      </w:r>
      <w:proofErr w:type="spellStart"/>
      <w:r w:rsidRPr="00623806">
        <w:rPr>
          <w:rFonts w:ascii="Helvetica" w:hAnsi="Helvetica"/>
          <w:lang w:val="es-ES"/>
        </w:rPr>
        <w:t>summers</w:t>
      </w:r>
      <w:proofErr w:type="spellEnd"/>
      <w:r w:rsidRPr="00623806">
        <w:rPr>
          <w:rFonts w:ascii="Helvetica" w:hAnsi="Helvetica"/>
          <w:lang w:val="es-ES"/>
        </w:rPr>
        <w:t xml:space="preserve">, </w:t>
      </w:r>
      <w:proofErr w:type="spellStart"/>
      <w:r w:rsidRPr="00623806">
        <w:rPr>
          <w:rFonts w:ascii="Helvetica" w:hAnsi="Helvetica"/>
          <w:lang w:val="es-ES"/>
        </w:rPr>
        <w:t>glowing</w:t>
      </w:r>
      <w:proofErr w:type="spellEnd"/>
      <w:r w:rsidRPr="00623806">
        <w:rPr>
          <w:rFonts w:ascii="Helvetica" w:hAnsi="Helvetica"/>
          <w:lang w:val="es-ES"/>
        </w:rPr>
        <w:t xml:space="preserve"> </w:t>
      </w:r>
      <w:proofErr w:type="spellStart"/>
      <w:r w:rsidRPr="00623806">
        <w:rPr>
          <w:rFonts w:ascii="Helvetica" w:hAnsi="Helvetica"/>
          <w:lang w:val="es-ES"/>
        </w:rPr>
        <w:t>faintly</w:t>
      </w:r>
      <w:proofErr w:type="spellEnd"/>
      <w:r w:rsidRPr="00623806">
        <w:rPr>
          <w:rFonts w:ascii="Helvetica" w:hAnsi="Helvetica"/>
          <w:lang w:val="es-ES"/>
        </w:rPr>
        <w:t xml:space="preserve"> </w:t>
      </w:r>
      <w:proofErr w:type="spellStart"/>
      <w:r w:rsidRPr="00623806">
        <w:rPr>
          <w:rFonts w:ascii="Helvetica" w:hAnsi="Helvetica"/>
          <w:lang w:val="es-ES"/>
        </w:rPr>
        <w:t>against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crisp</w:t>
      </w:r>
      <w:proofErr w:type="spellEnd"/>
      <w:r w:rsidRPr="00623806">
        <w:rPr>
          <w:rFonts w:ascii="Helvetica" w:hAnsi="Helvetica"/>
          <w:lang w:val="es-ES"/>
        </w:rPr>
        <w:t xml:space="preserve"> </w:t>
      </w:r>
      <w:proofErr w:type="spellStart"/>
      <w:r w:rsidRPr="00623806">
        <w:rPr>
          <w:rFonts w:ascii="Helvetica" w:hAnsi="Helvetica"/>
          <w:lang w:val="es-ES"/>
        </w:rPr>
        <w:t>lines</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clothes</w:t>
      </w:r>
      <w:proofErr w:type="spellEnd"/>
      <w:r w:rsidRPr="00623806">
        <w:rPr>
          <w:rFonts w:ascii="Helvetica" w:hAnsi="Helvetica"/>
          <w:lang w:val="es-ES"/>
        </w:rPr>
        <w:t>.</w:t>
      </w:r>
    </w:p>
    <w:p w14:paraId="25F2F4FB" w14:textId="2AB6076A"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face</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held</w:t>
      </w:r>
      <w:proofErr w:type="spellEnd"/>
      <w:r w:rsidRPr="00623806">
        <w:rPr>
          <w:rFonts w:ascii="Helvetica" w:hAnsi="Helvetica"/>
          <w:lang w:val="es-ES"/>
        </w:rPr>
        <w:t xml:space="preserve"> me captive.</w:t>
      </w:r>
    </w:p>
    <w:p w14:paraId="2CC22B95" w14:textId="2CD57BBE"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face</w:t>
      </w:r>
      <w:proofErr w:type="spellEnd"/>
      <w:r w:rsidRPr="00623806">
        <w:rPr>
          <w:rFonts w:ascii="Helvetica" w:hAnsi="Helvetica"/>
          <w:lang w:val="es-ES"/>
        </w:rPr>
        <w:t xml:space="preserve">, </w:t>
      </w:r>
      <w:proofErr w:type="spellStart"/>
      <w:r w:rsidRPr="00623806">
        <w:rPr>
          <w:rFonts w:ascii="Helvetica" w:hAnsi="Helvetica"/>
          <w:lang w:val="es-ES"/>
        </w:rPr>
        <w:t>rugged</w:t>
      </w:r>
      <w:proofErr w:type="spellEnd"/>
      <w:r w:rsidRPr="00623806">
        <w:rPr>
          <w:rFonts w:ascii="Helvetica" w:hAnsi="Helvetica"/>
          <w:lang w:val="es-ES"/>
        </w:rPr>
        <w:t xml:space="preserve"> and </w:t>
      </w:r>
      <w:proofErr w:type="spellStart"/>
      <w:r w:rsidRPr="00623806">
        <w:rPr>
          <w:rFonts w:ascii="Helvetica" w:hAnsi="Helvetica"/>
          <w:lang w:val="es-ES"/>
        </w:rPr>
        <w:t>sharp-edged</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undeniably</w:t>
      </w:r>
      <w:proofErr w:type="spellEnd"/>
      <w:r w:rsidRPr="00623806">
        <w:rPr>
          <w:rFonts w:ascii="Helvetica" w:hAnsi="Helvetica"/>
          <w:lang w:val="es-ES"/>
        </w:rPr>
        <w:t xml:space="preserve"> </w:t>
      </w:r>
      <w:proofErr w:type="spellStart"/>
      <w:r w:rsidRPr="00623806">
        <w:rPr>
          <w:rFonts w:ascii="Helvetica" w:hAnsi="Helvetica"/>
          <w:lang w:val="es-ES"/>
        </w:rPr>
        <w:t>attractive</w:t>
      </w:r>
      <w:proofErr w:type="spellEnd"/>
      <w:r w:rsidRPr="00623806">
        <w:rPr>
          <w:rFonts w:ascii="Helvetica" w:hAnsi="Helvetica"/>
          <w:lang w:val="es-ES"/>
        </w:rPr>
        <w:t xml:space="preserve"> in a </w:t>
      </w:r>
      <w:proofErr w:type="spellStart"/>
      <w:r w:rsidRPr="00623806">
        <w:rPr>
          <w:rFonts w:ascii="Helvetica" w:hAnsi="Helvetica"/>
          <w:lang w:val="es-ES"/>
        </w:rPr>
        <w:t>way</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neither</w:t>
      </w:r>
      <w:proofErr w:type="spellEnd"/>
      <w:r w:rsidRPr="00623806">
        <w:rPr>
          <w:rFonts w:ascii="Helvetica" w:hAnsi="Helvetica"/>
          <w:lang w:val="es-ES"/>
        </w:rPr>
        <w:t xml:space="preserve"> </w:t>
      </w:r>
      <w:proofErr w:type="spellStart"/>
      <w:r w:rsidRPr="00623806">
        <w:rPr>
          <w:rFonts w:ascii="Helvetica" w:hAnsi="Helvetica"/>
          <w:lang w:val="es-ES"/>
        </w:rPr>
        <w:t>polished</w:t>
      </w:r>
      <w:proofErr w:type="spellEnd"/>
      <w:r w:rsidRPr="00623806">
        <w:rPr>
          <w:rFonts w:ascii="Helvetica" w:hAnsi="Helvetica"/>
          <w:lang w:val="es-ES"/>
        </w:rPr>
        <w:t xml:space="preserve"> </w:t>
      </w:r>
      <w:proofErr w:type="spellStart"/>
      <w:r w:rsidRPr="00623806">
        <w:rPr>
          <w:rFonts w:ascii="Helvetica" w:hAnsi="Helvetica"/>
          <w:lang w:val="es-ES"/>
        </w:rPr>
        <w:t>nor</w:t>
      </w:r>
      <w:proofErr w:type="spellEnd"/>
      <w:r w:rsidRPr="00623806">
        <w:rPr>
          <w:rFonts w:ascii="Helvetica" w:hAnsi="Helvetica"/>
          <w:lang w:val="es-ES"/>
        </w:rPr>
        <w:t xml:space="preserve"> </w:t>
      </w:r>
      <w:proofErr w:type="spellStart"/>
      <w:r w:rsidRPr="00623806">
        <w:rPr>
          <w:rFonts w:ascii="Helvetica" w:hAnsi="Helvetica"/>
          <w:lang w:val="es-ES"/>
        </w:rPr>
        <w:t>careful</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kind</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beauty</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threatened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be </w:t>
      </w:r>
      <w:proofErr w:type="spellStart"/>
      <w:r w:rsidRPr="00623806">
        <w:rPr>
          <w:rFonts w:ascii="Helvetica" w:hAnsi="Helvetica"/>
          <w:lang w:val="es-ES"/>
        </w:rPr>
        <w:t>dangerous</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jaw</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cut</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stone</w:t>
      </w:r>
      <w:proofErr w:type="spellEnd"/>
      <w:r w:rsidRPr="00623806">
        <w:rPr>
          <w:rFonts w:ascii="Helvetica" w:hAnsi="Helvetica"/>
          <w:lang w:val="es-ES"/>
        </w:rPr>
        <w:t xml:space="preserve">, </w:t>
      </w:r>
      <w:proofErr w:type="spellStart"/>
      <w:r w:rsidRPr="00623806">
        <w:rPr>
          <w:rFonts w:ascii="Helvetica" w:hAnsi="Helvetica"/>
          <w:lang w:val="es-ES"/>
        </w:rPr>
        <w:t>shadowed</w:t>
      </w:r>
      <w:proofErr w:type="spellEnd"/>
      <w:r w:rsidRPr="00623806">
        <w:rPr>
          <w:rFonts w:ascii="Helvetica" w:hAnsi="Helvetica"/>
          <w:lang w:val="es-ES"/>
        </w:rPr>
        <w:t xml:space="preserve"> </w:t>
      </w:r>
      <w:proofErr w:type="spellStart"/>
      <w:r w:rsidRPr="00623806">
        <w:rPr>
          <w:rFonts w:ascii="Helvetica" w:hAnsi="Helvetica"/>
          <w:lang w:val="es-ES"/>
        </w:rPr>
        <w:t>faintly</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stubble</w:t>
      </w:r>
      <w:proofErr w:type="spellEnd"/>
      <w:r w:rsidRPr="00623806">
        <w:rPr>
          <w:rFonts w:ascii="Helvetica" w:hAnsi="Helvetica"/>
          <w:lang w:val="es-ES"/>
        </w:rPr>
        <w:t xml:space="preserve">, and </w:t>
      </w:r>
      <w:proofErr w:type="spellStart"/>
      <w:r w:rsidRPr="00623806">
        <w:rPr>
          <w:rFonts w:ascii="Helvetica" w:hAnsi="Helvetica"/>
          <w:lang w:val="es-ES"/>
        </w:rPr>
        <w:t>when</w:t>
      </w:r>
      <w:proofErr w:type="spellEnd"/>
      <w:r w:rsidRPr="00623806">
        <w:rPr>
          <w:rFonts w:ascii="Helvetica" w:hAnsi="Helvetica"/>
          <w:lang w:val="es-ES"/>
        </w:rPr>
        <w:t xml:space="preserve"> he </w:t>
      </w:r>
      <w:proofErr w:type="spellStart"/>
      <w:r w:rsidRPr="00623806">
        <w:rPr>
          <w:rFonts w:ascii="Helvetica" w:hAnsi="Helvetica"/>
          <w:lang w:val="es-ES"/>
        </w:rPr>
        <w:t>grinned</w:t>
      </w:r>
      <w:proofErr w:type="spellEnd"/>
      <w:r w:rsidRPr="00623806">
        <w:rPr>
          <w:rFonts w:ascii="Helvetica" w:hAnsi="Helvetica"/>
          <w:lang w:val="es-ES"/>
        </w:rPr>
        <w:t>—</w:t>
      </w:r>
      <w:proofErr w:type="spellStart"/>
      <w:r w:rsidRPr="00623806">
        <w:rPr>
          <w:rFonts w:ascii="Helvetica" w:hAnsi="Helvetica"/>
          <w:lang w:val="es-ES"/>
        </w:rPr>
        <w:t>because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course</w:t>
      </w:r>
      <w:proofErr w:type="spellEnd"/>
      <w:r w:rsidRPr="00623806">
        <w:rPr>
          <w:rFonts w:ascii="Helvetica" w:hAnsi="Helvetica"/>
          <w:lang w:val="es-ES"/>
        </w:rPr>
        <w:t xml:space="preserve"> he </w:t>
      </w:r>
      <w:proofErr w:type="spellStart"/>
      <w:r w:rsidRPr="00623806">
        <w:rPr>
          <w:rFonts w:ascii="Helvetica" w:hAnsi="Helvetica"/>
          <w:lang w:val="es-ES"/>
        </w:rPr>
        <w:t>did</w:t>
      </w:r>
      <w:proofErr w:type="spellEnd"/>
      <w:r w:rsidRPr="00623806">
        <w:rPr>
          <w:rFonts w:ascii="Helvetica" w:hAnsi="Helvetica"/>
          <w:lang w:val="es-ES"/>
        </w:rPr>
        <w:t>—</w:t>
      </w:r>
      <w:proofErr w:type="spellStart"/>
      <w:r w:rsidRPr="00623806">
        <w:rPr>
          <w:rFonts w:ascii="Helvetica" w:hAnsi="Helvetica"/>
          <w:lang w:val="es-ES"/>
        </w:rPr>
        <w:t>two</w:t>
      </w:r>
      <w:proofErr w:type="spellEnd"/>
      <w:r w:rsidRPr="00623806">
        <w:rPr>
          <w:rFonts w:ascii="Helvetica" w:hAnsi="Helvetica"/>
          <w:lang w:val="es-ES"/>
        </w:rPr>
        <w:t xml:space="preserve"> </w:t>
      </w:r>
      <w:proofErr w:type="spellStart"/>
      <w:r w:rsidRPr="00623806">
        <w:rPr>
          <w:rFonts w:ascii="Helvetica" w:hAnsi="Helvetica"/>
          <w:lang w:val="es-ES"/>
        </w:rPr>
        <w:t>small</w:t>
      </w:r>
      <w:proofErr w:type="spellEnd"/>
      <w:r w:rsidRPr="00623806">
        <w:rPr>
          <w:rFonts w:ascii="Helvetica" w:hAnsi="Helvetica"/>
          <w:lang w:val="es-ES"/>
        </w:rPr>
        <w:t xml:space="preserve"> </w:t>
      </w:r>
      <w:proofErr w:type="spellStart"/>
      <w:r w:rsidRPr="00623806">
        <w:rPr>
          <w:rFonts w:ascii="Helvetica" w:hAnsi="Helvetica"/>
          <w:lang w:val="es-ES"/>
        </w:rPr>
        <w:t>dimples</w:t>
      </w:r>
      <w:proofErr w:type="spellEnd"/>
      <w:r w:rsidRPr="00623806">
        <w:rPr>
          <w:rFonts w:ascii="Helvetica" w:hAnsi="Helvetica"/>
          <w:lang w:val="es-ES"/>
        </w:rPr>
        <w:t xml:space="preserve"> </w:t>
      </w:r>
      <w:proofErr w:type="spellStart"/>
      <w:r w:rsidRPr="00623806">
        <w:rPr>
          <w:rFonts w:ascii="Helvetica" w:hAnsi="Helvetica"/>
          <w:lang w:val="es-ES"/>
        </w:rPr>
        <w:t>appeared</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each</w:t>
      </w:r>
      <w:proofErr w:type="spellEnd"/>
      <w:r w:rsidRPr="00623806">
        <w:rPr>
          <w:rFonts w:ascii="Helvetica" w:hAnsi="Helvetica"/>
          <w:lang w:val="es-ES"/>
        </w:rPr>
        <w:t xml:space="preserve"> </w:t>
      </w:r>
      <w:proofErr w:type="spellStart"/>
      <w:r w:rsidRPr="00623806">
        <w:rPr>
          <w:rFonts w:ascii="Helvetica" w:hAnsi="Helvetica"/>
          <w:lang w:val="es-ES"/>
        </w:rPr>
        <w:t>side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mouth</w:t>
      </w:r>
      <w:proofErr w:type="spellEnd"/>
      <w:r w:rsidRPr="00623806">
        <w:rPr>
          <w:rFonts w:ascii="Helvetica" w:hAnsi="Helvetica"/>
          <w:lang w:val="es-ES"/>
        </w:rPr>
        <w:t>.</w:t>
      </w:r>
    </w:p>
    <w:p w14:paraId="3FF47922" w14:textId="4C9C8CE1"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disarming</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boyish</w:t>
      </w:r>
      <w:proofErr w:type="spellEnd"/>
      <w:r w:rsidRPr="00623806">
        <w:rPr>
          <w:rFonts w:ascii="Helvetica" w:hAnsi="Helvetica"/>
          <w:lang w:val="es-ES"/>
        </w:rPr>
        <w:t xml:space="preserve"> </w:t>
      </w:r>
      <w:proofErr w:type="spellStart"/>
      <w:r w:rsidRPr="00623806">
        <w:rPr>
          <w:rFonts w:ascii="Helvetica" w:hAnsi="Helvetica"/>
          <w:lang w:val="es-ES"/>
        </w:rPr>
        <w:t>charm</w:t>
      </w:r>
      <w:proofErr w:type="spellEnd"/>
      <w:r w:rsidRPr="00623806">
        <w:rPr>
          <w:rFonts w:ascii="Helvetica" w:hAnsi="Helvetica"/>
          <w:lang w:val="es-ES"/>
        </w:rPr>
        <w:t xml:space="preserve"> </w:t>
      </w:r>
      <w:proofErr w:type="spellStart"/>
      <w:r w:rsidRPr="00623806">
        <w:rPr>
          <w:rFonts w:ascii="Helvetica" w:hAnsi="Helvetica"/>
          <w:lang w:val="es-ES"/>
        </w:rPr>
        <w:t>contrasted</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commanding</w:t>
      </w:r>
      <w:proofErr w:type="spellEnd"/>
      <w:r w:rsidRPr="00623806">
        <w:rPr>
          <w:rFonts w:ascii="Helvetica" w:hAnsi="Helvetica"/>
          <w:lang w:val="es-ES"/>
        </w:rPr>
        <w:t xml:space="preserve">, </w:t>
      </w:r>
      <w:proofErr w:type="spellStart"/>
      <w:r w:rsidRPr="00623806">
        <w:rPr>
          <w:rFonts w:ascii="Helvetica" w:hAnsi="Helvetica"/>
          <w:lang w:val="es-ES"/>
        </w:rPr>
        <w:t>almost</w:t>
      </w:r>
      <w:proofErr w:type="spellEnd"/>
      <w:r w:rsidRPr="00623806">
        <w:rPr>
          <w:rFonts w:ascii="Helvetica" w:hAnsi="Helvetica"/>
          <w:lang w:val="es-ES"/>
        </w:rPr>
        <w:t xml:space="preserve"> </w:t>
      </w:r>
      <w:proofErr w:type="spellStart"/>
      <w:r w:rsidRPr="00623806">
        <w:rPr>
          <w:rFonts w:ascii="Helvetica" w:hAnsi="Helvetica"/>
          <w:lang w:val="es-ES"/>
        </w:rPr>
        <w:t>predatory</w:t>
      </w:r>
      <w:proofErr w:type="spellEnd"/>
      <w:r w:rsidRPr="00623806">
        <w:rPr>
          <w:rFonts w:ascii="Helvetica" w:hAnsi="Helvetica"/>
          <w:lang w:val="es-ES"/>
        </w:rPr>
        <w:t xml:space="preserve"> </w:t>
      </w:r>
      <w:proofErr w:type="spellStart"/>
      <w:r w:rsidRPr="00623806">
        <w:rPr>
          <w:rFonts w:ascii="Helvetica" w:hAnsi="Helvetica"/>
          <w:lang w:val="es-ES"/>
        </w:rPr>
        <w:t>stillness</w:t>
      </w:r>
      <w:proofErr w:type="spellEnd"/>
      <w:r w:rsidRPr="00623806">
        <w:rPr>
          <w:rFonts w:ascii="Helvetica" w:hAnsi="Helvetica"/>
          <w:lang w:val="es-ES"/>
        </w:rPr>
        <w:t xml:space="preserve"> in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w:t>
      </w:r>
    </w:p>
    <w:p w14:paraId="14182822" w14:textId="04B270C3"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He moved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man</w:t>
      </w:r>
      <w:proofErr w:type="spellEnd"/>
      <w:r w:rsidRPr="00623806">
        <w:rPr>
          <w:rFonts w:ascii="Helvetica" w:hAnsi="Helvetica"/>
          <w:lang w:val="es-ES"/>
        </w:rPr>
        <w:t xml:space="preserve"> </w:t>
      </w:r>
      <w:proofErr w:type="spellStart"/>
      <w:r w:rsidRPr="00623806">
        <w:rPr>
          <w:rFonts w:ascii="Helvetica" w:hAnsi="Helvetica"/>
          <w:lang w:val="es-ES"/>
        </w:rPr>
        <w:t>used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getting</w:t>
      </w:r>
      <w:proofErr w:type="spellEnd"/>
      <w:r w:rsidRPr="00623806">
        <w:rPr>
          <w:rFonts w:ascii="Helvetica" w:hAnsi="Helvetica"/>
          <w:lang w:val="es-ES"/>
        </w:rPr>
        <w:t xml:space="preserve"> </w:t>
      </w:r>
      <w:proofErr w:type="spellStart"/>
      <w:r w:rsidRPr="00623806">
        <w:rPr>
          <w:rFonts w:ascii="Helvetica" w:hAnsi="Helvetica"/>
          <w:lang w:val="es-ES"/>
        </w:rPr>
        <w:t>what</w:t>
      </w:r>
      <w:proofErr w:type="spellEnd"/>
      <w:r w:rsidRPr="00623806">
        <w:rPr>
          <w:rFonts w:ascii="Helvetica" w:hAnsi="Helvetica"/>
          <w:lang w:val="es-ES"/>
        </w:rPr>
        <w:t xml:space="preserve"> he </w:t>
      </w:r>
      <w:proofErr w:type="spellStart"/>
      <w:r w:rsidRPr="00623806">
        <w:rPr>
          <w:rFonts w:ascii="Helvetica" w:hAnsi="Helvetica"/>
          <w:lang w:val="es-ES"/>
        </w:rPr>
        <w:t>wanted</w:t>
      </w:r>
      <w:proofErr w:type="spellEnd"/>
      <w:r w:rsidRPr="00623806">
        <w:rPr>
          <w:rFonts w:ascii="Helvetica" w:hAnsi="Helvetica"/>
          <w:lang w:val="es-ES"/>
        </w:rPr>
        <w:t>.</w:t>
      </w:r>
    </w:p>
    <w:p w14:paraId="0B1668BD" w14:textId="14F8DFFF"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lastRenderedPageBreak/>
        <w:t xml:space="preserve">He moved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confidence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someone</w:t>
      </w:r>
      <w:proofErr w:type="spellEnd"/>
      <w:r w:rsidRPr="00623806">
        <w:rPr>
          <w:rFonts w:ascii="Helvetica" w:hAnsi="Helvetica"/>
          <w:lang w:val="es-ES"/>
        </w:rPr>
        <w:t xml:space="preserve"> </w:t>
      </w:r>
      <w:proofErr w:type="spellStart"/>
      <w:r w:rsidRPr="00623806">
        <w:rPr>
          <w:rFonts w:ascii="Helvetica" w:hAnsi="Helvetica"/>
          <w:lang w:val="es-ES"/>
        </w:rPr>
        <w:t>who</w:t>
      </w:r>
      <w:proofErr w:type="spellEnd"/>
      <w:r w:rsidRPr="00623806">
        <w:rPr>
          <w:rFonts w:ascii="Helvetica" w:hAnsi="Helvetica"/>
          <w:lang w:val="es-ES"/>
        </w:rPr>
        <w:t xml:space="preserve"> </w:t>
      </w:r>
      <w:proofErr w:type="spellStart"/>
      <w:r w:rsidRPr="00623806">
        <w:rPr>
          <w:rFonts w:ascii="Helvetica" w:hAnsi="Helvetica"/>
          <w:lang w:val="es-ES"/>
        </w:rPr>
        <w:t>wouldn't</w:t>
      </w:r>
      <w:proofErr w:type="spellEnd"/>
      <w:r w:rsidRPr="00623806">
        <w:rPr>
          <w:rFonts w:ascii="Helvetica" w:hAnsi="Helvetica"/>
          <w:lang w:val="es-ES"/>
        </w:rPr>
        <w:t xml:space="preserve"> </w:t>
      </w:r>
      <w:proofErr w:type="spellStart"/>
      <w:r w:rsidRPr="00623806">
        <w:rPr>
          <w:rFonts w:ascii="Helvetica" w:hAnsi="Helvetica"/>
          <w:lang w:val="es-ES"/>
        </w:rPr>
        <w:t>hesitate</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ask</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what</w:t>
      </w:r>
      <w:proofErr w:type="spellEnd"/>
      <w:r w:rsidRPr="00623806">
        <w:rPr>
          <w:rFonts w:ascii="Helvetica" w:hAnsi="Helvetica"/>
          <w:lang w:val="es-ES"/>
        </w:rPr>
        <w:t xml:space="preserve"> he </w:t>
      </w:r>
      <w:proofErr w:type="spellStart"/>
      <w:r w:rsidRPr="00623806">
        <w:rPr>
          <w:rFonts w:ascii="Helvetica" w:hAnsi="Helvetica"/>
          <w:lang w:val="es-ES"/>
        </w:rPr>
        <w:t>wanted</w:t>
      </w:r>
      <w:proofErr w:type="spellEnd"/>
      <w:r w:rsidRPr="00623806">
        <w:rPr>
          <w:rFonts w:ascii="Helvetica" w:hAnsi="Helvetica"/>
          <w:lang w:val="es-ES"/>
        </w:rPr>
        <w:t>.</w:t>
      </w:r>
    </w:p>
    <w:p w14:paraId="6A9B3F96" w14:textId="1169035B"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breath</w:t>
      </w:r>
      <w:proofErr w:type="spellEnd"/>
      <w:r w:rsidRPr="00623806">
        <w:rPr>
          <w:rFonts w:ascii="Helvetica" w:hAnsi="Helvetica"/>
          <w:lang w:val="es-ES"/>
        </w:rPr>
        <w:t xml:space="preserve"> </w:t>
      </w:r>
      <w:proofErr w:type="spellStart"/>
      <w:r w:rsidRPr="00623806">
        <w:rPr>
          <w:rFonts w:ascii="Helvetica" w:hAnsi="Helvetica"/>
          <w:lang w:val="es-ES"/>
        </w:rPr>
        <w:t>caught</w:t>
      </w:r>
      <w:proofErr w:type="spellEnd"/>
      <w:r w:rsidRPr="00623806">
        <w:rPr>
          <w:rFonts w:ascii="Helvetica" w:hAnsi="Helvetica"/>
          <w:lang w:val="es-ES"/>
        </w:rPr>
        <w:t xml:space="preserve"> in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throat</w:t>
      </w:r>
      <w:proofErr w:type="spellEnd"/>
      <w:r w:rsidRPr="00623806">
        <w:rPr>
          <w:rFonts w:ascii="Helvetica" w:hAnsi="Helvetica"/>
          <w:lang w:val="es-ES"/>
        </w:rPr>
        <w:t xml:space="preserve"> </w:t>
      </w:r>
      <w:proofErr w:type="spellStart"/>
      <w:r w:rsidRPr="00623806">
        <w:rPr>
          <w:rFonts w:ascii="Helvetica" w:hAnsi="Helvetica"/>
          <w:lang w:val="es-ES"/>
        </w:rPr>
        <w:t>before</w:t>
      </w:r>
      <w:proofErr w:type="spellEnd"/>
      <w:r w:rsidRPr="00623806">
        <w:rPr>
          <w:rFonts w:ascii="Helvetica" w:hAnsi="Helvetica"/>
          <w:lang w:val="es-ES"/>
        </w:rPr>
        <w:t xml:space="preserve"> </w:t>
      </w:r>
      <w:proofErr w:type="spellStart"/>
      <w:r w:rsidRPr="00623806">
        <w:rPr>
          <w:rFonts w:ascii="Helvetica" w:hAnsi="Helvetica"/>
          <w:lang w:val="es-ES"/>
        </w:rPr>
        <w:t>our</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even</w:t>
      </w:r>
      <w:proofErr w:type="spellEnd"/>
      <w:r w:rsidRPr="00623806">
        <w:rPr>
          <w:rFonts w:ascii="Helvetica" w:hAnsi="Helvetica"/>
          <w:lang w:val="es-ES"/>
        </w:rPr>
        <w:t xml:space="preserve"> </w:t>
      </w:r>
      <w:proofErr w:type="spellStart"/>
      <w:r w:rsidRPr="00623806">
        <w:rPr>
          <w:rFonts w:ascii="Helvetica" w:hAnsi="Helvetica"/>
          <w:lang w:val="es-ES"/>
        </w:rPr>
        <w:t>met</w:t>
      </w:r>
      <w:proofErr w:type="spellEnd"/>
      <w:r w:rsidRPr="00623806">
        <w:rPr>
          <w:rFonts w:ascii="Helvetica" w:hAnsi="Helvetica"/>
          <w:lang w:val="es-ES"/>
        </w:rPr>
        <w:t>.</w:t>
      </w:r>
    </w:p>
    <w:p w14:paraId="0C2F971E" w14:textId="2C13DF44"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when</w:t>
      </w:r>
      <w:proofErr w:type="spellEnd"/>
      <w:r w:rsidRPr="00623806">
        <w:rPr>
          <w:rFonts w:ascii="Helvetica" w:hAnsi="Helvetica"/>
          <w:lang w:val="es-ES"/>
        </w:rPr>
        <w:t xml:space="preserve"> </w:t>
      </w:r>
      <w:proofErr w:type="spellStart"/>
      <w:r w:rsidRPr="00623806">
        <w:rPr>
          <w:rFonts w:ascii="Helvetica" w:hAnsi="Helvetica"/>
          <w:lang w:val="es-ES"/>
        </w:rPr>
        <w:t>they</w:t>
      </w:r>
      <w:proofErr w:type="spellEnd"/>
      <w:r w:rsidRPr="00623806">
        <w:rPr>
          <w:rFonts w:ascii="Helvetica" w:hAnsi="Helvetica"/>
          <w:lang w:val="es-ES"/>
        </w:rPr>
        <w:t xml:space="preserve"> </w:t>
      </w:r>
      <w:proofErr w:type="spellStart"/>
      <w:r w:rsidRPr="00623806">
        <w:rPr>
          <w:rFonts w:ascii="Helvetica" w:hAnsi="Helvetica"/>
          <w:lang w:val="es-ES"/>
        </w:rPr>
        <w:t>did</w:t>
      </w:r>
      <w:proofErr w:type="spellEnd"/>
      <w:r w:rsidRPr="00623806">
        <w:rPr>
          <w:rFonts w:ascii="Helvetica" w:hAnsi="Helvetica"/>
          <w:lang w:val="es-ES"/>
        </w:rPr>
        <w:t>—</w:t>
      </w:r>
    </w:p>
    <w:p w14:paraId="5B28E756" w14:textId="41C7E11D"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sensation</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akin</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a </w:t>
      </w:r>
      <w:proofErr w:type="spellStart"/>
      <w:r w:rsidRPr="00623806">
        <w:rPr>
          <w:rFonts w:ascii="Helvetica" w:hAnsi="Helvetica"/>
          <w:lang w:val="es-ES"/>
        </w:rPr>
        <w:t>sense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immobility</w:t>
      </w:r>
      <w:proofErr w:type="spellEnd"/>
      <w:r w:rsidRPr="00623806">
        <w:rPr>
          <w:rFonts w:ascii="Helvetica" w:hAnsi="Helvetica"/>
          <w:lang w:val="es-ES"/>
        </w:rPr>
        <w:t>.</w:t>
      </w:r>
    </w:p>
    <w:p w14:paraId="68E88835" w14:textId="0D6DA10B"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Heat</w:t>
      </w:r>
      <w:proofErr w:type="spellEnd"/>
      <w:r w:rsidRPr="00623806">
        <w:rPr>
          <w:rFonts w:ascii="Helvetica" w:hAnsi="Helvetica"/>
          <w:lang w:val="es-ES"/>
        </w:rPr>
        <w:t xml:space="preserve"> </w:t>
      </w:r>
      <w:proofErr w:type="spellStart"/>
      <w:r w:rsidRPr="00623806">
        <w:rPr>
          <w:rFonts w:ascii="Helvetica" w:hAnsi="Helvetica"/>
          <w:lang w:val="es-ES"/>
        </w:rPr>
        <w:t>curled</w:t>
      </w:r>
      <w:proofErr w:type="spellEnd"/>
      <w:r w:rsidRPr="00623806">
        <w:rPr>
          <w:rFonts w:ascii="Helvetica" w:hAnsi="Helvetica"/>
          <w:lang w:val="es-ES"/>
        </w:rPr>
        <w:t xml:space="preserve"> </w:t>
      </w:r>
      <w:proofErr w:type="spellStart"/>
      <w:r w:rsidRPr="00623806">
        <w:rPr>
          <w:rFonts w:ascii="Helvetica" w:hAnsi="Helvetica"/>
          <w:lang w:val="es-ES"/>
        </w:rPr>
        <w:t>low</w:t>
      </w:r>
      <w:proofErr w:type="spellEnd"/>
      <w:r w:rsidRPr="00623806">
        <w:rPr>
          <w:rFonts w:ascii="Helvetica" w:hAnsi="Helvetica"/>
          <w:lang w:val="es-ES"/>
        </w:rPr>
        <w:t xml:space="preserve"> in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stomach</w:t>
      </w:r>
      <w:proofErr w:type="spellEnd"/>
      <w:r w:rsidRPr="00623806">
        <w:rPr>
          <w:rFonts w:ascii="Helvetica" w:hAnsi="Helvetica"/>
          <w:lang w:val="es-ES"/>
        </w:rPr>
        <w:t xml:space="preserve">. Sharp. </w:t>
      </w:r>
      <w:proofErr w:type="spellStart"/>
      <w:r w:rsidRPr="00623806">
        <w:rPr>
          <w:rFonts w:ascii="Helvetica" w:hAnsi="Helvetica"/>
          <w:lang w:val="es-ES"/>
        </w:rPr>
        <w:t>Uninvited</w:t>
      </w:r>
      <w:proofErr w:type="spellEnd"/>
      <w:r w:rsidRPr="00623806">
        <w:rPr>
          <w:rFonts w:ascii="Helvetica" w:hAnsi="Helvetica"/>
          <w:lang w:val="es-ES"/>
        </w:rPr>
        <w:t xml:space="preserve">. </w:t>
      </w:r>
      <w:proofErr w:type="spellStart"/>
      <w:r w:rsidRPr="00623806">
        <w:rPr>
          <w:rFonts w:ascii="Helvetica" w:hAnsi="Helvetica"/>
          <w:lang w:val="es-ES"/>
        </w:rPr>
        <w:t>Wrong</w:t>
      </w:r>
      <w:proofErr w:type="spellEnd"/>
      <w:r w:rsidRPr="00623806">
        <w:rPr>
          <w:rFonts w:ascii="Helvetica" w:hAnsi="Helvetica"/>
          <w:lang w:val="es-ES"/>
        </w:rPr>
        <w:t>.</w:t>
      </w:r>
    </w:p>
    <w:p w14:paraId="0C086264" w14:textId="6CB3DC22"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Zeff's</w:t>
      </w:r>
      <w:proofErr w:type="spellEnd"/>
      <w:r w:rsidRPr="00623806">
        <w:rPr>
          <w:rFonts w:ascii="Helvetica" w:hAnsi="Helvetica"/>
          <w:lang w:val="es-ES"/>
        </w:rPr>
        <w:t xml:space="preserve"> </w:t>
      </w:r>
      <w:proofErr w:type="spellStart"/>
      <w:r w:rsidRPr="00623806">
        <w:rPr>
          <w:rFonts w:ascii="Helvetica" w:hAnsi="Helvetica"/>
          <w:lang w:val="es-ES"/>
        </w:rPr>
        <w:t>presence</w:t>
      </w:r>
      <w:proofErr w:type="spellEnd"/>
      <w:r w:rsidRPr="00623806">
        <w:rPr>
          <w:rFonts w:ascii="Helvetica" w:hAnsi="Helvetica"/>
          <w:lang w:val="es-ES"/>
        </w:rPr>
        <w:t xml:space="preserve"> </w:t>
      </w:r>
      <w:proofErr w:type="spellStart"/>
      <w:r w:rsidRPr="00623806">
        <w:rPr>
          <w:rFonts w:ascii="Helvetica" w:hAnsi="Helvetica"/>
          <w:lang w:val="es-ES"/>
        </w:rPr>
        <w:t>ignited</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warm</w:t>
      </w:r>
      <w:proofErr w:type="spellEnd"/>
      <w:r w:rsidRPr="00623806">
        <w:rPr>
          <w:rFonts w:ascii="Helvetica" w:hAnsi="Helvetica"/>
          <w:lang w:val="es-ES"/>
        </w:rPr>
        <w:t xml:space="preserve"> and raw </w:t>
      </w:r>
      <w:proofErr w:type="spellStart"/>
      <w:r w:rsidRPr="00623806">
        <w:rPr>
          <w:rFonts w:ascii="Helvetica" w:hAnsi="Helvetica"/>
          <w:lang w:val="es-ES"/>
        </w:rPr>
        <w:t>within</w:t>
      </w:r>
      <w:proofErr w:type="spellEnd"/>
      <w:r w:rsidRPr="00623806">
        <w:rPr>
          <w:rFonts w:ascii="Helvetica" w:hAnsi="Helvetica"/>
          <w:lang w:val="es-ES"/>
        </w:rPr>
        <w:t xml:space="preserve"> me, </w:t>
      </w:r>
      <w:proofErr w:type="spellStart"/>
      <w:r w:rsidRPr="00623806">
        <w:rPr>
          <w:rFonts w:ascii="Helvetica" w:hAnsi="Helvetica"/>
          <w:lang w:val="es-ES"/>
        </w:rPr>
        <w:t>akin</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thunder</w:t>
      </w:r>
      <w:proofErr w:type="spellEnd"/>
      <w:r w:rsidRPr="00623806">
        <w:rPr>
          <w:rFonts w:ascii="Helvetica" w:hAnsi="Helvetica"/>
          <w:lang w:val="es-ES"/>
        </w:rPr>
        <w:t xml:space="preserve"> </w:t>
      </w:r>
      <w:proofErr w:type="spellStart"/>
      <w:r w:rsidRPr="00623806">
        <w:rPr>
          <w:rFonts w:ascii="Helvetica" w:hAnsi="Helvetica"/>
          <w:lang w:val="es-ES"/>
        </w:rPr>
        <w:t>wrapped</w:t>
      </w:r>
      <w:proofErr w:type="spellEnd"/>
      <w:r w:rsidRPr="00623806">
        <w:rPr>
          <w:rFonts w:ascii="Helvetica" w:hAnsi="Helvetica"/>
          <w:lang w:val="es-ES"/>
        </w:rPr>
        <w:t xml:space="preserve"> in </w:t>
      </w:r>
      <w:proofErr w:type="spellStart"/>
      <w:r w:rsidRPr="00623806">
        <w:rPr>
          <w:rFonts w:ascii="Helvetica" w:hAnsi="Helvetica"/>
          <w:lang w:val="es-ES"/>
        </w:rPr>
        <w:t>velvet</w:t>
      </w:r>
      <w:proofErr w:type="spellEnd"/>
      <w:r w:rsidRPr="00623806">
        <w:rPr>
          <w:rFonts w:ascii="Helvetica" w:hAnsi="Helvetica"/>
          <w:lang w:val="es-ES"/>
        </w:rPr>
        <w:t>.</w:t>
      </w:r>
    </w:p>
    <w:p w14:paraId="542B5297" w14:textId="1E0CD0D2"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man’s</w:t>
      </w:r>
      <w:proofErr w:type="spellEnd"/>
      <w:r w:rsidRPr="00623806">
        <w:rPr>
          <w:rFonts w:ascii="Helvetica" w:hAnsi="Helvetica"/>
          <w:lang w:val="es-ES"/>
        </w:rPr>
        <w:t xml:space="preserve"> </w:t>
      </w:r>
      <w:proofErr w:type="spellStart"/>
      <w:r w:rsidRPr="00623806">
        <w:rPr>
          <w:rFonts w:ascii="Helvetica" w:hAnsi="Helvetica"/>
          <w:lang w:val="es-ES"/>
        </w:rPr>
        <w:t>presence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colder</w:t>
      </w:r>
      <w:proofErr w:type="spellEnd"/>
      <w:r w:rsidRPr="00623806">
        <w:rPr>
          <w:rFonts w:ascii="Helvetica" w:hAnsi="Helvetica"/>
          <w:lang w:val="es-ES"/>
        </w:rPr>
        <w:t xml:space="preserve">. </w:t>
      </w:r>
      <w:proofErr w:type="spellStart"/>
      <w:r w:rsidRPr="00623806">
        <w:rPr>
          <w:rFonts w:ascii="Helvetica" w:hAnsi="Helvetica"/>
          <w:lang w:val="es-ES"/>
        </w:rPr>
        <w:t>Sleek</w:t>
      </w:r>
      <w:proofErr w:type="spellEnd"/>
      <w:r w:rsidRPr="00623806">
        <w:rPr>
          <w:rFonts w:ascii="Helvetica" w:hAnsi="Helvetica"/>
          <w:lang w:val="es-ES"/>
        </w:rPr>
        <w:t xml:space="preserve">. I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blade</w:t>
      </w:r>
      <w:proofErr w:type="spellEnd"/>
      <w:r w:rsidRPr="00623806">
        <w:rPr>
          <w:rFonts w:ascii="Helvetica" w:hAnsi="Helvetica"/>
          <w:lang w:val="es-ES"/>
        </w:rPr>
        <w:t xml:space="preserve"> </w:t>
      </w:r>
      <w:proofErr w:type="spellStart"/>
      <w:r w:rsidRPr="00623806">
        <w:rPr>
          <w:rFonts w:ascii="Helvetica" w:hAnsi="Helvetica"/>
          <w:lang w:val="es-ES"/>
        </w:rPr>
        <w:t>pressed</w:t>
      </w:r>
      <w:proofErr w:type="spellEnd"/>
      <w:r w:rsidRPr="00623806">
        <w:rPr>
          <w:rFonts w:ascii="Helvetica" w:hAnsi="Helvetica"/>
          <w:lang w:val="es-ES"/>
        </w:rPr>
        <w:t xml:space="preserve"> </w:t>
      </w:r>
      <w:proofErr w:type="spellStart"/>
      <w:r w:rsidRPr="00623806">
        <w:rPr>
          <w:rFonts w:ascii="Helvetica" w:hAnsi="Helvetica"/>
          <w:lang w:val="es-ES"/>
        </w:rPr>
        <w:t>gently</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skin.</w:t>
      </w:r>
    </w:p>
    <w:p w14:paraId="7A9D335E" w14:textId="46895849"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And he </w:t>
      </w:r>
      <w:proofErr w:type="spellStart"/>
      <w:r w:rsidRPr="00623806">
        <w:rPr>
          <w:rFonts w:ascii="Helvetica" w:hAnsi="Helvetica"/>
          <w:lang w:val="es-ES"/>
        </w:rPr>
        <w:t>smelled</w:t>
      </w:r>
      <w:proofErr w:type="spellEnd"/>
      <w:r w:rsidRPr="00623806">
        <w:rPr>
          <w:rFonts w:ascii="Helvetica" w:hAnsi="Helvetica"/>
          <w:lang w:val="es-ES"/>
        </w:rPr>
        <w:t>.</w:t>
      </w:r>
    </w:p>
    <w:p w14:paraId="59692187" w14:textId="2AF9A706"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scent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passion</w:t>
      </w:r>
      <w:proofErr w:type="spellEnd"/>
      <w:r w:rsidRPr="00623806">
        <w:rPr>
          <w:rFonts w:ascii="Helvetica" w:hAnsi="Helvetica"/>
          <w:lang w:val="es-ES"/>
        </w:rPr>
        <w:t xml:space="preserve"> </w:t>
      </w:r>
      <w:proofErr w:type="spellStart"/>
      <w:r w:rsidRPr="00623806">
        <w:rPr>
          <w:rFonts w:ascii="Helvetica" w:hAnsi="Helvetica"/>
          <w:lang w:val="es-ES"/>
        </w:rPr>
        <w:t>fruit</w:t>
      </w:r>
      <w:proofErr w:type="spellEnd"/>
      <w:r w:rsidRPr="00623806">
        <w:rPr>
          <w:rFonts w:ascii="Helvetica" w:hAnsi="Helvetica"/>
          <w:lang w:val="es-ES"/>
        </w:rPr>
        <w:t>.</w:t>
      </w:r>
    </w:p>
    <w:p w14:paraId="523D784D" w14:textId="2ED5BF2C"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scent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00A00F3C" w:rsidRPr="00623806">
        <w:rPr>
          <w:rFonts w:ascii="Helvetica" w:hAnsi="Helvetica"/>
          <w:lang w:val="es-ES"/>
        </w:rPr>
        <w:t>synthetic</w:t>
      </w:r>
      <w:proofErr w:type="spellEnd"/>
      <w:r w:rsidR="00A00F3C"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rather</w:t>
      </w:r>
      <w:proofErr w:type="spellEnd"/>
      <w:r w:rsidRPr="00623806">
        <w:rPr>
          <w:rFonts w:ascii="Helvetica" w:hAnsi="Helvetica"/>
          <w:lang w:val="es-ES"/>
        </w:rPr>
        <w:t xml:space="preserve"> a genuine, </w:t>
      </w:r>
      <w:proofErr w:type="spellStart"/>
      <w:r w:rsidRPr="00623806">
        <w:rPr>
          <w:rFonts w:ascii="Helvetica" w:hAnsi="Helvetica"/>
          <w:lang w:val="es-ES"/>
        </w:rPr>
        <w:t>sun-warmed</w:t>
      </w:r>
      <w:proofErr w:type="spellEnd"/>
      <w:r w:rsidRPr="00623806">
        <w:rPr>
          <w:rFonts w:ascii="Helvetica" w:hAnsi="Helvetica"/>
          <w:lang w:val="es-ES"/>
        </w:rPr>
        <w:t xml:space="preserve"> </w:t>
      </w:r>
      <w:proofErr w:type="spellStart"/>
      <w:r w:rsidRPr="00623806">
        <w:rPr>
          <w:rFonts w:ascii="Helvetica" w:hAnsi="Helvetica"/>
          <w:lang w:val="es-ES"/>
        </w:rPr>
        <w:t>fruit</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lush</w:t>
      </w:r>
      <w:proofErr w:type="spellEnd"/>
      <w:r w:rsidRPr="00623806">
        <w:rPr>
          <w:rFonts w:ascii="Helvetica" w:hAnsi="Helvetica"/>
          <w:lang w:val="es-ES"/>
        </w:rPr>
        <w:t xml:space="preserve">, wild, and </w:t>
      </w:r>
      <w:proofErr w:type="spellStart"/>
      <w:r w:rsidRPr="00623806">
        <w:rPr>
          <w:rFonts w:ascii="Helvetica" w:hAnsi="Helvetica"/>
          <w:lang w:val="es-ES"/>
        </w:rPr>
        <w:t>decadent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scent</w:t>
      </w:r>
      <w:proofErr w:type="spellEnd"/>
      <w:r w:rsidRPr="00623806">
        <w:rPr>
          <w:rFonts w:ascii="Helvetica" w:hAnsi="Helvetica"/>
          <w:lang w:val="es-ES"/>
        </w:rPr>
        <w:t xml:space="preserve"> </w:t>
      </w:r>
      <w:proofErr w:type="spellStart"/>
      <w:r w:rsidRPr="00623806">
        <w:rPr>
          <w:rFonts w:ascii="Helvetica" w:hAnsi="Helvetica"/>
          <w:lang w:val="es-ES"/>
        </w:rPr>
        <w:t>clung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crown</w:t>
      </w:r>
      <w:proofErr w:type="spellEnd"/>
      <w:r w:rsidRPr="00623806">
        <w:rPr>
          <w:rFonts w:ascii="Helvetica" w:hAnsi="Helvetica"/>
          <w:lang w:val="es-ES"/>
        </w:rPr>
        <w:t xml:space="preserve">. </w:t>
      </w:r>
      <w:proofErr w:type="spellStart"/>
      <w:r w:rsidRPr="00623806">
        <w:rPr>
          <w:rFonts w:ascii="Helvetica" w:hAnsi="Helvetica"/>
          <w:lang w:val="es-ES"/>
        </w:rPr>
        <w:t>Exotic</w:t>
      </w:r>
      <w:proofErr w:type="spellEnd"/>
      <w:r w:rsidRPr="00623806">
        <w:rPr>
          <w:rFonts w:ascii="Helvetica" w:hAnsi="Helvetica"/>
          <w:lang w:val="es-ES"/>
        </w:rPr>
        <w:t xml:space="preserve">. </w:t>
      </w:r>
      <w:proofErr w:type="spellStart"/>
      <w:r w:rsidRPr="00623806">
        <w:rPr>
          <w:rFonts w:ascii="Helvetica" w:hAnsi="Helvetica"/>
          <w:lang w:val="es-ES"/>
        </w:rPr>
        <w:t>Commanding</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brain</w:t>
      </w:r>
      <w:proofErr w:type="spellEnd"/>
      <w:r w:rsidRPr="00623806">
        <w:rPr>
          <w:rFonts w:ascii="Helvetica" w:hAnsi="Helvetica"/>
          <w:lang w:val="es-ES"/>
        </w:rPr>
        <w:t xml:space="preserve"> </w:t>
      </w:r>
      <w:proofErr w:type="spellStart"/>
      <w:r w:rsidRPr="00623806">
        <w:rPr>
          <w:rFonts w:ascii="Helvetica" w:hAnsi="Helvetica"/>
          <w:lang w:val="es-ES"/>
        </w:rPr>
        <w:t>screamed</w:t>
      </w:r>
      <w:proofErr w:type="spellEnd"/>
      <w:r w:rsidRPr="00623806">
        <w:rPr>
          <w:rFonts w:ascii="Helvetica" w:hAnsi="Helvetica"/>
          <w:lang w:val="es-ES"/>
        </w:rPr>
        <w:t xml:space="preserve"> </w:t>
      </w:r>
      <w:proofErr w:type="spellStart"/>
      <w:r w:rsidRPr="00623806">
        <w:rPr>
          <w:rFonts w:ascii="Helvetica" w:hAnsi="Helvetica"/>
          <w:lang w:val="es-ES"/>
        </w:rPr>
        <w:t>danger</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leaned</w:t>
      </w:r>
      <w:proofErr w:type="spellEnd"/>
      <w:r w:rsidRPr="00623806">
        <w:rPr>
          <w:rFonts w:ascii="Helvetica" w:hAnsi="Helvetica"/>
          <w:lang w:val="es-ES"/>
        </w:rPr>
        <w:t xml:space="preserve"> in.</w:t>
      </w:r>
    </w:p>
    <w:p w14:paraId="11947E33" w14:textId="788EC0FF"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cocked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head </w:t>
      </w:r>
      <w:proofErr w:type="spellStart"/>
      <w:r w:rsidRPr="00623806">
        <w:rPr>
          <w:rFonts w:ascii="Helvetica" w:hAnsi="Helvetica"/>
          <w:lang w:val="es-ES"/>
        </w:rPr>
        <w:t>slightly</w:t>
      </w:r>
      <w:proofErr w:type="spellEnd"/>
      <w:r w:rsidRPr="00623806">
        <w:rPr>
          <w:rFonts w:ascii="Helvetica" w:hAnsi="Helvetica"/>
          <w:lang w:val="es-ES"/>
        </w:rPr>
        <w:t xml:space="preserve">, </w:t>
      </w:r>
      <w:proofErr w:type="spellStart"/>
      <w:r w:rsidRPr="00623806">
        <w:rPr>
          <w:rFonts w:ascii="Helvetica" w:hAnsi="Helvetica"/>
          <w:lang w:val="es-ES"/>
        </w:rPr>
        <w:t>studying</w:t>
      </w:r>
      <w:proofErr w:type="spellEnd"/>
      <w:r w:rsidRPr="00623806">
        <w:rPr>
          <w:rFonts w:ascii="Helvetica" w:hAnsi="Helvetica"/>
          <w:lang w:val="es-ES"/>
        </w:rPr>
        <w:t xml:space="preserve"> me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riddle</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gaze</w:t>
      </w:r>
      <w:proofErr w:type="spellEnd"/>
      <w:r w:rsidRPr="00623806">
        <w:rPr>
          <w:rFonts w:ascii="Helvetica" w:hAnsi="Helvetica"/>
          <w:lang w:val="es-ES"/>
        </w:rPr>
        <w:t xml:space="preserve"> </w:t>
      </w:r>
      <w:proofErr w:type="spellStart"/>
      <w:r w:rsidRPr="00623806">
        <w:rPr>
          <w:rFonts w:ascii="Helvetica" w:hAnsi="Helvetica"/>
          <w:lang w:val="es-ES"/>
        </w:rPr>
        <w:t>dragged</w:t>
      </w:r>
      <w:proofErr w:type="spellEnd"/>
      <w:r w:rsidRPr="00623806">
        <w:rPr>
          <w:rFonts w:ascii="Helvetica" w:hAnsi="Helvetica"/>
          <w:lang w:val="es-ES"/>
        </w:rPr>
        <w:t xml:space="preserve"> </w:t>
      </w:r>
      <w:proofErr w:type="spellStart"/>
      <w:r w:rsidRPr="00623806">
        <w:rPr>
          <w:rFonts w:ascii="Helvetica" w:hAnsi="Helvetica"/>
          <w:lang w:val="es-ES"/>
        </w:rPr>
        <w:t>across</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face</w:t>
      </w:r>
      <w:proofErr w:type="spellEnd"/>
      <w:r w:rsidRPr="00623806">
        <w:rPr>
          <w:rFonts w:ascii="Helvetica" w:hAnsi="Helvetica"/>
          <w:lang w:val="es-ES"/>
        </w:rPr>
        <w:t xml:space="preserve">, </w:t>
      </w:r>
      <w:proofErr w:type="spellStart"/>
      <w:r w:rsidRPr="00623806">
        <w:rPr>
          <w:rFonts w:ascii="Helvetica" w:hAnsi="Helvetica"/>
          <w:lang w:val="es-ES"/>
        </w:rPr>
        <w:t>over</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throat</w:t>
      </w:r>
      <w:proofErr w:type="spellEnd"/>
      <w:r w:rsidRPr="00623806">
        <w:rPr>
          <w:rFonts w:ascii="Helvetica" w:hAnsi="Helvetica"/>
          <w:lang w:val="es-ES"/>
        </w:rPr>
        <w:t xml:space="preserve">, </w:t>
      </w:r>
      <w:proofErr w:type="spellStart"/>
      <w:r w:rsidRPr="00623806">
        <w:rPr>
          <w:rFonts w:ascii="Helvetica" w:hAnsi="Helvetica"/>
          <w:lang w:val="es-ES"/>
        </w:rPr>
        <w:t>lingering</w:t>
      </w:r>
      <w:proofErr w:type="spellEnd"/>
      <w:r w:rsidRPr="00623806">
        <w:rPr>
          <w:rFonts w:ascii="Helvetica" w:hAnsi="Helvetica"/>
          <w:lang w:val="es-ES"/>
        </w:rPr>
        <w:t>—</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lewd</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deliberate</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lips</w:t>
      </w:r>
      <w:proofErr w:type="spellEnd"/>
      <w:r w:rsidRPr="00623806">
        <w:rPr>
          <w:rFonts w:ascii="Helvetica" w:hAnsi="Helvetica"/>
          <w:lang w:val="es-ES"/>
        </w:rPr>
        <w:t xml:space="preserve"> </w:t>
      </w:r>
      <w:proofErr w:type="spellStart"/>
      <w:r w:rsidRPr="00623806">
        <w:rPr>
          <w:rFonts w:ascii="Helvetica" w:hAnsi="Helvetica"/>
          <w:lang w:val="es-ES"/>
        </w:rPr>
        <w:t>curved</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a </w:t>
      </w:r>
      <w:proofErr w:type="spellStart"/>
      <w:r w:rsidRPr="00623806">
        <w:rPr>
          <w:rFonts w:ascii="Helvetica" w:hAnsi="Helvetica"/>
          <w:lang w:val="es-ES"/>
        </w:rPr>
        <w:t>slow</w:t>
      </w:r>
      <w:proofErr w:type="spellEnd"/>
      <w:r w:rsidRPr="00623806">
        <w:rPr>
          <w:rFonts w:ascii="Helvetica" w:hAnsi="Helvetica"/>
          <w:lang w:val="es-ES"/>
        </w:rPr>
        <w:t xml:space="preserve">, </w:t>
      </w:r>
      <w:proofErr w:type="spellStart"/>
      <w:r w:rsidRPr="00623806">
        <w:rPr>
          <w:rFonts w:ascii="Helvetica" w:hAnsi="Helvetica"/>
          <w:lang w:val="es-ES"/>
        </w:rPr>
        <w:t>devastating</w:t>
      </w:r>
      <w:proofErr w:type="spellEnd"/>
      <w:r w:rsidRPr="00623806">
        <w:rPr>
          <w:rFonts w:ascii="Helvetica" w:hAnsi="Helvetica"/>
          <w:lang w:val="es-ES"/>
        </w:rPr>
        <w:t xml:space="preserve"> </w:t>
      </w:r>
      <w:proofErr w:type="spellStart"/>
      <w:r w:rsidRPr="00623806">
        <w:rPr>
          <w:rFonts w:ascii="Helvetica" w:hAnsi="Helvetica"/>
          <w:lang w:val="es-ES"/>
        </w:rPr>
        <w:t>smile</w:t>
      </w:r>
      <w:proofErr w:type="spellEnd"/>
      <w:r w:rsidRPr="00623806">
        <w:rPr>
          <w:rFonts w:ascii="Helvetica" w:hAnsi="Helvetica"/>
          <w:lang w:val="es-ES"/>
        </w:rPr>
        <w:t>.</w:t>
      </w:r>
    </w:p>
    <w:p w14:paraId="65A82ED8" w14:textId="5FF73D5B"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Is</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seat</w:t>
      </w:r>
      <w:proofErr w:type="spellEnd"/>
      <w:r w:rsidRPr="00623806">
        <w:rPr>
          <w:rFonts w:ascii="Helvetica" w:hAnsi="Helvetica"/>
          <w:lang w:val="es-ES"/>
        </w:rPr>
        <w:t xml:space="preserve"> </w:t>
      </w:r>
      <w:proofErr w:type="spellStart"/>
      <w:r w:rsidRPr="00623806">
        <w:rPr>
          <w:rFonts w:ascii="Helvetica" w:hAnsi="Helvetica"/>
          <w:lang w:val="es-ES"/>
        </w:rPr>
        <w:t>taken</w:t>
      </w:r>
      <w:proofErr w:type="spellEnd"/>
      <w:r w:rsidRPr="00623806">
        <w:rPr>
          <w:rFonts w:ascii="Helvetica" w:hAnsi="Helvetica"/>
          <w:lang w:val="es-ES"/>
        </w:rPr>
        <w:t xml:space="preserve">?” he </w:t>
      </w:r>
      <w:proofErr w:type="spellStart"/>
      <w:r w:rsidRPr="00623806">
        <w:rPr>
          <w:rFonts w:ascii="Helvetica" w:hAnsi="Helvetica"/>
          <w:lang w:val="es-ES"/>
        </w:rPr>
        <w:t>asked</w:t>
      </w:r>
      <w:proofErr w:type="spellEnd"/>
      <w:r w:rsidRPr="00623806">
        <w:rPr>
          <w:rFonts w:ascii="Helvetica" w:hAnsi="Helvetica"/>
          <w:lang w:val="es-ES"/>
        </w:rPr>
        <w:t xml:space="preserve">, </w:t>
      </w:r>
      <w:proofErr w:type="spellStart"/>
      <w:r w:rsidRPr="00623806">
        <w:rPr>
          <w:rFonts w:ascii="Helvetica" w:hAnsi="Helvetica"/>
          <w:lang w:val="es-ES"/>
        </w:rPr>
        <w:t>motioning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chair</w:t>
      </w:r>
      <w:proofErr w:type="spellEnd"/>
      <w:r w:rsidRPr="00623806">
        <w:rPr>
          <w:rFonts w:ascii="Helvetica" w:hAnsi="Helvetica"/>
          <w:lang w:val="es-ES"/>
        </w:rPr>
        <w:t xml:space="preserve"> </w:t>
      </w:r>
      <w:proofErr w:type="spellStart"/>
      <w:r w:rsidRPr="00623806">
        <w:rPr>
          <w:rFonts w:ascii="Helvetica" w:hAnsi="Helvetica"/>
          <w:lang w:val="es-ES"/>
        </w:rPr>
        <w:t>across</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me 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booth</w:t>
      </w:r>
      <w:proofErr w:type="spellEnd"/>
      <w:r w:rsidRPr="00623806">
        <w:rPr>
          <w:rFonts w:ascii="Helvetica" w:hAnsi="Helvetica"/>
          <w:lang w:val="es-ES"/>
        </w:rPr>
        <w:t>.</w:t>
      </w:r>
    </w:p>
    <w:p w14:paraId="0352DF44" w14:textId="02F127C1"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shook</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head </w:t>
      </w:r>
      <w:proofErr w:type="spellStart"/>
      <w:r w:rsidRPr="00623806">
        <w:rPr>
          <w:rFonts w:ascii="Helvetica" w:hAnsi="Helvetica"/>
          <w:lang w:val="es-ES"/>
        </w:rPr>
        <w:t>before</w:t>
      </w:r>
      <w:proofErr w:type="spellEnd"/>
      <w:r w:rsidRPr="00623806">
        <w:rPr>
          <w:rFonts w:ascii="Helvetica" w:hAnsi="Helvetica"/>
          <w:lang w:val="es-ES"/>
        </w:rPr>
        <w:t xml:space="preserve"> I </w:t>
      </w:r>
      <w:proofErr w:type="spellStart"/>
      <w:r w:rsidRPr="00623806">
        <w:rPr>
          <w:rFonts w:ascii="Helvetica" w:hAnsi="Helvetica"/>
          <w:lang w:val="es-ES"/>
        </w:rPr>
        <w:t>even</w:t>
      </w:r>
      <w:proofErr w:type="spellEnd"/>
      <w:r w:rsidRPr="00623806">
        <w:rPr>
          <w:rFonts w:ascii="Helvetica" w:hAnsi="Helvetica"/>
          <w:lang w:val="es-ES"/>
        </w:rPr>
        <w:t xml:space="preserve"> </w:t>
      </w:r>
      <w:proofErr w:type="spellStart"/>
      <w:r w:rsidRPr="00623806">
        <w:rPr>
          <w:rFonts w:ascii="Helvetica" w:hAnsi="Helvetica"/>
          <w:lang w:val="es-ES"/>
        </w:rPr>
        <w:t>realized</w:t>
      </w:r>
      <w:proofErr w:type="spellEnd"/>
      <w:r w:rsidRPr="00623806">
        <w:rPr>
          <w:rFonts w:ascii="Helvetica" w:hAnsi="Helvetica"/>
          <w:lang w:val="es-ES"/>
        </w:rPr>
        <w:t xml:space="preserve"> I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moving</w:t>
      </w:r>
      <w:proofErr w:type="spellEnd"/>
      <w:r w:rsidRPr="00623806">
        <w:rPr>
          <w:rFonts w:ascii="Helvetica" w:hAnsi="Helvetica"/>
          <w:lang w:val="es-ES"/>
        </w:rPr>
        <w:t>.</w:t>
      </w:r>
    </w:p>
    <w:p w14:paraId="01728C79" w14:textId="6D6CD340"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sat</w:t>
      </w:r>
      <w:proofErr w:type="spellEnd"/>
      <w:r w:rsidRPr="00623806">
        <w:rPr>
          <w:rFonts w:ascii="Helvetica" w:hAnsi="Helvetica"/>
          <w:lang w:val="es-ES"/>
        </w:rPr>
        <w:t xml:space="preserve"> </w:t>
      </w:r>
      <w:proofErr w:type="spellStart"/>
      <w:r w:rsidRPr="00623806">
        <w:rPr>
          <w:rFonts w:ascii="Helvetica" w:hAnsi="Helvetica"/>
          <w:lang w:val="es-ES"/>
        </w:rPr>
        <w:t>down</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he’d</w:t>
      </w:r>
      <w:proofErr w:type="spellEnd"/>
      <w:r w:rsidRPr="00623806">
        <w:rPr>
          <w:rFonts w:ascii="Helvetica" w:hAnsi="Helvetica"/>
          <w:lang w:val="es-ES"/>
        </w:rPr>
        <w:t xml:space="preserve"> </w:t>
      </w:r>
      <w:proofErr w:type="spellStart"/>
      <w:r w:rsidRPr="00623806">
        <w:rPr>
          <w:rFonts w:ascii="Helvetica" w:hAnsi="Helvetica"/>
          <w:lang w:val="es-ES"/>
        </w:rPr>
        <w:t>been</w:t>
      </w:r>
      <w:proofErr w:type="spellEnd"/>
      <w:r w:rsidRPr="00623806">
        <w:rPr>
          <w:rFonts w:ascii="Helvetica" w:hAnsi="Helvetica"/>
          <w:lang w:val="es-ES"/>
        </w:rPr>
        <w:t xml:space="preserve"> </w:t>
      </w:r>
      <w:proofErr w:type="spellStart"/>
      <w:r w:rsidRPr="00623806">
        <w:rPr>
          <w:rFonts w:ascii="Helvetica" w:hAnsi="Helvetica"/>
          <w:lang w:val="es-ES"/>
        </w:rPr>
        <w:t>invited</w:t>
      </w:r>
      <w:proofErr w:type="spellEnd"/>
      <w:r w:rsidRPr="00623806">
        <w:rPr>
          <w:rFonts w:ascii="Helvetica" w:hAnsi="Helvetica"/>
          <w:lang w:val="es-ES"/>
        </w:rPr>
        <w:t xml:space="preserve">. He </w:t>
      </w:r>
      <w:proofErr w:type="spellStart"/>
      <w:r w:rsidRPr="00623806">
        <w:rPr>
          <w:rFonts w:ascii="Helvetica" w:hAnsi="Helvetica"/>
          <w:lang w:val="es-ES"/>
        </w:rPr>
        <w:t>exuded</w:t>
      </w:r>
      <w:proofErr w:type="spellEnd"/>
      <w:r w:rsidRPr="00623806">
        <w:rPr>
          <w:rFonts w:ascii="Helvetica" w:hAnsi="Helvetica"/>
          <w:lang w:val="es-ES"/>
        </w:rPr>
        <w:t xml:space="preserve"> a </w:t>
      </w:r>
      <w:proofErr w:type="spellStart"/>
      <w:r w:rsidRPr="00623806">
        <w:rPr>
          <w:rFonts w:ascii="Helvetica" w:hAnsi="Helvetica"/>
          <w:lang w:val="es-ES"/>
        </w:rPr>
        <w:t>sense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belonging</w:t>
      </w:r>
      <w:proofErr w:type="spellEnd"/>
      <w:r w:rsidRPr="00623806">
        <w:rPr>
          <w:rFonts w:ascii="Helvetica" w:hAnsi="Helvetica"/>
          <w:lang w:val="es-ES"/>
        </w:rPr>
        <w:t>.</w:t>
      </w:r>
    </w:p>
    <w:p w14:paraId="2F95A3F2" w14:textId="1E8B9F59"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I’m</w:t>
      </w:r>
      <w:proofErr w:type="spellEnd"/>
      <w:r w:rsidRPr="00623806">
        <w:rPr>
          <w:rFonts w:ascii="Helvetica" w:hAnsi="Helvetica"/>
          <w:lang w:val="es-ES"/>
        </w:rPr>
        <w:t xml:space="preserve"> William,” he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rolled</w:t>
      </w:r>
      <w:proofErr w:type="spellEnd"/>
      <w:r w:rsidRPr="00623806">
        <w:rPr>
          <w:rFonts w:ascii="Helvetica" w:hAnsi="Helvetica"/>
          <w:lang w:val="es-ES"/>
        </w:rPr>
        <w:t xml:space="preserve"> </w:t>
      </w:r>
      <w:proofErr w:type="spellStart"/>
      <w:r w:rsidRPr="00623806">
        <w:rPr>
          <w:rFonts w:ascii="Helvetica" w:hAnsi="Helvetica"/>
          <w:lang w:val="es-ES"/>
        </w:rPr>
        <w:t>across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table, </w:t>
      </w:r>
      <w:proofErr w:type="spellStart"/>
      <w:r w:rsidRPr="00623806">
        <w:rPr>
          <w:rFonts w:ascii="Helvetica" w:hAnsi="Helvetica"/>
          <w:lang w:val="es-ES"/>
        </w:rPr>
        <w:t>smooth</w:t>
      </w:r>
      <w:proofErr w:type="spellEnd"/>
      <w:r w:rsidRPr="00623806">
        <w:rPr>
          <w:rFonts w:ascii="Helvetica" w:hAnsi="Helvetica"/>
          <w:lang w:val="es-ES"/>
        </w:rPr>
        <w:t xml:space="preserve"> and </w:t>
      </w:r>
      <w:proofErr w:type="spellStart"/>
      <w:r w:rsidRPr="00623806">
        <w:rPr>
          <w:rFonts w:ascii="Helvetica" w:hAnsi="Helvetica"/>
          <w:lang w:val="es-ES"/>
        </w:rPr>
        <w:t>smoky</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he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send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match </w:t>
      </w:r>
      <w:proofErr w:type="spellStart"/>
      <w:r w:rsidRPr="00623806">
        <w:rPr>
          <w:rFonts w:ascii="Helvetica" w:hAnsi="Helvetica"/>
          <w:lang w:val="es-ES"/>
        </w:rPr>
        <w:t>the</w:t>
      </w:r>
      <w:proofErr w:type="spellEnd"/>
      <w:r w:rsidRPr="00623806">
        <w:rPr>
          <w:rFonts w:ascii="Helvetica" w:hAnsi="Helvetica"/>
          <w:lang w:val="es-ES"/>
        </w:rPr>
        <w:t xml:space="preserve"> timbre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your</w:t>
      </w:r>
      <w:proofErr w:type="spellEnd"/>
      <w:r w:rsidRPr="00623806">
        <w:rPr>
          <w:rFonts w:ascii="Helvetica" w:hAnsi="Helvetica"/>
          <w:lang w:val="es-ES"/>
        </w:rPr>
        <w:t xml:space="preserve"> favorite </w:t>
      </w:r>
      <w:proofErr w:type="spellStart"/>
      <w:r w:rsidRPr="00623806">
        <w:rPr>
          <w:rFonts w:ascii="Helvetica" w:hAnsi="Helvetica"/>
          <w:lang w:val="es-ES"/>
        </w:rPr>
        <w:t>song</w:t>
      </w:r>
      <w:proofErr w:type="spellEnd"/>
      <w:r w:rsidRPr="00623806">
        <w:rPr>
          <w:rFonts w:ascii="Helvetica" w:hAnsi="Helvetica"/>
          <w:lang w:val="es-ES"/>
        </w:rPr>
        <w:t>. “</w:t>
      </w:r>
      <w:proofErr w:type="spellStart"/>
      <w:r w:rsidRPr="00623806">
        <w:rPr>
          <w:rFonts w:ascii="Helvetica" w:hAnsi="Helvetica"/>
          <w:lang w:val="es-ES"/>
        </w:rPr>
        <w:t>You</w:t>
      </w:r>
      <w:proofErr w:type="spellEnd"/>
      <w:r w:rsidRPr="00623806">
        <w:rPr>
          <w:rFonts w:ascii="Helvetica" w:hAnsi="Helvetica"/>
          <w:lang w:val="es-ES"/>
        </w:rPr>
        <w:t xml:space="preserve"> </w:t>
      </w:r>
      <w:proofErr w:type="gramStart"/>
      <w:r w:rsidRPr="00623806">
        <w:rPr>
          <w:rFonts w:ascii="Helvetica" w:hAnsi="Helvetica"/>
          <w:lang w:val="es-ES"/>
        </w:rPr>
        <w:t>look</w:t>
      </w:r>
      <w:proofErr w:type="gram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someone</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a </w:t>
      </w:r>
      <w:proofErr w:type="spellStart"/>
      <w:r w:rsidRPr="00623806">
        <w:rPr>
          <w:rFonts w:ascii="Helvetica" w:hAnsi="Helvetica"/>
          <w:lang w:val="es-ES"/>
        </w:rPr>
        <w:t>lot</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mind</w:t>
      </w:r>
      <w:proofErr w:type="spellEnd"/>
      <w:r w:rsidRPr="00623806">
        <w:rPr>
          <w:rFonts w:ascii="Helvetica" w:hAnsi="Helvetica"/>
          <w:lang w:val="es-ES"/>
        </w:rPr>
        <w:t>.”</w:t>
      </w:r>
    </w:p>
    <w:p w14:paraId="3668C136" w14:textId="7B26E77D"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tried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swallow</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throat</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tight</w:t>
      </w:r>
      <w:proofErr w:type="spellEnd"/>
      <w:r w:rsidRPr="00623806">
        <w:rPr>
          <w:rFonts w:ascii="Helvetica" w:hAnsi="Helvetica"/>
          <w:lang w:val="es-ES"/>
        </w:rPr>
        <w:t>.</w:t>
      </w:r>
    </w:p>
    <w:p w14:paraId="1BC38A1A" w14:textId="67ECBEED"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lastRenderedPageBreak/>
        <w:t>“</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say</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I </w:t>
      </w:r>
      <w:proofErr w:type="spellStart"/>
      <w:r w:rsidR="00A00F3C" w:rsidRPr="00623806">
        <w:rPr>
          <w:rFonts w:ascii="Helvetica" w:hAnsi="Helvetica"/>
          <w:lang w:val="es-ES"/>
        </w:rPr>
        <w:t>replied</w:t>
      </w:r>
      <w:proofErr w:type="spellEnd"/>
      <w:r w:rsidR="00A00F3C" w:rsidRPr="00623806">
        <w:rPr>
          <w:rFonts w:ascii="Helvetica" w:hAnsi="Helvetica"/>
          <w:lang w:val="es-ES"/>
        </w:rPr>
        <w:t xml:space="preserve">, </w:t>
      </w:r>
      <w:proofErr w:type="spellStart"/>
      <w:r w:rsidR="00A00F3C"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quieter</w:t>
      </w:r>
      <w:proofErr w:type="spellEnd"/>
      <w:r w:rsidRPr="00623806">
        <w:rPr>
          <w:rFonts w:ascii="Helvetica" w:hAnsi="Helvetica"/>
          <w:lang w:val="es-ES"/>
        </w:rPr>
        <w:t xml:space="preserve"> </w:t>
      </w:r>
      <w:proofErr w:type="spellStart"/>
      <w:r w:rsidRPr="00623806">
        <w:rPr>
          <w:rFonts w:ascii="Helvetica" w:hAnsi="Helvetica"/>
          <w:lang w:val="es-ES"/>
        </w:rPr>
        <w:t>than</w:t>
      </w:r>
      <w:proofErr w:type="spellEnd"/>
      <w:r w:rsidRPr="00623806">
        <w:rPr>
          <w:rFonts w:ascii="Helvetica" w:hAnsi="Helvetica"/>
          <w:lang w:val="es-ES"/>
        </w:rPr>
        <w:t xml:space="preserve"> I </w:t>
      </w:r>
      <w:proofErr w:type="spellStart"/>
      <w:r w:rsidRPr="00623806">
        <w:rPr>
          <w:rFonts w:ascii="Helvetica" w:hAnsi="Helvetica"/>
          <w:lang w:val="es-ES"/>
        </w:rPr>
        <w:t>meant</w:t>
      </w:r>
      <w:proofErr w:type="spellEnd"/>
      <w:r w:rsidRPr="00623806">
        <w:rPr>
          <w:rFonts w:ascii="Helvetica" w:hAnsi="Helvetica"/>
          <w:lang w:val="es-ES"/>
        </w:rPr>
        <w:t>.</w:t>
      </w:r>
    </w:p>
    <w:p w14:paraId="05DA854A" w14:textId="1C12E60F"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smile</w:t>
      </w:r>
      <w:proofErr w:type="spellEnd"/>
      <w:r w:rsidRPr="00623806">
        <w:rPr>
          <w:rFonts w:ascii="Helvetica" w:hAnsi="Helvetica"/>
          <w:lang w:val="es-ES"/>
        </w:rPr>
        <w:t xml:space="preserve"> </w:t>
      </w:r>
      <w:proofErr w:type="spellStart"/>
      <w:r w:rsidRPr="00623806">
        <w:rPr>
          <w:rFonts w:ascii="Helvetica" w:hAnsi="Helvetica"/>
          <w:lang w:val="es-ES"/>
        </w:rPr>
        <w:t>grew</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reach</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Those</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w:t>
      </w:r>
      <w:proofErr w:type="spellStart"/>
      <w:r w:rsidRPr="00623806">
        <w:rPr>
          <w:rFonts w:ascii="Helvetica" w:hAnsi="Helvetica"/>
          <w:lang w:val="es-ES"/>
        </w:rPr>
        <w:t>ancient</w:t>
      </w:r>
      <w:proofErr w:type="spellEnd"/>
      <w:r w:rsidRPr="00623806">
        <w:rPr>
          <w:rFonts w:ascii="Helvetica" w:hAnsi="Helvetica"/>
          <w:lang w:val="es-ES"/>
        </w:rPr>
        <w:t>—</w:t>
      </w:r>
      <w:proofErr w:type="spellStart"/>
      <w:r w:rsidRPr="00623806">
        <w:rPr>
          <w:rFonts w:ascii="Helvetica" w:hAnsi="Helvetica"/>
          <w:lang w:val="es-ES"/>
        </w:rPr>
        <w:t>strange</w:t>
      </w:r>
      <w:proofErr w:type="spellEnd"/>
      <w:r w:rsidRPr="00623806">
        <w:rPr>
          <w:rFonts w:ascii="Helvetica" w:hAnsi="Helvetica"/>
          <w:lang w:val="es-ES"/>
        </w:rPr>
        <w:t xml:space="preserve">, </w:t>
      </w:r>
      <w:proofErr w:type="spellStart"/>
      <w:r w:rsidRPr="00623806">
        <w:rPr>
          <w:rFonts w:ascii="Helvetica" w:hAnsi="Helvetica"/>
          <w:lang w:val="es-ES"/>
        </w:rPr>
        <w:t>silver</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a </w:t>
      </w:r>
      <w:proofErr w:type="spellStart"/>
      <w:r w:rsidRPr="00623806">
        <w:rPr>
          <w:rFonts w:ascii="Helvetica" w:hAnsi="Helvetica"/>
          <w:lang w:val="es-ES"/>
        </w:rPr>
        <w:t>weight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them</w:t>
      </w:r>
      <w:proofErr w:type="spellEnd"/>
      <w:r w:rsidRPr="00623806">
        <w:rPr>
          <w:rFonts w:ascii="Helvetica" w:hAnsi="Helvetica"/>
          <w:lang w:val="es-ES"/>
        </w:rPr>
        <w:t xml:space="preserve">. </w:t>
      </w:r>
      <w:proofErr w:type="spellStart"/>
      <w:r w:rsidRPr="00623806">
        <w:rPr>
          <w:rFonts w:ascii="Helvetica" w:hAnsi="Helvetica"/>
          <w:lang w:val="es-ES"/>
        </w:rPr>
        <w:t>Beautiful</w:t>
      </w:r>
      <w:proofErr w:type="spellEnd"/>
      <w:r w:rsidRPr="00623806">
        <w:rPr>
          <w:rFonts w:ascii="Helvetica" w:hAnsi="Helvetica"/>
          <w:lang w:val="es-ES"/>
        </w:rPr>
        <w:t xml:space="preserve">. </w:t>
      </w:r>
      <w:proofErr w:type="spellStart"/>
      <w:r w:rsidRPr="00623806">
        <w:rPr>
          <w:rFonts w:ascii="Helvetica" w:hAnsi="Helvetica"/>
          <w:lang w:val="es-ES"/>
        </w:rPr>
        <w:t>Terrifying</w:t>
      </w:r>
      <w:proofErr w:type="spellEnd"/>
      <w:r w:rsidRPr="00623806">
        <w:rPr>
          <w:rFonts w:ascii="Helvetica" w:hAnsi="Helvetica"/>
          <w:lang w:val="es-ES"/>
        </w:rPr>
        <w:t>.</w:t>
      </w:r>
    </w:p>
    <w:p w14:paraId="23B4DC21" w14:textId="66350BCF"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leaned</w:t>
      </w:r>
      <w:proofErr w:type="spellEnd"/>
      <w:r w:rsidRPr="00623806">
        <w:rPr>
          <w:rFonts w:ascii="Helvetica" w:hAnsi="Helvetica"/>
          <w:lang w:val="es-ES"/>
        </w:rPr>
        <w:t xml:space="preserve"> forward </w:t>
      </w:r>
      <w:proofErr w:type="spellStart"/>
      <w:r w:rsidRPr="00623806">
        <w:rPr>
          <w:rFonts w:ascii="Helvetica" w:hAnsi="Helvetica"/>
          <w:lang w:val="es-ES"/>
        </w:rPr>
        <w:t>slightly</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dipping</w:t>
      </w:r>
      <w:proofErr w:type="spellEnd"/>
      <w:r w:rsidRPr="00623806">
        <w:rPr>
          <w:rFonts w:ascii="Helvetica" w:hAnsi="Helvetica"/>
          <w:lang w:val="es-ES"/>
        </w:rPr>
        <w:t xml:space="preserve"> </w:t>
      </w:r>
      <w:proofErr w:type="spellStart"/>
      <w:r w:rsidRPr="00623806">
        <w:rPr>
          <w:rFonts w:ascii="Helvetica" w:hAnsi="Helvetica"/>
          <w:lang w:val="es-ES"/>
        </w:rPr>
        <w:t>low</w:t>
      </w:r>
      <w:proofErr w:type="spellEnd"/>
      <w:r w:rsidRPr="00623806">
        <w:rPr>
          <w:rFonts w:ascii="Helvetica" w:hAnsi="Helvetica"/>
          <w:lang w:val="es-ES"/>
        </w:rPr>
        <w:t>. “</w:t>
      </w:r>
      <w:proofErr w:type="spellStart"/>
      <w:r w:rsidRPr="00623806">
        <w:rPr>
          <w:rFonts w:ascii="Helvetica" w:hAnsi="Helvetica"/>
          <w:lang w:val="es-ES"/>
        </w:rPr>
        <w:t>I’m</w:t>
      </w:r>
      <w:proofErr w:type="spellEnd"/>
      <w:r w:rsidRPr="00623806">
        <w:rPr>
          <w:rFonts w:ascii="Helvetica" w:hAnsi="Helvetica"/>
          <w:lang w:val="es-ES"/>
        </w:rPr>
        <w:t xml:space="preserve"> </w:t>
      </w:r>
      <w:proofErr w:type="spellStart"/>
      <w:r w:rsidRPr="00623806">
        <w:rPr>
          <w:rFonts w:ascii="Helvetica" w:hAnsi="Helvetica"/>
          <w:lang w:val="es-ES"/>
        </w:rPr>
        <w:t>very</w:t>
      </w:r>
      <w:proofErr w:type="spellEnd"/>
      <w:r w:rsidRPr="00623806">
        <w:rPr>
          <w:rFonts w:ascii="Helvetica" w:hAnsi="Helvetica"/>
          <w:lang w:val="es-ES"/>
        </w:rPr>
        <w:t xml:space="preserve"> </w:t>
      </w:r>
      <w:proofErr w:type="spellStart"/>
      <w:r w:rsidRPr="00623806">
        <w:rPr>
          <w:rFonts w:ascii="Helvetica" w:hAnsi="Helvetica"/>
          <w:lang w:val="es-ES"/>
        </w:rPr>
        <w:t>good</w:t>
      </w:r>
      <w:proofErr w:type="spellEnd"/>
      <w:r w:rsidRPr="00623806">
        <w:rPr>
          <w:rFonts w:ascii="Helvetica" w:hAnsi="Helvetica"/>
          <w:lang w:val="es-ES"/>
        </w:rPr>
        <w:t xml:space="preserve"> at </w:t>
      </w:r>
      <w:proofErr w:type="spellStart"/>
      <w:r w:rsidRPr="00623806">
        <w:rPr>
          <w:rFonts w:ascii="Helvetica" w:hAnsi="Helvetica"/>
          <w:lang w:val="es-ES"/>
        </w:rPr>
        <w:t>listening</w:t>
      </w:r>
      <w:proofErr w:type="spellEnd"/>
      <w:r w:rsidRPr="00623806">
        <w:rPr>
          <w:rFonts w:ascii="Helvetica" w:hAnsi="Helvetica"/>
          <w:lang w:val="es-ES"/>
        </w:rPr>
        <w:t>.”</w:t>
      </w:r>
    </w:p>
    <w:p w14:paraId="44AB7A4C" w14:textId="55C919F8"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should’ve</w:t>
      </w:r>
      <w:proofErr w:type="spellEnd"/>
      <w:r w:rsidRPr="00623806">
        <w:rPr>
          <w:rFonts w:ascii="Helvetica" w:hAnsi="Helvetica"/>
          <w:lang w:val="es-ES"/>
        </w:rPr>
        <w:t xml:space="preserve"> </w:t>
      </w:r>
      <w:proofErr w:type="spellStart"/>
      <w:r w:rsidRPr="00623806">
        <w:rPr>
          <w:rFonts w:ascii="Helvetica" w:hAnsi="Helvetica"/>
          <w:lang w:val="es-ES"/>
        </w:rPr>
        <w:t>said</w:t>
      </w:r>
      <w:proofErr w:type="spellEnd"/>
      <w:r w:rsidRPr="00623806">
        <w:rPr>
          <w:rFonts w:ascii="Helvetica" w:hAnsi="Helvetica"/>
          <w:lang w:val="es-ES"/>
        </w:rPr>
        <w:t xml:space="preserve"> no. I </w:t>
      </w:r>
      <w:proofErr w:type="spellStart"/>
      <w:r w:rsidRPr="00623806">
        <w:rPr>
          <w:rFonts w:ascii="Helvetica" w:hAnsi="Helvetica"/>
          <w:lang w:val="es-ES"/>
        </w:rPr>
        <w:t>should’ve</w:t>
      </w:r>
      <w:proofErr w:type="spellEnd"/>
      <w:r w:rsidRPr="00623806">
        <w:rPr>
          <w:rFonts w:ascii="Helvetica" w:hAnsi="Helvetica"/>
          <w:lang w:val="es-ES"/>
        </w:rPr>
        <w:t xml:space="preserve"> </w:t>
      </w:r>
      <w:proofErr w:type="spellStart"/>
      <w:r w:rsidRPr="00623806">
        <w:rPr>
          <w:rFonts w:ascii="Helvetica" w:hAnsi="Helvetica"/>
          <w:lang w:val="es-ES"/>
        </w:rPr>
        <w:t>smiled</w:t>
      </w:r>
      <w:proofErr w:type="spellEnd"/>
      <w:r w:rsidRPr="00623806">
        <w:rPr>
          <w:rFonts w:ascii="Helvetica" w:hAnsi="Helvetica"/>
          <w:lang w:val="es-ES"/>
        </w:rPr>
        <w:t xml:space="preserve"> </w:t>
      </w:r>
      <w:proofErr w:type="spellStart"/>
      <w:r w:rsidRPr="00623806">
        <w:rPr>
          <w:rFonts w:ascii="Helvetica" w:hAnsi="Helvetica"/>
          <w:lang w:val="es-ES"/>
        </w:rPr>
        <w:t>politely</w:t>
      </w:r>
      <w:proofErr w:type="spellEnd"/>
      <w:r w:rsidRPr="00623806">
        <w:rPr>
          <w:rFonts w:ascii="Helvetica" w:hAnsi="Helvetica"/>
          <w:lang w:val="es-ES"/>
        </w:rPr>
        <w:t xml:space="preserve">, </w:t>
      </w:r>
      <w:proofErr w:type="spellStart"/>
      <w:r w:rsidRPr="00623806">
        <w:rPr>
          <w:rFonts w:ascii="Helvetica" w:hAnsi="Helvetica"/>
          <w:lang w:val="es-ES"/>
        </w:rPr>
        <w:t>made</w:t>
      </w:r>
      <w:proofErr w:type="spellEnd"/>
      <w:r w:rsidRPr="00623806">
        <w:rPr>
          <w:rFonts w:ascii="Helvetica" w:hAnsi="Helvetica"/>
          <w:lang w:val="es-ES"/>
        </w:rPr>
        <w:t xml:space="preserve"> up </w:t>
      </w:r>
      <w:proofErr w:type="spellStart"/>
      <w:r w:rsidRPr="00623806">
        <w:rPr>
          <w:rFonts w:ascii="Helvetica" w:hAnsi="Helvetica"/>
          <w:lang w:val="es-ES"/>
        </w:rPr>
        <w:t>an</w:t>
      </w:r>
      <w:proofErr w:type="spellEnd"/>
      <w:r w:rsidRPr="00623806">
        <w:rPr>
          <w:rFonts w:ascii="Helvetica" w:hAnsi="Helvetica"/>
          <w:lang w:val="es-ES"/>
        </w:rPr>
        <w:t xml:space="preserve"> excuse, and </w:t>
      </w:r>
      <w:proofErr w:type="spellStart"/>
      <w:r w:rsidRPr="00623806">
        <w:rPr>
          <w:rFonts w:ascii="Helvetica" w:hAnsi="Helvetica"/>
          <w:lang w:val="es-ES"/>
        </w:rPr>
        <w:t>walked</w:t>
      </w:r>
      <w:proofErr w:type="spellEnd"/>
      <w:r w:rsidRPr="00623806">
        <w:rPr>
          <w:rFonts w:ascii="Helvetica" w:hAnsi="Helvetica"/>
          <w:lang w:val="es-ES"/>
        </w:rPr>
        <w:t xml:space="preserve"> </w:t>
      </w:r>
      <w:proofErr w:type="spellStart"/>
      <w:r w:rsidRPr="00623806">
        <w:rPr>
          <w:rFonts w:ascii="Helvetica" w:hAnsi="Helvetica"/>
          <w:lang w:val="es-ES"/>
        </w:rPr>
        <w:t>away</w:t>
      </w:r>
      <w:proofErr w:type="spellEnd"/>
      <w:r w:rsidRPr="00623806">
        <w:rPr>
          <w:rFonts w:ascii="Helvetica" w:hAnsi="Helvetica"/>
          <w:lang w:val="es-ES"/>
        </w:rPr>
        <w:t>.</w:t>
      </w:r>
    </w:p>
    <w:p w14:paraId="14111313" w14:textId="58873355"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But</w:t>
      </w:r>
      <w:proofErr w:type="spellEnd"/>
      <w:r w:rsidRPr="00623806">
        <w:rPr>
          <w:rFonts w:ascii="Helvetica" w:hAnsi="Helvetica"/>
          <w:lang w:val="es-ES"/>
        </w:rPr>
        <w:t xml:space="preserve"> I </w:t>
      </w:r>
      <w:proofErr w:type="spellStart"/>
      <w:r w:rsidRPr="00623806">
        <w:rPr>
          <w:rFonts w:ascii="Helvetica" w:hAnsi="Helvetica"/>
          <w:lang w:val="es-ES"/>
        </w:rPr>
        <w:t>didn’t</w:t>
      </w:r>
      <w:proofErr w:type="spellEnd"/>
      <w:r w:rsidRPr="00623806">
        <w:rPr>
          <w:rFonts w:ascii="Helvetica" w:hAnsi="Helvetica"/>
          <w:lang w:val="es-ES"/>
        </w:rPr>
        <w:t>.</w:t>
      </w:r>
    </w:p>
    <w:p w14:paraId="4A98CF26" w14:textId="1EF633FC"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Because</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inside</w:t>
      </w:r>
      <w:proofErr w:type="spellEnd"/>
      <w:r w:rsidRPr="00623806">
        <w:rPr>
          <w:rFonts w:ascii="Helvetica" w:hAnsi="Helvetica"/>
          <w:lang w:val="es-ES"/>
        </w:rPr>
        <w:t xml:space="preserve"> me </w:t>
      </w:r>
      <w:proofErr w:type="spellStart"/>
      <w:r w:rsidRPr="00623806">
        <w:rPr>
          <w:rFonts w:ascii="Helvetica" w:hAnsi="Helvetica"/>
          <w:lang w:val="es-ES"/>
        </w:rPr>
        <w:t>stirred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exactly</w:t>
      </w:r>
      <w:proofErr w:type="spellEnd"/>
      <w:r w:rsidRPr="00623806">
        <w:rPr>
          <w:rFonts w:ascii="Helvetica" w:hAnsi="Helvetica"/>
          <w:lang w:val="es-ES"/>
        </w:rPr>
        <w:t xml:space="preserve"> </w:t>
      </w:r>
      <w:proofErr w:type="spellStart"/>
      <w:r w:rsidRPr="00623806">
        <w:rPr>
          <w:rFonts w:ascii="Helvetica" w:hAnsi="Helvetica"/>
          <w:lang w:val="es-ES"/>
        </w:rPr>
        <w:t>longing</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as </w:t>
      </w:r>
      <w:proofErr w:type="spellStart"/>
      <w:r w:rsidRPr="00623806">
        <w:rPr>
          <w:rFonts w:ascii="Helvetica" w:hAnsi="Helvetica"/>
          <w:lang w:val="es-ES"/>
        </w:rPr>
        <w:t>if</w:t>
      </w:r>
      <w:proofErr w:type="spellEnd"/>
      <w:r w:rsidRPr="00623806">
        <w:rPr>
          <w:rFonts w:ascii="Helvetica" w:hAnsi="Helvetica"/>
          <w:lang w:val="es-ES"/>
        </w:rPr>
        <w:t xml:space="preserve"> </w:t>
      </w:r>
      <w:proofErr w:type="spellStart"/>
      <w:r w:rsidRPr="00623806">
        <w:rPr>
          <w:rFonts w:ascii="Helvetica" w:hAnsi="Helvetica"/>
          <w:lang w:val="es-ES"/>
        </w:rPr>
        <w:t>déjà</w:t>
      </w:r>
      <w:proofErr w:type="spellEnd"/>
      <w:r w:rsidRPr="00623806">
        <w:rPr>
          <w:rFonts w:ascii="Helvetica" w:hAnsi="Helvetica"/>
          <w:lang w:val="es-ES"/>
        </w:rPr>
        <w:t xml:space="preserve"> </w:t>
      </w:r>
      <w:proofErr w:type="spellStart"/>
      <w:r w:rsidRPr="00623806">
        <w:rPr>
          <w:rFonts w:ascii="Helvetica" w:hAnsi="Helvetica"/>
          <w:lang w:val="es-ES"/>
        </w:rPr>
        <w:t>vu</w:t>
      </w:r>
      <w:proofErr w:type="spellEnd"/>
      <w:r w:rsidRPr="00623806">
        <w:rPr>
          <w:rFonts w:ascii="Helvetica" w:hAnsi="Helvetica"/>
          <w:lang w:val="es-ES"/>
        </w:rPr>
        <w:t xml:space="preserve">, </w:t>
      </w:r>
      <w:proofErr w:type="spellStart"/>
      <w:r w:rsidRPr="00623806">
        <w:rPr>
          <w:rFonts w:ascii="Helvetica" w:hAnsi="Helvetica"/>
          <w:lang w:val="es-ES"/>
        </w:rPr>
        <w:t>adrenaline</w:t>
      </w:r>
      <w:proofErr w:type="spellEnd"/>
      <w:r w:rsidRPr="00623806">
        <w:rPr>
          <w:rFonts w:ascii="Helvetica" w:hAnsi="Helvetica"/>
          <w:lang w:val="es-ES"/>
        </w:rPr>
        <w:t xml:space="preserve">, and </w:t>
      </w:r>
      <w:proofErr w:type="spellStart"/>
      <w:r w:rsidRPr="00623806">
        <w:rPr>
          <w:rFonts w:ascii="Helvetica" w:hAnsi="Helvetica"/>
          <w:lang w:val="es-ES"/>
        </w:rPr>
        <w:t>hunger</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w:t>
      </w:r>
      <w:proofErr w:type="spellStart"/>
      <w:r w:rsidRPr="00623806">
        <w:rPr>
          <w:rFonts w:ascii="Helvetica" w:hAnsi="Helvetica"/>
          <w:lang w:val="es-ES"/>
        </w:rPr>
        <w:t>intertwined</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a </w:t>
      </w:r>
      <w:proofErr w:type="gramStart"/>
      <w:r w:rsidRPr="00623806">
        <w:rPr>
          <w:rFonts w:ascii="Helvetica" w:hAnsi="Helvetica"/>
          <w:lang w:val="es-ES"/>
        </w:rPr>
        <w:t>single</w:t>
      </w:r>
      <w:proofErr w:type="gramEnd"/>
      <w:r w:rsidRPr="00623806">
        <w:rPr>
          <w:rFonts w:ascii="Helvetica" w:hAnsi="Helvetica"/>
          <w:lang w:val="es-ES"/>
        </w:rPr>
        <w:t xml:space="preserve"> </w:t>
      </w:r>
      <w:proofErr w:type="spellStart"/>
      <w:r w:rsidRPr="00623806">
        <w:rPr>
          <w:rFonts w:ascii="Helvetica" w:hAnsi="Helvetica"/>
          <w:lang w:val="es-ES"/>
        </w:rPr>
        <w:t>sensation</w:t>
      </w:r>
      <w:proofErr w:type="spellEnd"/>
      <w:r w:rsidRPr="00623806">
        <w:rPr>
          <w:rFonts w:ascii="Helvetica" w:hAnsi="Helvetica"/>
          <w:lang w:val="es-ES"/>
        </w:rPr>
        <w:t>.</w:t>
      </w:r>
    </w:p>
    <w:p w14:paraId="06AA8219" w14:textId="41768707"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gods</w:t>
      </w:r>
      <w:proofErr w:type="spellEnd"/>
      <w:r w:rsidRPr="00623806">
        <w:rPr>
          <w:rFonts w:ascii="Helvetica" w:hAnsi="Helvetica"/>
          <w:lang w:val="es-ES"/>
        </w:rPr>
        <w:t xml:space="preserve"> </w:t>
      </w:r>
      <w:proofErr w:type="spellStart"/>
      <w:r w:rsidRPr="00623806">
        <w:rPr>
          <w:rFonts w:ascii="Helvetica" w:hAnsi="Helvetica"/>
          <w:lang w:val="es-ES"/>
        </w:rPr>
        <w:t>help</w:t>
      </w:r>
      <w:proofErr w:type="spellEnd"/>
      <w:r w:rsidRPr="00623806">
        <w:rPr>
          <w:rFonts w:ascii="Helvetica" w:hAnsi="Helvetica"/>
          <w:lang w:val="es-ES"/>
        </w:rPr>
        <w:t xml:space="preserve"> me… I </w:t>
      </w:r>
      <w:proofErr w:type="spellStart"/>
      <w:r w:rsidRPr="00623806">
        <w:rPr>
          <w:rFonts w:ascii="Helvetica" w:hAnsi="Helvetica"/>
          <w:lang w:val="es-ES"/>
        </w:rPr>
        <w:t>almost</w:t>
      </w:r>
      <w:proofErr w:type="spellEnd"/>
      <w:r w:rsidRPr="00623806">
        <w:rPr>
          <w:rFonts w:ascii="Helvetica" w:hAnsi="Helvetica"/>
          <w:lang w:val="es-ES"/>
        </w:rPr>
        <w:t xml:space="preserve"> </w:t>
      </w:r>
      <w:proofErr w:type="spellStart"/>
      <w:r w:rsidRPr="00623806">
        <w:rPr>
          <w:rFonts w:ascii="Helvetica" w:hAnsi="Helvetica"/>
          <w:lang w:val="es-ES"/>
        </w:rPr>
        <w:t>wanted</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stay</w:t>
      </w:r>
      <w:proofErr w:type="spellEnd"/>
      <w:r w:rsidRPr="00623806">
        <w:rPr>
          <w:rFonts w:ascii="Helvetica" w:hAnsi="Helvetica"/>
          <w:lang w:val="es-ES"/>
        </w:rPr>
        <w:t>.</w:t>
      </w:r>
    </w:p>
    <w:p w14:paraId="7D717527" w14:textId="11C1F2AB"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speak</w:t>
      </w:r>
      <w:proofErr w:type="spellEnd"/>
      <w:r w:rsidRPr="00623806">
        <w:rPr>
          <w:rFonts w:ascii="Helvetica" w:hAnsi="Helvetica"/>
          <w:lang w:val="es-ES"/>
        </w:rPr>
        <w:t xml:space="preserve"> </w:t>
      </w:r>
      <w:proofErr w:type="spellStart"/>
      <w:r w:rsidRPr="00623806">
        <w:rPr>
          <w:rFonts w:ascii="Helvetica" w:hAnsi="Helvetica"/>
          <w:lang w:val="es-ES"/>
        </w:rPr>
        <w:t>again</w:t>
      </w:r>
      <w:proofErr w:type="spellEnd"/>
      <w:r w:rsidRPr="00623806">
        <w:rPr>
          <w:rFonts w:ascii="Helvetica" w:hAnsi="Helvetica"/>
          <w:lang w:val="es-ES"/>
        </w:rPr>
        <w:t xml:space="preserve"> </w:t>
      </w:r>
      <w:proofErr w:type="spellStart"/>
      <w:r w:rsidRPr="00623806">
        <w:rPr>
          <w:rFonts w:ascii="Helvetica" w:hAnsi="Helvetica"/>
          <w:lang w:val="es-ES"/>
        </w:rPr>
        <w:t>right</w:t>
      </w:r>
      <w:proofErr w:type="spellEnd"/>
      <w:r w:rsidRPr="00623806">
        <w:rPr>
          <w:rFonts w:ascii="Helvetica" w:hAnsi="Helvetica"/>
          <w:lang w:val="es-ES"/>
        </w:rPr>
        <w:t xml:space="preserve"> </w:t>
      </w:r>
      <w:proofErr w:type="spellStart"/>
      <w:r w:rsidRPr="00623806">
        <w:rPr>
          <w:rFonts w:ascii="Helvetica" w:hAnsi="Helvetica"/>
          <w:lang w:val="es-ES"/>
        </w:rPr>
        <w:t>away</w:t>
      </w:r>
      <w:proofErr w:type="spellEnd"/>
      <w:r w:rsidRPr="00623806">
        <w:rPr>
          <w:rFonts w:ascii="Helvetica" w:hAnsi="Helvetica"/>
          <w:lang w:val="es-ES"/>
        </w:rPr>
        <w:t xml:space="preserve">. He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watched</w:t>
      </w:r>
      <w:proofErr w:type="spellEnd"/>
      <w:r w:rsidRPr="00623806">
        <w:rPr>
          <w:rFonts w:ascii="Helvetica" w:hAnsi="Helvetica"/>
          <w:lang w:val="es-ES"/>
        </w:rPr>
        <w:t xml:space="preserve"> me. </w:t>
      </w:r>
      <w:proofErr w:type="spellStart"/>
      <w:r w:rsidRPr="00623806">
        <w:rPr>
          <w:rFonts w:ascii="Helvetica" w:hAnsi="Helvetica"/>
          <w:lang w:val="es-ES"/>
        </w:rPr>
        <w:t>Studied</w:t>
      </w:r>
      <w:proofErr w:type="spellEnd"/>
      <w:r w:rsidRPr="00623806">
        <w:rPr>
          <w:rFonts w:ascii="Helvetica" w:hAnsi="Helvetica"/>
          <w:lang w:val="es-ES"/>
        </w:rPr>
        <w:t xml:space="preserve"> me.</w:t>
      </w:r>
    </w:p>
    <w:p w14:paraId="4745FC9B" w14:textId="539B8ECB"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And I </w:t>
      </w:r>
      <w:proofErr w:type="spellStart"/>
      <w:r w:rsidRPr="00623806">
        <w:rPr>
          <w:rFonts w:ascii="Helvetica" w:hAnsi="Helvetica"/>
          <w:lang w:val="es-ES"/>
        </w:rPr>
        <w:t>hated</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I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gramStart"/>
      <w:r w:rsidRPr="00623806">
        <w:rPr>
          <w:rFonts w:ascii="Helvetica" w:hAnsi="Helvetica"/>
          <w:lang w:val="es-ES"/>
        </w:rPr>
        <w:t>look</w:t>
      </w:r>
      <w:proofErr w:type="gramEnd"/>
      <w:r w:rsidRPr="00623806">
        <w:rPr>
          <w:rFonts w:ascii="Helvetica" w:hAnsi="Helvetica"/>
          <w:lang w:val="es-ES"/>
        </w:rPr>
        <w:t xml:space="preserve"> </w:t>
      </w:r>
      <w:proofErr w:type="spellStart"/>
      <w:r w:rsidRPr="00623806">
        <w:rPr>
          <w:rFonts w:ascii="Helvetica" w:hAnsi="Helvetica"/>
          <w:lang w:val="es-ES"/>
        </w:rPr>
        <w:t>away</w:t>
      </w:r>
      <w:proofErr w:type="spellEnd"/>
      <w:r w:rsidRPr="00623806">
        <w:rPr>
          <w:rFonts w:ascii="Helvetica" w:hAnsi="Helvetica"/>
          <w:lang w:val="es-ES"/>
        </w:rPr>
        <w:t>.</w:t>
      </w:r>
    </w:p>
    <w:p w14:paraId="786F349A" w14:textId="3A504AD8"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There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about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way</w:t>
      </w:r>
      <w:proofErr w:type="spellEnd"/>
      <w:r w:rsidRPr="00623806">
        <w:rPr>
          <w:rFonts w:ascii="Helvetica" w:hAnsi="Helvetica"/>
          <w:lang w:val="es-ES"/>
        </w:rPr>
        <w:t xml:space="preserve"> he </w:t>
      </w:r>
      <w:proofErr w:type="spellStart"/>
      <w:r w:rsidRPr="00623806">
        <w:rPr>
          <w:rFonts w:ascii="Helvetica" w:hAnsi="Helvetica"/>
          <w:lang w:val="es-ES"/>
        </w:rPr>
        <w:t>looked</w:t>
      </w:r>
      <w:proofErr w:type="spellEnd"/>
      <w:r w:rsidRPr="00623806">
        <w:rPr>
          <w:rFonts w:ascii="Helvetica" w:hAnsi="Helvetica"/>
          <w:lang w:val="es-ES"/>
        </w:rPr>
        <w:t xml:space="preserve"> at me—</w:t>
      </w:r>
      <w:proofErr w:type="spellStart"/>
      <w:r w:rsidRPr="00623806">
        <w:rPr>
          <w:rFonts w:ascii="Helvetica" w:hAnsi="Helvetica"/>
          <w:lang w:val="es-ES"/>
        </w:rPr>
        <w:t>like</w:t>
      </w:r>
      <w:proofErr w:type="spellEnd"/>
      <w:r w:rsidRPr="00623806">
        <w:rPr>
          <w:rFonts w:ascii="Helvetica" w:hAnsi="Helvetica"/>
          <w:lang w:val="es-ES"/>
        </w:rPr>
        <w:t xml:space="preserve"> he </w:t>
      </w:r>
      <w:proofErr w:type="spellStart"/>
      <w:r w:rsidRPr="00623806">
        <w:rPr>
          <w:rFonts w:ascii="Helvetica" w:hAnsi="Helvetica"/>
          <w:lang w:val="es-ES"/>
        </w:rPr>
        <w:t>knew</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I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appears</w:t>
      </w:r>
      <w:proofErr w:type="spellEnd"/>
      <w:r w:rsidRPr="00623806">
        <w:rPr>
          <w:rFonts w:ascii="Helvetica" w:hAnsi="Helvetica"/>
          <w:lang w:val="es-ES"/>
        </w:rPr>
        <w:t xml:space="preserve"> he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anticipating</w:t>
      </w:r>
      <w:proofErr w:type="spellEnd"/>
      <w:r w:rsidRPr="00623806">
        <w:rPr>
          <w:rFonts w:ascii="Helvetica" w:hAnsi="Helvetica"/>
          <w:lang w:val="es-ES"/>
        </w:rPr>
        <w:t xml:space="preserve"> a </w:t>
      </w:r>
      <w:proofErr w:type="spellStart"/>
      <w:r w:rsidRPr="00623806">
        <w:rPr>
          <w:rFonts w:ascii="Helvetica" w:hAnsi="Helvetica"/>
          <w:lang w:val="es-ES"/>
        </w:rPr>
        <w:t>moment</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a </w:t>
      </w:r>
      <w:proofErr w:type="spellStart"/>
      <w:r w:rsidRPr="00623806">
        <w:rPr>
          <w:rFonts w:ascii="Helvetica" w:hAnsi="Helvetica"/>
          <w:lang w:val="es-ES"/>
        </w:rPr>
        <w:t>part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me </w:t>
      </w:r>
      <w:proofErr w:type="spellStart"/>
      <w:r w:rsidRPr="00623806">
        <w:rPr>
          <w:rFonts w:ascii="Helvetica" w:hAnsi="Helvetica"/>
          <w:lang w:val="es-ES"/>
        </w:rPr>
        <w:t>to</w:t>
      </w:r>
      <w:proofErr w:type="spellEnd"/>
      <w:r w:rsidRPr="00623806">
        <w:rPr>
          <w:rFonts w:ascii="Helvetica" w:hAnsi="Helvetica"/>
          <w:lang w:val="es-ES"/>
        </w:rPr>
        <w:t xml:space="preserve"> catch up.</w:t>
      </w:r>
    </w:p>
    <w:p w14:paraId="44C013A9" w14:textId="63BF64EA"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silence</w:t>
      </w:r>
      <w:proofErr w:type="spellEnd"/>
      <w:r w:rsidRPr="00623806">
        <w:rPr>
          <w:rFonts w:ascii="Helvetica" w:hAnsi="Helvetica"/>
          <w:lang w:val="es-ES"/>
        </w:rPr>
        <w:t xml:space="preserve"> </w:t>
      </w:r>
      <w:proofErr w:type="spellStart"/>
      <w:r w:rsidRPr="00623806">
        <w:rPr>
          <w:rFonts w:ascii="Helvetica" w:hAnsi="Helvetica"/>
          <w:lang w:val="es-ES"/>
        </w:rPr>
        <w:t>should</w:t>
      </w:r>
      <w:proofErr w:type="spellEnd"/>
      <w:r w:rsidRPr="00623806">
        <w:rPr>
          <w:rFonts w:ascii="Helvetica" w:hAnsi="Helvetica"/>
          <w:lang w:val="es-ES"/>
        </w:rPr>
        <w:t xml:space="preserve"> </w:t>
      </w:r>
      <w:proofErr w:type="spellStart"/>
      <w:r w:rsidRPr="00623806">
        <w:rPr>
          <w:rFonts w:ascii="Helvetica" w:hAnsi="Helvetica"/>
          <w:lang w:val="es-ES"/>
        </w:rPr>
        <w:t>have</w:t>
      </w:r>
      <w:proofErr w:type="spellEnd"/>
      <w:r w:rsidRPr="00623806">
        <w:rPr>
          <w:rFonts w:ascii="Helvetica" w:hAnsi="Helvetica"/>
          <w:lang w:val="es-ES"/>
        </w:rPr>
        <w:t xml:space="preserve"> </w:t>
      </w:r>
      <w:proofErr w:type="spellStart"/>
      <w:r w:rsidRPr="00623806">
        <w:rPr>
          <w:rFonts w:ascii="Helvetica" w:hAnsi="Helvetica"/>
          <w:lang w:val="es-ES"/>
        </w:rPr>
        <w:t>been</w:t>
      </w:r>
      <w:proofErr w:type="spellEnd"/>
      <w:r w:rsidRPr="00623806">
        <w:rPr>
          <w:rFonts w:ascii="Helvetica" w:hAnsi="Helvetica"/>
          <w:lang w:val="es-ES"/>
        </w:rPr>
        <w:t xml:space="preserve"> </w:t>
      </w:r>
      <w:proofErr w:type="spellStart"/>
      <w:r w:rsidRPr="00623806">
        <w:rPr>
          <w:rFonts w:ascii="Helvetica" w:hAnsi="Helvetica"/>
          <w:lang w:val="es-ES"/>
        </w:rPr>
        <w:t>awkward</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wasn’t</w:t>
      </w:r>
      <w:proofErr w:type="spellEnd"/>
      <w:r w:rsidRPr="00623806">
        <w:rPr>
          <w:rFonts w:ascii="Helvetica" w:hAnsi="Helvetica"/>
          <w:lang w:val="es-ES"/>
        </w:rPr>
        <w:t>.</w:t>
      </w:r>
    </w:p>
    <w:p w14:paraId="18E82E6D" w14:textId="7EB0E7F4"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silence</w:t>
      </w:r>
      <w:proofErr w:type="spellEnd"/>
      <w:r w:rsidRPr="00623806">
        <w:rPr>
          <w:rFonts w:ascii="Helvetica" w:hAnsi="Helvetica"/>
          <w:lang w:val="es-ES"/>
        </w:rPr>
        <w:t xml:space="preserve"> </w:t>
      </w:r>
      <w:proofErr w:type="spellStart"/>
      <w:r w:rsidRPr="00623806">
        <w:rPr>
          <w:rFonts w:ascii="Helvetica" w:hAnsi="Helvetica"/>
          <w:lang w:val="es-ES"/>
        </w:rPr>
        <w:t>carried</w:t>
      </w:r>
      <w:proofErr w:type="spellEnd"/>
      <w:r w:rsidRPr="00623806">
        <w:rPr>
          <w:rFonts w:ascii="Helvetica" w:hAnsi="Helvetica"/>
          <w:lang w:val="es-ES"/>
        </w:rPr>
        <w:t xml:space="preserve"> a </w:t>
      </w:r>
      <w:proofErr w:type="spellStart"/>
      <w:r w:rsidRPr="00623806">
        <w:rPr>
          <w:rFonts w:ascii="Helvetica" w:hAnsi="Helvetica"/>
          <w:lang w:val="es-ES"/>
        </w:rPr>
        <w:t>weight</w:t>
      </w:r>
      <w:proofErr w:type="spellEnd"/>
      <w:r w:rsidRPr="00623806">
        <w:rPr>
          <w:rFonts w:ascii="Helvetica" w:hAnsi="Helvetica"/>
          <w:lang w:val="es-ES"/>
        </w:rPr>
        <w:t>.</w:t>
      </w:r>
    </w:p>
    <w:p w14:paraId="12CBB8AF" w14:textId="0F4900D0"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shifted</w:t>
      </w:r>
      <w:proofErr w:type="spellEnd"/>
      <w:r w:rsidRPr="00623806">
        <w:rPr>
          <w:rFonts w:ascii="Helvetica" w:hAnsi="Helvetica"/>
          <w:lang w:val="es-ES"/>
        </w:rPr>
        <w:t xml:space="preserve"> in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seat</w:t>
      </w:r>
      <w:proofErr w:type="spellEnd"/>
      <w:r w:rsidRPr="00623806">
        <w:rPr>
          <w:rFonts w:ascii="Helvetica" w:hAnsi="Helvetica"/>
          <w:lang w:val="es-ES"/>
        </w:rPr>
        <w:t xml:space="preserve">, </w:t>
      </w:r>
      <w:proofErr w:type="spellStart"/>
      <w:r w:rsidRPr="00623806">
        <w:rPr>
          <w:rFonts w:ascii="Helvetica" w:hAnsi="Helvetica"/>
          <w:lang w:val="es-ES"/>
        </w:rPr>
        <w:t>crossing</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legs</w:t>
      </w:r>
      <w:proofErr w:type="spellEnd"/>
      <w:r w:rsidRPr="00623806">
        <w:rPr>
          <w:rFonts w:ascii="Helvetica" w:hAnsi="Helvetica"/>
          <w:lang w:val="es-ES"/>
        </w:rPr>
        <w:t>—</w:t>
      </w:r>
      <w:proofErr w:type="spellStart"/>
      <w:r w:rsidRPr="00623806">
        <w:rPr>
          <w:rFonts w:ascii="Helvetica" w:hAnsi="Helvetica"/>
          <w:lang w:val="es-ES"/>
        </w:rPr>
        <w:t>then</w:t>
      </w:r>
      <w:proofErr w:type="spellEnd"/>
      <w:r w:rsidRPr="00623806">
        <w:rPr>
          <w:rFonts w:ascii="Helvetica" w:hAnsi="Helvetica"/>
          <w:lang w:val="es-ES"/>
        </w:rPr>
        <w:t xml:space="preserve"> </w:t>
      </w:r>
      <w:proofErr w:type="spellStart"/>
      <w:r w:rsidRPr="00623806">
        <w:rPr>
          <w:rFonts w:ascii="Helvetica" w:hAnsi="Helvetica"/>
          <w:lang w:val="es-ES"/>
        </w:rPr>
        <w:t>uncrossing</w:t>
      </w:r>
      <w:proofErr w:type="spellEnd"/>
      <w:r w:rsidRPr="00623806">
        <w:rPr>
          <w:rFonts w:ascii="Helvetica" w:hAnsi="Helvetica"/>
          <w:lang w:val="es-ES"/>
        </w:rPr>
        <w:t xml:space="preserve"> </w:t>
      </w:r>
      <w:proofErr w:type="spellStart"/>
      <w:r w:rsidRPr="00623806">
        <w:rPr>
          <w:rFonts w:ascii="Helvetica" w:hAnsi="Helvetica"/>
          <w:lang w:val="es-ES"/>
        </w:rPr>
        <w:t>them</w:t>
      </w:r>
      <w:proofErr w:type="spellEnd"/>
      <w:r w:rsidRPr="00623806">
        <w:rPr>
          <w:rFonts w:ascii="Helvetica" w:hAnsi="Helvetica"/>
          <w:lang w:val="es-ES"/>
        </w:rPr>
        <w:t xml:space="preserve"> </w:t>
      </w:r>
      <w:proofErr w:type="spellStart"/>
      <w:r w:rsidRPr="00623806">
        <w:rPr>
          <w:rFonts w:ascii="Helvetica" w:hAnsi="Helvetica"/>
          <w:lang w:val="es-ES"/>
        </w:rPr>
        <w:t>when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movement</w:t>
      </w:r>
      <w:proofErr w:type="spellEnd"/>
      <w:r w:rsidRPr="00623806">
        <w:rPr>
          <w:rFonts w:ascii="Helvetica" w:hAnsi="Helvetica"/>
          <w:lang w:val="es-ES"/>
        </w:rPr>
        <w:t xml:space="preserve"> </w:t>
      </w:r>
      <w:proofErr w:type="spellStart"/>
      <w:r w:rsidRPr="00623806">
        <w:rPr>
          <w:rFonts w:ascii="Helvetica" w:hAnsi="Helvetica"/>
          <w:lang w:val="es-ES"/>
        </w:rPr>
        <w:t>sent</w:t>
      </w:r>
      <w:proofErr w:type="spellEnd"/>
      <w:r w:rsidRPr="00623806">
        <w:rPr>
          <w:rFonts w:ascii="Helvetica" w:hAnsi="Helvetica"/>
          <w:lang w:val="es-ES"/>
        </w:rPr>
        <w:t xml:space="preserve"> a </w:t>
      </w:r>
      <w:proofErr w:type="spellStart"/>
      <w:r w:rsidRPr="00623806">
        <w:rPr>
          <w:rFonts w:ascii="Helvetica" w:hAnsi="Helvetica"/>
          <w:lang w:val="es-ES"/>
        </w:rPr>
        <w:t>subtle</w:t>
      </w:r>
      <w:proofErr w:type="spellEnd"/>
      <w:r w:rsidRPr="00623806">
        <w:rPr>
          <w:rFonts w:ascii="Helvetica" w:hAnsi="Helvetica"/>
          <w:lang w:val="es-ES"/>
        </w:rPr>
        <w:t xml:space="preserve"> </w:t>
      </w:r>
      <w:proofErr w:type="spellStart"/>
      <w:r w:rsidRPr="00623806">
        <w:rPr>
          <w:rFonts w:ascii="Helvetica" w:hAnsi="Helvetica"/>
          <w:lang w:val="es-ES"/>
        </w:rPr>
        <w:t>shiver</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thighs</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skin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flushed</w:t>
      </w:r>
      <w:proofErr w:type="spellEnd"/>
      <w:r w:rsidRPr="00623806">
        <w:rPr>
          <w:rFonts w:ascii="Helvetica" w:hAnsi="Helvetica"/>
          <w:lang w:val="es-ES"/>
        </w:rPr>
        <w:t xml:space="preserve">, </w:t>
      </w:r>
      <w:proofErr w:type="spellStart"/>
      <w:r w:rsidRPr="00623806">
        <w:rPr>
          <w:rFonts w:ascii="Helvetica" w:hAnsi="Helvetica"/>
          <w:lang w:val="es-ES"/>
        </w:rPr>
        <w:t>hypersensitive</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as </w:t>
      </w:r>
      <w:proofErr w:type="spellStart"/>
      <w:r w:rsidRPr="00623806">
        <w:rPr>
          <w:rFonts w:ascii="Helvetica" w:hAnsi="Helvetica"/>
          <w:lang w:val="es-ES"/>
        </w:rPr>
        <w:t>if</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air </w:t>
      </w:r>
      <w:proofErr w:type="spellStart"/>
      <w:r w:rsidRPr="00623806">
        <w:rPr>
          <w:rFonts w:ascii="Helvetica" w:hAnsi="Helvetica"/>
          <w:lang w:val="es-ES"/>
        </w:rPr>
        <w:t>itself</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piercing </w:t>
      </w:r>
      <w:proofErr w:type="spellStart"/>
      <w:r w:rsidRPr="00623806">
        <w:rPr>
          <w:rFonts w:ascii="Helvetica" w:hAnsi="Helvetica"/>
          <w:lang w:val="es-ES"/>
        </w:rPr>
        <w:t>every</w:t>
      </w:r>
      <w:proofErr w:type="spellEnd"/>
      <w:r w:rsidRPr="00623806">
        <w:rPr>
          <w:rFonts w:ascii="Helvetica" w:hAnsi="Helvetica"/>
          <w:lang w:val="es-ES"/>
        </w:rPr>
        <w:t xml:space="preserve"> </w:t>
      </w:r>
      <w:proofErr w:type="spellStart"/>
      <w:r w:rsidRPr="00623806">
        <w:rPr>
          <w:rFonts w:ascii="Helvetica" w:hAnsi="Helvetica"/>
          <w:lang w:val="es-ES"/>
        </w:rPr>
        <w:t>exposed</w:t>
      </w:r>
      <w:proofErr w:type="spellEnd"/>
      <w:r w:rsidRPr="00623806">
        <w:rPr>
          <w:rFonts w:ascii="Helvetica" w:hAnsi="Helvetica"/>
          <w:lang w:val="es-ES"/>
        </w:rPr>
        <w:t xml:space="preserve"> </w:t>
      </w:r>
      <w:proofErr w:type="spellStart"/>
      <w:r w:rsidRPr="00623806">
        <w:rPr>
          <w:rFonts w:ascii="Helvetica" w:hAnsi="Helvetica"/>
          <w:lang w:val="es-ES"/>
        </w:rPr>
        <w:t>part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its</w:t>
      </w:r>
      <w:proofErr w:type="spellEnd"/>
      <w:r w:rsidRPr="00623806">
        <w:rPr>
          <w:rFonts w:ascii="Helvetica" w:hAnsi="Helvetica"/>
          <w:lang w:val="es-ES"/>
        </w:rPr>
        <w:t xml:space="preserve"> </w:t>
      </w:r>
      <w:proofErr w:type="spellStart"/>
      <w:r w:rsidRPr="00623806">
        <w:rPr>
          <w:rFonts w:ascii="Helvetica" w:hAnsi="Helvetica"/>
          <w:lang w:val="es-ES"/>
        </w:rPr>
        <w:t>teeth</w:t>
      </w:r>
      <w:proofErr w:type="spellEnd"/>
      <w:r w:rsidRPr="00623806">
        <w:rPr>
          <w:rFonts w:ascii="Helvetica" w:hAnsi="Helvetica"/>
          <w:lang w:val="es-ES"/>
        </w:rPr>
        <w:t>.</w:t>
      </w:r>
    </w:p>
    <w:p w14:paraId="3079F1E7" w14:textId="2487F830"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feel</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heat</w:t>
      </w:r>
      <w:proofErr w:type="spellEnd"/>
      <w:r w:rsidRPr="00623806">
        <w:rPr>
          <w:rFonts w:ascii="Helvetica" w:hAnsi="Helvetica"/>
          <w:lang w:val="es-ES"/>
        </w:rPr>
        <w:t xml:space="preserve"> </w:t>
      </w:r>
      <w:proofErr w:type="spellStart"/>
      <w:r w:rsidRPr="00623806">
        <w:rPr>
          <w:rFonts w:ascii="Helvetica" w:hAnsi="Helvetica"/>
          <w:lang w:val="es-ES"/>
        </w:rPr>
        <w:t>climbing</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chest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breath</w:t>
      </w:r>
      <w:proofErr w:type="spellEnd"/>
      <w:r w:rsidRPr="00623806">
        <w:rPr>
          <w:rFonts w:ascii="Helvetica" w:hAnsi="Helvetica"/>
          <w:lang w:val="es-ES"/>
        </w:rPr>
        <w:t xml:space="preserve"> </w:t>
      </w:r>
      <w:proofErr w:type="spellStart"/>
      <w:r w:rsidRPr="00623806">
        <w:rPr>
          <w:rFonts w:ascii="Helvetica" w:hAnsi="Helvetica"/>
          <w:lang w:val="es-ES"/>
        </w:rPr>
        <w:t>grew</w:t>
      </w:r>
      <w:proofErr w:type="spellEnd"/>
      <w:r w:rsidRPr="00623806">
        <w:rPr>
          <w:rFonts w:ascii="Helvetica" w:hAnsi="Helvetica"/>
          <w:lang w:val="es-ES"/>
        </w:rPr>
        <w:t xml:space="preserve"> </w:t>
      </w:r>
      <w:proofErr w:type="spellStart"/>
      <w:r w:rsidRPr="00623806">
        <w:rPr>
          <w:rFonts w:ascii="Helvetica" w:hAnsi="Helvetica"/>
          <w:lang w:val="es-ES"/>
        </w:rPr>
        <w:t>shallow</w:t>
      </w:r>
      <w:proofErr w:type="spellEnd"/>
      <w:r w:rsidRPr="00623806">
        <w:rPr>
          <w:rFonts w:ascii="Helvetica" w:hAnsi="Helvetica"/>
          <w:lang w:val="es-ES"/>
        </w:rPr>
        <w:t>.</w:t>
      </w:r>
    </w:p>
    <w:p w14:paraId="6D3EB254" w14:textId="49F9DF13"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What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hell</w:t>
      </w:r>
      <w:proofErr w:type="spellEnd"/>
      <w:r w:rsidRPr="00623806">
        <w:rPr>
          <w:rFonts w:ascii="Helvetica" w:hAnsi="Helvetica"/>
          <w:lang w:val="es-ES"/>
        </w:rPr>
        <w:t xml:space="preserve"> </w:t>
      </w:r>
      <w:proofErr w:type="spellStart"/>
      <w:r w:rsidRPr="00623806">
        <w:rPr>
          <w:rFonts w:ascii="Helvetica" w:hAnsi="Helvetica"/>
          <w:lang w:val="es-ES"/>
        </w:rPr>
        <w:t>is</w:t>
      </w:r>
      <w:proofErr w:type="spellEnd"/>
      <w:r w:rsidRPr="00623806">
        <w:rPr>
          <w:rFonts w:ascii="Helvetica" w:hAnsi="Helvetica"/>
          <w:lang w:val="es-ES"/>
        </w:rPr>
        <w:t xml:space="preserve"> happening </w:t>
      </w:r>
      <w:proofErr w:type="spellStart"/>
      <w:r w:rsidRPr="00623806">
        <w:rPr>
          <w:rFonts w:ascii="Helvetica" w:hAnsi="Helvetica"/>
          <w:lang w:val="es-ES"/>
        </w:rPr>
        <w:t>to</w:t>
      </w:r>
      <w:proofErr w:type="spellEnd"/>
      <w:r w:rsidRPr="00623806">
        <w:rPr>
          <w:rFonts w:ascii="Helvetica" w:hAnsi="Helvetica"/>
          <w:lang w:val="es-ES"/>
        </w:rPr>
        <w:t xml:space="preserve"> me?</w:t>
      </w:r>
    </w:p>
    <w:p w14:paraId="187EFC84" w14:textId="68C22B35"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tilted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head </w:t>
      </w:r>
      <w:proofErr w:type="spellStart"/>
      <w:r w:rsidRPr="00623806">
        <w:rPr>
          <w:rFonts w:ascii="Helvetica" w:hAnsi="Helvetica"/>
          <w:lang w:val="es-ES"/>
        </w:rPr>
        <w:t>slightly</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same</w:t>
      </w:r>
      <w:proofErr w:type="spellEnd"/>
      <w:r w:rsidRPr="00623806">
        <w:rPr>
          <w:rFonts w:ascii="Helvetica" w:hAnsi="Helvetica"/>
          <w:lang w:val="es-ES"/>
        </w:rPr>
        <w:t xml:space="preserve"> </w:t>
      </w:r>
      <w:proofErr w:type="spellStart"/>
      <w:r w:rsidRPr="00623806">
        <w:rPr>
          <w:rFonts w:ascii="Helvetica" w:hAnsi="Helvetica"/>
          <w:lang w:val="es-ES"/>
        </w:rPr>
        <w:t>unreadable</w:t>
      </w:r>
      <w:proofErr w:type="spellEnd"/>
      <w:r w:rsidRPr="00623806">
        <w:rPr>
          <w:rFonts w:ascii="Helvetica" w:hAnsi="Helvetica"/>
          <w:lang w:val="es-ES"/>
        </w:rPr>
        <w:t xml:space="preserve"> </w:t>
      </w:r>
      <w:proofErr w:type="spellStart"/>
      <w:r w:rsidRPr="00623806">
        <w:rPr>
          <w:rFonts w:ascii="Helvetica" w:hAnsi="Helvetica"/>
          <w:lang w:val="es-ES"/>
        </w:rPr>
        <w:t>smile</w:t>
      </w:r>
      <w:proofErr w:type="spellEnd"/>
      <w:r w:rsidRPr="00623806">
        <w:rPr>
          <w:rFonts w:ascii="Helvetica" w:hAnsi="Helvetica"/>
          <w:lang w:val="es-ES"/>
        </w:rPr>
        <w:t xml:space="preserve"> </w:t>
      </w:r>
      <w:proofErr w:type="spellStart"/>
      <w:r w:rsidRPr="00623806">
        <w:rPr>
          <w:rFonts w:ascii="Helvetica" w:hAnsi="Helvetica"/>
          <w:lang w:val="es-ES"/>
        </w:rPr>
        <w:t>tugging</w:t>
      </w:r>
      <w:proofErr w:type="spellEnd"/>
      <w:r w:rsidRPr="00623806">
        <w:rPr>
          <w:rFonts w:ascii="Helvetica" w:hAnsi="Helvetica"/>
          <w:lang w:val="es-ES"/>
        </w:rPr>
        <w:t xml:space="preserve"> at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corners</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mouth</w:t>
      </w:r>
      <w:proofErr w:type="spellEnd"/>
      <w:r w:rsidRPr="00623806">
        <w:rPr>
          <w:rFonts w:ascii="Helvetica" w:hAnsi="Helvetica"/>
          <w:lang w:val="es-ES"/>
        </w:rPr>
        <w:t>. “</w:t>
      </w:r>
      <w:proofErr w:type="spellStart"/>
      <w:r w:rsidRPr="00623806">
        <w:rPr>
          <w:rFonts w:ascii="Helvetica" w:hAnsi="Helvetica"/>
          <w:lang w:val="es-ES"/>
        </w:rPr>
        <w:t>You’re</w:t>
      </w:r>
      <w:proofErr w:type="spellEnd"/>
      <w:r w:rsidRPr="00623806">
        <w:rPr>
          <w:rFonts w:ascii="Helvetica" w:hAnsi="Helvetica"/>
          <w:lang w:val="es-ES"/>
        </w:rPr>
        <w:t xml:space="preserve"> </w:t>
      </w:r>
      <w:proofErr w:type="spellStart"/>
      <w:r w:rsidRPr="00623806">
        <w:rPr>
          <w:rFonts w:ascii="Helvetica" w:hAnsi="Helvetica"/>
          <w:lang w:val="es-ES"/>
        </w:rPr>
        <w:t>uncomfortable</w:t>
      </w:r>
      <w:proofErr w:type="spellEnd"/>
      <w:r w:rsidRPr="00623806">
        <w:rPr>
          <w:rFonts w:ascii="Helvetica" w:hAnsi="Helvetica"/>
          <w:lang w:val="es-ES"/>
        </w:rPr>
        <w:t xml:space="preserve">,” he </w:t>
      </w:r>
      <w:proofErr w:type="spellStart"/>
      <w:r w:rsidRPr="00623806">
        <w:rPr>
          <w:rFonts w:ascii="Helvetica" w:hAnsi="Helvetica"/>
          <w:lang w:val="es-ES"/>
        </w:rPr>
        <w:t>observed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00775DFD" w:rsidRPr="00623806">
        <w:rPr>
          <w:rFonts w:ascii="Helvetica" w:hAnsi="Helvetica"/>
          <w:lang w:val="es-ES"/>
        </w:rPr>
        <w:t>velvet</w:t>
      </w:r>
      <w:proofErr w:type="spellEnd"/>
      <w:r w:rsidR="00775DFD" w:rsidRPr="00623806">
        <w:rPr>
          <w:rFonts w:ascii="Helvetica" w:hAnsi="Helvetica"/>
          <w:lang w:val="es-ES"/>
        </w:rPr>
        <w:t xml:space="preserve"> </w:t>
      </w:r>
      <w:proofErr w:type="spellStart"/>
      <w:r w:rsidR="00775DFD" w:rsidRPr="00623806">
        <w:rPr>
          <w:rFonts w:ascii="Helvetica" w:hAnsi="Helvetica"/>
          <w:lang w:val="es-ES"/>
        </w:rPr>
        <w:t>smooth</w:t>
      </w:r>
      <w:proofErr w:type="spellEnd"/>
      <w:r w:rsidRPr="00623806">
        <w:rPr>
          <w:rFonts w:ascii="Helvetica" w:hAnsi="Helvetica"/>
          <w:lang w:val="es-ES"/>
        </w:rPr>
        <w:t>.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curious</w:t>
      </w:r>
      <w:proofErr w:type="spellEnd"/>
      <w:r w:rsidRPr="00623806">
        <w:rPr>
          <w:rFonts w:ascii="Helvetica" w:hAnsi="Helvetica"/>
          <w:lang w:val="es-ES"/>
        </w:rPr>
        <w:t>.”</w:t>
      </w:r>
    </w:p>
    <w:p w14:paraId="4ACE9765" w14:textId="3342E474"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lastRenderedPageBreak/>
        <w:t>My</w:t>
      </w:r>
      <w:proofErr w:type="spellEnd"/>
      <w:r w:rsidRPr="00623806">
        <w:rPr>
          <w:rFonts w:ascii="Helvetica" w:hAnsi="Helvetica"/>
          <w:lang w:val="es-ES"/>
        </w:rPr>
        <w:t xml:space="preserve"> </w:t>
      </w:r>
      <w:proofErr w:type="spellStart"/>
      <w:r w:rsidRPr="00623806">
        <w:rPr>
          <w:rFonts w:ascii="Helvetica" w:hAnsi="Helvetica"/>
          <w:lang w:val="es-ES"/>
        </w:rPr>
        <w:t>heart</w:t>
      </w:r>
      <w:proofErr w:type="spellEnd"/>
      <w:r w:rsidRPr="00623806">
        <w:rPr>
          <w:rFonts w:ascii="Helvetica" w:hAnsi="Helvetica"/>
          <w:lang w:val="es-ES"/>
        </w:rPr>
        <w:t xml:space="preserve"> </w:t>
      </w:r>
      <w:proofErr w:type="spellStart"/>
      <w:r w:rsidRPr="00623806">
        <w:rPr>
          <w:rFonts w:ascii="Helvetica" w:hAnsi="Helvetica"/>
          <w:lang w:val="es-ES"/>
        </w:rPr>
        <w:t>thudded</w:t>
      </w:r>
      <w:proofErr w:type="spellEnd"/>
      <w:r w:rsidRPr="00623806">
        <w:rPr>
          <w:rFonts w:ascii="Helvetica" w:hAnsi="Helvetica"/>
          <w:lang w:val="es-ES"/>
        </w:rPr>
        <w:t>.</w:t>
      </w:r>
    </w:p>
    <w:p w14:paraId="0893D4DD" w14:textId="027A9215"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don’t</w:t>
      </w:r>
      <w:proofErr w:type="spellEnd"/>
      <w:r w:rsidRPr="00623806">
        <w:rPr>
          <w:rFonts w:ascii="Helvetica" w:hAnsi="Helvetica"/>
          <w:lang w:val="es-ES"/>
        </w:rPr>
        <w:t xml:space="preserve"> </w:t>
      </w:r>
      <w:proofErr w:type="spellStart"/>
      <w:r w:rsidRPr="00623806">
        <w:rPr>
          <w:rFonts w:ascii="Helvetica" w:hAnsi="Helvetica"/>
          <w:lang w:val="es-ES"/>
        </w:rPr>
        <w:t>even</w:t>
      </w:r>
      <w:proofErr w:type="spellEnd"/>
      <w:r w:rsidRPr="00623806">
        <w:rPr>
          <w:rFonts w:ascii="Helvetica" w:hAnsi="Helvetica"/>
          <w:lang w:val="es-ES"/>
        </w:rPr>
        <w:t xml:space="preserve"> </w:t>
      </w:r>
      <w:proofErr w:type="spellStart"/>
      <w:r w:rsidRPr="00623806">
        <w:rPr>
          <w:rFonts w:ascii="Helvetica" w:hAnsi="Helvetica"/>
          <w:lang w:val="es-ES"/>
        </w:rPr>
        <w:t>know</w:t>
      </w:r>
      <w:proofErr w:type="spellEnd"/>
      <w:r w:rsidRPr="00623806">
        <w:rPr>
          <w:rFonts w:ascii="Helvetica" w:hAnsi="Helvetica"/>
          <w:lang w:val="es-ES"/>
        </w:rPr>
        <w:t xml:space="preserve"> me,” I </w:t>
      </w:r>
      <w:proofErr w:type="spellStart"/>
      <w:r w:rsidRPr="00623806">
        <w:rPr>
          <w:rFonts w:ascii="Helvetica" w:hAnsi="Helvetica"/>
          <w:lang w:val="es-ES"/>
        </w:rPr>
        <w:t>managed</w:t>
      </w:r>
      <w:proofErr w:type="spellEnd"/>
      <w:r w:rsidRPr="00623806">
        <w:rPr>
          <w:rFonts w:ascii="Helvetica" w:hAnsi="Helvetica"/>
          <w:lang w:val="es-ES"/>
        </w:rPr>
        <w:t xml:space="preserve">, </w:t>
      </w:r>
      <w:proofErr w:type="spellStart"/>
      <w:r w:rsidRPr="00623806">
        <w:rPr>
          <w:rFonts w:ascii="Helvetica" w:hAnsi="Helvetica"/>
          <w:lang w:val="es-ES"/>
        </w:rPr>
        <w:t>though</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came</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 xml:space="preserve"> more </w:t>
      </w:r>
      <w:proofErr w:type="spellStart"/>
      <w:r w:rsidRPr="00623806">
        <w:rPr>
          <w:rFonts w:ascii="Helvetica" w:hAnsi="Helvetica"/>
          <w:lang w:val="es-ES"/>
        </w:rPr>
        <w:t>breath</w:t>
      </w:r>
      <w:proofErr w:type="spellEnd"/>
      <w:r w:rsidRPr="00623806">
        <w:rPr>
          <w:rFonts w:ascii="Helvetica" w:hAnsi="Helvetica"/>
          <w:lang w:val="es-ES"/>
        </w:rPr>
        <w:t xml:space="preserve"> </w:t>
      </w:r>
      <w:proofErr w:type="spellStart"/>
      <w:r w:rsidRPr="00623806">
        <w:rPr>
          <w:rFonts w:ascii="Helvetica" w:hAnsi="Helvetica"/>
          <w:lang w:val="es-ES"/>
        </w:rPr>
        <w:t>than</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w:t>
      </w:r>
    </w:p>
    <w:p w14:paraId="53A9A8AA" w14:textId="301C551C"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gaze</w:t>
      </w:r>
      <w:proofErr w:type="spellEnd"/>
      <w:r w:rsidRPr="00623806">
        <w:rPr>
          <w:rFonts w:ascii="Helvetica" w:hAnsi="Helvetica"/>
          <w:lang w:val="es-ES"/>
        </w:rPr>
        <w:t xml:space="preserve"> </w:t>
      </w:r>
      <w:proofErr w:type="spellStart"/>
      <w:r w:rsidRPr="00623806">
        <w:rPr>
          <w:rFonts w:ascii="Helvetica" w:hAnsi="Helvetica"/>
          <w:lang w:val="es-ES"/>
        </w:rPr>
        <w:t>dropped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lips</w:t>
      </w:r>
      <w:proofErr w:type="spellEnd"/>
      <w:r w:rsidRPr="00623806">
        <w:rPr>
          <w:rFonts w:ascii="Helvetica" w:hAnsi="Helvetica"/>
          <w:lang w:val="es-ES"/>
        </w:rPr>
        <w:t>.</w:t>
      </w:r>
    </w:p>
    <w:p w14:paraId="7536A4DE" w14:textId="5A7981EF"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“No,” he </w:t>
      </w:r>
      <w:proofErr w:type="spellStart"/>
      <w:r w:rsidRPr="00623806">
        <w:rPr>
          <w:rFonts w:ascii="Helvetica" w:hAnsi="Helvetica"/>
          <w:lang w:val="es-ES"/>
        </w:rPr>
        <w:t>said</w:t>
      </w:r>
      <w:proofErr w:type="spellEnd"/>
      <w:r w:rsidRPr="00623806">
        <w:rPr>
          <w:rFonts w:ascii="Helvetica" w:hAnsi="Helvetica"/>
          <w:lang w:val="es-ES"/>
        </w:rPr>
        <w:t>. “</w:t>
      </w:r>
      <w:proofErr w:type="spellStart"/>
      <w:r w:rsidRPr="00623806">
        <w:rPr>
          <w:rFonts w:ascii="Helvetica" w:hAnsi="Helvetica"/>
          <w:lang w:val="es-ES"/>
        </w:rPr>
        <w:t>But</w:t>
      </w:r>
      <w:proofErr w:type="spellEnd"/>
      <w:r w:rsidRPr="00623806">
        <w:rPr>
          <w:rFonts w:ascii="Helvetica" w:hAnsi="Helvetica"/>
          <w:lang w:val="es-ES"/>
        </w:rPr>
        <w:t xml:space="preserve"> I </w:t>
      </w:r>
      <w:proofErr w:type="spellStart"/>
      <w:r w:rsidRPr="00623806">
        <w:rPr>
          <w:rFonts w:ascii="Helvetica" w:hAnsi="Helvetica"/>
          <w:lang w:val="es-ES"/>
        </w:rPr>
        <w:t>will</w:t>
      </w:r>
      <w:proofErr w:type="spellEnd"/>
      <w:r w:rsidRPr="00623806">
        <w:rPr>
          <w:rFonts w:ascii="Helvetica" w:hAnsi="Helvetica"/>
          <w:lang w:val="es-ES"/>
        </w:rPr>
        <w:t>.”</w:t>
      </w:r>
    </w:p>
    <w:p w14:paraId="11D5CE8D" w14:textId="15D2FE7B"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pulse </w:t>
      </w:r>
      <w:proofErr w:type="spellStart"/>
      <w:r w:rsidRPr="00623806">
        <w:rPr>
          <w:rFonts w:ascii="Helvetica" w:hAnsi="Helvetica"/>
          <w:lang w:val="es-ES"/>
        </w:rPr>
        <w:t>jumped</w:t>
      </w:r>
      <w:proofErr w:type="spellEnd"/>
      <w:r w:rsidRPr="00623806">
        <w:rPr>
          <w:rFonts w:ascii="Helvetica" w:hAnsi="Helvetica"/>
          <w:lang w:val="es-ES"/>
        </w:rPr>
        <w:t xml:space="preserve">. I </w:t>
      </w:r>
      <w:proofErr w:type="spellStart"/>
      <w:r w:rsidRPr="00623806">
        <w:rPr>
          <w:rFonts w:ascii="Helvetica" w:hAnsi="Helvetica"/>
          <w:lang w:val="es-ES"/>
        </w:rPr>
        <w:t>gripped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mug</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might</w:t>
      </w:r>
      <w:proofErr w:type="spellEnd"/>
      <w:r w:rsidRPr="00623806">
        <w:rPr>
          <w:rFonts w:ascii="Helvetica" w:hAnsi="Helvetica"/>
          <w:lang w:val="es-ES"/>
        </w:rPr>
        <w:t xml:space="preserve"> anchor me,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ceramic</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hot</w:t>
      </w:r>
      <w:proofErr w:type="spellEnd"/>
      <w:r w:rsidRPr="00623806">
        <w:rPr>
          <w:rFonts w:ascii="Helvetica" w:hAnsi="Helvetica"/>
          <w:lang w:val="es-ES"/>
        </w:rPr>
        <w:t xml:space="preserve">. </w:t>
      </w:r>
      <w:proofErr w:type="spellStart"/>
      <w:r w:rsidRPr="00623806">
        <w:rPr>
          <w:rFonts w:ascii="Helvetica" w:hAnsi="Helvetica"/>
          <w:lang w:val="es-ES"/>
        </w:rPr>
        <w:t>Or</w:t>
      </w:r>
      <w:proofErr w:type="spellEnd"/>
      <w:r w:rsidRPr="00623806">
        <w:rPr>
          <w:rFonts w:ascii="Helvetica" w:hAnsi="Helvetica"/>
          <w:lang w:val="es-ES"/>
        </w:rPr>
        <w:t xml:space="preserve"> </w:t>
      </w:r>
      <w:proofErr w:type="spellStart"/>
      <w:r w:rsidRPr="00623806">
        <w:rPr>
          <w:rFonts w:ascii="Helvetica" w:hAnsi="Helvetica"/>
          <w:lang w:val="es-ES"/>
        </w:rPr>
        <w:t>maybe</w:t>
      </w:r>
      <w:proofErr w:type="spellEnd"/>
      <w:r w:rsidRPr="00623806">
        <w:rPr>
          <w:rFonts w:ascii="Helvetica" w:hAnsi="Helvetica"/>
          <w:lang w:val="es-ES"/>
        </w:rPr>
        <w:t xml:space="preserve"> I </w:t>
      </w:r>
      <w:proofErr w:type="spellStart"/>
      <w:r w:rsidRPr="00623806">
        <w:rPr>
          <w:rFonts w:ascii="Helvetica" w:hAnsi="Helvetica"/>
          <w:lang w:val="es-ES"/>
        </w:rPr>
        <w:t>was</w:t>
      </w:r>
      <w:proofErr w:type="spellEnd"/>
      <w:r w:rsidRPr="00623806">
        <w:rPr>
          <w:rFonts w:ascii="Helvetica" w:hAnsi="Helvetica"/>
          <w:lang w:val="es-ES"/>
        </w:rPr>
        <w:t>.</w:t>
      </w:r>
    </w:p>
    <w:p w14:paraId="0A65299B" w14:textId="52BC1DE0"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thighs</w:t>
      </w:r>
      <w:proofErr w:type="spellEnd"/>
      <w:r w:rsidRPr="00623806">
        <w:rPr>
          <w:rFonts w:ascii="Helvetica" w:hAnsi="Helvetica"/>
          <w:lang w:val="es-ES"/>
        </w:rPr>
        <w:t xml:space="preserve"> </w:t>
      </w:r>
      <w:proofErr w:type="spellStart"/>
      <w:r w:rsidRPr="00623806">
        <w:rPr>
          <w:rFonts w:ascii="Helvetica" w:hAnsi="Helvetica"/>
          <w:lang w:val="es-ES"/>
        </w:rPr>
        <w:t>pressed</w:t>
      </w:r>
      <w:proofErr w:type="spellEnd"/>
      <w:r w:rsidRPr="00623806">
        <w:rPr>
          <w:rFonts w:ascii="Helvetica" w:hAnsi="Helvetica"/>
          <w:lang w:val="es-ES"/>
        </w:rPr>
        <w:t xml:space="preserve"> </w:t>
      </w:r>
      <w:proofErr w:type="spellStart"/>
      <w:r w:rsidRPr="00623806">
        <w:rPr>
          <w:rFonts w:ascii="Helvetica" w:hAnsi="Helvetica"/>
          <w:lang w:val="es-ES"/>
        </w:rPr>
        <w:t>together</w:t>
      </w:r>
      <w:proofErr w:type="spellEnd"/>
      <w:r w:rsidRPr="00623806">
        <w:rPr>
          <w:rFonts w:ascii="Helvetica" w:hAnsi="Helvetica"/>
          <w:lang w:val="es-ES"/>
        </w:rPr>
        <w:t xml:space="preserve">, a </w:t>
      </w:r>
      <w:proofErr w:type="spellStart"/>
      <w:r w:rsidRPr="00623806">
        <w:rPr>
          <w:rFonts w:ascii="Helvetica" w:hAnsi="Helvetica"/>
          <w:lang w:val="es-ES"/>
        </w:rPr>
        <w:t>flicker</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warmth</w:t>
      </w:r>
      <w:proofErr w:type="spellEnd"/>
      <w:r w:rsidRPr="00623806">
        <w:rPr>
          <w:rFonts w:ascii="Helvetica" w:hAnsi="Helvetica"/>
          <w:lang w:val="es-ES"/>
        </w:rPr>
        <w:t xml:space="preserve"> </w:t>
      </w:r>
      <w:proofErr w:type="spellStart"/>
      <w:r w:rsidRPr="00623806">
        <w:rPr>
          <w:rFonts w:ascii="Helvetica" w:hAnsi="Helvetica"/>
          <w:lang w:val="es-ES"/>
        </w:rPr>
        <w:t>pulsing</w:t>
      </w:r>
      <w:proofErr w:type="spellEnd"/>
      <w:r w:rsidRPr="00623806">
        <w:rPr>
          <w:rFonts w:ascii="Helvetica" w:hAnsi="Helvetica"/>
          <w:lang w:val="es-ES"/>
        </w:rPr>
        <w:t xml:space="preserve"> </w:t>
      </w:r>
      <w:proofErr w:type="spellStart"/>
      <w:r w:rsidRPr="00623806">
        <w:rPr>
          <w:rFonts w:ascii="Helvetica" w:hAnsi="Helvetica"/>
          <w:lang w:val="es-ES"/>
        </w:rPr>
        <w:t>between</w:t>
      </w:r>
      <w:proofErr w:type="spellEnd"/>
      <w:r w:rsidRPr="00623806">
        <w:rPr>
          <w:rFonts w:ascii="Helvetica" w:hAnsi="Helvetica"/>
          <w:lang w:val="es-ES"/>
        </w:rPr>
        <w:t xml:space="preserve"> </w:t>
      </w:r>
      <w:proofErr w:type="spellStart"/>
      <w:r w:rsidRPr="00623806">
        <w:rPr>
          <w:rFonts w:ascii="Helvetica" w:hAnsi="Helvetica"/>
          <w:lang w:val="es-ES"/>
        </w:rPr>
        <w:t>them</w:t>
      </w:r>
      <w:proofErr w:type="spellEnd"/>
      <w:r w:rsidRPr="00623806">
        <w:rPr>
          <w:rFonts w:ascii="Helvetica" w:hAnsi="Helvetica"/>
          <w:lang w:val="es-ES"/>
        </w:rPr>
        <w:t xml:space="preserve">. No. I </w:t>
      </w:r>
      <w:proofErr w:type="spellStart"/>
      <w:r w:rsidRPr="00623806">
        <w:rPr>
          <w:rFonts w:ascii="Helvetica" w:hAnsi="Helvetica"/>
          <w:lang w:val="es-ES"/>
        </w:rPr>
        <w:t>clenched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jaw</w:t>
      </w:r>
      <w:proofErr w:type="spellEnd"/>
      <w:r w:rsidRPr="00623806">
        <w:rPr>
          <w:rFonts w:ascii="Helvetica" w:hAnsi="Helvetica"/>
          <w:lang w:val="es-ES"/>
        </w:rPr>
        <w:t xml:space="preserve">, </w:t>
      </w:r>
      <w:proofErr w:type="spellStart"/>
      <w:r w:rsidRPr="00623806">
        <w:rPr>
          <w:rFonts w:ascii="Helvetica" w:hAnsi="Helvetica"/>
          <w:lang w:val="es-ES"/>
        </w:rPr>
        <w:t>tried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breathe</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and </w:t>
      </w:r>
      <w:proofErr w:type="spellStart"/>
      <w:r w:rsidRPr="00623806">
        <w:rPr>
          <w:rFonts w:ascii="Helvetica" w:hAnsi="Helvetica"/>
          <w:lang w:val="es-ES"/>
        </w:rPr>
        <w:t>then</w:t>
      </w:r>
      <w:proofErr w:type="spellEnd"/>
      <w:r w:rsidRPr="00623806">
        <w:rPr>
          <w:rFonts w:ascii="Helvetica" w:hAnsi="Helvetica"/>
          <w:lang w:val="es-ES"/>
        </w:rPr>
        <w:t xml:space="preserve"> </w:t>
      </w:r>
      <w:proofErr w:type="spellStart"/>
      <w:r w:rsidRPr="00623806">
        <w:rPr>
          <w:rFonts w:ascii="Helvetica" w:hAnsi="Helvetica"/>
          <w:lang w:val="es-ES"/>
        </w:rPr>
        <w:t>tried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bury</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w:t>
      </w:r>
    </w:p>
    <w:p w14:paraId="3B0CE6B8" w14:textId="19AE6742"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scent</w:t>
      </w:r>
      <w:proofErr w:type="spellEnd"/>
      <w:r w:rsidRPr="00623806">
        <w:rPr>
          <w:rFonts w:ascii="Helvetica" w:hAnsi="Helvetica"/>
          <w:lang w:val="es-ES"/>
        </w:rPr>
        <w:t>—</w:t>
      </w:r>
      <w:proofErr w:type="spellStart"/>
      <w:r w:rsidRPr="00623806">
        <w:rPr>
          <w:rFonts w:ascii="Helvetica" w:hAnsi="Helvetica"/>
          <w:lang w:val="es-ES"/>
        </w:rPr>
        <w:t>damn</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scent</w:t>
      </w:r>
      <w:proofErr w:type="spellEnd"/>
      <w:r w:rsidRPr="00623806">
        <w:rPr>
          <w:rFonts w:ascii="Helvetica" w:hAnsi="Helvetica"/>
          <w:lang w:val="es-ES"/>
        </w:rPr>
        <w:t>—</w:t>
      </w:r>
      <w:proofErr w:type="spellStart"/>
      <w:r w:rsidRPr="00623806">
        <w:rPr>
          <w:rFonts w:ascii="Helvetica" w:hAnsi="Helvetica"/>
          <w:lang w:val="es-ES"/>
        </w:rPr>
        <w:t>coiled</w:t>
      </w:r>
      <w:proofErr w:type="spellEnd"/>
      <w:r w:rsidRPr="00623806">
        <w:rPr>
          <w:rFonts w:ascii="Helvetica" w:hAnsi="Helvetica"/>
          <w:lang w:val="es-ES"/>
        </w:rPr>
        <w:t xml:space="preserve"> in </w:t>
      </w:r>
      <w:proofErr w:type="spellStart"/>
      <w:r w:rsidRPr="00623806">
        <w:rPr>
          <w:rFonts w:ascii="Helvetica" w:hAnsi="Helvetica"/>
          <w:lang w:val="es-ES"/>
        </w:rPr>
        <w:t>the</w:t>
      </w:r>
      <w:proofErr w:type="spellEnd"/>
      <w:r w:rsidRPr="00623806">
        <w:rPr>
          <w:rFonts w:ascii="Helvetica" w:hAnsi="Helvetica"/>
          <w:lang w:val="es-ES"/>
        </w:rPr>
        <w:t xml:space="preserve"> air, </w:t>
      </w:r>
      <w:proofErr w:type="spellStart"/>
      <w:r w:rsidRPr="00623806">
        <w:rPr>
          <w:rFonts w:ascii="Helvetica" w:hAnsi="Helvetica"/>
          <w:lang w:val="es-ES"/>
        </w:rPr>
        <w:t>clinging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senses</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smoke</w:t>
      </w:r>
      <w:proofErr w:type="spellEnd"/>
      <w:r w:rsidRPr="00623806">
        <w:rPr>
          <w:rFonts w:ascii="Helvetica" w:hAnsi="Helvetica"/>
          <w:lang w:val="es-ES"/>
        </w:rPr>
        <w:t xml:space="preserve"> in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lungs</w:t>
      </w:r>
      <w:proofErr w:type="spellEnd"/>
      <w:r w:rsidRPr="00623806">
        <w:rPr>
          <w:rFonts w:ascii="Helvetica" w:hAnsi="Helvetica"/>
          <w:lang w:val="es-ES"/>
        </w:rPr>
        <w:t>.</w:t>
      </w:r>
    </w:p>
    <w:p w14:paraId="75AD3EAA" w14:textId="6B82F2ED"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never</w:t>
      </w:r>
      <w:proofErr w:type="spellEnd"/>
      <w:r w:rsidRPr="00623806">
        <w:rPr>
          <w:rFonts w:ascii="Helvetica" w:hAnsi="Helvetica"/>
          <w:lang w:val="es-ES"/>
        </w:rPr>
        <w:t xml:space="preserve"> </w:t>
      </w:r>
      <w:proofErr w:type="spellStart"/>
      <w:r w:rsidRPr="00623806">
        <w:rPr>
          <w:rFonts w:ascii="Helvetica" w:hAnsi="Helvetica"/>
          <w:lang w:val="es-ES"/>
        </w:rPr>
        <w:t>made</w:t>
      </w:r>
      <w:proofErr w:type="spellEnd"/>
      <w:r w:rsidRPr="00623806">
        <w:rPr>
          <w:rFonts w:ascii="Helvetica" w:hAnsi="Helvetica"/>
          <w:lang w:val="es-ES"/>
        </w:rPr>
        <w:t xml:space="preserve"> me </w:t>
      </w:r>
      <w:proofErr w:type="spellStart"/>
      <w:r w:rsidRPr="00623806">
        <w:rPr>
          <w:rFonts w:ascii="Helvetica" w:hAnsi="Helvetica"/>
          <w:lang w:val="es-ES"/>
        </w:rPr>
        <w:t>feel</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never</w:t>
      </w:r>
      <w:proofErr w:type="spellEnd"/>
      <w:r w:rsidRPr="00623806">
        <w:rPr>
          <w:rFonts w:ascii="Helvetica" w:hAnsi="Helvetica"/>
          <w:lang w:val="es-ES"/>
        </w:rPr>
        <w:t xml:space="preserve"> </w:t>
      </w:r>
      <w:proofErr w:type="spellStart"/>
      <w:r w:rsidRPr="00623806">
        <w:rPr>
          <w:rFonts w:ascii="Helvetica" w:hAnsi="Helvetica"/>
          <w:lang w:val="es-ES"/>
        </w:rPr>
        <w:t>made</w:t>
      </w:r>
      <w:proofErr w:type="spellEnd"/>
      <w:r w:rsidRPr="00623806">
        <w:rPr>
          <w:rFonts w:ascii="Helvetica" w:hAnsi="Helvetica"/>
          <w:lang w:val="es-ES"/>
        </w:rPr>
        <w:t xml:space="preserve"> me </w:t>
      </w:r>
      <w:proofErr w:type="spellStart"/>
      <w:r w:rsidRPr="00623806">
        <w:rPr>
          <w:rFonts w:ascii="Helvetica" w:hAnsi="Helvetica"/>
          <w:lang w:val="es-ES"/>
        </w:rPr>
        <w:t>feel</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w:t>
      </w:r>
    </w:p>
    <w:p w14:paraId="3CEA46BC" w14:textId="065AFC05"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gravity</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force</w:t>
      </w:r>
      <w:proofErr w:type="spellEnd"/>
      <w:r w:rsidRPr="00623806">
        <w:rPr>
          <w:rFonts w:ascii="Helvetica" w:hAnsi="Helvetica"/>
          <w:lang w:val="es-ES"/>
        </w:rPr>
        <w:t xml:space="preserve"> </w:t>
      </w:r>
      <w:proofErr w:type="spellStart"/>
      <w:r w:rsidRPr="00623806">
        <w:rPr>
          <w:rFonts w:ascii="Helvetica" w:hAnsi="Helvetica"/>
          <w:lang w:val="es-ES"/>
        </w:rPr>
        <w:t>emanating</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depths</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soul</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William…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whisper</w:t>
      </w:r>
      <w:proofErr w:type="spellEnd"/>
      <w:r w:rsidRPr="00623806">
        <w:rPr>
          <w:rFonts w:ascii="Helvetica" w:hAnsi="Helvetica"/>
          <w:lang w:val="es-ES"/>
        </w:rPr>
        <w:t xml:space="preserve"> </w:t>
      </w:r>
      <w:proofErr w:type="spellStart"/>
      <w:r w:rsidRPr="00623806">
        <w:rPr>
          <w:rFonts w:ascii="Helvetica" w:hAnsi="Helvetica"/>
          <w:lang w:val="es-ES"/>
        </w:rPr>
        <w:t>against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skin.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sensation</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a </w:t>
      </w:r>
      <w:proofErr w:type="spellStart"/>
      <w:r w:rsidRPr="00623806">
        <w:rPr>
          <w:rFonts w:ascii="Helvetica" w:hAnsi="Helvetica"/>
          <w:lang w:val="es-ES"/>
        </w:rPr>
        <w:t>finger</w:t>
      </w:r>
      <w:proofErr w:type="spellEnd"/>
      <w:r w:rsidRPr="00623806">
        <w:rPr>
          <w:rFonts w:ascii="Helvetica" w:hAnsi="Helvetica"/>
          <w:lang w:val="es-ES"/>
        </w:rPr>
        <w:t xml:space="preserve"> </w:t>
      </w:r>
      <w:proofErr w:type="spellStart"/>
      <w:r w:rsidRPr="00623806">
        <w:rPr>
          <w:rFonts w:ascii="Helvetica" w:hAnsi="Helvetica"/>
          <w:lang w:val="es-ES"/>
        </w:rPr>
        <w:t>tracing</w:t>
      </w:r>
      <w:proofErr w:type="spellEnd"/>
      <w:r w:rsidRPr="00623806">
        <w:rPr>
          <w:rFonts w:ascii="Helvetica" w:hAnsi="Helvetica"/>
          <w:lang w:val="es-ES"/>
        </w:rPr>
        <w:t xml:space="preserve"> up </w:t>
      </w:r>
      <w:proofErr w:type="spellStart"/>
      <w:r w:rsidRPr="00623806">
        <w:rPr>
          <w:rFonts w:ascii="Helvetica" w:hAnsi="Helvetica"/>
          <w:lang w:val="es-ES"/>
        </w:rPr>
        <w:t>the</w:t>
      </w:r>
      <w:proofErr w:type="spellEnd"/>
      <w:r w:rsidRPr="00623806">
        <w:rPr>
          <w:rFonts w:ascii="Helvetica" w:hAnsi="Helvetica"/>
          <w:lang w:val="es-ES"/>
        </w:rPr>
        <w:t xml:space="preserve"> back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neck</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sensational</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a </w:t>
      </w:r>
      <w:proofErr w:type="spellStart"/>
      <w:r w:rsidRPr="00623806">
        <w:rPr>
          <w:rFonts w:ascii="Helvetica" w:hAnsi="Helvetica"/>
          <w:lang w:val="es-ES"/>
        </w:rPr>
        <w:t>gentle</w:t>
      </w:r>
      <w:proofErr w:type="spellEnd"/>
      <w:r w:rsidRPr="00623806">
        <w:rPr>
          <w:rFonts w:ascii="Helvetica" w:hAnsi="Helvetica"/>
          <w:lang w:val="es-ES"/>
        </w:rPr>
        <w:t xml:space="preserve"> </w:t>
      </w:r>
      <w:proofErr w:type="spellStart"/>
      <w:r w:rsidRPr="00623806">
        <w:rPr>
          <w:rFonts w:ascii="Helvetica" w:hAnsi="Helvetica"/>
          <w:lang w:val="es-ES"/>
        </w:rPr>
        <w:t>touch</w:t>
      </w:r>
      <w:proofErr w:type="spellEnd"/>
      <w:r w:rsidRPr="00623806">
        <w:rPr>
          <w:rFonts w:ascii="Helvetica" w:hAnsi="Helvetica"/>
          <w:lang w:val="es-ES"/>
        </w:rPr>
        <w:t xml:space="preserve"> </w:t>
      </w:r>
      <w:proofErr w:type="spellStart"/>
      <w:r w:rsidRPr="00623806">
        <w:rPr>
          <w:rFonts w:ascii="Helvetica" w:hAnsi="Helvetica"/>
          <w:lang w:val="es-ES"/>
        </w:rPr>
        <w:t>without</w:t>
      </w:r>
      <w:proofErr w:type="spellEnd"/>
      <w:r w:rsidRPr="00623806">
        <w:rPr>
          <w:rFonts w:ascii="Helvetica" w:hAnsi="Helvetica"/>
          <w:lang w:val="es-ES"/>
        </w:rPr>
        <w:t xml:space="preserve"> </w:t>
      </w:r>
      <w:proofErr w:type="spellStart"/>
      <w:r w:rsidRPr="00623806">
        <w:rPr>
          <w:rFonts w:ascii="Helvetica" w:hAnsi="Helvetica"/>
          <w:lang w:val="es-ES"/>
        </w:rPr>
        <w:t>any</w:t>
      </w:r>
      <w:proofErr w:type="spellEnd"/>
      <w:r w:rsidRPr="00623806">
        <w:rPr>
          <w:rFonts w:ascii="Helvetica" w:hAnsi="Helvetica"/>
          <w:lang w:val="es-ES"/>
        </w:rPr>
        <w:t xml:space="preserve"> </w:t>
      </w:r>
      <w:proofErr w:type="spellStart"/>
      <w:r w:rsidRPr="00623806">
        <w:rPr>
          <w:rFonts w:ascii="Helvetica" w:hAnsi="Helvetica"/>
          <w:lang w:val="es-ES"/>
        </w:rPr>
        <w:t>physical</w:t>
      </w:r>
      <w:proofErr w:type="spellEnd"/>
      <w:r w:rsidRPr="00623806">
        <w:rPr>
          <w:rFonts w:ascii="Helvetica" w:hAnsi="Helvetica"/>
          <w:lang w:val="es-ES"/>
        </w:rPr>
        <w:t xml:space="preserve"> </w:t>
      </w:r>
      <w:proofErr w:type="spellStart"/>
      <w:r w:rsidRPr="00623806">
        <w:rPr>
          <w:rFonts w:ascii="Helvetica" w:hAnsi="Helvetica"/>
          <w:lang w:val="es-ES"/>
        </w:rPr>
        <w:t>contact</w:t>
      </w:r>
      <w:proofErr w:type="spellEnd"/>
      <w:r w:rsidRPr="00623806">
        <w:rPr>
          <w:rFonts w:ascii="Helvetica" w:hAnsi="Helvetica"/>
          <w:lang w:val="es-ES"/>
        </w:rPr>
        <w:t>.</w:t>
      </w:r>
    </w:p>
    <w:p w14:paraId="11DB6724" w14:textId="14A7D9CB"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Wrong</w:t>
      </w:r>
      <w:proofErr w:type="spellEnd"/>
      <w:r w:rsidRPr="00623806">
        <w:rPr>
          <w:rFonts w:ascii="Helvetica" w:hAnsi="Helvetica"/>
          <w:lang w:val="es-ES"/>
        </w:rPr>
        <w:t>.</w:t>
      </w:r>
    </w:p>
    <w:p w14:paraId="7CD281E2" w14:textId="2FC43166"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yet</w:t>
      </w:r>
      <w:proofErr w:type="spellEnd"/>
      <w:r w:rsidRPr="00623806">
        <w:rPr>
          <w:rFonts w:ascii="Helvetica" w:hAnsi="Helvetica"/>
          <w:lang w:val="es-ES"/>
        </w:rPr>
        <w:t>—</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didn’t</w:t>
      </w:r>
      <w:proofErr w:type="spellEnd"/>
      <w:r w:rsidRPr="00623806">
        <w:rPr>
          <w:rFonts w:ascii="Helvetica" w:hAnsi="Helvetica"/>
          <w:lang w:val="es-ES"/>
        </w:rPr>
        <w:t xml:space="preserve"> care.</w:t>
      </w:r>
    </w:p>
    <w:p w14:paraId="17E8447C" w14:textId="5F433139"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didn’t</w:t>
      </w:r>
      <w:proofErr w:type="spellEnd"/>
      <w:r w:rsidRPr="00623806">
        <w:rPr>
          <w:rFonts w:ascii="Helvetica" w:hAnsi="Helvetica"/>
          <w:lang w:val="es-ES"/>
        </w:rPr>
        <w:t xml:space="preserve"> catch </w:t>
      </w:r>
      <w:proofErr w:type="spellStart"/>
      <w:r w:rsidRPr="00623806">
        <w:rPr>
          <w:rFonts w:ascii="Helvetica" w:hAnsi="Helvetica"/>
          <w:lang w:val="es-ES"/>
        </w:rPr>
        <w:t>your</w:t>
      </w:r>
      <w:proofErr w:type="spellEnd"/>
      <w:r w:rsidRPr="00623806">
        <w:rPr>
          <w:rFonts w:ascii="Helvetica" w:hAnsi="Helvetica"/>
          <w:lang w:val="es-ES"/>
        </w:rPr>
        <w:t xml:space="preserve"> </w:t>
      </w:r>
      <w:proofErr w:type="spellStart"/>
      <w:r w:rsidRPr="00623806">
        <w:rPr>
          <w:rFonts w:ascii="Helvetica" w:hAnsi="Helvetica"/>
          <w:lang w:val="es-ES"/>
        </w:rPr>
        <w:t>name</w:t>
      </w:r>
      <w:proofErr w:type="spellEnd"/>
      <w:r w:rsidRPr="00623806">
        <w:rPr>
          <w:rFonts w:ascii="Helvetica" w:hAnsi="Helvetica"/>
          <w:lang w:val="es-ES"/>
        </w:rPr>
        <w:t xml:space="preserve">,” he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softly</w:t>
      </w:r>
      <w:proofErr w:type="spellEnd"/>
      <w:r w:rsidRPr="00623806">
        <w:rPr>
          <w:rFonts w:ascii="Helvetica" w:hAnsi="Helvetica"/>
          <w:lang w:val="es-ES"/>
        </w:rPr>
        <w:t xml:space="preserve">, </w:t>
      </w:r>
      <w:proofErr w:type="spellStart"/>
      <w:r w:rsidRPr="00623806">
        <w:rPr>
          <w:rFonts w:ascii="Helvetica" w:hAnsi="Helvetica"/>
          <w:lang w:val="es-ES"/>
        </w:rPr>
        <w:t>interrupting</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spiraling</w:t>
      </w:r>
      <w:proofErr w:type="spellEnd"/>
      <w:r w:rsidRPr="00623806">
        <w:rPr>
          <w:rFonts w:ascii="Helvetica" w:hAnsi="Helvetica"/>
          <w:lang w:val="es-ES"/>
        </w:rPr>
        <w:t xml:space="preserve"> </w:t>
      </w:r>
      <w:proofErr w:type="spellStart"/>
      <w:r w:rsidRPr="00623806">
        <w:rPr>
          <w:rFonts w:ascii="Helvetica" w:hAnsi="Helvetica"/>
          <w:lang w:val="es-ES"/>
        </w:rPr>
        <w:t>thoughts</w:t>
      </w:r>
      <w:proofErr w:type="spellEnd"/>
      <w:r w:rsidRPr="00623806">
        <w:rPr>
          <w:rFonts w:ascii="Helvetica" w:hAnsi="Helvetica"/>
          <w:lang w:val="es-ES"/>
        </w:rPr>
        <w:t>.</w:t>
      </w:r>
    </w:p>
    <w:p w14:paraId="17603F9A" w14:textId="771AEEAC"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hesitated</w:t>
      </w:r>
      <w:proofErr w:type="spellEnd"/>
      <w:r w:rsidRPr="00623806">
        <w:rPr>
          <w:rFonts w:ascii="Helvetica" w:hAnsi="Helvetica"/>
          <w:lang w:val="es-ES"/>
        </w:rPr>
        <w:t xml:space="preserve">. </w:t>
      </w:r>
      <w:proofErr w:type="spellStart"/>
      <w:r w:rsidRPr="00623806">
        <w:rPr>
          <w:rFonts w:ascii="Helvetica" w:hAnsi="Helvetica"/>
          <w:lang w:val="es-ES"/>
        </w:rPr>
        <w:t>Every</w:t>
      </w:r>
      <w:proofErr w:type="spellEnd"/>
      <w:r w:rsidRPr="00623806">
        <w:rPr>
          <w:rFonts w:ascii="Helvetica" w:hAnsi="Helvetica"/>
          <w:lang w:val="es-ES"/>
        </w:rPr>
        <w:t xml:space="preserve"> </w:t>
      </w:r>
      <w:proofErr w:type="spellStart"/>
      <w:r w:rsidRPr="00623806">
        <w:rPr>
          <w:rFonts w:ascii="Helvetica" w:hAnsi="Helvetica"/>
          <w:lang w:val="es-ES"/>
        </w:rPr>
        <w:t>instinct</w:t>
      </w:r>
      <w:proofErr w:type="spellEnd"/>
      <w:r w:rsidRPr="00623806">
        <w:rPr>
          <w:rFonts w:ascii="Helvetica" w:hAnsi="Helvetica"/>
          <w:lang w:val="es-ES"/>
        </w:rPr>
        <w:t xml:space="preserve"> </w:t>
      </w:r>
      <w:proofErr w:type="spellStart"/>
      <w:r w:rsidRPr="00623806">
        <w:rPr>
          <w:rFonts w:ascii="Helvetica" w:hAnsi="Helvetica"/>
          <w:lang w:val="es-ES"/>
        </w:rPr>
        <w:t>told</w:t>
      </w:r>
      <w:proofErr w:type="spellEnd"/>
      <w:r w:rsidRPr="00623806">
        <w:rPr>
          <w:rFonts w:ascii="Helvetica" w:hAnsi="Helvetica"/>
          <w:lang w:val="es-ES"/>
        </w:rPr>
        <w:t xml:space="preserve"> me </w:t>
      </w:r>
      <w:proofErr w:type="spellStart"/>
      <w:r w:rsidRPr="00623806">
        <w:rPr>
          <w:rFonts w:ascii="Helvetica" w:hAnsi="Helvetica"/>
          <w:lang w:val="es-ES"/>
        </w:rPr>
        <w:t>to</w:t>
      </w:r>
      <w:proofErr w:type="spellEnd"/>
      <w:r w:rsidRPr="00623806">
        <w:rPr>
          <w:rFonts w:ascii="Helvetica" w:hAnsi="Helvetica"/>
          <w:lang w:val="es-ES"/>
        </w:rPr>
        <w:t xml:space="preserve"> lie.</w:t>
      </w:r>
    </w:p>
    <w:p w14:paraId="3319479F" w14:textId="685745BA"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deeper</w:t>
      </w:r>
      <w:proofErr w:type="spellEnd"/>
      <w:r w:rsidRPr="00623806">
        <w:rPr>
          <w:rFonts w:ascii="Helvetica" w:hAnsi="Helvetica"/>
          <w:lang w:val="es-ES"/>
        </w:rPr>
        <w:t>—</w:t>
      </w:r>
      <w:proofErr w:type="spellStart"/>
      <w:r w:rsidRPr="00623806">
        <w:rPr>
          <w:rFonts w:ascii="Helvetica" w:hAnsi="Helvetica"/>
          <w:lang w:val="es-ES"/>
        </w:rPr>
        <w:t>stupid</w:t>
      </w:r>
      <w:proofErr w:type="spellEnd"/>
      <w:r w:rsidRPr="00623806">
        <w:rPr>
          <w:rFonts w:ascii="Helvetica" w:hAnsi="Helvetica"/>
          <w:lang w:val="es-ES"/>
        </w:rPr>
        <w:t xml:space="preserve"> and </w:t>
      </w:r>
      <w:proofErr w:type="spellStart"/>
      <w:r w:rsidRPr="00623806">
        <w:rPr>
          <w:rFonts w:ascii="Helvetica" w:hAnsi="Helvetica"/>
          <w:lang w:val="es-ES"/>
        </w:rPr>
        <w:t>ancient</w:t>
      </w:r>
      <w:proofErr w:type="spellEnd"/>
      <w:r w:rsidRPr="00623806">
        <w:rPr>
          <w:rFonts w:ascii="Helvetica" w:hAnsi="Helvetica"/>
          <w:lang w:val="es-ES"/>
        </w:rPr>
        <w:t>—</w:t>
      </w:r>
      <w:proofErr w:type="spellStart"/>
      <w:r w:rsidRPr="00623806">
        <w:rPr>
          <w:rFonts w:ascii="Helvetica" w:hAnsi="Helvetica"/>
          <w:lang w:val="es-ES"/>
        </w:rPr>
        <w:t>made</w:t>
      </w:r>
      <w:proofErr w:type="spellEnd"/>
      <w:r w:rsidRPr="00623806">
        <w:rPr>
          <w:rFonts w:ascii="Helvetica" w:hAnsi="Helvetica"/>
          <w:lang w:val="es-ES"/>
        </w:rPr>
        <w:t xml:space="preserve"> me </w:t>
      </w:r>
      <w:proofErr w:type="spellStart"/>
      <w:r w:rsidRPr="00623806">
        <w:rPr>
          <w:rFonts w:ascii="Helvetica" w:hAnsi="Helvetica"/>
          <w:lang w:val="es-ES"/>
        </w:rPr>
        <w:t>answer</w:t>
      </w:r>
      <w:proofErr w:type="spellEnd"/>
      <w:r w:rsidRPr="00623806">
        <w:rPr>
          <w:rFonts w:ascii="Helvetica" w:hAnsi="Helvetica"/>
          <w:lang w:val="es-ES"/>
        </w:rPr>
        <w:t xml:space="preserve"> </w:t>
      </w:r>
      <w:proofErr w:type="spellStart"/>
      <w:r w:rsidRPr="00623806">
        <w:rPr>
          <w:rFonts w:ascii="Helvetica" w:hAnsi="Helvetica"/>
          <w:lang w:val="es-ES"/>
        </w:rPr>
        <w:t>truthfully</w:t>
      </w:r>
      <w:proofErr w:type="spellEnd"/>
      <w:r w:rsidRPr="00623806">
        <w:rPr>
          <w:rFonts w:ascii="Helvetica" w:hAnsi="Helvetica"/>
          <w:lang w:val="es-ES"/>
        </w:rPr>
        <w:t>. “Liliam.”</w:t>
      </w:r>
    </w:p>
    <w:p w14:paraId="26830A7F" w14:textId="170650D2"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name</w:t>
      </w:r>
      <w:proofErr w:type="spellEnd"/>
      <w:r w:rsidRPr="00623806">
        <w:rPr>
          <w:rFonts w:ascii="Helvetica" w:hAnsi="Helvetica"/>
          <w:lang w:val="es-ES"/>
        </w:rPr>
        <w:t xml:space="preserve"> </w:t>
      </w:r>
      <w:proofErr w:type="spellStart"/>
      <w:r w:rsidRPr="00623806">
        <w:rPr>
          <w:rFonts w:ascii="Helvetica" w:hAnsi="Helvetica"/>
          <w:lang w:val="es-ES"/>
        </w:rPr>
        <w:t>hovered</w:t>
      </w:r>
      <w:proofErr w:type="spellEnd"/>
      <w:r w:rsidRPr="00623806">
        <w:rPr>
          <w:rFonts w:ascii="Helvetica" w:hAnsi="Helvetica"/>
          <w:lang w:val="es-ES"/>
        </w:rPr>
        <w:t xml:space="preserve"> </w:t>
      </w:r>
      <w:proofErr w:type="spellStart"/>
      <w:r w:rsidRPr="00623806">
        <w:rPr>
          <w:rFonts w:ascii="Helvetica" w:hAnsi="Helvetica"/>
          <w:lang w:val="es-ES"/>
        </w:rPr>
        <w:t>between</w:t>
      </w:r>
      <w:proofErr w:type="spellEnd"/>
      <w:r w:rsidRPr="00623806">
        <w:rPr>
          <w:rFonts w:ascii="Helvetica" w:hAnsi="Helvetica"/>
          <w:lang w:val="es-ES"/>
        </w:rPr>
        <w:t xml:space="preserve"> </w:t>
      </w:r>
      <w:proofErr w:type="spellStart"/>
      <w:r w:rsidRPr="00623806">
        <w:rPr>
          <w:rFonts w:ascii="Helvetica" w:hAnsi="Helvetica"/>
          <w:lang w:val="es-ES"/>
        </w:rPr>
        <w:t>us</w:t>
      </w:r>
      <w:proofErr w:type="spellEnd"/>
      <w:r w:rsidRPr="00623806">
        <w:rPr>
          <w:rFonts w:ascii="Helvetica" w:hAnsi="Helvetica"/>
          <w:lang w:val="es-ES"/>
        </w:rPr>
        <w:t xml:space="preserve">, </w:t>
      </w:r>
      <w:proofErr w:type="spellStart"/>
      <w:r w:rsidRPr="00623806">
        <w:rPr>
          <w:rFonts w:ascii="Helvetica" w:hAnsi="Helvetica"/>
          <w:lang w:val="es-ES"/>
        </w:rPr>
        <w:t>akin</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a </w:t>
      </w:r>
      <w:proofErr w:type="spellStart"/>
      <w:r w:rsidRPr="00623806">
        <w:rPr>
          <w:rFonts w:ascii="Helvetica" w:hAnsi="Helvetica"/>
          <w:lang w:val="es-ES"/>
        </w:rPr>
        <w:t>loaded</w:t>
      </w:r>
      <w:proofErr w:type="spellEnd"/>
      <w:r w:rsidRPr="00623806">
        <w:rPr>
          <w:rFonts w:ascii="Helvetica" w:hAnsi="Helvetica"/>
          <w:lang w:val="es-ES"/>
        </w:rPr>
        <w:t xml:space="preserve"> </w:t>
      </w:r>
      <w:proofErr w:type="spellStart"/>
      <w:r w:rsidRPr="00623806">
        <w:rPr>
          <w:rFonts w:ascii="Helvetica" w:hAnsi="Helvetica"/>
          <w:lang w:val="es-ES"/>
        </w:rPr>
        <w:t>gun</w:t>
      </w:r>
      <w:proofErr w:type="spellEnd"/>
      <w:r w:rsidRPr="00623806">
        <w:rPr>
          <w:rFonts w:ascii="Helvetica" w:hAnsi="Helvetica"/>
          <w:lang w:val="es-ES"/>
        </w:rPr>
        <w:t>.</w:t>
      </w:r>
    </w:p>
    <w:p w14:paraId="1E39101F" w14:textId="5ED4712A"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exhaled</w:t>
      </w:r>
      <w:proofErr w:type="spellEnd"/>
      <w:r w:rsidRPr="00623806">
        <w:rPr>
          <w:rFonts w:ascii="Helvetica" w:hAnsi="Helvetica"/>
          <w:lang w:val="es-ES"/>
        </w:rPr>
        <w:t xml:space="preserve"> </w:t>
      </w:r>
      <w:proofErr w:type="spellStart"/>
      <w:r w:rsidRPr="00623806">
        <w:rPr>
          <w:rFonts w:ascii="Helvetica" w:hAnsi="Helvetica"/>
          <w:lang w:val="es-ES"/>
        </w:rPr>
        <w:t>slowly</w:t>
      </w:r>
      <w:proofErr w:type="spellEnd"/>
      <w:r w:rsidRPr="00623806">
        <w:rPr>
          <w:rFonts w:ascii="Helvetica" w:hAnsi="Helvetica"/>
          <w:lang w:val="es-ES"/>
        </w:rPr>
        <w:t xml:space="preserve">, and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first</w:t>
      </w:r>
      <w:proofErr w:type="spellEnd"/>
      <w:r w:rsidRPr="00623806">
        <w:rPr>
          <w:rFonts w:ascii="Helvetica" w:hAnsi="Helvetica"/>
          <w:lang w:val="es-ES"/>
        </w:rPr>
        <w:t xml:space="preserve"> time,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shifted</w:t>
      </w:r>
      <w:proofErr w:type="spellEnd"/>
      <w:r w:rsidRPr="00623806">
        <w:rPr>
          <w:rFonts w:ascii="Helvetica" w:hAnsi="Helvetica"/>
          <w:lang w:val="es-ES"/>
        </w:rPr>
        <w:t xml:space="preserve"> in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expression</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pupils</w:t>
      </w:r>
      <w:proofErr w:type="spellEnd"/>
      <w:r w:rsidRPr="00623806">
        <w:rPr>
          <w:rFonts w:ascii="Helvetica" w:hAnsi="Helvetica"/>
          <w:lang w:val="es-ES"/>
        </w:rPr>
        <w:t xml:space="preserve"> </w:t>
      </w:r>
      <w:proofErr w:type="spellStart"/>
      <w:r w:rsidRPr="00623806">
        <w:rPr>
          <w:rFonts w:ascii="Helvetica" w:hAnsi="Helvetica"/>
          <w:lang w:val="es-ES"/>
        </w:rPr>
        <w:t>dilated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jaw</w:t>
      </w:r>
      <w:proofErr w:type="spellEnd"/>
      <w:r w:rsidRPr="00623806">
        <w:rPr>
          <w:rFonts w:ascii="Helvetica" w:hAnsi="Helvetica"/>
          <w:lang w:val="es-ES"/>
        </w:rPr>
        <w:t xml:space="preserve"> </w:t>
      </w:r>
      <w:proofErr w:type="spellStart"/>
      <w:r w:rsidRPr="00623806">
        <w:rPr>
          <w:rFonts w:ascii="Helvetica" w:hAnsi="Helvetica"/>
          <w:lang w:val="es-ES"/>
        </w:rPr>
        <w:t>twitched</w:t>
      </w:r>
      <w:proofErr w:type="spellEnd"/>
      <w:r w:rsidRPr="00623806">
        <w:rPr>
          <w:rFonts w:ascii="Helvetica" w:hAnsi="Helvetica"/>
          <w:lang w:val="es-ES"/>
        </w:rPr>
        <w:t>.</w:t>
      </w:r>
    </w:p>
    <w:p w14:paraId="5151533E" w14:textId="5EA0EDEC"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he’d</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w:t>
      </w:r>
    </w:p>
    <w:p w14:paraId="0C7976A2" w14:textId="30A254EE"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Like</w:t>
      </w:r>
      <w:proofErr w:type="spellEnd"/>
      <w:r w:rsidRPr="00623806">
        <w:rPr>
          <w:rFonts w:ascii="Helvetica" w:hAnsi="Helvetica"/>
          <w:lang w:val="es-ES"/>
        </w:rPr>
        <w:t xml:space="preserve"> he </w:t>
      </w:r>
      <w:proofErr w:type="spellStart"/>
      <w:r w:rsidRPr="00623806">
        <w:rPr>
          <w:rFonts w:ascii="Helvetica" w:hAnsi="Helvetica"/>
          <w:lang w:val="es-ES"/>
        </w:rPr>
        <w:t>recognized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w:t>
      </w:r>
    </w:p>
    <w:p w14:paraId="751D2BD3" w14:textId="76B8F52A"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lastRenderedPageBreak/>
        <w:t xml:space="preserve">I </w:t>
      </w:r>
      <w:proofErr w:type="spellStart"/>
      <w:r w:rsidRPr="00623806">
        <w:rPr>
          <w:rFonts w:ascii="Helvetica" w:hAnsi="Helvetica"/>
          <w:lang w:val="es-ES"/>
        </w:rPr>
        <w:t>experienced</w:t>
      </w:r>
      <w:proofErr w:type="spellEnd"/>
      <w:r w:rsidRPr="00623806">
        <w:rPr>
          <w:rFonts w:ascii="Helvetica" w:hAnsi="Helvetica"/>
          <w:lang w:val="es-ES"/>
        </w:rPr>
        <w:t xml:space="preserve"> a similar </w:t>
      </w:r>
      <w:proofErr w:type="spellStart"/>
      <w:r w:rsidRPr="00623806">
        <w:rPr>
          <w:rFonts w:ascii="Helvetica" w:hAnsi="Helvetica"/>
          <w:lang w:val="es-ES"/>
        </w:rPr>
        <w:t>sensation</w:t>
      </w:r>
      <w:proofErr w:type="spellEnd"/>
      <w:r w:rsidRPr="00623806">
        <w:rPr>
          <w:rFonts w:ascii="Helvetica" w:hAnsi="Helvetica"/>
          <w:lang w:val="es-ES"/>
        </w:rPr>
        <w:t xml:space="preserve"> </w:t>
      </w:r>
      <w:proofErr w:type="spellStart"/>
      <w:r w:rsidRPr="00623806">
        <w:rPr>
          <w:rFonts w:ascii="Helvetica" w:hAnsi="Helvetica"/>
          <w:lang w:val="es-ES"/>
        </w:rPr>
        <w:t>when</w:t>
      </w:r>
      <w:proofErr w:type="spellEnd"/>
      <w:r w:rsidRPr="00623806">
        <w:rPr>
          <w:rFonts w:ascii="Helvetica" w:hAnsi="Helvetica"/>
          <w:lang w:val="es-ES"/>
        </w:rPr>
        <w:t xml:space="preserve"> I </w:t>
      </w:r>
      <w:proofErr w:type="spellStart"/>
      <w:r w:rsidRPr="00623806">
        <w:rPr>
          <w:rFonts w:ascii="Helvetica" w:hAnsi="Helvetica"/>
          <w:lang w:val="es-ES"/>
        </w:rPr>
        <w:t>first</w:t>
      </w:r>
      <w:proofErr w:type="spellEnd"/>
      <w:r w:rsidRPr="00623806">
        <w:rPr>
          <w:rFonts w:ascii="Helvetica" w:hAnsi="Helvetica"/>
          <w:lang w:val="es-ES"/>
        </w:rPr>
        <w:t xml:space="preserve"> </w:t>
      </w:r>
      <w:proofErr w:type="spellStart"/>
      <w:r w:rsidRPr="00623806">
        <w:rPr>
          <w:rFonts w:ascii="Helvetica" w:hAnsi="Helvetica"/>
          <w:lang w:val="es-ES"/>
        </w:rPr>
        <w:t>encountered</w:t>
      </w:r>
      <w:proofErr w:type="spellEnd"/>
      <w:r w:rsidRPr="00623806">
        <w:rPr>
          <w:rFonts w:ascii="Helvetica" w:hAnsi="Helvetica"/>
          <w:lang w:val="es-ES"/>
        </w:rPr>
        <w:t xml:space="preserve"> </w:t>
      </w:r>
      <w:proofErr w:type="spellStart"/>
      <w:r w:rsidRPr="00623806">
        <w:rPr>
          <w:rFonts w:ascii="Helvetica" w:hAnsi="Helvetica"/>
          <w:lang w:val="es-ES"/>
        </w:rPr>
        <w:t>Zeff</w:t>
      </w:r>
      <w:proofErr w:type="spellEnd"/>
      <w:r w:rsidRPr="00623806">
        <w:rPr>
          <w:rFonts w:ascii="Helvetica" w:hAnsi="Helvetica"/>
          <w:lang w:val="es-ES"/>
        </w:rPr>
        <w:t>.</w:t>
      </w:r>
    </w:p>
    <w:p w14:paraId="2982E312" w14:textId="0E809AA2"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different</w:t>
      </w:r>
      <w:proofErr w:type="spellEnd"/>
      <w:r w:rsidRPr="00623806">
        <w:rPr>
          <w:rFonts w:ascii="Helvetica" w:hAnsi="Helvetica"/>
          <w:lang w:val="es-ES"/>
        </w:rPr>
        <w:t xml:space="preserve">. </w:t>
      </w:r>
      <w:proofErr w:type="spellStart"/>
      <w:r w:rsidRPr="00623806">
        <w:rPr>
          <w:rFonts w:ascii="Helvetica" w:hAnsi="Helvetica"/>
          <w:lang w:val="es-ES"/>
        </w:rPr>
        <w:t>dangerous</w:t>
      </w:r>
      <w:proofErr w:type="spellEnd"/>
      <w:r w:rsidRPr="00623806">
        <w:rPr>
          <w:rFonts w:ascii="Helvetica" w:hAnsi="Helvetica"/>
          <w:lang w:val="es-ES"/>
        </w:rPr>
        <w:t>.</w:t>
      </w:r>
    </w:p>
    <w:p w14:paraId="4F97AEF4" w14:textId="08F0873B"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Familiar—</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colder</w:t>
      </w:r>
      <w:proofErr w:type="spellEnd"/>
      <w:r w:rsidRPr="00623806">
        <w:rPr>
          <w:rFonts w:ascii="Helvetica" w:hAnsi="Helvetica"/>
          <w:lang w:val="es-ES"/>
        </w:rPr>
        <w:t>.</w:t>
      </w:r>
    </w:p>
    <w:p w14:paraId="1B9634CB" w14:textId="54C4474F"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stiffened</w:t>
      </w:r>
      <w:proofErr w:type="spellEnd"/>
      <w:r w:rsidRPr="00623806">
        <w:rPr>
          <w:rFonts w:ascii="Helvetica" w:hAnsi="Helvetica"/>
          <w:lang w:val="es-ES"/>
        </w:rPr>
        <w:t>. “</w:t>
      </w:r>
      <w:proofErr w:type="spellStart"/>
      <w:r w:rsidRPr="00623806">
        <w:rPr>
          <w:rFonts w:ascii="Helvetica" w:hAnsi="Helvetica"/>
          <w:lang w:val="es-ES"/>
        </w:rPr>
        <w:t>What</w:t>
      </w:r>
      <w:proofErr w:type="spellEnd"/>
      <w:r w:rsidRPr="00623806">
        <w:rPr>
          <w:rFonts w:ascii="Helvetica" w:hAnsi="Helvetica"/>
          <w:lang w:val="es-ES"/>
        </w:rPr>
        <w:t>?”</w:t>
      </w:r>
    </w:p>
    <w:p w14:paraId="3972F5F7" w14:textId="77C4D24A"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blinked</w:t>
      </w:r>
      <w:proofErr w:type="spellEnd"/>
      <w:r w:rsidRPr="00623806">
        <w:rPr>
          <w:rFonts w:ascii="Helvetica" w:hAnsi="Helvetica"/>
          <w:lang w:val="es-ES"/>
        </w:rPr>
        <w:t xml:space="preserve">, and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mask</w:t>
      </w:r>
      <w:proofErr w:type="spellEnd"/>
      <w:r w:rsidRPr="00623806">
        <w:rPr>
          <w:rFonts w:ascii="Helvetica" w:hAnsi="Helvetica"/>
          <w:lang w:val="es-ES"/>
        </w:rPr>
        <w:t xml:space="preserve"> </w:t>
      </w:r>
      <w:proofErr w:type="spellStart"/>
      <w:r w:rsidRPr="00623806">
        <w:rPr>
          <w:rFonts w:ascii="Helvetica" w:hAnsi="Helvetica"/>
          <w:lang w:val="es-ES"/>
        </w:rPr>
        <w:t>slid</w:t>
      </w:r>
      <w:proofErr w:type="spellEnd"/>
      <w:r w:rsidRPr="00623806">
        <w:rPr>
          <w:rFonts w:ascii="Helvetica" w:hAnsi="Helvetica"/>
          <w:lang w:val="es-ES"/>
        </w:rPr>
        <w:t xml:space="preserve"> back </w:t>
      </w:r>
      <w:proofErr w:type="spellStart"/>
      <w:r w:rsidRPr="00623806">
        <w:rPr>
          <w:rFonts w:ascii="Helvetica" w:hAnsi="Helvetica"/>
          <w:lang w:val="es-ES"/>
        </w:rPr>
        <w:t>into</w:t>
      </w:r>
      <w:proofErr w:type="spellEnd"/>
      <w:r w:rsidRPr="00623806">
        <w:rPr>
          <w:rFonts w:ascii="Helvetica" w:hAnsi="Helvetica"/>
          <w:lang w:val="es-ES"/>
        </w:rPr>
        <w:t xml:space="preserve"> place. “</w:t>
      </w:r>
      <w:proofErr w:type="spellStart"/>
      <w:r w:rsidRPr="00623806">
        <w:rPr>
          <w:rFonts w:ascii="Helvetica" w:hAnsi="Helvetica"/>
          <w:lang w:val="es-ES"/>
        </w:rPr>
        <w:t>Nothing</w:t>
      </w:r>
      <w:proofErr w:type="spellEnd"/>
      <w:r w:rsidRPr="00623806">
        <w:rPr>
          <w:rFonts w:ascii="Helvetica" w:hAnsi="Helvetica"/>
          <w:lang w:val="es-ES"/>
        </w:rPr>
        <w:t xml:space="preserve">,” he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casually</w:t>
      </w:r>
      <w:proofErr w:type="spellEnd"/>
      <w:r w:rsidRPr="00623806">
        <w:rPr>
          <w:rFonts w:ascii="Helvetica" w:hAnsi="Helvetica"/>
          <w:lang w:val="es-ES"/>
        </w:rPr>
        <w:t>.</w:t>
      </w:r>
    </w:p>
    <w:p w14:paraId="28FA8FA9" w14:textId="4000BFA4"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But</w:t>
      </w:r>
      <w:proofErr w:type="spellEnd"/>
      <w:r w:rsidRPr="00623806">
        <w:rPr>
          <w:rFonts w:ascii="Helvetica" w:hAnsi="Helvetica"/>
          <w:lang w:val="es-ES"/>
        </w:rPr>
        <w:t xml:space="preserve"> I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believe</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w:t>
      </w:r>
    </w:p>
    <w:p w14:paraId="78E192A4" w14:textId="42EE0348" w:rsidR="00AF6333" w:rsidRPr="00623806" w:rsidRDefault="00AF6333" w:rsidP="00AF6333">
      <w:pPr>
        <w:pStyle w:val="Scene"/>
        <w:spacing w:line="276" w:lineRule="auto"/>
        <w:jc w:val="both"/>
        <w:rPr>
          <w:rFonts w:ascii="Helvetica" w:hAnsi="Helvetica"/>
          <w:lang w:val="es-ES"/>
        </w:rPr>
      </w:pPr>
      <w:proofErr w:type="spellStart"/>
      <w:r w:rsidRPr="00623806">
        <w:rPr>
          <w:rFonts w:ascii="Helvetica" w:hAnsi="Helvetica"/>
          <w:lang w:val="es-ES"/>
        </w:rPr>
        <w:t>For</w:t>
      </w:r>
      <w:proofErr w:type="spellEnd"/>
      <w:r w:rsidRPr="00623806">
        <w:rPr>
          <w:rFonts w:ascii="Helvetica" w:hAnsi="Helvetica"/>
          <w:lang w:val="es-ES"/>
        </w:rPr>
        <w:t xml:space="preserve"> a </w:t>
      </w:r>
      <w:proofErr w:type="spellStart"/>
      <w:r w:rsidRPr="00623806">
        <w:rPr>
          <w:rFonts w:ascii="Helvetica" w:hAnsi="Helvetica"/>
          <w:lang w:val="es-ES"/>
        </w:rPr>
        <w:t>brief</w:t>
      </w:r>
      <w:proofErr w:type="spellEnd"/>
      <w:r w:rsidRPr="00623806">
        <w:rPr>
          <w:rFonts w:ascii="Helvetica" w:hAnsi="Helvetica"/>
          <w:lang w:val="es-ES"/>
        </w:rPr>
        <w:t xml:space="preserve"> </w:t>
      </w:r>
      <w:proofErr w:type="spellStart"/>
      <w:r w:rsidRPr="00623806">
        <w:rPr>
          <w:rFonts w:ascii="Helvetica" w:hAnsi="Helvetica"/>
          <w:lang w:val="es-ES"/>
        </w:rPr>
        <w:t>instant</w:t>
      </w:r>
      <w:proofErr w:type="spellEnd"/>
      <w:r w:rsidRPr="00623806">
        <w:rPr>
          <w:rFonts w:ascii="Helvetica" w:hAnsi="Helvetica"/>
          <w:lang w:val="es-ES"/>
        </w:rPr>
        <w:t xml:space="preserve">, I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certain</w:t>
      </w:r>
      <w:proofErr w:type="spellEnd"/>
      <w:r w:rsidRPr="00623806">
        <w:rPr>
          <w:rFonts w:ascii="Helvetica" w:hAnsi="Helvetica"/>
          <w:lang w:val="es-ES"/>
        </w:rPr>
        <w:t xml:space="preserve"> he </w:t>
      </w:r>
      <w:proofErr w:type="spellStart"/>
      <w:r w:rsidRPr="00623806">
        <w:rPr>
          <w:rFonts w:ascii="Helvetica" w:hAnsi="Helvetica"/>
          <w:lang w:val="es-ES"/>
        </w:rPr>
        <w:t>gazed</w:t>
      </w:r>
      <w:proofErr w:type="spellEnd"/>
      <w:r w:rsidRPr="00623806">
        <w:rPr>
          <w:rFonts w:ascii="Helvetica" w:hAnsi="Helvetica"/>
          <w:lang w:val="es-ES"/>
        </w:rPr>
        <w:t xml:space="preserve"> at me as </w:t>
      </w:r>
      <w:proofErr w:type="spellStart"/>
      <w:r w:rsidRPr="00623806">
        <w:rPr>
          <w:rFonts w:ascii="Helvetica" w:hAnsi="Helvetica"/>
          <w:lang w:val="es-ES"/>
        </w:rPr>
        <w:t>if</w:t>
      </w:r>
      <w:proofErr w:type="spellEnd"/>
      <w:r w:rsidRPr="00623806">
        <w:rPr>
          <w:rFonts w:ascii="Helvetica" w:hAnsi="Helvetica"/>
          <w:lang w:val="es-ES"/>
        </w:rPr>
        <w:t xml:space="preserve"> I </w:t>
      </w:r>
      <w:proofErr w:type="spellStart"/>
      <w:r w:rsidRPr="00623806">
        <w:rPr>
          <w:rFonts w:ascii="Helvetica" w:hAnsi="Helvetica"/>
          <w:lang w:val="es-ES"/>
        </w:rPr>
        <w:t>were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solution</w:t>
      </w:r>
      <w:proofErr w:type="spellEnd"/>
      <w:r w:rsidRPr="00623806">
        <w:rPr>
          <w:rFonts w:ascii="Helvetica" w:hAnsi="Helvetica"/>
          <w:lang w:val="es-ES"/>
        </w:rPr>
        <w:t xml:space="preserve"> he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been</w:t>
      </w:r>
      <w:proofErr w:type="spellEnd"/>
      <w:r w:rsidRPr="00623806">
        <w:rPr>
          <w:rFonts w:ascii="Helvetica" w:hAnsi="Helvetica"/>
          <w:lang w:val="es-ES"/>
        </w:rPr>
        <w:t xml:space="preserve"> </w:t>
      </w:r>
      <w:proofErr w:type="spellStart"/>
      <w:r w:rsidRPr="00623806">
        <w:rPr>
          <w:rFonts w:ascii="Helvetica" w:hAnsi="Helvetica"/>
          <w:lang w:val="es-ES"/>
        </w:rPr>
        <w:t>seeking</w:t>
      </w:r>
      <w:proofErr w:type="spellEnd"/>
      <w:r w:rsidRPr="00623806">
        <w:rPr>
          <w:rFonts w:ascii="Helvetica" w:hAnsi="Helvetica"/>
          <w:lang w:val="es-ES"/>
        </w:rPr>
        <w:t>.</w:t>
      </w:r>
    </w:p>
    <w:p w14:paraId="6CB985B1" w14:textId="179825C7" w:rsidR="00AF6333"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my</w:t>
      </w:r>
      <w:proofErr w:type="spellEnd"/>
      <w:r w:rsidRPr="00623806">
        <w:rPr>
          <w:rFonts w:ascii="Helvetica" w:hAnsi="Helvetica"/>
          <w:lang w:val="es-ES"/>
        </w:rPr>
        <w:t xml:space="preserve"> skin </w:t>
      </w:r>
      <w:proofErr w:type="spellStart"/>
      <w:r w:rsidRPr="00623806">
        <w:rPr>
          <w:rFonts w:ascii="Helvetica" w:hAnsi="Helvetica"/>
          <w:lang w:val="es-ES"/>
        </w:rPr>
        <w:t>erupted</w:t>
      </w:r>
      <w:proofErr w:type="spellEnd"/>
      <w:r w:rsidRPr="00623806">
        <w:rPr>
          <w:rFonts w:ascii="Helvetica" w:hAnsi="Helvetica"/>
          <w:lang w:val="es-ES"/>
        </w:rPr>
        <w:t xml:space="preserve"> in </w:t>
      </w:r>
      <w:proofErr w:type="spellStart"/>
      <w:r w:rsidRPr="00623806">
        <w:rPr>
          <w:rFonts w:ascii="Helvetica" w:hAnsi="Helvetica"/>
          <w:lang w:val="es-ES"/>
        </w:rPr>
        <w:t>goosebumps</w:t>
      </w:r>
      <w:proofErr w:type="spellEnd"/>
      <w:r w:rsidRPr="00623806">
        <w:rPr>
          <w:rFonts w:ascii="Helvetica" w:hAnsi="Helvetica"/>
          <w:lang w:val="es-ES"/>
        </w:rPr>
        <w:t>.</w:t>
      </w:r>
    </w:p>
    <w:p w14:paraId="29F74ADC" w14:textId="244ACF30" w:rsidR="00721441" w:rsidRPr="00623806" w:rsidRDefault="00AF6333" w:rsidP="00AF6333">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needed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get</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there</w:t>
      </w:r>
      <w:proofErr w:type="spellEnd"/>
      <w:r w:rsidRPr="00623806">
        <w:rPr>
          <w:rFonts w:ascii="Helvetica" w:hAnsi="Helvetica"/>
          <w:lang w:val="es-ES"/>
        </w:rPr>
        <w:t>.</w:t>
      </w:r>
    </w:p>
    <w:p w14:paraId="1523C062" w14:textId="77777777" w:rsidR="00AF6333" w:rsidRPr="00623806" w:rsidRDefault="00AF6333" w:rsidP="00AF6333">
      <w:pPr>
        <w:pStyle w:val="Scene"/>
        <w:spacing w:line="276" w:lineRule="auto"/>
        <w:ind w:firstLine="0"/>
        <w:jc w:val="both"/>
        <w:rPr>
          <w:rFonts w:ascii="Helvetica" w:hAnsi="Helvetica"/>
          <w:lang w:val="es-ES"/>
        </w:rPr>
      </w:pPr>
    </w:p>
    <w:p w14:paraId="02FEED3F" w14:textId="1143527B" w:rsidR="00721441" w:rsidRPr="00623806" w:rsidRDefault="00721441" w:rsidP="00721441">
      <w:pPr>
        <w:pStyle w:val="SceneBreak"/>
        <w:spacing w:line="276" w:lineRule="auto"/>
        <w:rPr>
          <w:rFonts w:ascii="Helvetica" w:hAnsi="Helvetica"/>
          <w:lang w:val="es-ES"/>
        </w:rPr>
      </w:pPr>
      <w:r w:rsidRPr="00623806">
        <w:rPr>
          <w:rFonts w:ascii="Helvetica" w:hAnsi="Helvetica"/>
          <w:lang w:val="es-ES"/>
        </w:rPr>
        <w:t>****</w:t>
      </w:r>
    </w:p>
    <w:p w14:paraId="06157893" w14:textId="77777777" w:rsidR="00721441" w:rsidRPr="00623806" w:rsidRDefault="00721441" w:rsidP="00721441">
      <w:pPr>
        <w:pStyle w:val="NovelQuoteAlternate"/>
        <w:spacing w:line="276" w:lineRule="auto"/>
        <w:rPr>
          <w:rFonts w:ascii="Helvetica" w:hAnsi="Helvetica"/>
          <w:b/>
          <w:bCs/>
          <w:lang w:val="es-ES"/>
        </w:rPr>
      </w:pPr>
    </w:p>
    <w:p w14:paraId="08E04E60" w14:textId="5EBFFB38" w:rsidR="00721441" w:rsidRPr="00623806" w:rsidRDefault="00721441" w:rsidP="00721441">
      <w:pPr>
        <w:pStyle w:val="NovelQuoteAlternate"/>
        <w:spacing w:line="276" w:lineRule="auto"/>
        <w:rPr>
          <w:rFonts w:ascii="Helvetica" w:hAnsi="Helvetica"/>
          <w:b/>
          <w:bCs/>
          <w:lang w:val="es-ES"/>
        </w:rPr>
      </w:pPr>
      <w:r w:rsidRPr="00623806">
        <w:rPr>
          <w:rFonts w:ascii="Helvetica" w:hAnsi="Helvetica"/>
          <w:b/>
          <w:bCs/>
          <w:lang w:val="es-ES"/>
        </w:rPr>
        <w:t>William</w:t>
      </w:r>
    </w:p>
    <w:p w14:paraId="202B6D1B" w14:textId="77777777" w:rsidR="00721441" w:rsidRPr="00623806" w:rsidRDefault="00721441" w:rsidP="00721441">
      <w:pPr>
        <w:pStyle w:val="SceneFirstParagraph"/>
        <w:spacing w:line="276" w:lineRule="auto"/>
        <w:jc w:val="both"/>
        <w:rPr>
          <w:rFonts w:ascii="Helvetica" w:hAnsi="Helvetica"/>
          <w:lang w:val="es-ES"/>
        </w:rPr>
      </w:pPr>
    </w:p>
    <w:p w14:paraId="2BA08FF0" w14:textId="77777777" w:rsidR="005C0E37" w:rsidRPr="00623806" w:rsidRDefault="005C0E37" w:rsidP="005C0E37">
      <w:pPr>
        <w:pStyle w:val="Scene"/>
        <w:spacing w:line="276" w:lineRule="auto"/>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breath</w:t>
      </w:r>
      <w:proofErr w:type="spellEnd"/>
      <w:r w:rsidRPr="00623806">
        <w:rPr>
          <w:rFonts w:ascii="Helvetica" w:hAnsi="Helvetica"/>
          <w:lang w:val="es-ES"/>
        </w:rPr>
        <w:t xml:space="preserve"> </w:t>
      </w:r>
      <w:proofErr w:type="spellStart"/>
      <w:r w:rsidRPr="00623806">
        <w:rPr>
          <w:rFonts w:ascii="Helvetica" w:hAnsi="Helvetica"/>
          <w:lang w:val="es-ES"/>
        </w:rPr>
        <w:t>caught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moment</w:t>
      </w:r>
      <w:proofErr w:type="spellEnd"/>
      <w:r w:rsidRPr="00623806">
        <w:rPr>
          <w:rFonts w:ascii="Helvetica" w:hAnsi="Helvetica"/>
          <w:lang w:val="es-ES"/>
        </w:rPr>
        <w:t xml:space="preserve"> I </w:t>
      </w:r>
      <w:proofErr w:type="spellStart"/>
      <w:r w:rsidRPr="00623806">
        <w:rPr>
          <w:rFonts w:ascii="Helvetica" w:hAnsi="Helvetica"/>
          <w:lang w:val="es-ES"/>
        </w:rPr>
        <w:t>laid</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w:t>
      </w:r>
    </w:p>
    <w:p w14:paraId="0496AED7" w14:textId="4C712CB4" w:rsidR="00B13097" w:rsidRPr="00623806" w:rsidRDefault="00B13097" w:rsidP="00B13097">
      <w:pPr>
        <w:pStyle w:val="Scene"/>
        <w:spacing w:line="276" w:lineRule="auto"/>
        <w:jc w:val="both"/>
        <w:rPr>
          <w:rFonts w:ascii="Helvetica" w:hAnsi="Helvetica"/>
          <w:lang w:val="es-ES"/>
        </w:rPr>
      </w:pP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face</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captivated</w:t>
      </w:r>
      <w:proofErr w:type="spellEnd"/>
      <w:r w:rsidRPr="00623806">
        <w:rPr>
          <w:rFonts w:ascii="Helvetica" w:hAnsi="Helvetica"/>
          <w:lang w:val="es-ES"/>
        </w:rPr>
        <w:t xml:space="preserve"> me;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beauty</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undeniable</w:t>
      </w:r>
      <w:proofErr w:type="spellEnd"/>
      <w:r w:rsidRPr="00623806">
        <w:rPr>
          <w:rFonts w:ascii="Helvetica" w:hAnsi="Helvetica"/>
          <w:lang w:val="es-ES"/>
        </w:rPr>
        <w:t xml:space="preserve">.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exuded</w:t>
      </w:r>
      <w:proofErr w:type="spellEnd"/>
      <w:r w:rsidRPr="00623806">
        <w:rPr>
          <w:rFonts w:ascii="Helvetica" w:hAnsi="Helvetica"/>
          <w:lang w:val="es-ES"/>
        </w:rPr>
        <w:t xml:space="preserve"> </w:t>
      </w:r>
      <w:proofErr w:type="spellStart"/>
      <w:r w:rsidRPr="00623806">
        <w:rPr>
          <w:rFonts w:ascii="Helvetica" w:hAnsi="Helvetica"/>
          <w:lang w:val="es-ES"/>
        </w:rPr>
        <w:t>an</w:t>
      </w:r>
      <w:proofErr w:type="spellEnd"/>
      <w:r w:rsidRPr="00623806">
        <w:rPr>
          <w:rFonts w:ascii="Helvetica" w:hAnsi="Helvetica"/>
          <w:lang w:val="es-ES"/>
        </w:rPr>
        <w:t xml:space="preserve"> </w:t>
      </w:r>
      <w:proofErr w:type="spellStart"/>
      <w:r w:rsidRPr="00623806">
        <w:rPr>
          <w:rFonts w:ascii="Helvetica" w:hAnsi="Helvetica"/>
          <w:lang w:val="es-ES"/>
        </w:rPr>
        <w:t>untouchable</w:t>
      </w:r>
      <w:proofErr w:type="spellEnd"/>
      <w:r w:rsidRPr="00623806">
        <w:rPr>
          <w:rFonts w:ascii="Helvetica" w:hAnsi="Helvetica"/>
          <w:lang w:val="es-ES"/>
        </w:rPr>
        <w:t xml:space="preserve"> </w:t>
      </w:r>
      <w:proofErr w:type="spellStart"/>
      <w:r w:rsidRPr="00623806">
        <w:rPr>
          <w:rFonts w:ascii="Helvetica" w:hAnsi="Helvetica"/>
          <w:lang w:val="es-ES"/>
        </w:rPr>
        <w:t>beauty</w:t>
      </w:r>
      <w:proofErr w:type="spellEnd"/>
      <w:r w:rsidRPr="00623806">
        <w:rPr>
          <w:rFonts w:ascii="Helvetica" w:hAnsi="Helvetica"/>
          <w:lang w:val="es-ES"/>
        </w:rPr>
        <w:t xml:space="preserve">, </w:t>
      </w:r>
      <w:proofErr w:type="spellStart"/>
      <w:r w:rsidRPr="00623806">
        <w:rPr>
          <w:rFonts w:ascii="Helvetica" w:hAnsi="Helvetica"/>
          <w:lang w:val="es-ES"/>
        </w:rPr>
        <w:t>akin</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moonlight</w:t>
      </w:r>
      <w:proofErr w:type="spellEnd"/>
      <w:r w:rsidRPr="00623806">
        <w:rPr>
          <w:rFonts w:ascii="Helvetica" w:hAnsi="Helvetica"/>
          <w:lang w:val="es-ES"/>
        </w:rPr>
        <w:t xml:space="preserve"> </w:t>
      </w:r>
      <w:proofErr w:type="spellStart"/>
      <w:r w:rsidRPr="00623806">
        <w:rPr>
          <w:rFonts w:ascii="Helvetica" w:hAnsi="Helvetica"/>
          <w:lang w:val="es-ES"/>
        </w:rPr>
        <w:t>shimmering</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water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fragrance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vanilla</w:t>
      </w:r>
      <w:proofErr w:type="spellEnd"/>
      <w:r w:rsidRPr="00623806">
        <w:rPr>
          <w:rFonts w:ascii="Helvetica" w:hAnsi="Helvetica"/>
          <w:lang w:val="es-ES"/>
        </w:rPr>
        <w:t xml:space="preserve"> </w:t>
      </w:r>
      <w:proofErr w:type="spellStart"/>
      <w:r w:rsidRPr="00623806">
        <w:rPr>
          <w:rFonts w:ascii="Helvetica" w:hAnsi="Helvetica"/>
          <w:lang w:val="es-ES"/>
        </w:rPr>
        <w:t>struck</w:t>
      </w:r>
      <w:proofErr w:type="spellEnd"/>
      <w:r w:rsidRPr="00623806">
        <w:rPr>
          <w:rFonts w:ascii="Helvetica" w:hAnsi="Helvetica"/>
          <w:lang w:val="es-ES"/>
        </w:rPr>
        <w:t xml:space="preserve"> me </w:t>
      </w:r>
      <w:proofErr w:type="spellStart"/>
      <w:r w:rsidRPr="00623806">
        <w:rPr>
          <w:rFonts w:ascii="Helvetica" w:hAnsi="Helvetica"/>
          <w:lang w:val="es-ES"/>
        </w:rPr>
        <w:t>with</w:t>
      </w:r>
      <w:proofErr w:type="spellEnd"/>
      <w:r w:rsidRPr="00623806">
        <w:rPr>
          <w:rFonts w:ascii="Helvetica" w:hAnsi="Helvetica"/>
          <w:lang w:val="es-ES"/>
        </w:rPr>
        <w:t xml:space="preserve"> a piercing </w:t>
      </w:r>
      <w:proofErr w:type="spellStart"/>
      <w:r w:rsidRPr="00623806">
        <w:rPr>
          <w:rFonts w:ascii="Helvetica" w:hAnsi="Helvetica"/>
          <w:lang w:val="es-ES"/>
        </w:rPr>
        <w:t>intensity</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captivated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mind</w:t>
      </w:r>
      <w:proofErr w:type="spellEnd"/>
      <w:r w:rsidRPr="00623806">
        <w:rPr>
          <w:rFonts w:ascii="Helvetica" w:hAnsi="Helvetica"/>
          <w:lang w:val="es-ES"/>
        </w:rPr>
        <w:t>.</w:t>
      </w:r>
    </w:p>
    <w:p w14:paraId="5217EBE9" w14:textId="562E61F7" w:rsidR="00B13097" w:rsidRPr="00623806" w:rsidRDefault="00B13097" w:rsidP="00B13097">
      <w:pPr>
        <w:pStyle w:val="Scene"/>
        <w:spacing w:line="276" w:lineRule="auto"/>
        <w:jc w:val="both"/>
        <w:rPr>
          <w:rFonts w:ascii="Helvetica" w:hAnsi="Helvetica"/>
          <w:lang w:val="es-ES"/>
        </w:rPr>
      </w:pP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what</w:t>
      </w:r>
      <w:proofErr w:type="spellEnd"/>
      <w:r w:rsidRPr="00623806">
        <w:rPr>
          <w:rFonts w:ascii="Helvetica" w:hAnsi="Helvetica"/>
          <w:lang w:val="es-ES"/>
        </w:rPr>
        <w:t xml:space="preserve"> </w:t>
      </w:r>
      <w:proofErr w:type="spellStart"/>
      <w:r w:rsidRPr="00623806">
        <w:rPr>
          <w:rFonts w:ascii="Helvetica" w:hAnsi="Helvetica"/>
          <w:lang w:val="es-ES"/>
        </w:rPr>
        <w:t>shifted</w:t>
      </w:r>
      <w:proofErr w:type="spellEnd"/>
      <w:r w:rsidRPr="00623806">
        <w:rPr>
          <w:rFonts w:ascii="Helvetica" w:hAnsi="Helvetica"/>
          <w:lang w:val="es-ES"/>
        </w:rPr>
        <w:t xml:space="preserve"> </w:t>
      </w:r>
      <w:proofErr w:type="spellStart"/>
      <w:r w:rsidRPr="00623806">
        <w:rPr>
          <w:rFonts w:ascii="Helvetica" w:hAnsi="Helvetica"/>
          <w:lang w:val="es-ES"/>
        </w:rPr>
        <w:t>inside</w:t>
      </w:r>
      <w:proofErr w:type="spellEnd"/>
      <w:r w:rsidRPr="00623806">
        <w:rPr>
          <w:rFonts w:ascii="Helvetica" w:hAnsi="Helvetica"/>
          <w:lang w:val="es-ES"/>
        </w:rPr>
        <w:t xml:space="preserve"> me.</w:t>
      </w:r>
    </w:p>
    <w:p w14:paraId="07725BA0" w14:textId="77777777" w:rsidR="005C0E37" w:rsidRPr="00623806" w:rsidRDefault="00B13097" w:rsidP="005C0E37">
      <w:pPr>
        <w:jc w:val="both"/>
        <w:rPr>
          <w:rFonts w:ascii="Helvetica" w:hAnsi="Helvetica"/>
          <w:color w:val="000000"/>
          <w:szCs w:val="24"/>
          <w:lang w:val="es-ES" w:eastAsia="ko-KR"/>
        </w:rPr>
      </w:pP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violent</w:t>
      </w:r>
      <w:proofErr w:type="spellEnd"/>
      <w:r w:rsidRPr="00623806">
        <w:rPr>
          <w:rFonts w:ascii="Helvetica" w:hAnsi="Helvetica"/>
          <w:lang w:val="es-ES"/>
        </w:rPr>
        <w:t xml:space="preserve"> </w:t>
      </w:r>
      <w:proofErr w:type="spellStart"/>
      <w:r w:rsidRPr="00623806">
        <w:rPr>
          <w:rFonts w:ascii="Helvetica" w:hAnsi="Helvetica"/>
          <w:lang w:val="es-ES"/>
        </w:rPr>
        <w:t>thunder</w:t>
      </w:r>
      <w:proofErr w:type="spellEnd"/>
      <w:r w:rsidRPr="00623806">
        <w:rPr>
          <w:rFonts w:ascii="Helvetica" w:hAnsi="Helvetica"/>
          <w:lang w:val="es-ES"/>
        </w:rPr>
        <w:t xml:space="preserve"> </w:t>
      </w:r>
      <w:proofErr w:type="spellStart"/>
      <w:r w:rsidRPr="00623806">
        <w:rPr>
          <w:rFonts w:ascii="Helvetica" w:hAnsi="Helvetica"/>
          <w:lang w:val="es-ES"/>
        </w:rPr>
        <w:t>I’d</w:t>
      </w:r>
      <w:proofErr w:type="spellEnd"/>
      <w:r w:rsidRPr="00623806">
        <w:rPr>
          <w:rFonts w:ascii="Helvetica" w:hAnsi="Helvetica"/>
          <w:lang w:val="es-ES"/>
        </w:rPr>
        <w:t xml:space="preserve"> </w:t>
      </w:r>
      <w:proofErr w:type="spellStart"/>
      <w:r w:rsidRPr="00623806">
        <w:rPr>
          <w:rFonts w:ascii="Helvetica" w:hAnsi="Helvetica"/>
          <w:lang w:val="es-ES"/>
        </w:rPr>
        <w:t>always</w:t>
      </w:r>
      <w:proofErr w:type="spellEnd"/>
      <w:r w:rsidRPr="00623806">
        <w:rPr>
          <w:rFonts w:ascii="Helvetica" w:hAnsi="Helvetica"/>
          <w:lang w:val="es-ES"/>
        </w:rPr>
        <w:t xml:space="preserve"> </w:t>
      </w:r>
      <w:proofErr w:type="spellStart"/>
      <w:r w:rsidRPr="00623806">
        <w:rPr>
          <w:rFonts w:ascii="Helvetica" w:hAnsi="Helvetica"/>
          <w:lang w:val="es-ES"/>
        </w:rPr>
        <w:t>imagined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violent</w:t>
      </w:r>
      <w:proofErr w:type="spellEnd"/>
      <w:r w:rsidRPr="00623806">
        <w:rPr>
          <w:rFonts w:ascii="Helvetica" w:hAnsi="Helvetica"/>
          <w:lang w:val="es-ES"/>
        </w:rPr>
        <w:t xml:space="preserve"> </w:t>
      </w:r>
      <w:proofErr w:type="spellStart"/>
      <w:r w:rsidRPr="00623806">
        <w:rPr>
          <w:rFonts w:ascii="Helvetica" w:hAnsi="Helvetica"/>
          <w:lang w:val="es-ES"/>
        </w:rPr>
        <w:t>thunder</w:t>
      </w:r>
      <w:proofErr w:type="spellEnd"/>
      <w:r w:rsidRPr="00623806">
        <w:rPr>
          <w:rFonts w:ascii="Helvetica" w:hAnsi="Helvetica"/>
          <w:lang w:val="es-ES"/>
        </w:rPr>
        <w:t xml:space="preserve"> </w:t>
      </w:r>
      <w:proofErr w:type="spellStart"/>
      <w:r w:rsidRPr="00623806">
        <w:rPr>
          <w:rFonts w:ascii="Helvetica" w:hAnsi="Helvetica"/>
          <w:lang w:val="es-ES"/>
        </w:rPr>
        <w:t>I'd</w:t>
      </w:r>
      <w:proofErr w:type="spellEnd"/>
      <w:r w:rsidRPr="00623806">
        <w:rPr>
          <w:rFonts w:ascii="Helvetica" w:hAnsi="Helvetica"/>
          <w:lang w:val="es-ES"/>
        </w:rPr>
        <w:t xml:space="preserve"> </w:t>
      </w:r>
      <w:proofErr w:type="spellStart"/>
      <w:r w:rsidRPr="00623806">
        <w:rPr>
          <w:rFonts w:ascii="Helvetica" w:hAnsi="Helvetica"/>
          <w:lang w:val="es-ES"/>
        </w:rPr>
        <w:t>always</w:t>
      </w:r>
      <w:proofErr w:type="spellEnd"/>
      <w:r w:rsidRPr="00623806">
        <w:rPr>
          <w:rFonts w:ascii="Helvetica" w:hAnsi="Helvetica"/>
          <w:lang w:val="es-ES"/>
        </w:rPr>
        <w:t xml:space="preserve"> </w:t>
      </w:r>
      <w:proofErr w:type="spellStart"/>
      <w:r w:rsidRPr="00623806">
        <w:rPr>
          <w:rFonts w:ascii="Helvetica" w:hAnsi="Helvetica"/>
          <w:lang w:val="es-ES"/>
        </w:rPr>
        <w:t>imagined</w:t>
      </w:r>
      <w:proofErr w:type="spellEnd"/>
      <w:r w:rsidRPr="00623806">
        <w:rPr>
          <w:rFonts w:ascii="Helvetica" w:hAnsi="Helvetica"/>
          <w:lang w:val="es-ES"/>
        </w:rPr>
        <w:t xml:space="preserve">. </w:t>
      </w:r>
      <w:proofErr w:type="spellStart"/>
      <w:r w:rsidR="005C0E37" w:rsidRPr="00623806">
        <w:rPr>
          <w:rFonts w:ascii="Helvetica" w:hAnsi="Helvetica"/>
          <w:color w:val="000000"/>
          <w:szCs w:val="24"/>
          <w:lang w:val="es-ES" w:eastAsia="ko-KR"/>
        </w:rPr>
        <w:t>It</w:t>
      </w:r>
      <w:proofErr w:type="spellEnd"/>
      <w:r w:rsidR="005C0E37" w:rsidRPr="00623806">
        <w:rPr>
          <w:rFonts w:ascii="Helvetica" w:hAnsi="Helvetica"/>
          <w:color w:val="000000"/>
          <w:szCs w:val="24"/>
          <w:lang w:val="es-ES" w:eastAsia="ko-KR"/>
        </w:rPr>
        <w:t xml:space="preserve"> </w:t>
      </w:r>
      <w:proofErr w:type="spellStart"/>
      <w:r w:rsidR="005C0E37" w:rsidRPr="00623806">
        <w:rPr>
          <w:rFonts w:ascii="Helvetica" w:hAnsi="Helvetica"/>
          <w:color w:val="000000"/>
          <w:szCs w:val="24"/>
          <w:lang w:val="es-ES" w:eastAsia="ko-KR"/>
        </w:rPr>
        <w:t>didn't</w:t>
      </w:r>
      <w:proofErr w:type="spellEnd"/>
      <w:r w:rsidR="005C0E37" w:rsidRPr="00623806">
        <w:rPr>
          <w:rFonts w:ascii="Helvetica" w:hAnsi="Helvetica"/>
          <w:color w:val="000000"/>
          <w:szCs w:val="24"/>
          <w:lang w:val="es-ES" w:eastAsia="ko-KR"/>
        </w:rPr>
        <w:t xml:space="preserve"> </w:t>
      </w:r>
      <w:proofErr w:type="spellStart"/>
      <w:r w:rsidR="005C0E37" w:rsidRPr="00623806">
        <w:rPr>
          <w:rFonts w:ascii="Helvetica" w:hAnsi="Helvetica"/>
          <w:color w:val="000000"/>
          <w:szCs w:val="24"/>
          <w:lang w:val="es-ES" w:eastAsia="ko-KR"/>
        </w:rPr>
        <w:t>feel</w:t>
      </w:r>
      <w:proofErr w:type="spellEnd"/>
      <w:r w:rsidR="005C0E37" w:rsidRPr="00623806">
        <w:rPr>
          <w:rFonts w:ascii="Helvetica" w:hAnsi="Helvetica"/>
          <w:color w:val="000000"/>
          <w:szCs w:val="24"/>
          <w:lang w:val="es-ES" w:eastAsia="ko-KR"/>
        </w:rPr>
        <w:t xml:space="preserve"> </w:t>
      </w:r>
      <w:proofErr w:type="spellStart"/>
      <w:r w:rsidR="005C0E37" w:rsidRPr="00623806">
        <w:rPr>
          <w:rFonts w:ascii="Helvetica" w:hAnsi="Helvetica"/>
          <w:color w:val="000000"/>
          <w:szCs w:val="24"/>
          <w:lang w:val="es-ES" w:eastAsia="ko-KR"/>
        </w:rPr>
        <w:t>like</w:t>
      </w:r>
      <w:proofErr w:type="spellEnd"/>
      <w:r w:rsidR="005C0E37" w:rsidRPr="00623806">
        <w:rPr>
          <w:rFonts w:ascii="Helvetica" w:hAnsi="Helvetica"/>
          <w:color w:val="000000"/>
          <w:szCs w:val="24"/>
          <w:lang w:val="es-ES" w:eastAsia="ko-KR"/>
        </w:rPr>
        <w:t xml:space="preserve"> </w:t>
      </w:r>
      <w:proofErr w:type="spellStart"/>
      <w:r w:rsidR="005C0E37" w:rsidRPr="00623806">
        <w:rPr>
          <w:rFonts w:ascii="Helvetica" w:hAnsi="Helvetica"/>
          <w:color w:val="000000"/>
          <w:szCs w:val="24"/>
          <w:lang w:val="es-ES" w:eastAsia="ko-KR"/>
        </w:rPr>
        <w:t>fate's</w:t>
      </w:r>
      <w:proofErr w:type="spellEnd"/>
      <w:r w:rsidR="005C0E37" w:rsidRPr="00623806">
        <w:rPr>
          <w:rFonts w:ascii="Helvetica" w:hAnsi="Helvetica"/>
          <w:color w:val="000000"/>
          <w:szCs w:val="24"/>
          <w:lang w:val="es-ES" w:eastAsia="ko-KR"/>
        </w:rPr>
        <w:t xml:space="preserve"> </w:t>
      </w:r>
      <w:proofErr w:type="spellStart"/>
      <w:r w:rsidR="005C0E37" w:rsidRPr="00623806">
        <w:rPr>
          <w:rFonts w:ascii="Helvetica" w:hAnsi="Helvetica"/>
          <w:color w:val="000000"/>
          <w:szCs w:val="24"/>
          <w:lang w:val="es-ES" w:eastAsia="ko-KR"/>
        </w:rPr>
        <w:t>grip</w:t>
      </w:r>
      <w:proofErr w:type="spellEnd"/>
      <w:r w:rsidR="005C0E37" w:rsidRPr="00623806">
        <w:rPr>
          <w:rFonts w:ascii="Helvetica" w:hAnsi="Helvetica"/>
          <w:color w:val="000000"/>
          <w:szCs w:val="24"/>
          <w:lang w:val="es-ES" w:eastAsia="ko-KR"/>
        </w:rPr>
        <w:t xml:space="preserve"> </w:t>
      </w:r>
      <w:proofErr w:type="spellStart"/>
      <w:r w:rsidR="005C0E37" w:rsidRPr="00623806">
        <w:rPr>
          <w:rFonts w:ascii="Helvetica" w:hAnsi="Helvetica"/>
          <w:color w:val="000000"/>
          <w:szCs w:val="24"/>
          <w:lang w:val="es-ES" w:eastAsia="ko-KR"/>
        </w:rPr>
        <w:t>on</w:t>
      </w:r>
      <w:proofErr w:type="spellEnd"/>
      <w:r w:rsidR="005C0E37" w:rsidRPr="00623806">
        <w:rPr>
          <w:rFonts w:ascii="Helvetica" w:hAnsi="Helvetica"/>
          <w:color w:val="000000"/>
          <w:szCs w:val="24"/>
          <w:lang w:val="es-ES" w:eastAsia="ko-KR"/>
        </w:rPr>
        <w:t xml:space="preserve"> </w:t>
      </w:r>
      <w:proofErr w:type="spellStart"/>
      <w:r w:rsidR="005C0E37" w:rsidRPr="00623806">
        <w:rPr>
          <w:rFonts w:ascii="Helvetica" w:hAnsi="Helvetica"/>
          <w:color w:val="000000"/>
          <w:szCs w:val="24"/>
          <w:lang w:val="es-ES" w:eastAsia="ko-KR"/>
        </w:rPr>
        <w:t>my</w:t>
      </w:r>
      <w:proofErr w:type="spellEnd"/>
      <w:r w:rsidR="005C0E37" w:rsidRPr="00623806">
        <w:rPr>
          <w:rFonts w:ascii="Helvetica" w:hAnsi="Helvetica"/>
          <w:color w:val="000000"/>
          <w:szCs w:val="24"/>
          <w:lang w:val="es-ES" w:eastAsia="ko-KR"/>
        </w:rPr>
        <w:t xml:space="preserve"> </w:t>
      </w:r>
      <w:proofErr w:type="spellStart"/>
      <w:r w:rsidR="005C0E37" w:rsidRPr="00623806">
        <w:rPr>
          <w:rFonts w:ascii="Helvetica" w:hAnsi="Helvetica"/>
          <w:color w:val="000000"/>
          <w:szCs w:val="24"/>
          <w:lang w:val="es-ES" w:eastAsia="ko-KR"/>
        </w:rPr>
        <w:t>chest</w:t>
      </w:r>
      <w:proofErr w:type="spellEnd"/>
      <w:r w:rsidR="005C0E37" w:rsidRPr="00623806">
        <w:rPr>
          <w:rFonts w:ascii="Helvetica" w:hAnsi="Helvetica"/>
          <w:color w:val="000000"/>
          <w:szCs w:val="24"/>
          <w:lang w:val="es-ES" w:eastAsia="ko-KR"/>
        </w:rPr>
        <w:t>.</w:t>
      </w:r>
    </w:p>
    <w:p w14:paraId="4C079A42" w14:textId="4931AB11" w:rsidR="00B13097" w:rsidRPr="00623806" w:rsidRDefault="00B13097" w:rsidP="00B13097">
      <w:pPr>
        <w:pStyle w:val="Scene"/>
        <w:spacing w:line="276" w:lineRule="auto"/>
        <w:jc w:val="both"/>
        <w:rPr>
          <w:rFonts w:ascii="Helvetica" w:hAnsi="Helvetica"/>
          <w:lang w:val="es-ES"/>
        </w:rPr>
      </w:pP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quieter</w:t>
      </w:r>
      <w:proofErr w:type="spellEnd"/>
      <w:r w:rsidRPr="00623806">
        <w:rPr>
          <w:rFonts w:ascii="Helvetica" w:hAnsi="Helvetica"/>
          <w:lang w:val="es-ES"/>
        </w:rPr>
        <w:t>.</w:t>
      </w:r>
    </w:p>
    <w:p w14:paraId="0588C939" w14:textId="6EB937D1" w:rsidR="00B13097" w:rsidRPr="00623806" w:rsidRDefault="00B13097" w:rsidP="00B13097">
      <w:pPr>
        <w:pStyle w:val="Scene"/>
        <w:spacing w:line="276" w:lineRule="auto"/>
        <w:jc w:val="both"/>
        <w:rPr>
          <w:rFonts w:ascii="Helvetica" w:hAnsi="Helvetica"/>
          <w:lang w:val="es-ES"/>
        </w:rPr>
      </w:pPr>
      <w:proofErr w:type="spellStart"/>
      <w:r w:rsidRPr="00623806">
        <w:rPr>
          <w:rFonts w:ascii="Helvetica" w:hAnsi="Helvetica"/>
          <w:lang w:val="es-ES"/>
        </w:rPr>
        <w:t>Deeper</w:t>
      </w:r>
      <w:proofErr w:type="spellEnd"/>
      <w:r w:rsidRPr="00623806">
        <w:rPr>
          <w:rFonts w:ascii="Helvetica" w:hAnsi="Helvetica"/>
          <w:lang w:val="es-ES"/>
        </w:rPr>
        <w:t>.</w:t>
      </w:r>
    </w:p>
    <w:p w14:paraId="676AD57B" w14:textId="514C8B18" w:rsidR="00B13097" w:rsidRPr="00623806" w:rsidRDefault="005C0E37" w:rsidP="00B13097">
      <w:pPr>
        <w:pStyle w:val="Scene"/>
        <w:spacing w:line="276" w:lineRule="auto"/>
        <w:jc w:val="both"/>
        <w:rPr>
          <w:rFonts w:ascii="Helvetica" w:hAnsi="Helvetica"/>
          <w:lang w:val="es-ES"/>
        </w:rPr>
      </w:pP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gradual </w:t>
      </w:r>
      <w:proofErr w:type="spellStart"/>
      <w:r w:rsidRPr="00623806">
        <w:rPr>
          <w:rFonts w:ascii="Helvetica" w:hAnsi="Helvetica"/>
          <w:lang w:val="es-ES"/>
        </w:rPr>
        <w:t>movement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a </w:t>
      </w:r>
      <w:proofErr w:type="spellStart"/>
      <w:r w:rsidRPr="00623806">
        <w:rPr>
          <w:rFonts w:ascii="Helvetica" w:hAnsi="Helvetica"/>
          <w:lang w:val="es-ES"/>
        </w:rPr>
        <w:t>key</w:t>
      </w:r>
      <w:proofErr w:type="spellEnd"/>
      <w:r w:rsidRPr="00623806">
        <w:rPr>
          <w:rFonts w:ascii="Helvetica" w:hAnsi="Helvetica"/>
          <w:lang w:val="es-ES"/>
        </w:rPr>
        <w:t xml:space="preserve"> in a </w:t>
      </w:r>
      <w:proofErr w:type="spellStart"/>
      <w:r w:rsidRPr="00623806">
        <w:rPr>
          <w:rFonts w:ascii="Helvetica" w:hAnsi="Helvetica"/>
          <w:lang w:val="es-ES"/>
        </w:rPr>
        <w:t>hidden</w:t>
      </w:r>
      <w:proofErr w:type="spellEnd"/>
      <w:r w:rsidRPr="00623806">
        <w:rPr>
          <w:rFonts w:ascii="Helvetica" w:hAnsi="Helvetica"/>
          <w:lang w:val="es-ES"/>
        </w:rPr>
        <w:t xml:space="preserve"> </w:t>
      </w:r>
      <w:proofErr w:type="spellStart"/>
      <w:r w:rsidR="00A00F3C" w:rsidRPr="00623806">
        <w:rPr>
          <w:rFonts w:ascii="Helvetica" w:hAnsi="Helvetica"/>
          <w:lang w:val="es-ES"/>
        </w:rPr>
        <w:t>lock</w:t>
      </w:r>
      <w:proofErr w:type="spellEnd"/>
      <w:r w:rsidR="00A00F3C" w:rsidRPr="00623806">
        <w:rPr>
          <w:rFonts w:ascii="Helvetica" w:hAnsi="Helvetica"/>
          <w:lang w:val="es-ES"/>
        </w:rPr>
        <w:t xml:space="preserve">. </w:t>
      </w:r>
      <w:r w:rsidR="00B13097" w:rsidRPr="00623806">
        <w:rPr>
          <w:rFonts w:ascii="Helvetica" w:hAnsi="Helvetica"/>
          <w:lang w:val="es-ES"/>
        </w:rPr>
        <w:t xml:space="preserve">A </w:t>
      </w:r>
      <w:proofErr w:type="spellStart"/>
      <w:r w:rsidR="00B13097" w:rsidRPr="00623806">
        <w:rPr>
          <w:rFonts w:ascii="Helvetica" w:hAnsi="Helvetica"/>
          <w:lang w:val="es-ES"/>
        </w:rPr>
        <w:t>pressure</w:t>
      </w:r>
      <w:proofErr w:type="spellEnd"/>
      <w:r w:rsidR="00B13097" w:rsidRPr="00623806">
        <w:rPr>
          <w:rFonts w:ascii="Helvetica" w:hAnsi="Helvetica"/>
          <w:lang w:val="es-ES"/>
        </w:rPr>
        <w:t xml:space="preserve"> </w:t>
      </w:r>
      <w:proofErr w:type="spellStart"/>
      <w:r w:rsidR="00B13097" w:rsidRPr="00623806">
        <w:rPr>
          <w:rFonts w:ascii="Helvetica" w:hAnsi="Helvetica"/>
          <w:lang w:val="es-ES"/>
        </w:rPr>
        <w:t>inside</w:t>
      </w:r>
      <w:proofErr w:type="spellEnd"/>
      <w:r w:rsidR="00B13097" w:rsidRPr="00623806">
        <w:rPr>
          <w:rFonts w:ascii="Helvetica" w:hAnsi="Helvetica"/>
          <w:lang w:val="es-ES"/>
        </w:rPr>
        <w:t xml:space="preserve"> me </w:t>
      </w:r>
      <w:proofErr w:type="spellStart"/>
      <w:r w:rsidR="00B13097" w:rsidRPr="00623806">
        <w:rPr>
          <w:rFonts w:ascii="Helvetica" w:hAnsi="Helvetica"/>
          <w:lang w:val="es-ES"/>
        </w:rPr>
        <w:t>is</w:t>
      </w:r>
      <w:proofErr w:type="spellEnd"/>
      <w:r w:rsidR="00B13097" w:rsidRPr="00623806">
        <w:rPr>
          <w:rFonts w:ascii="Helvetica" w:hAnsi="Helvetica"/>
          <w:lang w:val="es-ES"/>
        </w:rPr>
        <w:t xml:space="preserve"> </w:t>
      </w:r>
      <w:proofErr w:type="spellStart"/>
      <w:r w:rsidR="00B13097" w:rsidRPr="00623806">
        <w:rPr>
          <w:rFonts w:ascii="Helvetica" w:hAnsi="Helvetica"/>
          <w:lang w:val="es-ES"/>
        </w:rPr>
        <w:t>easing</w:t>
      </w:r>
      <w:proofErr w:type="spellEnd"/>
      <w:r w:rsidR="00B13097" w:rsidRPr="00623806">
        <w:rPr>
          <w:rFonts w:ascii="Helvetica" w:hAnsi="Helvetica"/>
          <w:lang w:val="es-ES"/>
        </w:rPr>
        <w:t xml:space="preserve"> open.</w:t>
      </w:r>
    </w:p>
    <w:p w14:paraId="21F15B4E" w14:textId="4F60709A" w:rsidR="005C0E37" w:rsidRPr="00623806" w:rsidRDefault="00B13097" w:rsidP="005C0E37">
      <w:pPr>
        <w:jc w:val="both"/>
        <w:rPr>
          <w:rFonts w:ascii="Helvetica" w:hAnsi="Helvetica"/>
          <w:color w:val="000000"/>
          <w:szCs w:val="24"/>
          <w:lang w:val="es-ES" w:eastAsia="ko-KR"/>
        </w:rPr>
      </w:pPr>
      <w:proofErr w:type="spellStart"/>
      <w:r w:rsidRPr="00623806">
        <w:rPr>
          <w:rFonts w:ascii="Helvetica" w:hAnsi="Helvetica"/>
          <w:lang w:val="es-ES"/>
        </w:rPr>
        <w:lastRenderedPageBreak/>
        <w:t>Her</w:t>
      </w:r>
      <w:proofErr w:type="spellEnd"/>
      <w:r w:rsidRPr="00623806">
        <w:rPr>
          <w:rFonts w:ascii="Helvetica" w:hAnsi="Helvetica"/>
          <w:lang w:val="es-ES"/>
        </w:rPr>
        <w:t xml:space="preserve"> </w:t>
      </w:r>
      <w:proofErr w:type="spellStart"/>
      <w:r w:rsidRPr="00623806">
        <w:rPr>
          <w:rFonts w:ascii="Helvetica" w:hAnsi="Helvetica"/>
          <w:lang w:val="es-ES"/>
        </w:rPr>
        <w:t>energy</w:t>
      </w:r>
      <w:proofErr w:type="spellEnd"/>
      <w:r w:rsidRPr="00623806">
        <w:rPr>
          <w:rFonts w:ascii="Helvetica" w:hAnsi="Helvetica"/>
          <w:lang w:val="es-ES"/>
        </w:rPr>
        <w:t xml:space="preserve"> </w:t>
      </w:r>
      <w:proofErr w:type="spellStart"/>
      <w:r w:rsidRPr="00623806">
        <w:rPr>
          <w:rFonts w:ascii="Helvetica" w:hAnsi="Helvetica"/>
          <w:lang w:val="es-ES"/>
        </w:rPr>
        <w:t>brushed</w:t>
      </w:r>
      <w:proofErr w:type="spellEnd"/>
      <w:r w:rsidRPr="00623806">
        <w:rPr>
          <w:rFonts w:ascii="Helvetica" w:hAnsi="Helvetica"/>
          <w:lang w:val="es-ES"/>
        </w:rPr>
        <w:t xml:space="preserve"> </w:t>
      </w:r>
      <w:proofErr w:type="spellStart"/>
      <w:r w:rsidRPr="00623806">
        <w:rPr>
          <w:rFonts w:ascii="Helvetica" w:hAnsi="Helvetica"/>
          <w:lang w:val="es-ES"/>
        </w:rPr>
        <w:t>against</w:t>
      </w:r>
      <w:proofErr w:type="spellEnd"/>
      <w:r w:rsidRPr="00623806">
        <w:rPr>
          <w:rFonts w:ascii="Helvetica" w:hAnsi="Helvetica"/>
          <w:lang w:val="es-ES"/>
        </w:rPr>
        <w:t xml:space="preserve"> mine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silk</w:t>
      </w:r>
      <w:proofErr w:type="spellEnd"/>
      <w:r w:rsidRPr="00623806">
        <w:rPr>
          <w:rFonts w:ascii="Helvetica" w:hAnsi="Helvetica"/>
          <w:lang w:val="es-ES"/>
        </w:rPr>
        <w:t xml:space="preserve"> </w:t>
      </w:r>
      <w:proofErr w:type="spellStart"/>
      <w:r w:rsidRPr="00623806">
        <w:rPr>
          <w:rFonts w:ascii="Helvetica" w:hAnsi="Helvetica"/>
          <w:lang w:val="es-ES"/>
        </w:rPr>
        <w:t>drawn</w:t>
      </w:r>
      <w:proofErr w:type="spellEnd"/>
      <w:r w:rsidRPr="00623806">
        <w:rPr>
          <w:rFonts w:ascii="Helvetica" w:hAnsi="Helvetica"/>
          <w:lang w:val="es-ES"/>
        </w:rPr>
        <w:t xml:space="preserve"> </w:t>
      </w:r>
      <w:proofErr w:type="spellStart"/>
      <w:r w:rsidRPr="00623806">
        <w:rPr>
          <w:rFonts w:ascii="Helvetica" w:hAnsi="Helvetica"/>
          <w:lang w:val="es-ES"/>
        </w:rPr>
        <w:t>across</w:t>
      </w:r>
      <w:proofErr w:type="spellEnd"/>
      <w:r w:rsidRPr="00623806">
        <w:rPr>
          <w:rFonts w:ascii="Helvetica" w:hAnsi="Helvetica"/>
          <w:lang w:val="es-ES"/>
        </w:rPr>
        <w:t xml:space="preserve"> skin—</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soft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be </w:t>
      </w:r>
      <w:proofErr w:type="spellStart"/>
      <w:r w:rsidRPr="00623806">
        <w:rPr>
          <w:rFonts w:ascii="Helvetica" w:hAnsi="Helvetica"/>
          <w:lang w:val="es-ES"/>
        </w:rPr>
        <w:t>mistaken</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intimate</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ignore</w:t>
      </w:r>
      <w:r w:rsidR="005C0E37" w:rsidRPr="00623806">
        <w:rPr>
          <w:rFonts w:ascii="Helvetica" w:hAnsi="Helvetica"/>
          <w:lang w:val="es-ES"/>
        </w:rPr>
        <w:t>.</w:t>
      </w:r>
      <w:r w:rsidR="005C0E37" w:rsidRPr="00623806">
        <w:rPr>
          <w:rFonts w:ascii="Helvetica" w:hAnsi="Helvetica"/>
          <w:color w:val="000000"/>
          <w:szCs w:val="24"/>
          <w:lang w:val="es-ES" w:eastAsia="ko-KR"/>
        </w:rPr>
        <w:t xml:space="preserve"> I </w:t>
      </w:r>
      <w:proofErr w:type="spellStart"/>
      <w:r w:rsidR="005C0E37" w:rsidRPr="00623806">
        <w:rPr>
          <w:rFonts w:ascii="Helvetica" w:hAnsi="Helvetica"/>
          <w:color w:val="000000"/>
          <w:szCs w:val="24"/>
          <w:lang w:val="es-ES" w:eastAsia="ko-KR"/>
        </w:rPr>
        <w:t>paused</w:t>
      </w:r>
      <w:proofErr w:type="spellEnd"/>
      <w:r w:rsidR="005C0E37" w:rsidRPr="00623806">
        <w:rPr>
          <w:rFonts w:ascii="Helvetica" w:hAnsi="Helvetica"/>
          <w:color w:val="000000"/>
          <w:szCs w:val="24"/>
          <w:lang w:val="es-ES" w:eastAsia="ko-KR"/>
        </w:rPr>
        <w:t xml:space="preserve"> </w:t>
      </w:r>
      <w:proofErr w:type="spellStart"/>
      <w:r w:rsidR="005C0E37" w:rsidRPr="00623806">
        <w:rPr>
          <w:rFonts w:ascii="Helvetica" w:hAnsi="Helvetica"/>
          <w:color w:val="000000"/>
          <w:szCs w:val="24"/>
          <w:lang w:val="es-ES" w:eastAsia="ko-KR"/>
        </w:rPr>
        <w:t>mid</w:t>
      </w:r>
      <w:proofErr w:type="spellEnd"/>
      <w:r w:rsidR="005C0E37" w:rsidRPr="00623806">
        <w:rPr>
          <w:rFonts w:ascii="Helvetica" w:hAnsi="Helvetica"/>
          <w:color w:val="000000"/>
          <w:szCs w:val="24"/>
          <w:lang w:val="es-ES" w:eastAsia="ko-KR"/>
        </w:rPr>
        <w:t xml:space="preserve">-step, standing in </w:t>
      </w:r>
      <w:proofErr w:type="spellStart"/>
      <w:r w:rsidR="005C0E37" w:rsidRPr="00623806">
        <w:rPr>
          <w:rFonts w:ascii="Helvetica" w:hAnsi="Helvetica"/>
          <w:color w:val="000000"/>
          <w:szCs w:val="24"/>
          <w:lang w:val="es-ES" w:eastAsia="ko-KR"/>
        </w:rPr>
        <w:t>the</w:t>
      </w:r>
      <w:proofErr w:type="spellEnd"/>
      <w:r w:rsidR="005C0E37" w:rsidRPr="00623806">
        <w:rPr>
          <w:rFonts w:ascii="Helvetica" w:hAnsi="Helvetica"/>
          <w:color w:val="000000"/>
          <w:szCs w:val="24"/>
          <w:lang w:val="es-ES" w:eastAsia="ko-KR"/>
        </w:rPr>
        <w:t xml:space="preserve"> </w:t>
      </w:r>
      <w:proofErr w:type="spellStart"/>
      <w:r w:rsidR="005C0E37" w:rsidRPr="00623806">
        <w:rPr>
          <w:rFonts w:ascii="Helvetica" w:hAnsi="Helvetica"/>
          <w:color w:val="000000"/>
          <w:szCs w:val="24"/>
          <w:lang w:val="es-ES" w:eastAsia="ko-KR"/>
        </w:rPr>
        <w:t>entrance</w:t>
      </w:r>
      <w:proofErr w:type="spellEnd"/>
      <w:r w:rsidR="005C0E37" w:rsidRPr="00623806">
        <w:rPr>
          <w:rFonts w:ascii="Helvetica" w:hAnsi="Helvetica"/>
          <w:color w:val="000000"/>
          <w:szCs w:val="24"/>
          <w:lang w:val="es-ES" w:eastAsia="ko-KR"/>
        </w:rPr>
        <w:t xml:space="preserve"> </w:t>
      </w:r>
      <w:proofErr w:type="spellStart"/>
      <w:r w:rsidR="005C0E37" w:rsidRPr="00623806">
        <w:rPr>
          <w:rFonts w:ascii="Helvetica" w:hAnsi="Helvetica"/>
          <w:color w:val="000000"/>
          <w:szCs w:val="24"/>
          <w:lang w:val="es-ES" w:eastAsia="ko-KR"/>
        </w:rPr>
        <w:t>of</w:t>
      </w:r>
      <w:proofErr w:type="spellEnd"/>
      <w:r w:rsidR="005C0E37" w:rsidRPr="00623806">
        <w:rPr>
          <w:rFonts w:ascii="Helvetica" w:hAnsi="Helvetica"/>
          <w:color w:val="000000"/>
          <w:szCs w:val="24"/>
          <w:lang w:val="es-ES" w:eastAsia="ko-KR"/>
        </w:rPr>
        <w:t xml:space="preserve"> </w:t>
      </w:r>
      <w:proofErr w:type="spellStart"/>
      <w:r w:rsidR="005C0E37" w:rsidRPr="00623806">
        <w:rPr>
          <w:rFonts w:ascii="Helvetica" w:hAnsi="Helvetica"/>
          <w:color w:val="000000"/>
          <w:szCs w:val="24"/>
          <w:lang w:val="es-ES" w:eastAsia="ko-KR"/>
        </w:rPr>
        <w:t>that</w:t>
      </w:r>
      <w:proofErr w:type="spellEnd"/>
      <w:r w:rsidR="005C0E37" w:rsidRPr="00623806">
        <w:rPr>
          <w:rFonts w:ascii="Helvetica" w:hAnsi="Helvetica"/>
          <w:color w:val="000000"/>
          <w:szCs w:val="24"/>
          <w:lang w:val="es-ES" w:eastAsia="ko-KR"/>
        </w:rPr>
        <w:t xml:space="preserve"> café as </w:t>
      </w:r>
      <w:proofErr w:type="spellStart"/>
      <w:r w:rsidR="005C0E37" w:rsidRPr="00623806">
        <w:rPr>
          <w:rFonts w:ascii="Helvetica" w:hAnsi="Helvetica"/>
          <w:color w:val="000000"/>
          <w:szCs w:val="24"/>
          <w:lang w:val="es-ES" w:eastAsia="ko-KR"/>
        </w:rPr>
        <w:t>if</w:t>
      </w:r>
      <w:proofErr w:type="spellEnd"/>
      <w:r w:rsidR="005C0E37" w:rsidRPr="00623806">
        <w:rPr>
          <w:rFonts w:ascii="Helvetica" w:hAnsi="Helvetica"/>
          <w:color w:val="000000"/>
          <w:szCs w:val="24"/>
          <w:lang w:val="es-ES" w:eastAsia="ko-KR"/>
        </w:rPr>
        <w:t xml:space="preserve"> </w:t>
      </w:r>
      <w:proofErr w:type="spellStart"/>
      <w:r w:rsidR="005C0E37" w:rsidRPr="00623806">
        <w:rPr>
          <w:rFonts w:ascii="Helvetica" w:hAnsi="Helvetica"/>
          <w:color w:val="000000"/>
          <w:szCs w:val="24"/>
          <w:lang w:val="es-ES" w:eastAsia="ko-KR"/>
        </w:rPr>
        <w:t>the</w:t>
      </w:r>
      <w:proofErr w:type="spellEnd"/>
      <w:r w:rsidR="005C0E37" w:rsidRPr="00623806">
        <w:rPr>
          <w:rFonts w:ascii="Helvetica" w:hAnsi="Helvetica"/>
          <w:color w:val="000000"/>
          <w:szCs w:val="24"/>
          <w:lang w:val="es-ES" w:eastAsia="ko-KR"/>
        </w:rPr>
        <w:t xml:space="preserve"> air </w:t>
      </w:r>
      <w:proofErr w:type="spellStart"/>
      <w:r w:rsidR="005C0E37" w:rsidRPr="00623806">
        <w:rPr>
          <w:rFonts w:ascii="Helvetica" w:hAnsi="Helvetica"/>
          <w:color w:val="000000"/>
          <w:szCs w:val="24"/>
          <w:lang w:val="es-ES" w:eastAsia="ko-KR"/>
        </w:rPr>
        <w:t>had</w:t>
      </w:r>
      <w:proofErr w:type="spellEnd"/>
      <w:r w:rsidR="005C0E37" w:rsidRPr="00623806">
        <w:rPr>
          <w:rFonts w:ascii="Helvetica" w:hAnsi="Helvetica"/>
          <w:color w:val="000000"/>
          <w:szCs w:val="24"/>
          <w:lang w:val="es-ES" w:eastAsia="ko-KR"/>
        </w:rPr>
        <w:t xml:space="preserve"> </w:t>
      </w:r>
      <w:proofErr w:type="spellStart"/>
      <w:r w:rsidR="005C0E37" w:rsidRPr="00623806">
        <w:rPr>
          <w:rFonts w:ascii="Helvetica" w:hAnsi="Helvetica"/>
          <w:color w:val="000000"/>
          <w:szCs w:val="24"/>
          <w:lang w:val="es-ES" w:eastAsia="ko-KR"/>
        </w:rPr>
        <w:t>been</w:t>
      </w:r>
      <w:proofErr w:type="spellEnd"/>
      <w:r w:rsidR="005C0E37" w:rsidRPr="00623806">
        <w:rPr>
          <w:rFonts w:ascii="Helvetica" w:hAnsi="Helvetica"/>
          <w:color w:val="000000"/>
          <w:szCs w:val="24"/>
          <w:lang w:val="es-ES" w:eastAsia="ko-KR"/>
        </w:rPr>
        <w:t xml:space="preserve"> </w:t>
      </w:r>
      <w:proofErr w:type="spellStart"/>
      <w:r w:rsidR="005C0E37" w:rsidRPr="00623806">
        <w:rPr>
          <w:rFonts w:ascii="Helvetica" w:hAnsi="Helvetica"/>
          <w:color w:val="000000"/>
          <w:szCs w:val="24"/>
          <w:lang w:val="es-ES" w:eastAsia="ko-KR"/>
        </w:rPr>
        <w:t>knocked</w:t>
      </w:r>
      <w:proofErr w:type="spellEnd"/>
      <w:r w:rsidR="005C0E37" w:rsidRPr="00623806">
        <w:rPr>
          <w:rFonts w:ascii="Helvetica" w:hAnsi="Helvetica"/>
          <w:color w:val="000000"/>
          <w:szCs w:val="24"/>
          <w:lang w:val="es-ES" w:eastAsia="ko-KR"/>
        </w:rPr>
        <w:t xml:space="preserve"> </w:t>
      </w:r>
      <w:proofErr w:type="spellStart"/>
      <w:r w:rsidR="005C0E37" w:rsidRPr="00623806">
        <w:rPr>
          <w:rFonts w:ascii="Helvetica" w:hAnsi="Helvetica"/>
          <w:color w:val="000000"/>
          <w:szCs w:val="24"/>
          <w:lang w:val="es-ES" w:eastAsia="ko-KR"/>
        </w:rPr>
        <w:t>from</w:t>
      </w:r>
      <w:proofErr w:type="spellEnd"/>
      <w:r w:rsidR="005C0E37" w:rsidRPr="00623806">
        <w:rPr>
          <w:rFonts w:ascii="Helvetica" w:hAnsi="Helvetica"/>
          <w:color w:val="000000"/>
          <w:szCs w:val="24"/>
          <w:lang w:val="es-ES" w:eastAsia="ko-KR"/>
        </w:rPr>
        <w:t xml:space="preserve"> </w:t>
      </w:r>
      <w:proofErr w:type="spellStart"/>
      <w:r w:rsidR="005C0E37" w:rsidRPr="00623806">
        <w:rPr>
          <w:rFonts w:ascii="Helvetica" w:hAnsi="Helvetica"/>
          <w:color w:val="000000"/>
          <w:szCs w:val="24"/>
          <w:lang w:val="es-ES" w:eastAsia="ko-KR"/>
        </w:rPr>
        <w:t>my</w:t>
      </w:r>
      <w:proofErr w:type="spellEnd"/>
      <w:r w:rsidR="005C0E37" w:rsidRPr="00623806">
        <w:rPr>
          <w:rFonts w:ascii="Helvetica" w:hAnsi="Helvetica"/>
          <w:color w:val="000000"/>
          <w:szCs w:val="24"/>
          <w:lang w:val="es-ES" w:eastAsia="ko-KR"/>
        </w:rPr>
        <w:t xml:space="preserve"> </w:t>
      </w:r>
      <w:proofErr w:type="spellStart"/>
      <w:r w:rsidR="005C0E37" w:rsidRPr="00623806">
        <w:rPr>
          <w:rFonts w:ascii="Helvetica" w:hAnsi="Helvetica"/>
          <w:color w:val="000000"/>
          <w:szCs w:val="24"/>
          <w:lang w:val="es-ES" w:eastAsia="ko-KR"/>
        </w:rPr>
        <w:t>lungs</w:t>
      </w:r>
      <w:proofErr w:type="spellEnd"/>
      <w:r w:rsidR="005C0E37" w:rsidRPr="00623806">
        <w:rPr>
          <w:rFonts w:ascii="Helvetica" w:hAnsi="Helvetica"/>
          <w:color w:val="000000"/>
          <w:szCs w:val="24"/>
          <w:lang w:val="es-ES" w:eastAsia="ko-KR"/>
        </w:rPr>
        <w:t>.</w:t>
      </w:r>
    </w:p>
    <w:p w14:paraId="04C7D3A1" w14:textId="43487FED" w:rsidR="00B13097" w:rsidRPr="00623806" w:rsidRDefault="00B13097" w:rsidP="00B13097">
      <w:pPr>
        <w:pStyle w:val="Scene"/>
        <w:spacing w:line="276" w:lineRule="auto"/>
        <w:jc w:val="both"/>
        <w:rPr>
          <w:rFonts w:ascii="Helvetica" w:hAnsi="Helvetica"/>
          <w:lang w:val="es-ES"/>
        </w:rPr>
      </w:pP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looked</w:t>
      </w:r>
      <w:proofErr w:type="spellEnd"/>
      <w:r w:rsidRPr="00623806">
        <w:rPr>
          <w:rFonts w:ascii="Helvetica" w:hAnsi="Helvetica"/>
          <w:lang w:val="es-ES"/>
        </w:rPr>
        <w:t xml:space="preserve"> up.</w:t>
      </w:r>
    </w:p>
    <w:p w14:paraId="21514145" w14:textId="1C480CDE" w:rsidR="00B13097" w:rsidRPr="00623806" w:rsidRDefault="00B13097" w:rsidP="00B13097">
      <w:pPr>
        <w:pStyle w:val="Scene"/>
        <w:spacing w:line="276" w:lineRule="auto"/>
        <w:jc w:val="both"/>
        <w:rPr>
          <w:rFonts w:ascii="Helvetica" w:hAnsi="Helvetica"/>
          <w:lang w:val="es-ES"/>
        </w:rPr>
      </w:pP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locked</w:t>
      </w:r>
      <w:proofErr w:type="spellEnd"/>
      <w:r w:rsidRPr="00623806">
        <w:rPr>
          <w:rFonts w:ascii="Helvetica" w:hAnsi="Helvetica"/>
          <w:lang w:val="es-ES"/>
        </w:rPr>
        <w:t>.</w:t>
      </w:r>
    </w:p>
    <w:p w14:paraId="057CFD60" w14:textId="629C2BC5" w:rsidR="00B13097" w:rsidRPr="00623806" w:rsidRDefault="00B13097" w:rsidP="00B13097">
      <w:pPr>
        <w:pStyle w:val="Scene"/>
        <w:spacing w:line="276" w:lineRule="auto"/>
        <w:jc w:val="both"/>
        <w:rPr>
          <w:rFonts w:ascii="Helvetica" w:hAnsi="Helvetica"/>
          <w:lang w:val="es-ES"/>
        </w:rPr>
      </w:pP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breath</w:t>
      </w:r>
      <w:proofErr w:type="spellEnd"/>
      <w:r w:rsidRPr="00623806">
        <w:rPr>
          <w:rFonts w:ascii="Helvetica" w:hAnsi="Helvetica"/>
          <w:lang w:val="es-ES"/>
        </w:rPr>
        <w:t xml:space="preserve"> </w:t>
      </w:r>
      <w:proofErr w:type="spellStart"/>
      <w:r w:rsidRPr="00623806">
        <w:rPr>
          <w:rFonts w:ascii="Helvetica" w:hAnsi="Helvetica"/>
          <w:lang w:val="es-ES"/>
        </w:rPr>
        <w:t>hitched</w:t>
      </w:r>
      <w:proofErr w:type="spellEnd"/>
      <w:r w:rsidRPr="00623806">
        <w:rPr>
          <w:rFonts w:ascii="Helvetica" w:hAnsi="Helvetica"/>
          <w:lang w:val="es-ES"/>
        </w:rPr>
        <w:t>.</w:t>
      </w:r>
    </w:p>
    <w:p w14:paraId="5448D889" w14:textId="5D8C18B1" w:rsidR="00B13097" w:rsidRPr="00623806" w:rsidRDefault="00B13097" w:rsidP="00B13097">
      <w:pPr>
        <w:pStyle w:val="Scene"/>
        <w:spacing w:line="276" w:lineRule="auto"/>
        <w:jc w:val="both"/>
        <w:rPr>
          <w:rFonts w:ascii="Helvetica" w:hAnsi="Helvetica"/>
          <w:lang w:val="es-ES"/>
        </w:rPr>
      </w:pPr>
      <w:r w:rsidRPr="00623806">
        <w:rPr>
          <w:rFonts w:ascii="Helvetica" w:hAnsi="Helvetica"/>
          <w:lang w:val="es-ES"/>
        </w:rPr>
        <w:t xml:space="preserve">And I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w:t>
      </w:r>
    </w:p>
    <w:p w14:paraId="617FE97D" w14:textId="77777777" w:rsidR="005C0E37" w:rsidRPr="00623806" w:rsidRDefault="005C0E37" w:rsidP="00B13097">
      <w:pPr>
        <w:pStyle w:val="Scene"/>
        <w:spacing w:line="276" w:lineRule="auto"/>
        <w:jc w:val="both"/>
        <w:rPr>
          <w:rFonts w:ascii="Helvetica" w:hAnsi="Helvetica"/>
          <w:lang w:val="es-ES"/>
        </w:rPr>
      </w:pPr>
      <w:r w:rsidRPr="00623806">
        <w:rPr>
          <w:rFonts w:ascii="Helvetica" w:hAnsi="Helvetica"/>
          <w:lang w:val="es-ES"/>
        </w:rPr>
        <w:t xml:space="preserve">A </w:t>
      </w:r>
      <w:proofErr w:type="spellStart"/>
      <w:r w:rsidRPr="00623806">
        <w:rPr>
          <w:rFonts w:ascii="Helvetica" w:hAnsi="Helvetica"/>
          <w:lang w:val="es-ES"/>
        </w:rPr>
        <w:t>subtle</w:t>
      </w:r>
      <w:proofErr w:type="spellEnd"/>
      <w:r w:rsidRPr="00623806">
        <w:rPr>
          <w:rFonts w:ascii="Helvetica" w:hAnsi="Helvetica"/>
          <w:lang w:val="es-ES"/>
        </w:rPr>
        <w:t xml:space="preserve"> and </w:t>
      </w:r>
      <w:proofErr w:type="spellStart"/>
      <w:r w:rsidRPr="00623806">
        <w:rPr>
          <w:rFonts w:ascii="Helvetica" w:hAnsi="Helvetica"/>
          <w:lang w:val="es-ES"/>
        </w:rPr>
        <w:t>low</w:t>
      </w:r>
      <w:proofErr w:type="spellEnd"/>
      <w:r w:rsidRPr="00623806">
        <w:rPr>
          <w:rFonts w:ascii="Helvetica" w:hAnsi="Helvetica"/>
          <w:lang w:val="es-ES"/>
        </w:rPr>
        <w:t xml:space="preserve"> </w:t>
      </w:r>
      <w:proofErr w:type="spellStart"/>
      <w:r w:rsidRPr="00623806">
        <w:rPr>
          <w:rFonts w:ascii="Helvetica" w:hAnsi="Helvetica"/>
          <w:lang w:val="es-ES"/>
        </w:rPr>
        <w:t>tug</w:t>
      </w:r>
      <w:proofErr w:type="spellEnd"/>
      <w:r w:rsidRPr="00623806">
        <w:rPr>
          <w:rFonts w:ascii="Helvetica" w:hAnsi="Helvetica"/>
          <w:lang w:val="es-ES"/>
        </w:rPr>
        <w:t xml:space="preserve"> </w:t>
      </w:r>
      <w:proofErr w:type="spellStart"/>
      <w:r w:rsidRPr="00623806">
        <w:rPr>
          <w:rFonts w:ascii="Helvetica" w:hAnsi="Helvetica"/>
          <w:lang w:val="es-ES"/>
        </w:rPr>
        <w:t>spiraled</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gut</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smoke</w:t>
      </w:r>
      <w:proofErr w:type="spellEnd"/>
      <w:r w:rsidRPr="00623806">
        <w:rPr>
          <w:rFonts w:ascii="Helvetica" w:hAnsi="Helvetica"/>
          <w:lang w:val="es-ES"/>
        </w:rPr>
        <w:t xml:space="preserve">.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blinked</w:t>
      </w:r>
      <w:proofErr w:type="spellEnd"/>
      <w:r w:rsidRPr="00623806">
        <w:rPr>
          <w:rFonts w:ascii="Helvetica" w:hAnsi="Helvetica"/>
          <w:lang w:val="es-ES"/>
        </w:rPr>
        <w:t xml:space="preserve"> </w:t>
      </w:r>
      <w:proofErr w:type="spellStart"/>
      <w:r w:rsidRPr="00623806">
        <w:rPr>
          <w:rFonts w:ascii="Helvetica" w:hAnsi="Helvetica"/>
          <w:lang w:val="es-ES"/>
        </w:rPr>
        <w:t>quickly</w:t>
      </w:r>
      <w:proofErr w:type="spellEnd"/>
      <w:r w:rsidRPr="00623806">
        <w:rPr>
          <w:rFonts w:ascii="Helvetica" w:hAnsi="Helvetica"/>
          <w:lang w:val="es-ES"/>
        </w:rPr>
        <w:t xml:space="preserve">, as </w:t>
      </w:r>
      <w:proofErr w:type="spellStart"/>
      <w:r w:rsidRPr="00623806">
        <w:rPr>
          <w:rFonts w:ascii="Helvetica" w:hAnsi="Helvetica"/>
          <w:lang w:val="es-ES"/>
        </w:rPr>
        <w:t>if</w:t>
      </w:r>
      <w:proofErr w:type="spellEnd"/>
      <w:r w:rsidRPr="00623806">
        <w:rPr>
          <w:rFonts w:ascii="Helvetica" w:hAnsi="Helvetica"/>
          <w:lang w:val="es-ES"/>
        </w:rPr>
        <w:t xml:space="preserve"> </w:t>
      </w:r>
      <w:proofErr w:type="spellStart"/>
      <w:r w:rsidRPr="00623806">
        <w:rPr>
          <w:rFonts w:ascii="Helvetica" w:hAnsi="Helvetica"/>
          <w:lang w:val="es-ES"/>
        </w:rPr>
        <w:t>trying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make</w:t>
      </w:r>
      <w:proofErr w:type="spellEnd"/>
      <w:r w:rsidRPr="00623806">
        <w:rPr>
          <w:rFonts w:ascii="Helvetica" w:hAnsi="Helvetica"/>
          <w:lang w:val="es-ES"/>
        </w:rPr>
        <w:t xml:space="preserve"> </w:t>
      </w:r>
      <w:proofErr w:type="spellStart"/>
      <w:r w:rsidRPr="00623806">
        <w:rPr>
          <w:rFonts w:ascii="Helvetica" w:hAnsi="Helvetica"/>
          <w:lang w:val="es-ES"/>
        </w:rPr>
        <w:t>sense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and in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instant</w:t>
      </w:r>
      <w:proofErr w:type="spellEnd"/>
      <w:r w:rsidRPr="00623806">
        <w:rPr>
          <w:rFonts w:ascii="Helvetica" w:hAnsi="Helvetica"/>
          <w:lang w:val="es-ES"/>
        </w:rPr>
        <w:t xml:space="preserve">, I </w:t>
      </w:r>
      <w:proofErr w:type="spellStart"/>
      <w:r w:rsidRPr="00623806">
        <w:rPr>
          <w:rFonts w:ascii="Helvetica" w:hAnsi="Helvetica"/>
          <w:lang w:val="es-ES"/>
        </w:rPr>
        <w:t>knew</w:t>
      </w:r>
      <w:proofErr w:type="spellEnd"/>
      <w:r w:rsidRPr="00623806">
        <w:rPr>
          <w:rFonts w:ascii="Helvetica" w:hAnsi="Helvetica"/>
          <w:lang w:val="es-ES"/>
        </w:rPr>
        <w:t xml:space="preserve">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oblivious</w:t>
      </w:r>
      <w:proofErr w:type="spellEnd"/>
      <w:r w:rsidRPr="00623806">
        <w:rPr>
          <w:rFonts w:ascii="Helvetica" w:hAnsi="Helvetica"/>
          <w:lang w:val="es-ES"/>
        </w:rPr>
        <w:t xml:space="preserve">.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Perhaps</w:t>
      </w:r>
      <w:proofErr w:type="spellEnd"/>
      <w:r w:rsidRPr="00623806">
        <w:rPr>
          <w:rFonts w:ascii="Helvetica" w:hAnsi="Helvetica"/>
          <w:lang w:val="es-ES"/>
        </w:rPr>
        <w:t xml:space="preserve">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fully</w:t>
      </w:r>
      <w:proofErr w:type="spellEnd"/>
      <w:r w:rsidRPr="00623806">
        <w:rPr>
          <w:rFonts w:ascii="Helvetica" w:hAnsi="Helvetica"/>
          <w:lang w:val="es-ES"/>
        </w:rPr>
        <w:t xml:space="preserve"> </w:t>
      </w:r>
      <w:proofErr w:type="spellStart"/>
      <w:r w:rsidRPr="00623806">
        <w:rPr>
          <w:rFonts w:ascii="Helvetica" w:hAnsi="Helvetica"/>
          <w:lang w:val="es-ES"/>
        </w:rPr>
        <w:t>comprehend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situation</w:t>
      </w:r>
      <w:proofErr w:type="spellEnd"/>
      <w:r w:rsidRPr="00623806">
        <w:rPr>
          <w:rFonts w:ascii="Helvetica" w:hAnsi="Helvetica"/>
          <w:lang w:val="es-ES"/>
        </w:rPr>
        <w:t xml:space="preserve">.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sensed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though</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fully</w:t>
      </w:r>
      <w:proofErr w:type="spellEnd"/>
      <w:r w:rsidRPr="00623806">
        <w:rPr>
          <w:rFonts w:ascii="Helvetica" w:hAnsi="Helvetica"/>
          <w:lang w:val="es-ES"/>
        </w:rPr>
        <w:t xml:space="preserve"> </w:t>
      </w:r>
      <w:proofErr w:type="spellStart"/>
      <w:r w:rsidRPr="00623806">
        <w:rPr>
          <w:rFonts w:ascii="Helvetica" w:hAnsi="Helvetica"/>
          <w:lang w:val="es-ES"/>
        </w:rPr>
        <w:t>understood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sensation</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akin</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static</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precedes a </w:t>
      </w:r>
      <w:proofErr w:type="gramStart"/>
      <w:r w:rsidRPr="00623806">
        <w:rPr>
          <w:rFonts w:ascii="Helvetica" w:hAnsi="Helvetica"/>
          <w:lang w:val="es-ES"/>
        </w:rPr>
        <w:t>flash</w:t>
      </w:r>
      <w:proofErr w:type="gram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lightning</w:t>
      </w:r>
      <w:proofErr w:type="spellEnd"/>
      <w:r w:rsidRPr="00623806">
        <w:rPr>
          <w:rFonts w:ascii="Helvetica" w:hAnsi="Helvetica"/>
          <w:lang w:val="es-ES"/>
        </w:rPr>
        <w:t>.</w:t>
      </w:r>
    </w:p>
    <w:p w14:paraId="397CA15D" w14:textId="4D76CC14" w:rsidR="00B13097" w:rsidRPr="00623806" w:rsidRDefault="00B13097" w:rsidP="00B13097">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scent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lingered</w:t>
      </w:r>
      <w:proofErr w:type="spellEnd"/>
      <w:r w:rsidRPr="00623806">
        <w:rPr>
          <w:rFonts w:ascii="Helvetica" w:hAnsi="Helvetica"/>
          <w:lang w:val="es-ES"/>
        </w:rPr>
        <w:t xml:space="preserve"> as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shifted</w:t>
      </w:r>
      <w:proofErr w:type="spellEnd"/>
      <w:r w:rsidRPr="00623806">
        <w:rPr>
          <w:rFonts w:ascii="Helvetica" w:hAnsi="Helvetica"/>
          <w:lang w:val="es-ES"/>
        </w:rPr>
        <w:t xml:space="preserve"> in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seat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scent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vanilla</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artificial, </w:t>
      </w:r>
      <w:proofErr w:type="spellStart"/>
      <w:r w:rsidRPr="00623806">
        <w:rPr>
          <w:rFonts w:ascii="Helvetica" w:hAnsi="Helvetica"/>
          <w:lang w:val="es-ES"/>
        </w:rPr>
        <w:t>but</w:t>
      </w:r>
      <w:proofErr w:type="spellEnd"/>
      <w:r w:rsidRPr="00623806">
        <w:rPr>
          <w:rFonts w:ascii="Helvetica" w:hAnsi="Helvetica"/>
          <w:lang w:val="es-ES"/>
        </w:rPr>
        <w:t xml:space="preserve"> real. Raw.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scent</w:t>
      </w:r>
      <w:proofErr w:type="spellEnd"/>
      <w:r w:rsidRPr="00623806">
        <w:rPr>
          <w:rFonts w:ascii="Helvetica" w:hAnsi="Helvetica"/>
          <w:lang w:val="es-ES"/>
        </w:rPr>
        <w:t xml:space="preserve"> </w:t>
      </w:r>
      <w:proofErr w:type="spellStart"/>
      <w:r w:rsidRPr="00623806">
        <w:rPr>
          <w:rFonts w:ascii="Helvetica" w:hAnsi="Helvetica"/>
          <w:lang w:val="es-ES"/>
        </w:rPr>
        <w:t>evoked</w:t>
      </w:r>
      <w:proofErr w:type="spellEnd"/>
      <w:r w:rsidRPr="00623806">
        <w:rPr>
          <w:rFonts w:ascii="Helvetica" w:hAnsi="Helvetica"/>
          <w:lang w:val="es-ES"/>
        </w:rPr>
        <w:t xml:space="preserve"> </w:t>
      </w:r>
      <w:proofErr w:type="spellStart"/>
      <w:r w:rsidRPr="00623806">
        <w:rPr>
          <w:rFonts w:ascii="Helvetica" w:hAnsi="Helvetica"/>
          <w:lang w:val="es-ES"/>
        </w:rPr>
        <w:t>memories</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crushed</w:t>
      </w:r>
      <w:proofErr w:type="spellEnd"/>
      <w:r w:rsidRPr="00623806">
        <w:rPr>
          <w:rFonts w:ascii="Helvetica" w:hAnsi="Helvetica"/>
          <w:lang w:val="es-ES"/>
        </w:rPr>
        <w:t xml:space="preserve"> </w:t>
      </w:r>
      <w:proofErr w:type="spellStart"/>
      <w:r w:rsidRPr="00623806">
        <w:rPr>
          <w:rFonts w:ascii="Helvetica" w:hAnsi="Helvetica"/>
          <w:lang w:val="es-ES"/>
        </w:rPr>
        <w:t>orchids</w:t>
      </w:r>
      <w:proofErr w:type="spellEnd"/>
      <w:r w:rsidRPr="00623806">
        <w:rPr>
          <w:rFonts w:ascii="Helvetica" w:hAnsi="Helvetica"/>
          <w:lang w:val="es-ES"/>
        </w:rPr>
        <w:t xml:space="preserve">, </w:t>
      </w:r>
      <w:proofErr w:type="spellStart"/>
      <w:r w:rsidRPr="00623806">
        <w:rPr>
          <w:rFonts w:ascii="Helvetica" w:hAnsi="Helvetica"/>
          <w:lang w:val="es-ES"/>
        </w:rPr>
        <w:t>warmth</w:t>
      </w:r>
      <w:proofErr w:type="spellEnd"/>
      <w:r w:rsidRPr="00623806">
        <w:rPr>
          <w:rFonts w:ascii="Helvetica" w:hAnsi="Helvetica"/>
          <w:lang w:val="es-ES"/>
        </w:rPr>
        <w:t xml:space="preserve">, and </w:t>
      </w:r>
      <w:proofErr w:type="spellStart"/>
      <w:r w:rsidRPr="00623806">
        <w:rPr>
          <w:rFonts w:ascii="Helvetica" w:hAnsi="Helvetica"/>
          <w:lang w:val="es-ES"/>
        </w:rPr>
        <w:t>sunlit</w:t>
      </w:r>
      <w:proofErr w:type="spellEnd"/>
      <w:r w:rsidRPr="00623806">
        <w:rPr>
          <w:rFonts w:ascii="Helvetica" w:hAnsi="Helvetica"/>
          <w:lang w:val="es-ES"/>
        </w:rPr>
        <w:t xml:space="preserve"> skin.</w:t>
      </w:r>
    </w:p>
    <w:p w14:paraId="2FE39707" w14:textId="4BA97563" w:rsidR="00B13097" w:rsidRPr="00623806" w:rsidRDefault="00B13097" w:rsidP="00B13097">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swallowed</w:t>
      </w:r>
      <w:proofErr w:type="spellEnd"/>
      <w:r w:rsidRPr="00623806">
        <w:rPr>
          <w:rFonts w:ascii="Helvetica" w:hAnsi="Helvetica"/>
          <w:lang w:val="es-ES"/>
        </w:rPr>
        <w:t xml:space="preserve"> </w:t>
      </w:r>
      <w:proofErr w:type="spellStart"/>
      <w:r w:rsidRPr="00623806">
        <w:rPr>
          <w:rFonts w:ascii="Helvetica" w:hAnsi="Helvetica"/>
          <w:lang w:val="es-ES"/>
        </w:rPr>
        <w:t>hard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hand</w:t>
      </w:r>
      <w:proofErr w:type="spellEnd"/>
      <w:r w:rsidRPr="00623806">
        <w:rPr>
          <w:rFonts w:ascii="Helvetica" w:hAnsi="Helvetica"/>
          <w:lang w:val="es-ES"/>
        </w:rPr>
        <w:t xml:space="preserve"> </w:t>
      </w:r>
      <w:proofErr w:type="spellStart"/>
      <w:r w:rsidRPr="00623806">
        <w:rPr>
          <w:rFonts w:ascii="Helvetica" w:hAnsi="Helvetica"/>
          <w:lang w:val="es-ES"/>
        </w:rPr>
        <w:t>twitching</w:t>
      </w:r>
      <w:proofErr w:type="spellEnd"/>
      <w:r w:rsidRPr="00623806">
        <w:rPr>
          <w:rFonts w:ascii="Helvetica" w:hAnsi="Helvetica"/>
          <w:lang w:val="es-ES"/>
        </w:rPr>
        <w:t xml:space="preserve"> at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side</w:t>
      </w:r>
      <w:proofErr w:type="spellEnd"/>
      <w:r w:rsidRPr="00623806">
        <w:rPr>
          <w:rFonts w:ascii="Helvetica" w:hAnsi="Helvetica"/>
          <w:lang w:val="es-ES"/>
        </w:rPr>
        <w:t xml:space="preserve">. I </w:t>
      </w:r>
      <w:proofErr w:type="spellStart"/>
      <w:r w:rsidRPr="00623806">
        <w:rPr>
          <w:rFonts w:ascii="Helvetica" w:hAnsi="Helvetica"/>
          <w:lang w:val="es-ES"/>
        </w:rPr>
        <w:t>hadn’t</w:t>
      </w:r>
      <w:proofErr w:type="spellEnd"/>
      <w:r w:rsidRPr="00623806">
        <w:rPr>
          <w:rFonts w:ascii="Helvetica" w:hAnsi="Helvetica"/>
          <w:lang w:val="es-ES"/>
        </w:rPr>
        <w:t xml:space="preserve"> </w:t>
      </w:r>
      <w:proofErr w:type="spellStart"/>
      <w:r w:rsidRPr="00623806">
        <w:rPr>
          <w:rFonts w:ascii="Helvetica" w:hAnsi="Helvetica"/>
          <w:lang w:val="es-ES"/>
        </w:rPr>
        <w:t>reacted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someone</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in… </w:t>
      </w:r>
      <w:proofErr w:type="spellStart"/>
      <w:r w:rsidRPr="00623806">
        <w:rPr>
          <w:rFonts w:ascii="Helvetica" w:hAnsi="Helvetica"/>
          <w:lang w:val="es-ES"/>
        </w:rPr>
        <w:t>hell</w:t>
      </w:r>
      <w:proofErr w:type="spellEnd"/>
      <w:r w:rsidRPr="00623806">
        <w:rPr>
          <w:rFonts w:ascii="Helvetica" w:hAnsi="Helvetica"/>
          <w:lang w:val="es-ES"/>
        </w:rPr>
        <w:t xml:space="preserve">, </w:t>
      </w:r>
      <w:proofErr w:type="spellStart"/>
      <w:r w:rsidRPr="00623806">
        <w:rPr>
          <w:rFonts w:ascii="Helvetica" w:hAnsi="Helvetica"/>
          <w:lang w:val="es-ES"/>
        </w:rPr>
        <w:t>ever</w:t>
      </w:r>
      <w:proofErr w:type="spellEnd"/>
      <w:r w:rsidRPr="00623806">
        <w:rPr>
          <w:rFonts w:ascii="Helvetica" w:hAnsi="Helvetica"/>
          <w:lang w:val="es-ES"/>
        </w:rPr>
        <w:t>.</w:t>
      </w:r>
    </w:p>
    <w:p w14:paraId="443FCEE6" w14:textId="2EF36D00" w:rsidR="00B13097" w:rsidRPr="00623806" w:rsidRDefault="00B13097" w:rsidP="00B13097">
      <w:pPr>
        <w:pStyle w:val="Scene"/>
        <w:spacing w:line="276" w:lineRule="auto"/>
        <w:jc w:val="both"/>
        <w:rPr>
          <w:rFonts w:ascii="Helvetica" w:hAnsi="Helvetica"/>
          <w:lang w:val="es-ES"/>
        </w:rPr>
      </w:pP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what</w:t>
      </w:r>
      <w:proofErr w:type="spellEnd"/>
      <w:r w:rsidRPr="00623806">
        <w:rPr>
          <w:rFonts w:ascii="Helvetica" w:hAnsi="Helvetica"/>
          <w:lang w:val="es-ES"/>
        </w:rPr>
        <w:t xml:space="preserve"> </w:t>
      </w:r>
      <w:proofErr w:type="spellStart"/>
      <w:r w:rsidRPr="00623806">
        <w:rPr>
          <w:rFonts w:ascii="Helvetica" w:hAnsi="Helvetica"/>
          <w:lang w:val="es-ES"/>
        </w:rPr>
        <w:t>Gunnolf</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w:t>
      </w:r>
    </w:p>
    <w:p w14:paraId="66AEC646" w14:textId="5F2BD0BB" w:rsidR="00B13097" w:rsidRPr="00623806" w:rsidRDefault="00B13097" w:rsidP="00B13097">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wild </w:t>
      </w:r>
      <w:proofErr w:type="spellStart"/>
      <w:r w:rsidRPr="00623806">
        <w:rPr>
          <w:rFonts w:ascii="Helvetica" w:hAnsi="Helvetica"/>
          <w:lang w:val="es-ES"/>
        </w:rPr>
        <w:t>Alpha’s</w:t>
      </w:r>
      <w:proofErr w:type="spellEnd"/>
      <w:r w:rsidRPr="00623806">
        <w:rPr>
          <w:rFonts w:ascii="Helvetica" w:hAnsi="Helvetica"/>
          <w:lang w:val="es-ES"/>
        </w:rPr>
        <w:t xml:space="preserve"> </w:t>
      </w:r>
      <w:proofErr w:type="spellStart"/>
      <w:r w:rsidRPr="00623806">
        <w:rPr>
          <w:rFonts w:ascii="Helvetica" w:hAnsi="Helvetica"/>
          <w:lang w:val="es-ES"/>
        </w:rPr>
        <w:t>blood</w:t>
      </w:r>
      <w:proofErr w:type="spellEnd"/>
      <w:r w:rsidRPr="00623806">
        <w:rPr>
          <w:rFonts w:ascii="Helvetica" w:hAnsi="Helvetica"/>
          <w:lang w:val="es-ES"/>
        </w:rPr>
        <w:t xml:space="preserve"> </w:t>
      </w:r>
      <w:proofErr w:type="spellStart"/>
      <w:r w:rsidRPr="00623806">
        <w:rPr>
          <w:rFonts w:ascii="Helvetica" w:hAnsi="Helvetica"/>
          <w:lang w:val="es-ES"/>
        </w:rPr>
        <w:t>burns</w:t>
      </w:r>
      <w:proofErr w:type="spellEnd"/>
      <w:r w:rsidRPr="00623806">
        <w:rPr>
          <w:rFonts w:ascii="Helvetica" w:hAnsi="Helvetica"/>
          <w:lang w:val="es-ES"/>
        </w:rPr>
        <w:t xml:space="preserve"> </w:t>
      </w:r>
      <w:proofErr w:type="spellStart"/>
      <w:r w:rsidRPr="00623806">
        <w:rPr>
          <w:rFonts w:ascii="Helvetica" w:hAnsi="Helvetica"/>
          <w:lang w:val="es-ES"/>
        </w:rPr>
        <w:t>now</w:t>
      </w:r>
      <w:proofErr w:type="spellEnd"/>
      <w:r w:rsidRPr="00623806">
        <w:rPr>
          <w:rFonts w:ascii="Helvetica" w:hAnsi="Helvetica"/>
          <w:lang w:val="es-ES"/>
        </w:rPr>
        <w:t>.</w:t>
      </w:r>
    </w:p>
    <w:p w14:paraId="4BBDAFE9" w14:textId="3BEE2B03" w:rsidR="00B13097" w:rsidRPr="00623806" w:rsidRDefault="00B13097" w:rsidP="00B13097">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hadn’t</w:t>
      </w:r>
      <w:proofErr w:type="spellEnd"/>
      <w:r w:rsidRPr="00623806">
        <w:rPr>
          <w:rFonts w:ascii="Helvetica" w:hAnsi="Helvetica"/>
          <w:lang w:val="es-ES"/>
        </w:rPr>
        <w:t xml:space="preserve"> </w:t>
      </w:r>
      <w:proofErr w:type="spellStart"/>
      <w:r w:rsidRPr="00623806">
        <w:rPr>
          <w:rFonts w:ascii="Helvetica" w:hAnsi="Helvetica"/>
          <w:lang w:val="es-ES"/>
        </w:rPr>
        <w:t>believed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w:t>
      </w:r>
    </w:p>
    <w:p w14:paraId="24B04D5C" w14:textId="3AF4DF6B" w:rsidR="00B13097" w:rsidRPr="00623806" w:rsidRDefault="00B13097" w:rsidP="00B13097">
      <w:pPr>
        <w:pStyle w:val="Scene"/>
        <w:spacing w:line="276" w:lineRule="auto"/>
        <w:jc w:val="both"/>
        <w:rPr>
          <w:rFonts w:ascii="Helvetica" w:hAnsi="Helvetica"/>
          <w:lang w:val="es-ES"/>
        </w:rPr>
      </w:pPr>
      <w:proofErr w:type="spellStart"/>
      <w:r w:rsidRPr="00623806">
        <w:rPr>
          <w:rFonts w:ascii="Helvetica" w:hAnsi="Helvetica"/>
          <w:lang w:val="es-ES"/>
        </w:rPr>
        <w:t>But</w:t>
      </w:r>
      <w:proofErr w:type="spellEnd"/>
      <w:r w:rsidRPr="00623806">
        <w:rPr>
          <w:rFonts w:ascii="Helvetica" w:hAnsi="Helvetica"/>
          <w:lang w:val="es-ES"/>
        </w:rPr>
        <w:t xml:space="preserve"> standing </w:t>
      </w:r>
      <w:proofErr w:type="spellStart"/>
      <w:r w:rsidRPr="00623806">
        <w:rPr>
          <w:rFonts w:ascii="Helvetica" w:hAnsi="Helvetica"/>
          <w:lang w:val="es-ES"/>
        </w:rPr>
        <w:t>here</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tug</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threading</w:t>
      </w:r>
      <w:proofErr w:type="spellEnd"/>
      <w:r w:rsidRPr="00623806">
        <w:rPr>
          <w:rFonts w:ascii="Helvetica" w:hAnsi="Helvetica"/>
          <w:lang w:val="es-ES"/>
        </w:rPr>
        <w:t xml:space="preserve"> </w:t>
      </w:r>
      <w:proofErr w:type="spellStart"/>
      <w:r w:rsidRPr="00623806">
        <w:rPr>
          <w:rFonts w:ascii="Helvetica" w:hAnsi="Helvetica"/>
          <w:lang w:val="es-ES"/>
        </w:rPr>
        <w:t>itself</w:t>
      </w:r>
      <w:proofErr w:type="spellEnd"/>
      <w:r w:rsidRPr="00623806">
        <w:rPr>
          <w:rFonts w:ascii="Helvetica" w:hAnsi="Helvetica"/>
          <w:lang w:val="es-ES"/>
        </w:rPr>
        <w:t xml:space="preserve"> </w:t>
      </w:r>
      <w:proofErr w:type="spellStart"/>
      <w:r w:rsidRPr="00623806">
        <w:rPr>
          <w:rFonts w:ascii="Helvetica" w:hAnsi="Helvetica"/>
          <w:lang w:val="es-ES"/>
        </w:rPr>
        <w:t>around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ribs</w:t>
      </w:r>
      <w:proofErr w:type="spellEnd"/>
      <w:r w:rsidRPr="00623806">
        <w:rPr>
          <w:rFonts w:ascii="Helvetica" w:hAnsi="Helvetica"/>
          <w:lang w:val="es-ES"/>
        </w:rPr>
        <w:t>?</w:t>
      </w:r>
    </w:p>
    <w:p w14:paraId="50419EC6" w14:textId="1EE114F8" w:rsidR="00B13097" w:rsidRPr="00623806" w:rsidRDefault="00B13097" w:rsidP="00B13097">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believed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now</w:t>
      </w:r>
      <w:proofErr w:type="spellEnd"/>
      <w:r w:rsidRPr="00623806">
        <w:rPr>
          <w:rFonts w:ascii="Helvetica" w:hAnsi="Helvetica"/>
          <w:lang w:val="es-ES"/>
        </w:rPr>
        <w:t>.</w:t>
      </w:r>
    </w:p>
    <w:p w14:paraId="1FEA7D39" w14:textId="7FC760FF" w:rsidR="00B13097" w:rsidRPr="00623806" w:rsidRDefault="00B13097" w:rsidP="00B13097">
      <w:pPr>
        <w:pStyle w:val="Scene"/>
        <w:spacing w:line="276" w:lineRule="auto"/>
        <w:jc w:val="both"/>
        <w:rPr>
          <w:rFonts w:ascii="Helvetica" w:hAnsi="Helvetica"/>
          <w:lang w:val="es-ES"/>
        </w:rPr>
      </w:pPr>
      <w:proofErr w:type="spellStart"/>
      <w:r w:rsidRPr="00623806">
        <w:rPr>
          <w:rFonts w:ascii="Helvetica" w:hAnsi="Helvetica"/>
          <w:lang w:val="es-ES"/>
        </w:rPr>
        <w:t>Except</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wasn’t</w:t>
      </w:r>
      <w:proofErr w:type="spellEnd"/>
      <w:r w:rsidRPr="00623806">
        <w:rPr>
          <w:rFonts w:ascii="Helvetica" w:hAnsi="Helvetica"/>
          <w:lang w:val="es-ES"/>
        </w:rPr>
        <w:t xml:space="preserve"> a </w:t>
      </w:r>
      <w:proofErr w:type="spellStart"/>
      <w:r w:rsidRPr="00623806">
        <w:rPr>
          <w:rFonts w:ascii="Helvetica" w:hAnsi="Helvetica"/>
          <w:lang w:val="es-ES"/>
        </w:rPr>
        <w:t>roar</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clarity</w:t>
      </w:r>
      <w:proofErr w:type="spellEnd"/>
      <w:r w:rsidRPr="00623806">
        <w:rPr>
          <w:rFonts w:ascii="Helvetica" w:hAnsi="Helvetica"/>
          <w:lang w:val="es-ES"/>
        </w:rPr>
        <w:t>.</w:t>
      </w:r>
    </w:p>
    <w:p w14:paraId="0DEDDF01" w14:textId="0CFDCDA8" w:rsidR="00B13097" w:rsidRPr="00623806" w:rsidRDefault="00B13097" w:rsidP="00B13097">
      <w:pPr>
        <w:pStyle w:val="Scene"/>
        <w:spacing w:line="276" w:lineRule="auto"/>
        <w:jc w:val="both"/>
        <w:rPr>
          <w:rFonts w:ascii="Helvetica" w:hAnsi="Helvetica"/>
          <w:lang w:val="es-ES"/>
        </w:rPr>
      </w:pP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temptation</w:t>
      </w:r>
      <w:proofErr w:type="spellEnd"/>
      <w:r w:rsidRPr="00623806">
        <w:rPr>
          <w:rFonts w:ascii="Helvetica" w:hAnsi="Helvetica"/>
          <w:lang w:val="es-ES"/>
        </w:rPr>
        <w:t>.</w:t>
      </w:r>
    </w:p>
    <w:p w14:paraId="606C33EA" w14:textId="77777777" w:rsidR="000A0D39" w:rsidRPr="00623806" w:rsidRDefault="000A0D39" w:rsidP="00B13097">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need</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overwhelming</w:t>
      </w:r>
      <w:proofErr w:type="spellEnd"/>
      <w:r w:rsidRPr="00623806">
        <w:rPr>
          <w:rFonts w:ascii="Helvetica" w:hAnsi="Helvetica"/>
          <w:lang w:val="es-ES"/>
        </w:rPr>
        <w:t>.</w:t>
      </w:r>
    </w:p>
    <w:p w14:paraId="4A5B855B" w14:textId="4A84B6F8" w:rsidR="00B13097" w:rsidRPr="00623806" w:rsidRDefault="00B13097" w:rsidP="00B13097">
      <w:pPr>
        <w:pStyle w:val="Scene"/>
        <w:spacing w:line="276" w:lineRule="auto"/>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most</w:t>
      </w:r>
      <w:proofErr w:type="spellEnd"/>
      <w:r w:rsidRPr="00623806">
        <w:rPr>
          <w:rFonts w:ascii="Helvetica" w:hAnsi="Helvetica"/>
          <w:lang w:val="es-ES"/>
        </w:rPr>
        <w:t xml:space="preserve"> </w:t>
      </w:r>
      <w:proofErr w:type="spellStart"/>
      <w:r w:rsidRPr="00623806">
        <w:rPr>
          <w:rFonts w:ascii="Helvetica" w:hAnsi="Helvetica"/>
          <w:lang w:val="es-ES"/>
        </w:rPr>
        <w:t>dangerous</w:t>
      </w:r>
      <w:proofErr w:type="spellEnd"/>
      <w:r w:rsidRPr="00623806">
        <w:rPr>
          <w:rFonts w:ascii="Helvetica" w:hAnsi="Helvetica"/>
          <w:lang w:val="es-ES"/>
        </w:rPr>
        <w:t xml:space="preserve"> </w:t>
      </w:r>
      <w:proofErr w:type="spellStart"/>
      <w:r w:rsidRPr="00623806">
        <w:rPr>
          <w:rFonts w:ascii="Helvetica" w:hAnsi="Helvetica"/>
          <w:lang w:val="es-ES"/>
        </w:rPr>
        <w:t>thing</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all</w:t>
      </w:r>
      <w:proofErr w:type="spellEnd"/>
      <w:r w:rsidRPr="00623806">
        <w:rPr>
          <w:rFonts w:ascii="Helvetica" w:hAnsi="Helvetica"/>
          <w:lang w:val="es-ES"/>
        </w:rPr>
        <w:t>.</w:t>
      </w:r>
    </w:p>
    <w:p w14:paraId="1339A016" w14:textId="79E6E974" w:rsidR="00B13097" w:rsidRPr="00623806" w:rsidRDefault="00B13097" w:rsidP="00B13097">
      <w:pPr>
        <w:pStyle w:val="Scene"/>
        <w:spacing w:line="276" w:lineRule="auto"/>
        <w:jc w:val="both"/>
        <w:rPr>
          <w:rFonts w:ascii="Helvetica" w:hAnsi="Helvetica"/>
          <w:lang w:val="es-ES"/>
        </w:rPr>
      </w:pPr>
      <w:proofErr w:type="spellStart"/>
      <w:r w:rsidRPr="00623806">
        <w:rPr>
          <w:rFonts w:ascii="Helvetica" w:hAnsi="Helvetica"/>
          <w:lang w:val="es-ES"/>
        </w:rPr>
        <w:t>Because</w:t>
      </w:r>
      <w:proofErr w:type="spellEnd"/>
      <w:r w:rsidRPr="00623806">
        <w:rPr>
          <w:rFonts w:ascii="Helvetica" w:hAnsi="Helvetica"/>
          <w:lang w:val="es-ES"/>
        </w:rPr>
        <w:t xml:space="preserve"> </w:t>
      </w:r>
      <w:proofErr w:type="spellStart"/>
      <w:r w:rsidRPr="00623806">
        <w:rPr>
          <w:rFonts w:ascii="Helvetica" w:hAnsi="Helvetica"/>
          <w:lang w:val="es-ES"/>
        </w:rPr>
        <w:t>if</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w:t>
      </w:r>
      <w:proofErr w:type="spellStart"/>
      <w:r w:rsidRPr="00623806">
        <w:rPr>
          <w:rFonts w:ascii="Helvetica" w:hAnsi="Helvetica"/>
          <w:lang w:val="es-ES"/>
        </w:rPr>
        <w:t>if</w:t>
      </w:r>
      <w:proofErr w:type="spellEnd"/>
      <w:r w:rsidRPr="00623806">
        <w:rPr>
          <w:rFonts w:ascii="Helvetica" w:hAnsi="Helvetica"/>
          <w:lang w:val="es-ES"/>
        </w:rPr>
        <w:t xml:space="preserve">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Moon </w:t>
      </w:r>
      <w:proofErr w:type="spellStart"/>
      <w:r w:rsidRPr="00623806">
        <w:rPr>
          <w:rFonts w:ascii="Helvetica" w:hAnsi="Helvetica"/>
          <w:lang w:val="es-ES"/>
        </w:rPr>
        <w:t>promised</w:t>
      </w:r>
      <w:proofErr w:type="spellEnd"/>
      <w:r w:rsidRPr="00623806">
        <w:rPr>
          <w:rFonts w:ascii="Helvetica" w:hAnsi="Helvetica"/>
          <w:lang w:val="es-ES"/>
        </w:rPr>
        <w:t xml:space="preserve"> me,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I’d</w:t>
      </w:r>
      <w:proofErr w:type="spellEnd"/>
      <w:r w:rsidRPr="00623806">
        <w:rPr>
          <w:rFonts w:ascii="Helvetica" w:hAnsi="Helvetica"/>
          <w:lang w:val="es-ES"/>
        </w:rPr>
        <w:t xml:space="preserve"> </w:t>
      </w:r>
      <w:proofErr w:type="spellStart"/>
      <w:r w:rsidRPr="00623806">
        <w:rPr>
          <w:rFonts w:ascii="Helvetica" w:hAnsi="Helvetica"/>
          <w:lang w:val="es-ES"/>
        </w:rPr>
        <w:t>bled</w:t>
      </w:r>
      <w:proofErr w:type="spellEnd"/>
      <w:r w:rsidRPr="00623806">
        <w:rPr>
          <w:rFonts w:ascii="Helvetica" w:hAnsi="Helvetica"/>
          <w:lang w:val="es-ES"/>
        </w:rPr>
        <w:t xml:space="preserve"> and </w:t>
      </w:r>
      <w:proofErr w:type="spellStart"/>
      <w:r w:rsidRPr="00623806">
        <w:rPr>
          <w:rFonts w:ascii="Helvetica" w:hAnsi="Helvetica"/>
          <w:lang w:val="es-ES"/>
        </w:rPr>
        <w:t>waited</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w:t>
      </w:r>
      <w:proofErr w:type="spellStart"/>
      <w:r w:rsidRPr="00623806">
        <w:rPr>
          <w:rFonts w:ascii="Helvetica" w:hAnsi="Helvetica"/>
          <w:lang w:val="es-ES"/>
        </w:rPr>
        <w:t>then</w:t>
      </w:r>
      <w:proofErr w:type="spellEnd"/>
      <w:r w:rsidRPr="00623806">
        <w:rPr>
          <w:rFonts w:ascii="Helvetica" w:hAnsi="Helvetica"/>
          <w:lang w:val="es-ES"/>
        </w:rPr>
        <w:t xml:space="preserve"> </w:t>
      </w:r>
      <w:proofErr w:type="spellStart"/>
      <w:r w:rsidRPr="00623806">
        <w:rPr>
          <w:rFonts w:ascii="Helvetica" w:hAnsi="Helvetica"/>
          <w:lang w:val="es-ES"/>
        </w:rPr>
        <w:t>why</w:t>
      </w:r>
      <w:proofErr w:type="spellEnd"/>
      <w:r w:rsidRPr="00623806">
        <w:rPr>
          <w:rFonts w:ascii="Helvetica" w:hAnsi="Helvetica"/>
          <w:lang w:val="es-ES"/>
        </w:rPr>
        <w:t xml:space="preserve"> </w:t>
      </w:r>
      <w:proofErr w:type="spellStart"/>
      <w:r w:rsidRPr="00623806">
        <w:rPr>
          <w:rFonts w:ascii="Helvetica" w:hAnsi="Helvetica"/>
          <w:lang w:val="es-ES"/>
        </w:rPr>
        <w:t>did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feel</w:t>
      </w:r>
      <w:proofErr w:type="spellEnd"/>
      <w:r w:rsidRPr="00623806">
        <w:rPr>
          <w:rFonts w:ascii="Helvetica" w:hAnsi="Helvetica"/>
          <w:lang w:val="es-ES"/>
        </w:rPr>
        <w:t xml:space="preserve"> more </w:t>
      </w:r>
      <w:proofErr w:type="spellStart"/>
      <w:r w:rsidRPr="00623806">
        <w:rPr>
          <w:rFonts w:ascii="Helvetica" w:hAnsi="Helvetica"/>
          <w:lang w:val="es-ES"/>
        </w:rPr>
        <w:t>like</w:t>
      </w:r>
      <w:proofErr w:type="spellEnd"/>
      <w:r w:rsidRPr="00623806">
        <w:rPr>
          <w:rFonts w:ascii="Helvetica" w:hAnsi="Helvetica"/>
          <w:lang w:val="es-ES"/>
        </w:rPr>
        <w:t xml:space="preserve"> a curse </w:t>
      </w:r>
      <w:proofErr w:type="spellStart"/>
      <w:r w:rsidRPr="00623806">
        <w:rPr>
          <w:rFonts w:ascii="Helvetica" w:hAnsi="Helvetica"/>
          <w:lang w:val="es-ES"/>
        </w:rPr>
        <w:t>than</w:t>
      </w:r>
      <w:proofErr w:type="spellEnd"/>
      <w:r w:rsidRPr="00623806">
        <w:rPr>
          <w:rFonts w:ascii="Helvetica" w:hAnsi="Helvetica"/>
          <w:lang w:val="es-ES"/>
        </w:rPr>
        <w:t xml:space="preserve"> a </w:t>
      </w:r>
      <w:proofErr w:type="spellStart"/>
      <w:r w:rsidRPr="00623806">
        <w:rPr>
          <w:rFonts w:ascii="Helvetica" w:hAnsi="Helvetica"/>
          <w:lang w:val="es-ES"/>
        </w:rPr>
        <w:t>gift</w:t>
      </w:r>
      <w:proofErr w:type="spellEnd"/>
      <w:r w:rsidRPr="00623806">
        <w:rPr>
          <w:rFonts w:ascii="Helvetica" w:hAnsi="Helvetica"/>
          <w:lang w:val="es-ES"/>
        </w:rPr>
        <w:t>?</w:t>
      </w:r>
    </w:p>
    <w:p w14:paraId="56C4A69F" w14:textId="0289C212" w:rsidR="00B13097" w:rsidRPr="00623806" w:rsidRDefault="00B13097" w:rsidP="00B13097">
      <w:pPr>
        <w:pStyle w:val="Scene"/>
        <w:spacing w:line="276" w:lineRule="auto"/>
        <w:jc w:val="both"/>
        <w:rPr>
          <w:rFonts w:ascii="Helvetica" w:hAnsi="Helvetica"/>
          <w:lang w:val="es-ES"/>
        </w:rPr>
      </w:pPr>
      <w:proofErr w:type="spellStart"/>
      <w:r w:rsidRPr="00623806">
        <w:rPr>
          <w:rFonts w:ascii="Helvetica" w:hAnsi="Helvetica"/>
          <w:lang w:val="es-ES"/>
        </w:rPr>
        <w:t>Why</w:t>
      </w:r>
      <w:proofErr w:type="spellEnd"/>
      <w:r w:rsidRPr="00623806">
        <w:rPr>
          <w:rFonts w:ascii="Helvetica" w:hAnsi="Helvetica"/>
          <w:lang w:val="es-ES"/>
        </w:rPr>
        <w:t xml:space="preserve"> </w:t>
      </w:r>
      <w:proofErr w:type="spellStart"/>
      <w:r w:rsidRPr="00623806">
        <w:rPr>
          <w:rFonts w:ascii="Helvetica" w:hAnsi="Helvetica"/>
          <w:lang w:val="es-ES"/>
        </w:rPr>
        <w:t>didn’t</w:t>
      </w:r>
      <w:proofErr w:type="spellEnd"/>
      <w:r w:rsidRPr="00623806">
        <w:rPr>
          <w:rFonts w:ascii="Helvetica" w:hAnsi="Helvetica"/>
          <w:lang w:val="es-ES"/>
        </w:rPr>
        <w:t xml:space="preserve"> I </w:t>
      </w:r>
      <w:proofErr w:type="spellStart"/>
      <w:r w:rsidRPr="00623806">
        <w:rPr>
          <w:rFonts w:ascii="Helvetica" w:hAnsi="Helvetica"/>
          <w:lang w:val="es-ES"/>
        </w:rPr>
        <w:t>feel</w:t>
      </w:r>
      <w:proofErr w:type="spellEnd"/>
      <w:r w:rsidRPr="00623806">
        <w:rPr>
          <w:rFonts w:ascii="Helvetica" w:hAnsi="Helvetica"/>
          <w:lang w:val="es-ES"/>
        </w:rPr>
        <w:t xml:space="preserve"> </w:t>
      </w:r>
      <w:proofErr w:type="spellStart"/>
      <w:r w:rsidRPr="00623806">
        <w:rPr>
          <w:rFonts w:ascii="Helvetica" w:hAnsi="Helvetica"/>
          <w:lang w:val="es-ES"/>
        </w:rPr>
        <w:t>peace</w:t>
      </w:r>
      <w:proofErr w:type="spellEnd"/>
      <w:r w:rsidRPr="00623806">
        <w:rPr>
          <w:rFonts w:ascii="Helvetica" w:hAnsi="Helvetica"/>
          <w:lang w:val="es-ES"/>
        </w:rPr>
        <w:t>?</w:t>
      </w:r>
    </w:p>
    <w:p w14:paraId="14637A3D" w14:textId="3D67FE1A" w:rsidR="00B13097" w:rsidRPr="00623806" w:rsidRDefault="00B13097" w:rsidP="00B13097">
      <w:pPr>
        <w:pStyle w:val="Scene"/>
        <w:spacing w:line="276" w:lineRule="auto"/>
        <w:jc w:val="both"/>
        <w:rPr>
          <w:rFonts w:ascii="Helvetica" w:hAnsi="Helvetica"/>
          <w:lang w:val="es-ES"/>
        </w:rPr>
      </w:pPr>
      <w:proofErr w:type="spellStart"/>
      <w:r w:rsidRPr="00623806">
        <w:rPr>
          <w:rFonts w:ascii="Helvetica" w:hAnsi="Helvetica"/>
          <w:lang w:val="es-ES"/>
        </w:rPr>
        <w:lastRenderedPageBreak/>
        <w:t>Why</w:t>
      </w:r>
      <w:proofErr w:type="spellEnd"/>
      <w:r w:rsidRPr="00623806">
        <w:rPr>
          <w:rFonts w:ascii="Helvetica" w:hAnsi="Helvetica"/>
          <w:lang w:val="es-ES"/>
        </w:rPr>
        <w:t xml:space="preserve"> </w:t>
      </w:r>
      <w:proofErr w:type="spellStart"/>
      <w:r w:rsidRPr="00623806">
        <w:rPr>
          <w:rFonts w:ascii="Helvetica" w:hAnsi="Helvetica"/>
          <w:lang w:val="es-ES"/>
        </w:rPr>
        <w:t>did</w:t>
      </w:r>
      <w:proofErr w:type="spellEnd"/>
      <w:r w:rsidRPr="00623806">
        <w:rPr>
          <w:rFonts w:ascii="Helvetica" w:hAnsi="Helvetica"/>
          <w:lang w:val="es-ES"/>
        </w:rPr>
        <w:t xml:space="preserve"> I </w:t>
      </w:r>
      <w:proofErr w:type="spellStart"/>
      <w:r w:rsidRPr="00623806">
        <w:rPr>
          <w:rFonts w:ascii="Helvetica" w:hAnsi="Helvetica"/>
          <w:lang w:val="es-ES"/>
        </w:rPr>
        <w:t>feel</w:t>
      </w:r>
      <w:proofErr w:type="spellEnd"/>
      <w:r w:rsidRPr="00623806">
        <w:rPr>
          <w:rFonts w:ascii="Helvetica" w:hAnsi="Helvetica"/>
          <w:lang w:val="es-ES"/>
        </w:rPr>
        <w:t xml:space="preserve"> </w:t>
      </w:r>
      <w:proofErr w:type="spellStart"/>
      <w:r w:rsidRPr="00623806">
        <w:rPr>
          <w:rFonts w:ascii="Helvetica" w:hAnsi="Helvetica"/>
          <w:lang w:val="es-ES"/>
        </w:rPr>
        <w:t>hunger</w:t>
      </w:r>
      <w:proofErr w:type="spellEnd"/>
      <w:r w:rsidRPr="00623806">
        <w:rPr>
          <w:rFonts w:ascii="Helvetica" w:hAnsi="Helvetica"/>
          <w:lang w:val="es-ES"/>
        </w:rPr>
        <w:t>?</w:t>
      </w:r>
    </w:p>
    <w:p w14:paraId="29985EF9" w14:textId="5172D526" w:rsidR="00B13097" w:rsidRPr="00623806" w:rsidRDefault="00B13097" w:rsidP="00B13097">
      <w:pPr>
        <w:pStyle w:val="Scene"/>
        <w:spacing w:line="276" w:lineRule="auto"/>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why</w:t>
      </w:r>
      <w:proofErr w:type="spellEnd"/>
      <w:r w:rsidRPr="00623806">
        <w:rPr>
          <w:rFonts w:ascii="Helvetica" w:hAnsi="Helvetica"/>
          <w:lang w:val="es-ES"/>
        </w:rPr>
        <w:t xml:space="preserve">, </w:t>
      </w:r>
      <w:proofErr w:type="spellStart"/>
      <w:r w:rsidRPr="00623806">
        <w:rPr>
          <w:rFonts w:ascii="Helvetica" w:hAnsi="Helvetica"/>
          <w:lang w:val="es-ES"/>
        </w:rPr>
        <w:t>deep</w:t>
      </w:r>
      <w:proofErr w:type="spellEnd"/>
      <w:r w:rsidRPr="00623806">
        <w:rPr>
          <w:rFonts w:ascii="Helvetica" w:hAnsi="Helvetica"/>
          <w:lang w:val="es-ES"/>
        </w:rPr>
        <w:t xml:space="preserve"> in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chest</w:t>
      </w:r>
      <w:proofErr w:type="spellEnd"/>
      <w:r w:rsidRPr="00623806">
        <w:rPr>
          <w:rFonts w:ascii="Helvetica" w:hAnsi="Helvetica"/>
          <w:lang w:val="es-ES"/>
        </w:rPr>
        <w:t xml:space="preserve">, </w:t>
      </w:r>
      <w:proofErr w:type="spellStart"/>
      <w:r w:rsidRPr="00623806">
        <w:rPr>
          <w:rFonts w:ascii="Helvetica" w:hAnsi="Helvetica"/>
          <w:lang w:val="es-ES"/>
        </w:rPr>
        <w:t>did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wolf</w:t>
      </w:r>
      <w:proofErr w:type="spellEnd"/>
      <w:r w:rsidRPr="00623806">
        <w:rPr>
          <w:rFonts w:ascii="Helvetica" w:hAnsi="Helvetica"/>
          <w:lang w:val="es-ES"/>
        </w:rPr>
        <w:t xml:space="preserve"> </w:t>
      </w:r>
      <w:proofErr w:type="spellStart"/>
      <w:r w:rsidRPr="00623806">
        <w:rPr>
          <w:rFonts w:ascii="Helvetica" w:hAnsi="Helvetica"/>
          <w:lang w:val="es-ES"/>
        </w:rPr>
        <w:t>stay</w:t>
      </w:r>
      <w:proofErr w:type="spellEnd"/>
      <w:r w:rsidRPr="00623806">
        <w:rPr>
          <w:rFonts w:ascii="Helvetica" w:hAnsi="Helvetica"/>
          <w:lang w:val="es-ES"/>
        </w:rPr>
        <w:t xml:space="preserve"> </w:t>
      </w:r>
      <w:proofErr w:type="spellStart"/>
      <w:r w:rsidRPr="00623806">
        <w:rPr>
          <w:rFonts w:ascii="Helvetica" w:hAnsi="Helvetica"/>
          <w:lang w:val="es-ES"/>
        </w:rPr>
        <w:t>quiet</w:t>
      </w:r>
      <w:proofErr w:type="spellEnd"/>
      <w:r w:rsidRPr="00623806">
        <w:rPr>
          <w:rFonts w:ascii="Helvetica" w:hAnsi="Helvetica"/>
          <w:lang w:val="es-ES"/>
        </w:rPr>
        <w:t>?</w:t>
      </w:r>
    </w:p>
    <w:p w14:paraId="360B4B7D" w14:textId="110394DE" w:rsidR="00B13097" w:rsidRPr="00623806" w:rsidRDefault="00B13097" w:rsidP="00B13097">
      <w:pPr>
        <w:pStyle w:val="Scene"/>
        <w:spacing w:line="276" w:lineRule="auto"/>
        <w:jc w:val="both"/>
        <w:rPr>
          <w:rFonts w:ascii="Helvetica" w:hAnsi="Helvetica"/>
          <w:lang w:val="es-ES"/>
        </w:rPr>
      </w:pP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gone</w:t>
      </w:r>
      <w:proofErr w:type="spellEnd"/>
      <w:r w:rsidRPr="00623806">
        <w:rPr>
          <w:rFonts w:ascii="Helvetica" w:hAnsi="Helvetica"/>
          <w:lang w:val="es-ES"/>
        </w:rPr>
        <w:t xml:space="preserve">. Just… </w:t>
      </w:r>
      <w:proofErr w:type="spellStart"/>
      <w:r w:rsidRPr="00623806">
        <w:rPr>
          <w:rFonts w:ascii="Helvetica" w:hAnsi="Helvetica"/>
          <w:lang w:val="es-ES"/>
        </w:rPr>
        <w:t>watching</w:t>
      </w:r>
      <w:proofErr w:type="spellEnd"/>
      <w:r w:rsidRPr="00623806">
        <w:rPr>
          <w:rFonts w:ascii="Helvetica" w:hAnsi="Helvetica"/>
          <w:lang w:val="es-ES"/>
        </w:rPr>
        <w:t>.</w:t>
      </w:r>
    </w:p>
    <w:p w14:paraId="60BF235A" w14:textId="6D45275A" w:rsidR="00B13097" w:rsidRPr="00623806" w:rsidRDefault="00B13097" w:rsidP="00B13097">
      <w:pPr>
        <w:pStyle w:val="Scene"/>
        <w:spacing w:line="276" w:lineRule="auto"/>
        <w:jc w:val="both"/>
        <w:rPr>
          <w:rFonts w:ascii="Helvetica" w:hAnsi="Helvetica"/>
          <w:lang w:val="es-ES"/>
        </w:rPr>
      </w:pPr>
      <w:proofErr w:type="spellStart"/>
      <w:r w:rsidRPr="00623806">
        <w:rPr>
          <w:rFonts w:ascii="Helvetica" w:hAnsi="Helvetica"/>
          <w:lang w:val="es-ES"/>
        </w:rPr>
        <w:t>Waiting</w:t>
      </w:r>
      <w:proofErr w:type="spellEnd"/>
      <w:r w:rsidRPr="00623806">
        <w:rPr>
          <w:rFonts w:ascii="Helvetica" w:hAnsi="Helvetica"/>
          <w:lang w:val="es-ES"/>
        </w:rPr>
        <w:t>.</w:t>
      </w:r>
    </w:p>
    <w:p w14:paraId="0C998FDC" w14:textId="4D0FABF8" w:rsidR="00B13097" w:rsidRPr="00623806" w:rsidRDefault="00B13097" w:rsidP="00B13097">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stepped</w:t>
      </w:r>
      <w:proofErr w:type="spellEnd"/>
      <w:r w:rsidRPr="00623806">
        <w:rPr>
          <w:rFonts w:ascii="Helvetica" w:hAnsi="Helvetica"/>
          <w:lang w:val="es-ES"/>
        </w:rPr>
        <w:t xml:space="preserve"> </w:t>
      </w:r>
      <w:proofErr w:type="spellStart"/>
      <w:r w:rsidRPr="00623806">
        <w:rPr>
          <w:rFonts w:ascii="Helvetica" w:hAnsi="Helvetica"/>
          <w:lang w:val="es-ES"/>
        </w:rPr>
        <w:t>closer</w:t>
      </w:r>
      <w:proofErr w:type="spellEnd"/>
      <w:r w:rsidRPr="00623806">
        <w:rPr>
          <w:rFonts w:ascii="Helvetica" w:hAnsi="Helvetica"/>
          <w:lang w:val="es-ES"/>
        </w:rPr>
        <w:t xml:space="preserve">, no </w:t>
      </w:r>
      <w:proofErr w:type="spellStart"/>
      <w:r w:rsidRPr="00623806">
        <w:rPr>
          <w:rFonts w:ascii="Helvetica" w:hAnsi="Helvetica"/>
          <w:lang w:val="es-ES"/>
        </w:rPr>
        <w:t>longer</w:t>
      </w:r>
      <w:proofErr w:type="spellEnd"/>
      <w:r w:rsidRPr="00623806">
        <w:rPr>
          <w:rFonts w:ascii="Helvetica" w:hAnsi="Helvetica"/>
          <w:lang w:val="es-ES"/>
        </w:rPr>
        <w:t xml:space="preserve"> </w:t>
      </w:r>
      <w:proofErr w:type="spellStart"/>
      <w:r w:rsidRPr="00623806">
        <w:rPr>
          <w:rFonts w:ascii="Helvetica" w:hAnsi="Helvetica"/>
          <w:lang w:val="es-ES"/>
        </w:rPr>
        <w:t>sure</w:t>
      </w:r>
      <w:proofErr w:type="spellEnd"/>
      <w:r w:rsidRPr="00623806">
        <w:rPr>
          <w:rFonts w:ascii="Helvetica" w:hAnsi="Helvetica"/>
          <w:lang w:val="es-ES"/>
        </w:rPr>
        <w:t xml:space="preserve"> </w:t>
      </w:r>
      <w:proofErr w:type="spellStart"/>
      <w:r w:rsidRPr="00623806">
        <w:rPr>
          <w:rFonts w:ascii="Helvetica" w:hAnsi="Helvetica"/>
          <w:lang w:val="es-ES"/>
        </w:rPr>
        <w:t>if</w:t>
      </w:r>
      <w:proofErr w:type="spellEnd"/>
      <w:r w:rsidRPr="00623806">
        <w:rPr>
          <w:rFonts w:ascii="Helvetica" w:hAnsi="Helvetica"/>
          <w:lang w:val="es-ES"/>
        </w:rPr>
        <w:t xml:space="preserve"> I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hunting</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truth</w:t>
      </w:r>
      <w:proofErr w:type="spellEnd"/>
      <w:r w:rsidRPr="00623806">
        <w:rPr>
          <w:rFonts w:ascii="Helvetica" w:hAnsi="Helvetica"/>
          <w:lang w:val="es-ES"/>
        </w:rPr>
        <w:t xml:space="preserve"> </w:t>
      </w:r>
      <w:proofErr w:type="spellStart"/>
      <w:r w:rsidRPr="00623806">
        <w:rPr>
          <w:rFonts w:ascii="Helvetica" w:hAnsi="Helvetica"/>
          <w:lang w:val="es-ES"/>
        </w:rPr>
        <w:t>or</w:t>
      </w:r>
      <w:proofErr w:type="spellEnd"/>
      <w:r w:rsidRPr="00623806">
        <w:rPr>
          <w:rFonts w:ascii="Helvetica" w:hAnsi="Helvetica"/>
          <w:lang w:val="es-ES"/>
        </w:rPr>
        <w:t xml:space="preserve"> </w:t>
      </w:r>
      <w:proofErr w:type="spellStart"/>
      <w:r w:rsidRPr="00623806">
        <w:rPr>
          <w:rFonts w:ascii="Helvetica" w:hAnsi="Helvetica"/>
          <w:lang w:val="es-ES"/>
        </w:rPr>
        <w:t>daring</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hunt</w:t>
      </w:r>
      <w:proofErr w:type="spellEnd"/>
      <w:r w:rsidRPr="00623806">
        <w:rPr>
          <w:rFonts w:ascii="Helvetica" w:hAnsi="Helvetica"/>
          <w:lang w:val="es-ES"/>
        </w:rPr>
        <w:t xml:space="preserve"> me.</w:t>
      </w:r>
    </w:p>
    <w:p w14:paraId="354DCB55" w14:textId="41A0B369" w:rsidR="00B13097" w:rsidRPr="00623806" w:rsidRDefault="00B13097" w:rsidP="00B13097">
      <w:pPr>
        <w:pStyle w:val="Scene"/>
        <w:spacing w:line="276" w:lineRule="auto"/>
        <w:jc w:val="both"/>
        <w:rPr>
          <w:rFonts w:ascii="Helvetica" w:hAnsi="Helvetica"/>
          <w:lang w:val="es-ES"/>
        </w:rPr>
      </w:pP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looked</w:t>
      </w:r>
      <w:proofErr w:type="spellEnd"/>
      <w:r w:rsidRPr="00623806">
        <w:rPr>
          <w:rFonts w:ascii="Helvetica" w:hAnsi="Helvetica"/>
          <w:lang w:val="es-ES"/>
        </w:rPr>
        <w:t xml:space="preserve"> </w:t>
      </w:r>
      <w:proofErr w:type="spellStart"/>
      <w:r w:rsidRPr="00623806">
        <w:rPr>
          <w:rFonts w:ascii="Helvetica" w:hAnsi="Helvetica"/>
          <w:lang w:val="es-ES"/>
        </w:rPr>
        <w:t>again</w:t>
      </w:r>
      <w:proofErr w:type="spellEnd"/>
      <w:r w:rsidRPr="00623806">
        <w:rPr>
          <w:rFonts w:ascii="Helvetica" w:hAnsi="Helvetica"/>
          <w:lang w:val="es-ES"/>
        </w:rPr>
        <w:t xml:space="preserve">, </w:t>
      </w:r>
      <w:proofErr w:type="spellStart"/>
      <w:r w:rsidRPr="00623806">
        <w:rPr>
          <w:rFonts w:ascii="Helvetica" w:hAnsi="Helvetica"/>
          <w:lang w:val="es-ES"/>
        </w:rPr>
        <w:t>catching</w:t>
      </w:r>
      <w:proofErr w:type="spellEnd"/>
      <w:r w:rsidRPr="00623806">
        <w:rPr>
          <w:rFonts w:ascii="Helvetica" w:hAnsi="Helvetica"/>
          <w:lang w:val="es-ES"/>
        </w:rPr>
        <w:t xml:space="preserve"> me </w:t>
      </w:r>
      <w:proofErr w:type="spellStart"/>
      <w:r w:rsidRPr="00623806">
        <w:rPr>
          <w:rFonts w:ascii="Helvetica" w:hAnsi="Helvetica"/>
          <w:lang w:val="es-ES"/>
        </w:rPr>
        <w:t>staring</w:t>
      </w:r>
      <w:proofErr w:type="spellEnd"/>
      <w:r w:rsidRPr="00623806">
        <w:rPr>
          <w:rFonts w:ascii="Helvetica" w:hAnsi="Helvetica"/>
          <w:lang w:val="es-ES"/>
        </w:rPr>
        <w:t>.</w:t>
      </w:r>
    </w:p>
    <w:p w14:paraId="7C8052F6" w14:textId="0F44132F" w:rsidR="00B13097" w:rsidRPr="00623806" w:rsidRDefault="00B13097" w:rsidP="00B13097">
      <w:pPr>
        <w:pStyle w:val="Scene"/>
        <w:spacing w:line="276" w:lineRule="auto"/>
        <w:jc w:val="both"/>
        <w:rPr>
          <w:rFonts w:ascii="Helvetica" w:hAnsi="Helvetica"/>
          <w:lang w:val="es-ES"/>
        </w:rPr>
      </w:pPr>
      <w:r w:rsidRPr="00623806">
        <w:rPr>
          <w:rFonts w:ascii="Helvetica" w:hAnsi="Helvetica"/>
          <w:lang w:val="es-ES"/>
        </w:rPr>
        <w:t xml:space="preserve">And I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gramStart"/>
      <w:r w:rsidRPr="00623806">
        <w:rPr>
          <w:rFonts w:ascii="Helvetica" w:hAnsi="Helvetica"/>
          <w:lang w:val="es-ES"/>
        </w:rPr>
        <w:t>look</w:t>
      </w:r>
      <w:proofErr w:type="gramEnd"/>
      <w:r w:rsidRPr="00623806">
        <w:rPr>
          <w:rFonts w:ascii="Helvetica" w:hAnsi="Helvetica"/>
          <w:lang w:val="es-ES"/>
        </w:rPr>
        <w:t xml:space="preserve"> </w:t>
      </w:r>
      <w:proofErr w:type="spellStart"/>
      <w:r w:rsidRPr="00623806">
        <w:rPr>
          <w:rFonts w:ascii="Helvetica" w:hAnsi="Helvetica"/>
          <w:lang w:val="es-ES"/>
        </w:rPr>
        <w:t>away</w:t>
      </w:r>
      <w:proofErr w:type="spellEnd"/>
      <w:r w:rsidRPr="00623806">
        <w:rPr>
          <w:rFonts w:ascii="Helvetica" w:hAnsi="Helvetica"/>
          <w:lang w:val="es-ES"/>
        </w:rPr>
        <w:t>.</w:t>
      </w:r>
    </w:p>
    <w:p w14:paraId="189BD0D3" w14:textId="61FBADB6" w:rsidR="00721441" w:rsidRPr="00623806" w:rsidRDefault="00B13097" w:rsidP="00B13097">
      <w:pPr>
        <w:pStyle w:val="Scene"/>
        <w:spacing w:line="276" w:lineRule="auto"/>
        <w:jc w:val="both"/>
        <w:rPr>
          <w:rFonts w:ascii="Helvetica" w:hAnsi="Helvetica"/>
          <w:lang w:val="es-ES"/>
        </w:rPr>
      </w:pP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when</w:t>
      </w:r>
      <w:proofErr w:type="spellEnd"/>
      <w:r w:rsidRPr="00623806">
        <w:rPr>
          <w:rFonts w:ascii="Helvetica" w:hAnsi="Helvetica"/>
          <w:lang w:val="es-ES"/>
        </w:rPr>
        <w:t xml:space="preserve"> I </w:t>
      </w:r>
      <w:proofErr w:type="spellStart"/>
      <w:r w:rsidRPr="00623806">
        <w:rPr>
          <w:rFonts w:ascii="Helvetica" w:hAnsi="Helvetica"/>
          <w:lang w:val="es-ES"/>
        </w:rPr>
        <w:t>might’ve</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found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who</w:t>
      </w:r>
      <w:proofErr w:type="spellEnd"/>
      <w:r w:rsidRPr="00623806">
        <w:rPr>
          <w:rFonts w:ascii="Helvetica" w:hAnsi="Helvetica"/>
          <w:lang w:val="es-ES"/>
        </w:rPr>
        <w:t xml:space="preserve"> </w:t>
      </w:r>
      <w:proofErr w:type="spellStart"/>
      <w:r w:rsidRPr="00623806">
        <w:rPr>
          <w:rFonts w:ascii="Helvetica" w:hAnsi="Helvetica"/>
          <w:lang w:val="es-ES"/>
        </w:rPr>
        <w:t>would</w:t>
      </w:r>
      <w:proofErr w:type="spellEnd"/>
      <w:r w:rsidRPr="00623806">
        <w:rPr>
          <w:rFonts w:ascii="Helvetica" w:hAnsi="Helvetica"/>
          <w:lang w:val="es-ES"/>
        </w:rPr>
        <w:t xml:space="preserve"> </w:t>
      </w:r>
      <w:proofErr w:type="spellStart"/>
      <w:r w:rsidRPr="00623806">
        <w:rPr>
          <w:rFonts w:ascii="Helvetica" w:hAnsi="Helvetica"/>
          <w:lang w:val="es-ES"/>
        </w:rPr>
        <w:t>either</w:t>
      </w:r>
      <w:proofErr w:type="spellEnd"/>
      <w:r w:rsidRPr="00623806">
        <w:rPr>
          <w:rFonts w:ascii="Helvetica" w:hAnsi="Helvetica"/>
          <w:lang w:val="es-ES"/>
        </w:rPr>
        <w:t xml:space="preserve"> balance me… </w:t>
      </w:r>
      <w:proofErr w:type="spellStart"/>
      <w:r w:rsidRPr="00623806">
        <w:rPr>
          <w:rFonts w:ascii="Helvetica" w:hAnsi="Helvetica"/>
          <w:lang w:val="es-ES"/>
        </w:rPr>
        <w:t>or</w:t>
      </w:r>
      <w:proofErr w:type="spellEnd"/>
      <w:r w:rsidRPr="00623806">
        <w:rPr>
          <w:rFonts w:ascii="Helvetica" w:hAnsi="Helvetica"/>
          <w:lang w:val="es-ES"/>
        </w:rPr>
        <w:t xml:space="preserve"> </w:t>
      </w:r>
      <w:proofErr w:type="spellStart"/>
      <w:r w:rsidRPr="00623806">
        <w:rPr>
          <w:rFonts w:ascii="Helvetica" w:hAnsi="Helvetica"/>
          <w:lang w:val="es-ES"/>
        </w:rPr>
        <w:t>destroy</w:t>
      </w:r>
      <w:proofErr w:type="spellEnd"/>
      <w:r w:rsidRPr="00623806">
        <w:rPr>
          <w:rFonts w:ascii="Helvetica" w:hAnsi="Helvetica"/>
          <w:lang w:val="es-ES"/>
        </w:rPr>
        <w:t xml:space="preserve"> me.</w:t>
      </w:r>
    </w:p>
    <w:p w14:paraId="6C548BF2" w14:textId="77777777" w:rsidR="00B13097" w:rsidRPr="00623806" w:rsidRDefault="00B13097" w:rsidP="00B13097">
      <w:pPr>
        <w:pStyle w:val="Scene"/>
        <w:spacing w:line="276" w:lineRule="auto"/>
        <w:jc w:val="both"/>
        <w:rPr>
          <w:rFonts w:ascii="Helvetica" w:hAnsi="Helvetica"/>
          <w:lang w:val="es-ES"/>
        </w:rPr>
      </w:pPr>
    </w:p>
    <w:p w14:paraId="2CA6ED85" w14:textId="77777777" w:rsidR="00721441" w:rsidRPr="00623806" w:rsidRDefault="00721441" w:rsidP="00721441">
      <w:pPr>
        <w:pStyle w:val="SceneBreak"/>
        <w:spacing w:line="276" w:lineRule="auto"/>
        <w:rPr>
          <w:rFonts w:ascii="Helvetica" w:hAnsi="Helvetica"/>
          <w:lang w:val="es-ES"/>
        </w:rPr>
      </w:pPr>
      <w:r w:rsidRPr="00623806">
        <w:rPr>
          <w:rFonts w:ascii="Helvetica" w:hAnsi="Helvetica"/>
          <w:lang w:val="es-ES"/>
        </w:rPr>
        <w:t>****</w:t>
      </w:r>
    </w:p>
    <w:p w14:paraId="1AF2CA01" w14:textId="77777777" w:rsidR="00721441" w:rsidRPr="00623806" w:rsidRDefault="00721441" w:rsidP="00721441">
      <w:pPr>
        <w:pStyle w:val="NovelQuoteAlternate"/>
        <w:spacing w:line="276" w:lineRule="auto"/>
        <w:jc w:val="both"/>
        <w:rPr>
          <w:rFonts w:ascii="Helvetica" w:hAnsi="Helvetica"/>
          <w:lang w:val="es-ES"/>
        </w:rPr>
      </w:pPr>
    </w:p>
    <w:p w14:paraId="6F3C552A" w14:textId="77777777" w:rsidR="00721441" w:rsidRPr="00623806" w:rsidRDefault="00721441" w:rsidP="00721441">
      <w:pPr>
        <w:pStyle w:val="NovelQuoteAlternate"/>
        <w:spacing w:line="276" w:lineRule="auto"/>
        <w:rPr>
          <w:rFonts w:ascii="Helvetica" w:hAnsi="Helvetica"/>
          <w:b/>
          <w:bCs/>
          <w:lang w:val="es-ES"/>
        </w:rPr>
      </w:pPr>
      <w:r w:rsidRPr="00623806">
        <w:rPr>
          <w:rFonts w:ascii="Helvetica" w:hAnsi="Helvetica"/>
          <w:b/>
          <w:bCs/>
          <w:lang w:val="es-ES"/>
        </w:rPr>
        <w:t>Liliam</w:t>
      </w:r>
    </w:p>
    <w:p w14:paraId="789C0D10" w14:textId="77777777" w:rsidR="00721441" w:rsidRPr="00623806" w:rsidRDefault="00721441" w:rsidP="00721441">
      <w:pPr>
        <w:pStyle w:val="SceneFirstParagraph"/>
        <w:spacing w:line="276" w:lineRule="auto"/>
        <w:jc w:val="both"/>
        <w:rPr>
          <w:rFonts w:ascii="Helvetica" w:hAnsi="Helvetica"/>
          <w:lang w:val="es-ES"/>
        </w:rPr>
      </w:pPr>
    </w:p>
    <w:p w14:paraId="69F7FD3D" w14:textId="5CC398C1" w:rsidR="003033DD" w:rsidRPr="00623806" w:rsidRDefault="003033DD" w:rsidP="003033DD">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moment</w:t>
      </w:r>
      <w:proofErr w:type="spellEnd"/>
      <w:r w:rsidRPr="00623806">
        <w:rPr>
          <w:rFonts w:ascii="Helvetica" w:hAnsi="Helvetica"/>
          <w:lang w:val="es-ES"/>
        </w:rPr>
        <w:t xml:space="preserve"> William </w:t>
      </w:r>
      <w:proofErr w:type="spellStart"/>
      <w:r w:rsidRPr="00623806">
        <w:rPr>
          <w:rFonts w:ascii="Helvetica" w:hAnsi="Helvetica"/>
          <w:lang w:val="es-ES"/>
        </w:rPr>
        <w:t>sat</w:t>
      </w:r>
      <w:proofErr w:type="spellEnd"/>
      <w:r w:rsidRPr="00623806">
        <w:rPr>
          <w:rFonts w:ascii="Helvetica" w:hAnsi="Helvetica"/>
          <w:lang w:val="es-ES"/>
        </w:rPr>
        <w:t xml:space="preserve"> </w:t>
      </w:r>
      <w:proofErr w:type="spellStart"/>
      <w:r w:rsidRPr="00623806">
        <w:rPr>
          <w:rFonts w:ascii="Helvetica" w:hAnsi="Helvetica"/>
          <w:lang w:val="es-ES"/>
        </w:rPr>
        <w:t>across</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me, </w:t>
      </w:r>
      <w:proofErr w:type="spellStart"/>
      <w:r w:rsidRPr="00623806">
        <w:rPr>
          <w:rFonts w:ascii="Helvetica" w:hAnsi="Helvetica"/>
          <w:lang w:val="es-ES"/>
        </w:rPr>
        <w:t>the</w:t>
      </w:r>
      <w:proofErr w:type="spellEnd"/>
      <w:r w:rsidRPr="00623806">
        <w:rPr>
          <w:rFonts w:ascii="Helvetica" w:hAnsi="Helvetica"/>
          <w:lang w:val="es-ES"/>
        </w:rPr>
        <w:t xml:space="preserve"> air in </w:t>
      </w:r>
      <w:proofErr w:type="spellStart"/>
      <w:r w:rsidRPr="00623806">
        <w:rPr>
          <w:rFonts w:ascii="Helvetica" w:hAnsi="Helvetica"/>
          <w:lang w:val="es-ES"/>
        </w:rPr>
        <w:t>the</w:t>
      </w:r>
      <w:proofErr w:type="spellEnd"/>
      <w:r w:rsidRPr="00623806">
        <w:rPr>
          <w:rFonts w:ascii="Helvetica" w:hAnsi="Helvetica"/>
          <w:lang w:val="es-ES"/>
        </w:rPr>
        <w:t xml:space="preserve"> café </w:t>
      </w:r>
      <w:proofErr w:type="spellStart"/>
      <w:r w:rsidRPr="00623806">
        <w:rPr>
          <w:rFonts w:ascii="Helvetica" w:hAnsi="Helvetica"/>
          <w:lang w:val="es-ES"/>
        </w:rPr>
        <w:t>shifted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sensation</w:t>
      </w:r>
      <w:proofErr w:type="spellEnd"/>
      <w:r w:rsidRPr="00623806">
        <w:rPr>
          <w:rFonts w:ascii="Helvetica" w:hAnsi="Helvetica"/>
          <w:lang w:val="es-ES"/>
        </w:rPr>
        <w:t xml:space="preserve">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energy</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pressure</w:t>
      </w:r>
      <w:proofErr w:type="spellEnd"/>
      <w:r w:rsidRPr="00623806">
        <w:rPr>
          <w:rFonts w:ascii="Helvetica" w:hAnsi="Helvetica"/>
          <w:lang w:val="es-ES"/>
        </w:rPr>
        <w:t>.</w:t>
      </w:r>
    </w:p>
    <w:p w14:paraId="47614171" w14:textId="0F76D485" w:rsidR="003033DD" w:rsidRPr="00623806" w:rsidRDefault="003033DD" w:rsidP="003033DD">
      <w:pPr>
        <w:pStyle w:val="Scene"/>
        <w:spacing w:line="276" w:lineRule="auto"/>
        <w:jc w:val="both"/>
        <w:rPr>
          <w:rFonts w:ascii="Helvetica" w:hAnsi="Helvetica"/>
          <w:lang w:val="es-ES"/>
        </w:rPr>
      </w:pP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as </w:t>
      </w:r>
      <w:proofErr w:type="spellStart"/>
      <w:r w:rsidRPr="00623806">
        <w:rPr>
          <w:rFonts w:ascii="Helvetica" w:hAnsi="Helvetica"/>
          <w:lang w:val="es-ES"/>
        </w:rPr>
        <w:t>if</w:t>
      </w:r>
      <w:proofErr w:type="spellEnd"/>
      <w:r w:rsidRPr="00623806">
        <w:rPr>
          <w:rFonts w:ascii="Helvetica" w:hAnsi="Helvetica"/>
          <w:lang w:val="es-ES"/>
        </w:rPr>
        <w:t xml:space="preserve"> a </w:t>
      </w:r>
      <w:proofErr w:type="spellStart"/>
      <w:r w:rsidRPr="00623806">
        <w:rPr>
          <w:rFonts w:ascii="Helvetica" w:hAnsi="Helvetica"/>
          <w:lang w:val="es-ES"/>
        </w:rPr>
        <w:t>weighty</w:t>
      </w:r>
      <w:proofErr w:type="spellEnd"/>
      <w:r w:rsidRPr="00623806">
        <w:rPr>
          <w:rFonts w:ascii="Helvetica" w:hAnsi="Helvetica"/>
          <w:lang w:val="es-ES"/>
        </w:rPr>
        <w:t xml:space="preserve"> </w:t>
      </w:r>
      <w:proofErr w:type="spellStart"/>
      <w:r w:rsidRPr="00623806">
        <w:rPr>
          <w:rFonts w:ascii="Helvetica" w:hAnsi="Helvetica"/>
          <w:lang w:val="es-ES"/>
        </w:rPr>
        <w:t>force</w:t>
      </w:r>
      <w:proofErr w:type="spellEnd"/>
      <w:r w:rsidRPr="00623806">
        <w:rPr>
          <w:rFonts w:ascii="Helvetica" w:hAnsi="Helvetica"/>
          <w:lang w:val="es-ES"/>
        </w:rPr>
        <w:t xml:space="preserve"> </w:t>
      </w:r>
      <w:proofErr w:type="spellStart"/>
      <w:r w:rsidRPr="00623806">
        <w:rPr>
          <w:rFonts w:ascii="Helvetica" w:hAnsi="Helvetica"/>
          <w:lang w:val="es-ES"/>
        </w:rPr>
        <w:t>touched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chest</w:t>
      </w:r>
      <w:proofErr w:type="spellEnd"/>
      <w:r w:rsidRPr="00623806">
        <w:rPr>
          <w:rFonts w:ascii="Helvetica" w:hAnsi="Helvetica"/>
          <w:lang w:val="es-ES"/>
        </w:rPr>
        <w:t xml:space="preserve">, </w:t>
      </w:r>
      <w:proofErr w:type="spellStart"/>
      <w:r w:rsidRPr="00623806">
        <w:rPr>
          <w:rFonts w:ascii="Helvetica" w:hAnsi="Helvetica"/>
          <w:lang w:val="es-ES"/>
        </w:rPr>
        <w:t>sending</w:t>
      </w:r>
      <w:proofErr w:type="spellEnd"/>
      <w:r w:rsidRPr="00623806">
        <w:rPr>
          <w:rFonts w:ascii="Helvetica" w:hAnsi="Helvetica"/>
          <w:lang w:val="es-ES"/>
        </w:rPr>
        <w:t xml:space="preserve"> a </w:t>
      </w:r>
      <w:proofErr w:type="spellStart"/>
      <w:r w:rsidRPr="00623806">
        <w:rPr>
          <w:rFonts w:ascii="Helvetica" w:hAnsi="Helvetica"/>
          <w:lang w:val="es-ES"/>
        </w:rPr>
        <w:t>tingling</w:t>
      </w:r>
      <w:proofErr w:type="spellEnd"/>
      <w:r w:rsidRPr="00623806">
        <w:rPr>
          <w:rFonts w:ascii="Helvetica" w:hAnsi="Helvetica"/>
          <w:lang w:val="es-ES"/>
        </w:rPr>
        <w:t xml:space="preserve"> </w:t>
      </w:r>
      <w:proofErr w:type="spellStart"/>
      <w:r w:rsidRPr="00623806">
        <w:rPr>
          <w:rFonts w:ascii="Helvetica" w:hAnsi="Helvetica"/>
          <w:lang w:val="es-ES"/>
        </w:rPr>
        <w:t>sensation</w:t>
      </w:r>
      <w:proofErr w:type="spellEnd"/>
      <w:r w:rsidRPr="00623806">
        <w:rPr>
          <w:rFonts w:ascii="Helvetica" w:hAnsi="Helvetica"/>
          <w:lang w:val="es-ES"/>
        </w:rPr>
        <w:t xml:space="preserve"> </w:t>
      </w:r>
      <w:proofErr w:type="spellStart"/>
      <w:r w:rsidRPr="00623806">
        <w:rPr>
          <w:rFonts w:ascii="Helvetica" w:hAnsi="Helvetica"/>
          <w:lang w:val="es-ES"/>
        </w:rPr>
        <w:t>beneath</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skin.</w:t>
      </w:r>
    </w:p>
    <w:p w14:paraId="36D33B78" w14:textId="6EAB9066" w:rsidR="003033DD" w:rsidRPr="00623806" w:rsidRDefault="003033DD" w:rsidP="003033DD">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watched</w:t>
      </w:r>
      <w:proofErr w:type="spellEnd"/>
      <w:r w:rsidRPr="00623806">
        <w:rPr>
          <w:rFonts w:ascii="Helvetica" w:hAnsi="Helvetica"/>
          <w:lang w:val="es-ES"/>
        </w:rPr>
        <w:t xml:space="preserve"> </w:t>
      </w:r>
      <w:r w:rsidR="00A00F3C" w:rsidRPr="00623806">
        <w:rPr>
          <w:rFonts w:ascii="Helvetica" w:hAnsi="Helvetica"/>
          <w:lang w:val="es-ES"/>
        </w:rPr>
        <w:t xml:space="preserve">me </w:t>
      </w:r>
      <w:proofErr w:type="spellStart"/>
      <w:r w:rsidRPr="00623806">
        <w:rPr>
          <w:rFonts w:ascii="Helvetica" w:hAnsi="Helvetica"/>
          <w:lang w:val="es-ES"/>
        </w:rPr>
        <w:t>like</w:t>
      </w:r>
      <w:proofErr w:type="spellEnd"/>
      <w:r w:rsidRPr="00623806">
        <w:rPr>
          <w:rFonts w:ascii="Helvetica" w:hAnsi="Helvetica"/>
          <w:lang w:val="es-ES"/>
        </w:rPr>
        <w:t xml:space="preserve"> he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memorizing</w:t>
      </w:r>
      <w:proofErr w:type="spellEnd"/>
      <w:r w:rsidRPr="00623806">
        <w:rPr>
          <w:rFonts w:ascii="Helvetica" w:hAnsi="Helvetica"/>
          <w:lang w:val="es-ES"/>
        </w:rPr>
        <w:t xml:space="preserve"> </w:t>
      </w:r>
      <w:proofErr w:type="spellStart"/>
      <w:r w:rsidRPr="00623806">
        <w:rPr>
          <w:rFonts w:ascii="Helvetica" w:hAnsi="Helvetica"/>
          <w:lang w:val="es-ES"/>
        </w:rPr>
        <w:t>every</w:t>
      </w:r>
      <w:proofErr w:type="spellEnd"/>
      <w:r w:rsidRPr="00623806">
        <w:rPr>
          <w:rFonts w:ascii="Helvetica" w:hAnsi="Helvetica"/>
          <w:lang w:val="es-ES"/>
        </w:rPr>
        <w:t xml:space="preserve"> </w:t>
      </w:r>
      <w:proofErr w:type="spellStart"/>
      <w:r w:rsidRPr="00623806">
        <w:rPr>
          <w:rFonts w:ascii="Helvetica" w:hAnsi="Helvetica"/>
          <w:lang w:val="es-ES"/>
        </w:rPr>
        <w:t>blink</w:t>
      </w:r>
      <w:proofErr w:type="spellEnd"/>
      <w:r w:rsidRPr="00623806">
        <w:rPr>
          <w:rFonts w:ascii="Helvetica" w:hAnsi="Helvetica"/>
          <w:lang w:val="es-ES"/>
        </w:rPr>
        <w:t xml:space="preserve">, </w:t>
      </w:r>
      <w:proofErr w:type="spellStart"/>
      <w:r w:rsidRPr="00623806">
        <w:rPr>
          <w:rFonts w:ascii="Helvetica" w:hAnsi="Helvetica"/>
          <w:lang w:val="es-ES"/>
        </w:rPr>
        <w:t>every</w:t>
      </w:r>
      <w:proofErr w:type="spellEnd"/>
      <w:r w:rsidRPr="00623806">
        <w:rPr>
          <w:rFonts w:ascii="Helvetica" w:hAnsi="Helvetica"/>
          <w:lang w:val="es-ES"/>
        </w:rPr>
        <w:t xml:space="preserve"> </w:t>
      </w:r>
      <w:proofErr w:type="spellStart"/>
      <w:r w:rsidRPr="00623806">
        <w:rPr>
          <w:rFonts w:ascii="Helvetica" w:hAnsi="Helvetica"/>
          <w:lang w:val="es-ES"/>
        </w:rPr>
        <w:t>breath</w:t>
      </w:r>
      <w:proofErr w:type="spellEnd"/>
      <w:r w:rsidRPr="00623806">
        <w:rPr>
          <w:rFonts w:ascii="Helvetica" w:hAnsi="Helvetica"/>
          <w:lang w:val="es-ES"/>
        </w:rPr>
        <w:t xml:space="preserve">. I </w:t>
      </w:r>
      <w:proofErr w:type="spellStart"/>
      <w:r w:rsidRPr="00623806">
        <w:rPr>
          <w:rFonts w:ascii="Helvetica" w:hAnsi="Helvetica"/>
          <w:lang w:val="es-ES"/>
        </w:rPr>
        <w:t>tried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focus</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swirl</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steam</w:t>
      </w:r>
      <w:proofErr w:type="spellEnd"/>
      <w:r w:rsidRPr="00623806">
        <w:rPr>
          <w:rFonts w:ascii="Helvetica" w:hAnsi="Helvetica"/>
          <w:lang w:val="es-ES"/>
        </w:rPr>
        <w:t xml:space="preserve"> </w:t>
      </w:r>
      <w:proofErr w:type="spellStart"/>
      <w:r w:rsidRPr="00623806">
        <w:rPr>
          <w:rFonts w:ascii="Helvetica" w:hAnsi="Helvetica"/>
          <w:lang w:val="es-ES"/>
        </w:rPr>
        <w:t>rising</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untouched</w:t>
      </w:r>
      <w:proofErr w:type="spellEnd"/>
      <w:r w:rsidRPr="00623806">
        <w:rPr>
          <w:rFonts w:ascii="Helvetica" w:hAnsi="Helvetica"/>
          <w:lang w:val="es-ES"/>
        </w:rPr>
        <w:t xml:space="preserve"> </w:t>
      </w:r>
      <w:proofErr w:type="spellStart"/>
      <w:r w:rsidRPr="00623806">
        <w:rPr>
          <w:rFonts w:ascii="Helvetica" w:hAnsi="Helvetica"/>
          <w:lang w:val="es-ES"/>
        </w:rPr>
        <w:t>coffee</w:t>
      </w:r>
      <w:proofErr w:type="spellEnd"/>
      <w:r w:rsidRPr="00623806">
        <w:rPr>
          <w:rFonts w:ascii="Helvetica" w:hAnsi="Helvetica"/>
          <w:lang w:val="es-ES"/>
        </w:rPr>
        <w:t xml:space="preserve">. I </w:t>
      </w:r>
      <w:proofErr w:type="spellStart"/>
      <w:r w:rsidRPr="00623806">
        <w:rPr>
          <w:rFonts w:ascii="Helvetica" w:hAnsi="Helvetica"/>
          <w:lang w:val="es-ES"/>
        </w:rPr>
        <w:t>needed</w:t>
      </w:r>
      <w:proofErr w:type="spellEnd"/>
      <w:r w:rsidRPr="00623806">
        <w:rPr>
          <w:rFonts w:ascii="Helvetica" w:hAnsi="Helvetica"/>
          <w:lang w:val="es-ES"/>
        </w:rPr>
        <w:t xml:space="preserve"> </w:t>
      </w:r>
      <w:proofErr w:type="spellStart"/>
      <w:r w:rsidRPr="00623806">
        <w:rPr>
          <w:rFonts w:ascii="Helvetica" w:hAnsi="Helvetica"/>
          <w:lang w:val="es-ES"/>
        </w:rPr>
        <w:t>grounding</w:t>
      </w:r>
      <w:proofErr w:type="spellEnd"/>
      <w:r w:rsidRPr="00623806">
        <w:rPr>
          <w:rFonts w:ascii="Helvetica" w:hAnsi="Helvetica"/>
          <w:lang w:val="es-ES"/>
        </w:rPr>
        <w:t xml:space="preserve">. </w:t>
      </w:r>
      <w:proofErr w:type="spellStart"/>
      <w:r w:rsidRPr="00623806">
        <w:rPr>
          <w:rFonts w:ascii="Helvetica" w:hAnsi="Helvetica"/>
          <w:lang w:val="es-ES"/>
        </w:rPr>
        <w:t>Normalcy</w:t>
      </w:r>
      <w:proofErr w:type="spellEnd"/>
      <w:r w:rsidRPr="00623806">
        <w:rPr>
          <w:rFonts w:ascii="Helvetica" w:hAnsi="Helvetica"/>
          <w:lang w:val="es-ES"/>
        </w:rPr>
        <w:t xml:space="preserve">. </w:t>
      </w:r>
      <w:proofErr w:type="spellStart"/>
      <w:r w:rsidRPr="00623806">
        <w:rPr>
          <w:rFonts w:ascii="Helvetica" w:hAnsi="Helvetica"/>
          <w:lang w:val="es-ES"/>
        </w:rPr>
        <w:t>However</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presence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magnetic</w:t>
      </w:r>
      <w:proofErr w:type="spellEnd"/>
      <w:r w:rsidRPr="00623806">
        <w:rPr>
          <w:rFonts w:ascii="Helvetica" w:hAnsi="Helvetica"/>
          <w:lang w:val="es-ES"/>
        </w:rPr>
        <w:t xml:space="preserve"> and </w:t>
      </w:r>
      <w:proofErr w:type="spellStart"/>
      <w:r w:rsidRPr="00623806">
        <w:rPr>
          <w:rFonts w:ascii="Helvetica" w:hAnsi="Helvetica"/>
          <w:lang w:val="es-ES"/>
        </w:rPr>
        <w:t>overwhelming</w:t>
      </w:r>
      <w:proofErr w:type="spellEnd"/>
      <w:r w:rsidRPr="00623806">
        <w:rPr>
          <w:rFonts w:ascii="Helvetica" w:hAnsi="Helvetica"/>
          <w:lang w:val="es-ES"/>
        </w:rPr>
        <w:t>.</w:t>
      </w:r>
    </w:p>
    <w:p w14:paraId="09FB8328" w14:textId="4B038CBD" w:rsidR="003033DD" w:rsidRPr="00623806" w:rsidRDefault="003033DD" w:rsidP="003033DD">
      <w:pPr>
        <w:pStyle w:val="Scene"/>
        <w:spacing w:line="276" w:lineRule="auto"/>
        <w:jc w:val="both"/>
        <w:rPr>
          <w:rFonts w:ascii="Helvetica" w:hAnsi="Helvetica"/>
          <w:lang w:val="es-ES"/>
        </w:rPr>
      </w:pPr>
      <w:r w:rsidRPr="00623806">
        <w:rPr>
          <w:rFonts w:ascii="Helvetica" w:hAnsi="Helvetica"/>
          <w:lang w:val="es-ES"/>
        </w:rPr>
        <w:t>“</w:t>
      </w:r>
      <w:proofErr w:type="gramStart"/>
      <w:r w:rsidRPr="00623806">
        <w:rPr>
          <w:rFonts w:ascii="Helvetica" w:hAnsi="Helvetica"/>
          <w:lang w:val="es-ES"/>
        </w:rPr>
        <w:t xml:space="preserve">So,” William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smoothly</w:t>
      </w:r>
      <w:proofErr w:type="spellEnd"/>
      <w:r w:rsidRPr="00623806">
        <w:rPr>
          <w:rFonts w:ascii="Helvetica" w:hAnsi="Helvetica"/>
          <w:lang w:val="es-ES"/>
        </w:rPr>
        <w:t xml:space="preserve">, “do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always</w:t>
      </w:r>
      <w:proofErr w:type="spellEnd"/>
      <w:r w:rsidRPr="00623806">
        <w:rPr>
          <w:rFonts w:ascii="Helvetica" w:hAnsi="Helvetica"/>
          <w:lang w:val="es-ES"/>
        </w:rPr>
        <w:t xml:space="preserve"> </w:t>
      </w:r>
      <w:proofErr w:type="spellStart"/>
      <w:r w:rsidRPr="00623806">
        <w:rPr>
          <w:rFonts w:ascii="Helvetica" w:hAnsi="Helvetica"/>
          <w:lang w:val="es-ES"/>
        </w:rPr>
        <w:t>smell</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vanilla</w:t>
      </w:r>
      <w:proofErr w:type="spellEnd"/>
      <w:r w:rsidRPr="00623806">
        <w:rPr>
          <w:rFonts w:ascii="Helvetica" w:hAnsi="Helvetica"/>
          <w:lang w:val="es-ES"/>
        </w:rPr>
        <w:t xml:space="preserve">, </w:t>
      </w:r>
      <w:proofErr w:type="spellStart"/>
      <w:r w:rsidRPr="00623806">
        <w:rPr>
          <w:rFonts w:ascii="Helvetica" w:hAnsi="Helvetica"/>
          <w:lang w:val="es-ES"/>
        </w:rPr>
        <w:t>or</w:t>
      </w:r>
      <w:proofErr w:type="spellEnd"/>
      <w:r w:rsidRPr="00623806">
        <w:rPr>
          <w:rFonts w:ascii="Helvetica" w:hAnsi="Helvetica"/>
          <w:lang w:val="es-ES"/>
        </w:rPr>
        <w:t xml:space="preserve"> </w:t>
      </w:r>
      <w:proofErr w:type="spellStart"/>
      <w:r w:rsidRPr="00623806">
        <w:rPr>
          <w:rFonts w:ascii="Helvetica" w:hAnsi="Helvetica"/>
          <w:lang w:val="es-ES"/>
        </w:rPr>
        <w:t>is</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luck</w:t>
      </w:r>
      <w:proofErr w:type="spellEnd"/>
      <w:r w:rsidRPr="00623806">
        <w:rPr>
          <w:rFonts w:ascii="Helvetica" w:hAnsi="Helvetica"/>
          <w:lang w:val="es-ES"/>
        </w:rPr>
        <w:t>?</w:t>
      </w:r>
      <w:proofErr w:type="gramEnd"/>
      <w:r w:rsidRPr="00623806">
        <w:rPr>
          <w:rFonts w:ascii="Helvetica" w:hAnsi="Helvetica"/>
          <w:lang w:val="es-ES"/>
        </w:rPr>
        <w:t>”</w:t>
      </w:r>
    </w:p>
    <w:p w14:paraId="7D997F2F" w14:textId="20B19D87" w:rsidR="003033DD" w:rsidRPr="00623806" w:rsidRDefault="003033DD" w:rsidP="003033DD">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blinked</w:t>
      </w:r>
      <w:proofErr w:type="spellEnd"/>
      <w:r w:rsidRPr="00623806">
        <w:rPr>
          <w:rFonts w:ascii="Helvetica" w:hAnsi="Helvetica"/>
          <w:lang w:val="es-ES"/>
        </w:rPr>
        <w:t xml:space="preserve">, </w:t>
      </w:r>
      <w:proofErr w:type="spellStart"/>
      <w:r w:rsidRPr="00623806">
        <w:rPr>
          <w:rFonts w:ascii="Helvetica" w:hAnsi="Helvetica"/>
          <w:lang w:val="es-ES"/>
        </w:rPr>
        <w:t>caught</w:t>
      </w:r>
      <w:proofErr w:type="spellEnd"/>
      <w:r w:rsidRPr="00623806">
        <w:rPr>
          <w:rFonts w:ascii="Helvetica" w:hAnsi="Helvetica"/>
          <w:lang w:val="es-ES"/>
        </w:rPr>
        <w:t xml:space="preserve"> </w:t>
      </w:r>
      <w:proofErr w:type="spellStart"/>
      <w:r w:rsidRPr="00623806">
        <w:rPr>
          <w:rFonts w:ascii="Helvetica" w:hAnsi="Helvetica"/>
          <w:lang w:val="es-ES"/>
        </w:rPr>
        <w:t>between</w:t>
      </w:r>
      <w:proofErr w:type="spellEnd"/>
      <w:r w:rsidRPr="00623806">
        <w:rPr>
          <w:rFonts w:ascii="Helvetica" w:hAnsi="Helvetica"/>
          <w:lang w:val="es-ES"/>
        </w:rPr>
        <w:t xml:space="preserve"> </w:t>
      </w:r>
      <w:proofErr w:type="spellStart"/>
      <w:r w:rsidRPr="00623806">
        <w:rPr>
          <w:rFonts w:ascii="Helvetica" w:hAnsi="Helvetica"/>
          <w:lang w:val="es-ES"/>
        </w:rPr>
        <w:t>confusion</w:t>
      </w:r>
      <w:proofErr w:type="spellEnd"/>
      <w:r w:rsidRPr="00623806">
        <w:rPr>
          <w:rFonts w:ascii="Helvetica" w:hAnsi="Helvetica"/>
          <w:lang w:val="es-ES"/>
        </w:rPr>
        <w:t xml:space="preserve"> and </w:t>
      </w:r>
      <w:proofErr w:type="spellStart"/>
      <w:r w:rsidRPr="00623806">
        <w:rPr>
          <w:rFonts w:ascii="Helvetica" w:hAnsi="Helvetica"/>
          <w:lang w:val="es-ES"/>
        </w:rPr>
        <w:t>the</w:t>
      </w:r>
      <w:proofErr w:type="spellEnd"/>
      <w:r w:rsidRPr="00623806">
        <w:rPr>
          <w:rFonts w:ascii="Helvetica" w:hAnsi="Helvetica"/>
          <w:lang w:val="es-ES"/>
        </w:rPr>
        <w:t xml:space="preserve"> inexplicable </w:t>
      </w:r>
      <w:proofErr w:type="spellStart"/>
      <w:r w:rsidRPr="00623806">
        <w:rPr>
          <w:rFonts w:ascii="Helvetica" w:hAnsi="Helvetica"/>
          <w:lang w:val="es-ES"/>
        </w:rPr>
        <w:t>heat</w:t>
      </w:r>
      <w:proofErr w:type="spellEnd"/>
      <w:r w:rsidRPr="00623806">
        <w:rPr>
          <w:rFonts w:ascii="Helvetica" w:hAnsi="Helvetica"/>
          <w:lang w:val="es-ES"/>
        </w:rPr>
        <w:t xml:space="preserve"> </w:t>
      </w:r>
      <w:proofErr w:type="spellStart"/>
      <w:r w:rsidRPr="00623806">
        <w:rPr>
          <w:rFonts w:ascii="Helvetica" w:hAnsi="Helvetica"/>
          <w:lang w:val="es-ES"/>
        </w:rPr>
        <w:t>flushing</w:t>
      </w:r>
      <w:proofErr w:type="spellEnd"/>
      <w:r w:rsidRPr="00623806">
        <w:rPr>
          <w:rFonts w:ascii="Helvetica" w:hAnsi="Helvetica"/>
          <w:lang w:val="es-ES"/>
        </w:rPr>
        <w:t xml:space="preserve"> up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neck</w:t>
      </w:r>
      <w:proofErr w:type="spellEnd"/>
      <w:r w:rsidRPr="00623806">
        <w:rPr>
          <w:rFonts w:ascii="Helvetica" w:hAnsi="Helvetica"/>
          <w:lang w:val="es-ES"/>
        </w:rPr>
        <w:t>. “</w:t>
      </w:r>
      <w:proofErr w:type="spellStart"/>
      <w:r w:rsidRPr="00623806">
        <w:rPr>
          <w:rFonts w:ascii="Helvetica" w:hAnsi="Helvetica"/>
          <w:lang w:val="es-ES"/>
        </w:rPr>
        <w:t>That’s</w:t>
      </w:r>
      <w:proofErr w:type="spellEnd"/>
      <w:r w:rsidRPr="00623806">
        <w:rPr>
          <w:rFonts w:ascii="Helvetica" w:hAnsi="Helvetica"/>
          <w:lang w:val="es-ES"/>
        </w:rPr>
        <w:t xml:space="preserve">… I—no, I mean, I </w:t>
      </w:r>
      <w:proofErr w:type="spellStart"/>
      <w:r w:rsidRPr="00623806">
        <w:rPr>
          <w:rFonts w:ascii="Helvetica" w:hAnsi="Helvetica"/>
          <w:lang w:val="es-ES"/>
        </w:rPr>
        <w:t>don’t</w:t>
      </w:r>
      <w:proofErr w:type="spellEnd"/>
      <w:r w:rsidRPr="00623806">
        <w:rPr>
          <w:rFonts w:ascii="Helvetica" w:hAnsi="Helvetica"/>
          <w:lang w:val="es-ES"/>
        </w:rPr>
        <w:t xml:space="preserve"> </w:t>
      </w:r>
      <w:proofErr w:type="spellStart"/>
      <w:r w:rsidRPr="00623806">
        <w:rPr>
          <w:rFonts w:ascii="Helvetica" w:hAnsi="Helvetica"/>
          <w:lang w:val="es-ES"/>
        </w:rPr>
        <w:t>know</w:t>
      </w:r>
      <w:proofErr w:type="spellEnd"/>
      <w:r w:rsidRPr="00623806">
        <w:rPr>
          <w:rFonts w:ascii="Helvetica" w:hAnsi="Helvetica"/>
          <w:lang w:val="es-ES"/>
        </w:rPr>
        <w:t>.”</w:t>
      </w:r>
    </w:p>
    <w:p w14:paraId="1BC4F17E" w14:textId="2E80DD2C" w:rsidR="003033DD" w:rsidRPr="00623806" w:rsidRDefault="003033DD" w:rsidP="003033DD">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bell</w:t>
      </w:r>
      <w:proofErr w:type="spellEnd"/>
      <w:r w:rsidRPr="00623806">
        <w:rPr>
          <w:rFonts w:ascii="Helvetica" w:hAnsi="Helvetica"/>
          <w:lang w:val="es-ES"/>
        </w:rPr>
        <w:t xml:space="preserve"> </w:t>
      </w:r>
      <w:proofErr w:type="spellStart"/>
      <w:r w:rsidRPr="00623806">
        <w:rPr>
          <w:rFonts w:ascii="Helvetica" w:hAnsi="Helvetica"/>
          <w:lang w:val="es-ES"/>
        </w:rPr>
        <w:t>above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door</w:t>
      </w:r>
      <w:proofErr w:type="spellEnd"/>
      <w:r w:rsidRPr="00623806">
        <w:rPr>
          <w:rFonts w:ascii="Helvetica" w:hAnsi="Helvetica"/>
          <w:lang w:val="es-ES"/>
        </w:rPr>
        <w:t xml:space="preserve"> </w:t>
      </w:r>
      <w:proofErr w:type="spellStart"/>
      <w:r w:rsidRPr="00623806">
        <w:rPr>
          <w:rFonts w:ascii="Helvetica" w:hAnsi="Helvetica"/>
          <w:lang w:val="es-ES"/>
        </w:rPr>
        <w:t>chimed</w:t>
      </w:r>
      <w:proofErr w:type="spellEnd"/>
      <w:r w:rsidRPr="00623806">
        <w:rPr>
          <w:rFonts w:ascii="Helvetica" w:hAnsi="Helvetica"/>
          <w:lang w:val="es-ES"/>
        </w:rPr>
        <w:t>.</w:t>
      </w:r>
    </w:p>
    <w:p w14:paraId="28DF9B8D" w14:textId="05692A1A" w:rsidR="003033DD" w:rsidRPr="00623806" w:rsidRDefault="003033DD" w:rsidP="003033DD">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even</w:t>
      </w:r>
      <w:proofErr w:type="spellEnd"/>
      <w:r w:rsidRPr="00623806">
        <w:rPr>
          <w:rFonts w:ascii="Helvetica" w:hAnsi="Helvetica"/>
          <w:lang w:val="es-ES"/>
        </w:rPr>
        <w:t xml:space="preserve"> </w:t>
      </w:r>
      <w:proofErr w:type="spellStart"/>
      <w:r w:rsidRPr="00623806">
        <w:rPr>
          <w:rFonts w:ascii="Helvetica" w:hAnsi="Helvetica"/>
          <w:lang w:val="es-ES"/>
        </w:rPr>
        <w:t>need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gramStart"/>
      <w:r w:rsidRPr="00623806">
        <w:rPr>
          <w:rFonts w:ascii="Helvetica" w:hAnsi="Helvetica"/>
          <w:lang w:val="es-ES"/>
        </w:rPr>
        <w:t>look</w:t>
      </w:r>
      <w:proofErr w:type="gramEnd"/>
      <w:r w:rsidRPr="00623806">
        <w:rPr>
          <w:rFonts w:ascii="Helvetica" w:hAnsi="Helvetica"/>
          <w:lang w:val="es-ES"/>
        </w:rPr>
        <w:t>.</w:t>
      </w:r>
    </w:p>
    <w:p w14:paraId="52E5A247" w14:textId="03699AED" w:rsidR="003033DD" w:rsidRPr="00623806" w:rsidRDefault="003033DD" w:rsidP="003033DD">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sensed</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w:t>
      </w:r>
    </w:p>
    <w:p w14:paraId="6DD0E01F" w14:textId="58F514E4" w:rsidR="003033DD" w:rsidRPr="00623806" w:rsidRDefault="003033DD" w:rsidP="003033DD">
      <w:pPr>
        <w:pStyle w:val="Scene"/>
        <w:spacing w:line="276" w:lineRule="auto"/>
        <w:jc w:val="both"/>
        <w:rPr>
          <w:rFonts w:ascii="Helvetica" w:hAnsi="Helvetica"/>
          <w:lang w:val="es-ES"/>
        </w:rPr>
      </w:pPr>
      <w:proofErr w:type="spellStart"/>
      <w:r w:rsidRPr="00623806">
        <w:rPr>
          <w:rFonts w:ascii="Helvetica" w:hAnsi="Helvetica"/>
          <w:lang w:val="es-ES"/>
        </w:rPr>
        <w:t>Zeff</w:t>
      </w:r>
      <w:proofErr w:type="spellEnd"/>
      <w:r w:rsidRPr="00623806">
        <w:rPr>
          <w:rFonts w:ascii="Helvetica" w:hAnsi="Helvetica"/>
          <w:lang w:val="es-ES"/>
        </w:rPr>
        <w:t>.</w:t>
      </w:r>
    </w:p>
    <w:p w14:paraId="1CAD8042" w14:textId="64EA1662" w:rsidR="003033DD" w:rsidRPr="00623806" w:rsidRDefault="003033DD" w:rsidP="003033DD">
      <w:pPr>
        <w:pStyle w:val="Scene"/>
        <w:spacing w:line="276" w:lineRule="auto"/>
        <w:jc w:val="both"/>
        <w:rPr>
          <w:rFonts w:ascii="Helvetica" w:hAnsi="Helvetica"/>
          <w:lang w:val="es-ES"/>
        </w:rPr>
      </w:pPr>
      <w:proofErr w:type="spellStart"/>
      <w:r w:rsidRPr="00623806">
        <w:rPr>
          <w:rFonts w:ascii="Helvetica" w:hAnsi="Helvetica"/>
          <w:lang w:val="es-ES"/>
        </w:rPr>
        <w:lastRenderedPageBreak/>
        <w:t>His</w:t>
      </w:r>
      <w:proofErr w:type="spellEnd"/>
      <w:r w:rsidRPr="00623806">
        <w:rPr>
          <w:rFonts w:ascii="Helvetica" w:hAnsi="Helvetica"/>
          <w:lang w:val="es-ES"/>
        </w:rPr>
        <w:t xml:space="preserve"> </w:t>
      </w:r>
      <w:proofErr w:type="spellStart"/>
      <w:r w:rsidRPr="00623806">
        <w:rPr>
          <w:rFonts w:ascii="Helvetica" w:hAnsi="Helvetica"/>
          <w:lang w:val="es-ES"/>
        </w:rPr>
        <w:t>energy</w:t>
      </w:r>
      <w:proofErr w:type="spellEnd"/>
      <w:r w:rsidRPr="00623806">
        <w:rPr>
          <w:rFonts w:ascii="Helvetica" w:hAnsi="Helvetica"/>
          <w:lang w:val="es-ES"/>
        </w:rPr>
        <w:t xml:space="preserve"> </w:t>
      </w:r>
      <w:proofErr w:type="spellStart"/>
      <w:r w:rsidRPr="00623806">
        <w:rPr>
          <w:rFonts w:ascii="Helvetica" w:hAnsi="Helvetica"/>
          <w:lang w:val="es-ES"/>
        </w:rPr>
        <w:t>thundered</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room</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freight</w:t>
      </w:r>
      <w:proofErr w:type="spellEnd"/>
      <w:r w:rsidRPr="00623806">
        <w:rPr>
          <w:rFonts w:ascii="Helvetica" w:hAnsi="Helvetica"/>
          <w:lang w:val="es-ES"/>
        </w:rPr>
        <w:t xml:space="preserve"> </w:t>
      </w:r>
      <w:proofErr w:type="spellStart"/>
      <w:r w:rsidRPr="00623806">
        <w:rPr>
          <w:rFonts w:ascii="Helvetica" w:hAnsi="Helvetica"/>
          <w:lang w:val="es-ES"/>
        </w:rPr>
        <w:t>train</w:t>
      </w:r>
      <w:proofErr w:type="spellEnd"/>
      <w:r w:rsidRPr="00623806">
        <w:rPr>
          <w:rFonts w:ascii="Helvetica" w:hAnsi="Helvetica"/>
          <w:lang w:val="es-ES"/>
        </w:rPr>
        <w:t xml:space="preserve"> </w:t>
      </w:r>
      <w:proofErr w:type="spellStart"/>
      <w:r w:rsidRPr="00623806">
        <w:rPr>
          <w:rFonts w:ascii="Helvetica" w:hAnsi="Helvetica"/>
          <w:lang w:val="es-ES"/>
        </w:rPr>
        <w:t>without</w:t>
      </w:r>
      <w:proofErr w:type="spellEnd"/>
      <w:r w:rsidRPr="00623806">
        <w:rPr>
          <w:rFonts w:ascii="Helvetica" w:hAnsi="Helvetica"/>
          <w:lang w:val="es-ES"/>
        </w:rPr>
        <w:t xml:space="preserve"> </w:t>
      </w:r>
      <w:proofErr w:type="spellStart"/>
      <w:r w:rsidRPr="00623806">
        <w:rPr>
          <w:rFonts w:ascii="Helvetica" w:hAnsi="Helvetica"/>
          <w:lang w:val="es-ES"/>
        </w:rPr>
        <w:t>brakes</w:t>
      </w:r>
      <w:proofErr w:type="spellEnd"/>
      <w:r w:rsidRPr="00623806">
        <w:rPr>
          <w:rFonts w:ascii="Helvetica" w:hAnsi="Helvetica"/>
          <w:lang w:val="es-ES"/>
        </w:rPr>
        <w:t xml:space="preserve">. </w:t>
      </w:r>
      <w:proofErr w:type="spellStart"/>
      <w:r w:rsidRPr="00623806">
        <w:rPr>
          <w:rFonts w:ascii="Helvetica" w:hAnsi="Helvetica"/>
          <w:lang w:val="es-ES"/>
        </w:rPr>
        <w:t>I'm</w:t>
      </w:r>
      <w:proofErr w:type="spellEnd"/>
      <w:r w:rsidRPr="00623806">
        <w:rPr>
          <w:rFonts w:ascii="Helvetica" w:hAnsi="Helvetica"/>
          <w:lang w:val="es-ES"/>
        </w:rPr>
        <w:t xml:space="preserve"> </w:t>
      </w:r>
      <w:proofErr w:type="spellStart"/>
      <w:r w:rsidRPr="00623806">
        <w:rPr>
          <w:rFonts w:ascii="Helvetica" w:hAnsi="Helvetica"/>
          <w:lang w:val="es-ES"/>
        </w:rPr>
        <w:t>sure</w:t>
      </w:r>
      <w:proofErr w:type="spellEnd"/>
      <w:r w:rsidRPr="00623806">
        <w:rPr>
          <w:rFonts w:ascii="Helvetica" w:hAnsi="Helvetica"/>
          <w:lang w:val="es-ES"/>
        </w:rPr>
        <w:t xml:space="preserve"> I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feeling</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Is</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I </w:t>
      </w:r>
      <w:proofErr w:type="spellStart"/>
      <w:r w:rsidRPr="00623806">
        <w:rPr>
          <w:rFonts w:ascii="Helvetica" w:hAnsi="Helvetica"/>
          <w:lang w:val="es-ES"/>
        </w:rPr>
        <w:t>turned</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as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landed</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us</w:t>
      </w:r>
      <w:proofErr w:type="spellEnd"/>
      <w:r w:rsidRPr="00623806">
        <w:rPr>
          <w:rFonts w:ascii="Helvetica" w:hAnsi="Helvetica"/>
          <w:lang w:val="es-ES"/>
        </w:rPr>
        <w:t xml:space="preserve">. William </w:t>
      </w:r>
      <w:proofErr w:type="spellStart"/>
      <w:r w:rsidRPr="00623806">
        <w:rPr>
          <w:rFonts w:ascii="Helvetica" w:hAnsi="Helvetica"/>
          <w:lang w:val="es-ES"/>
        </w:rPr>
        <w:t>sat</w:t>
      </w:r>
      <w:proofErr w:type="spellEnd"/>
      <w:r w:rsidRPr="00623806">
        <w:rPr>
          <w:rFonts w:ascii="Helvetica" w:hAnsi="Helvetica"/>
          <w:lang w:val="es-ES"/>
        </w:rPr>
        <w:t xml:space="preserve"> </w:t>
      </w:r>
      <w:proofErr w:type="spellStart"/>
      <w:r w:rsidRPr="00623806">
        <w:rPr>
          <w:rFonts w:ascii="Helvetica" w:hAnsi="Helvetica"/>
          <w:lang w:val="es-ES"/>
        </w:rPr>
        <w:t>opposite</w:t>
      </w:r>
      <w:proofErr w:type="spellEnd"/>
      <w:r w:rsidRPr="00623806">
        <w:rPr>
          <w:rFonts w:ascii="Helvetica" w:hAnsi="Helvetica"/>
          <w:lang w:val="es-ES"/>
        </w:rPr>
        <w:t xml:space="preserve"> me.</w:t>
      </w:r>
    </w:p>
    <w:p w14:paraId="68B8B756" w14:textId="249E387F" w:rsidR="003033DD" w:rsidRPr="00623806" w:rsidRDefault="003033DD" w:rsidP="003033DD">
      <w:pPr>
        <w:pStyle w:val="Scene"/>
        <w:spacing w:line="276" w:lineRule="auto"/>
        <w:jc w:val="both"/>
        <w:rPr>
          <w:rFonts w:ascii="Helvetica" w:hAnsi="Helvetica"/>
          <w:lang w:val="es-ES"/>
        </w:rPr>
      </w:pP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gaze</w:t>
      </w:r>
      <w:proofErr w:type="spellEnd"/>
      <w:r w:rsidRPr="00623806">
        <w:rPr>
          <w:rFonts w:ascii="Helvetica" w:hAnsi="Helvetica"/>
          <w:lang w:val="es-ES"/>
        </w:rPr>
        <w:t xml:space="preserve"> </w:t>
      </w:r>
      <w:proofErr w:type="spellStart"/>
      <w:r w:rsidRPr="00623806">
        <w:rPr>
          <w:rFonts w:ascii="Helvetica" w:hAnsi="Helvetica"/>
          <w:lang w:val="es-ES"/>
        </w:rPr>
        <w:t>locked</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William’s</w:t>
      </w:r>
      <w:proofErr w:type="spellEnd"/>
      <w:r w:rsidRPr="00623806">
        <w:rPr>
          <w:rFonts w:ascii="Helvetica" w:hAnsi="Helvetica"/>
          <w:lang w:val="es-ES"/>
        </w:rPr>
        <w:t>.</w:t>
      </w:r>
    </w:p>
    <w:p w14:paraId="6BC773AE" w14:textId="0A88291F" w:rsidR="003033DD" w:rsidRPr="00623806" w:rsidRDefault="003033DD" w:rsidP="003033DD">
      <w:pPr>
        <w:pStyle w:val="Scene"/>
        <w:spacing w:line="276" w:lineRule="auto"/>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a </w:t>
      </w:r>
      <w:proofErr w:type="spellStart"/>
      <w:r w:rsidRPr="00623806">
        <w:rPr>
          <w:rFonts w:ascii="Helvetica" w:hAnsi="Helvetica"/>
          <w:lang w:val="es-ES"/>
        </w:rPr>
        <w:t>war</w:t>
      </w:r>
      <w:proofErr w:type="spellEnd"/>
      <w:r w:rsidRPr="00623806">
        <w:rPr>
          <w:rFonts w:ascii="Helvetica" w:hAnsi="Helvetica"/>
          <w:lang w:val="es-ES"/>
        </w:rPr>
        <w:t xml:space="preserve"> </w:t>
      </w:r>
      <w:proofErr w:type="spellStart"/>
      <w:r w:rsidRPr="00623806">
        <w:rPr>
          <w:rFonts w:ascii="Helvetica" w:hAnsi="Helvetica"/>
          <w:lang w:val="es-ES"/>
        </w:rPr>
        <w:t>zone</w:t>
      </w:r>
      <w:proofErr w:type="spellEnd"/>
      <w:r w:rsidRPr="00623806">
        <w:rPr>
          <w:rFonts w:ascii="Helvetica" w:hAnsi="Helvetica"/>
          <w:lang w:val="es-ES"/>
        </w:rPr>
        <w:t>.</w:t>
      </w:r>
    </w:p>
    <w:p w14:paraId="6E90297C" w14:textId="323DDE5B" w:rsidR="003033DD" w:rsidRPr="00623806" w:rsidRDefault="003033DD" w:rsidP="003033DD">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Funny</w:t>
      </w:r>
      <w:proofErr w:type="spellEnd"/>
      <w:r w:rsidRPr="00623806">
        <w:rPr>
          <w:rFonts w:ascii="Helvetica" w:hAnsi="Helvetica"/>
          <w:lang w:val="es-ES"/>
        </w:rPr>
        <w:t xml:space="preserve">,” </w:t>
      </w: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stalking</w:t>
      </w:r>
      <w:proofErr w:type="spellEnd"/>
      <w:r w:rsidRPr="00623806">
        <w:rPr>
          <w:rFonts w:ascii="Helvetica" w:hAnsi="Helvetica"/>
          <w:lang w:val="es-ES"/>
        </w:rPr>
        <w:t xml:space="preserve"> </w:t>
      </w:r>
      <w:proofErr w:type="spellStart"/>
      <w:r w:rsidRPr="00623806">
        <w:rPr>
          <w:rFonts w:ascii="Helvetica" w:hAnsi="Helvetica"/>
          <w:lang w:val="es-ES"/>
        </w:rPr>
        <w:t>over</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storm</w:t>
      </w:r>
      <w:proofErr w:type="spellEnd"/>
      <w:r w:rsidRPr="00623806">
        <w:rPr>
          <w:rFonts w:ascii="Helvetica" w:hAnsi="Helvetica"/>
          <w:lang w:val="es-ES"/>
        </w:rPr>
        <w:t xml:space="preserve"> in </w:t>
      </w:r>
      <w:proofErr w:type="spellStart"/>
      <w:r w:rsidRPr="00623806">
        <w:rPr>
          <w:rFonts w:ascii="Helvetica" w:hAnsi="Helvetica"/>
          <w:lang w:val="es-ES"/>
        </w:rPr>
        <w:t>black</w:t>
      </w:r>
      <w:proofErr w:type="spellEnd"/>
      <w:r w:rsidRPr="00623806">
        <w:rPr>
          <w:rFonts w:ascii="Helvetica" w:hAnsi="Helvetica"/>
          <w:lang w:val="es-ES"/>
        </w:rPr>
        <w:t xml:space="preserve"> </w:t>
      </w:r>
      <w:proofErr w:type="gramStart"/>
      <w:r w:rsidRPr="00623806">
        <w:rPr>
          <w:rFonts w:ascii="Helvetica" w:hAnsi="Helvetica"/>
          <w:lang w:val="es-ES"/>
        </w:rPr>
        <w:t>denim</w:t>
      </w:r>
      <w:proofErr w:type="gramEnd"/>
      <w:r w:rsidRPr="00623806">
        <w:rPr>
          <w:rFonts w:ascii="Helvetica" w:hAnsi="Helvetica"/>
          <w:lang w:val="es-ES"/>
        </w:rPr>
        <w:t xml:space="preserve"> and </w:t>
      </w:r>
      <w:proofErr w:type="spellStart"/>
      <w:r w:rsidRPr="00623806">
        <w:rPr>
          <w:rFonts w:ascii="Helvetica" w:hAnsi="Helvetica"/>
          <w:lang w:val="es-ES"/>
        </w:rPr>
        <w:t>barely</w:t>
      </w:r>
      <w:proofErr w:type="spellEnd"/>
      <w:r w:rsidRPr="00623806">
        <w:rPr>
          <w:rFonts w:ascii="Helvetica" w:hAnsi="Helvetica"/>
          <w:lang w:val="es-ES"/>
        </w:rPr>
        <w:t xml:space="preserve"> </w:t>
      </w:r>
      <w:proofErr w:type="spellStart"/>
      <w:r w:rsidRPr="00623806">
        <w:rPr>
          <w:rFonts w:ascii="Helvetica" w:hAnsi="Helvetica"/>
          <w:lang w:val="es-ES"/>
        </w:rPr>
        <w:t>restrained</w:t>
      </w:r>
      <w:proofErr w:type="spellEnd"/>
      <w:r w:rsidRPr="00623806">
        <w:rPr>
          <w:rFonts w:ascii="Helvetica" w:hAnsi="Helvetica"/>
          <w:lang w:val="es-ES"/>
        </w:rPr>
        <w:t xml:space="preserve"> </w:t>
      </w:r>
      <w:proofErr w:type="spellStart"/>
      <w:r w:rsidRPr="00623806">
        <w:rPr>
          <w:rFonts w:ascii="Helvetica" w:hAnsi="Helvetica"/>
          <w:lang w:val="es-ES"/>
        </w:rPr>
        <w:t>fury</w:t>
      </w:r>
      <w:proofErr w:type="spellEnd"/>
      <w:r w:rsidRPr="00623806">
        <w:rPr>
          <w:rFonts w:ascii="Helvetica" w:hAnsi="Helvetica"/>
          <w:lang w:val="es-ES"/>
        </w:rPr>
        <w:t>.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realize</w:t>
      </w:r>
      <w:proofErr w:type="spellEnd"/>
      <w:r w:rsidRPr="00623806">
        <w:rPr>
          <w:rFonts w:ascii="Helvetica" w:hAnsi="Helvetica"/>
          <w:lang w:val="es-ES"/>
        </w:rPr>
        <w:t xml:space="preserve"> </w:t>
      </w:r>
      <w:proofErr w:type="spellStart"/>
      <w:r w:rsidRPr="00623806">
        <w:rPr>
          <w:rFonts w:ascii="Helvetica" w:hAnsi="Helvetica"/>
          <w:lang w:val="es-ES"/>
        </w:rPr>
        <w:t>we</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w:t>
      </w:r>
      <w:proofErr w:type="spellStart"/>
      <w:r w:rsidRPr="00623806">
        <w:rPr>
          <w:rFonts w:ascii="Helvetica" w:hAnsi="Helvetica"/>
          <w:lang w:val="es-ES"/>
        </w:rPr>
        <w:t>taking</w:t>
      </w:r>
      <w:proofErr w:type="spellEnd"/>
      <w:r w:rsidRPr="00623806">
        <w:rPr>
          <w:rFonts w:ascii="Helvetica" w:hAnsi="Helvetica"/>
          <w:lang w:val="es-ES"/>
        </w:rPr>
        <w:t xml:space="preserve"> </w:t>
      </w:r>
      <w:proofErr w:type="gramStart"/>
      <w:r w:rsidRPr="00623806">
        <w:rPr>
          <w:rFonts w:ascii="Helvetica" w:hAnsi="Helvetica"/>
          <w:lang w:val="es-ES"/>
        </w:rPr>
        <w:t>meetings</w:t>
      </w:r>
      <w:proofErr w:type="gram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royalty in </w:t>
      </w:r>
      <w:proofErr w:type="spellStart"/>
      <w:r w:rsidRPr="00623806">
        <w:rPr>
          <w:rFonts w:ascii="Helvetica" w:hAnsi="Helvetica"/>
          <w:lang w:val="es-ES"/>
        </w:rPr>
        <w:t>public</w:t>
      </w:r>
      <w:proofErr w:type="spellEnd"/>
      <w:r w:rsidRPr="00623806">
        <w:rPr>
          <w:rFonts w:ascii="Helvetica" w:hAnsi="Helvetica"/>
          <w:lang w:val="es-ES"/>
        </w:rPr>
        <w:t xml:space="preserve"> cafés </w:t>
      </w:r>
      <w:proofErr w:type="spellStart"/>
      <w:r w:rsidRPr="00623806">
        <w:rPr>
          <w:rFonts w:ascii="Helvetica" w:hAnsi="Helvetica"/>
          <w:lang w:val="es-ES"/>
        </w:rPr>
        <w:t>now</w:t>
      </w:r>
      <w:proofErr w:type="spellEnd"/>
      <w:r w:rsidRPr="00623806">
        <w:rPr>
          <w:rFonts w:ascii="Helvetica" w:hAnsi="Helvetica"/>
          <w:lang w:val="es-ES"/>
        </w:rPr>
        <w:t>.”</w:t>
      </w:r>
    </w:p>
    <w:p w14:paraId="7631C850" w14:textId="2647F990" w:rsidR="003033DD" w:rsidRPr="00623806" w:rsidRDefault="003033DD" w:rsidP="003033DD">
      <w:pPr>
        <w:pStyle w:val="Scene"/>
        <w:spacing w:line="276" w:lineRule="auto"/>
        <w:jc w:val="both"/>
        <w:rPr>
          <w:rFonts w:ascii="Helvetica" w:hAnsi="Helvetica"/>
          <w:lang w:val="es-ES"/>
        </w:rPr>
      </w:pPr>
      <w:r w:rsidRPr="00623806">
        <w:rPr>
          <w:rFonts w:ascii="Helvetica" w:hAnsi="Helvetica"/>
          <w:lang w:val="es-ES"/>
        </w:rPr>
        <w:t xml:space="preserve">William </w:t>
      </w:r>
      <w:proofErr w:type="spellStart"/>
      <w:r w:rsidRPr="00623806">
        <w:rPr>
          <w:rFonts w:ascii="Helvetica" w:hAnsi="Helvetica"/>
          <w:lang w:val="es-ES"/>
        </w:rPr>
        <w:t>leaned</w:t>
      </w:r>
      <w:proofErr w:type="spellEnd"/>
      <w:r w:rsidRPr="00623806">
        <w:rPr>
          <w:rFonts w:ascii="Helvetica" w:hAnsi="Helvetica"/>
          <w:lang w:val="es-ES"/>
        </w:rPr>
        <w:t xml:space="preserve"> back in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chair</w:t>
      </w:r>
      <w:proofErr w:type="spellEnd"/>
      <w:r w:rsidRPr="00623806">
        <w:rPr>
          <w:rFonts w:ascii="Helvetica" w:hAnsi="Helvetica"/>
          <w:lang w:val="es-ES"/>
        </w:rPr>
        <w:t xml:space="preserve">, </w:t>
      </w:r>
      <w:proofErr w:type="spellStart"/>
      <w:r w:rsidRPr="00623806">
        <w:rPr>
          <w:rFonts w:ascii="Helvetica" w:hAnsi="Helvetica"/>
          <w:lang w:val="es-ES"/>
        </w:rPr>
        <w:t>utterly</w:t>
      </w:r>
      <w:proofErr w:type="spellEnd"/>
      <w:r w:rsidRPr="00623806">
        <w:rPr>
          <w:rFonts w:ascii="Helvetica" w:hAnsi="Helvetica"/>
          <w:lang w:val="es-ES"/>
        </w:rPr>
        <w:t xml:space="preserve"> </w:t>
      </w:r>
      <w:proofErr w:type="spellStart"/>
      <w:r w:rsidRPr="00623806">
        <w:rPr>
          <w:rFonts w:ascii="Helvetica" w:hAnsi="Helvetica"/>
          <w:lang w:val="es-ES"/>
        </w:rPr>
        <w:t>unbothered</w:t>
      </w:r>
      <w:proofErr w:type="spellEnd"/>
      <w:r w:rsidRPr="00623806">
        <w:rPr>
          <w:rFonts w:ascii="Helvetica" w:hAnsi="Helvetica"/>
          <w:lang w:val="es-ES"/>
        </w:rPr>
        <w:t>. “</w:t>
      </w:r>
      <w:proofErr w:type="spellStart"/>
      <w:r w:rsidRPr="00623806">
        <w:rPr>
          <w:rFonts w:ascii="Helvetica" w:hAnsi="Helvetica"/>
          <w:lang w:val="es-ES"/>
        </w:rPr>
        <w:t>What</w:t>
      </w:r>
      <w:proofErr w:type="spellEnd"/>
      <w:r w:rsidRPr="00623806">
        <w:rPr>
          <w:rFonts w:ascii="Helvetica" w:hAnsi="Helvetica"/>
          <w:lang w:val="es-ES"/>
        </w:rPr>
        <w:t xml:space="preserve"> can I </w:t>
      </w:r>
      <w:proofErr w:type="spellStart"/>
      <w:r w:rsidRPr="00623806">
        <w:rPr>
          <w:rFonts w:ascii="Helvetica" w:hAnsi="Helvetica"/>
          <w:lang w:val="es-ES"/>
        </w:rPr>
        <w:t>say</w:t>
      </w:r>
      <w:proofErr w:type="spellEnd"/>
      <w:r w:rsidRPr="00623806">
        <w:rPr>
          <w:rFonts w:ascii="Helvetica" w:hAnsi="Helvetica"/>
          <w:lang w:val="es-ES"/>
        </w:rPr>
        <w:t xml:space="preserve">? I </w:t>
      </w:r>
      <w:proofErr w:type="spellStart"/>
      <w:r w:rsidRPr="00623806">
        <w:rPr>
          <w:rFonts w:ascii="Helvetica" w:hAnsi="Helvetica"/>
          <w:lang w:val="es-ES"/>
        </w:rPr>
        <w:t>enjoy</w:t>
      </w:r>
      <w:proofErr w:type="spellEnd"/>
      <w:r w:rsidRPr="00623806">
        <w:rPr>
          <w:rFonts w:ascii="Helvetica" w:hAnsi="Helvetica"/>
          <w:lang w:val="es-ES"/>
        </w:rPr>
        <w:t xml:space="preserve"> </w:t>
      </w:r>
      <w:proofErr w:type="spellStart"/>
      <w:r w:rsidRPr="00623806">
        <w:rPr>
          <w:rFonts w:ascii="Helvetica" w:hAnsi="Helvetica"/>
          <w:lang w:val="es-ES"/>
        </w:rPr>
        <w:t>mingling</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people</w:t>
      </w:r>
      <w:proofErr w:type="spellEnd"/>
      <w:r w:rsidRPr="00623806">
        <w:rPr>
          <w:rFonts w:ascii="Helvetica" w:hAnsi="Helvetica"/>
          <w:lang w:val="es-ES"/>
        </w:rPr>
        <w:t xml:space="preserve">. </w:t>
      </w:r>
      <w:proofErr w:type="spellStart"/>
      <w:r w:rsidRPr="00623806">
        <w:rPr>
          <w:rFonts w:ascii="Helvetica" w:hAnsi="Helvetica"/>
          <w:lang w:val="es-ES"/>
        </w:rPr>
        <w:t>Especially</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interesting</w:t>
      </w:r>
      <w:proofErr w:type="spellEnd"/>
      <w:r w:rsidRPr="00623806">
        <w:rPr>
          <w:rFonts w:ascii="Helvetica" w:hAnsi="Helvetica"/>
          <w:lang w:val="es-ES"/>
        </w:rPr>
        <w:t xml:space="preserve"> </w:t>
      </w:r>
      <w:proofErr w:type="spellStart"/>
      <w:r w:rsidRPr="00623806">
        <w:rPr>
          <w:rFonts w:ascii="Helvetica" w:hAnsi="Helvetica"/>
          <w:lang w:val="es-ES"/>
        </w:rPr>
        <w:t>ones</w:t>
      </w:r>
      <w:proofErr w:type="spellEnd"/>
      <w:r w:rsidRPr="00623806">
        <w:rPr>
          <w:rFonts w:ascii="Helvetica" w:hAnsi="Helvetica"/>
          <w:lang w:val="es-ES"/>
        </w:rPr>
        <w:t>.”</w:t>
      </w:r>
    </w:p>
    <w:p w14:paraId="6CB3A7AD" w14:textId="54F06B0F" w:rsidR="003033DD" w:rsidRPr="00623806" w:rsidRDefault="003033DD" w:rsidP="003033DD">
      <w:pPr>
        <w:pStyle w:val="Scene"/>
        <w:spacing w:line="276" w:lineRule="auto"/>
        <w:jc w:val="both"/>
        <w:rPr>
          <w:rFonts w:ascii="Helvetica" w:hAnsi="Helvetica"/>
          <w:lang w:val="es-ES"/>
        </w:rPr>
      </w:pPr>
      <w:proofErr w:type="spellStart"/>
      <w:r w:rsidRPr="00623806">
        <w:rPr>
          <w:rFonts w:ascii="Helvetica" w:hAnsi="Helvetica"/>
          <w:lang w:val="es-ES"/>
        </w:rPr>
        <w:t>Zeff’s</w:t>
      </w:r>
      <w:proofErr w:type="spellEnd"/>
      <w:r w:rsidRPr="00623806">
        <w:rPr>
          <w:rFonts w:ascii="Helvetica" w:hAnsi="Helvetica"/>
          <w:lang w:val="es-ES"/>
        </w:rPr>
        <w:t xml:space="preserve"> </w:t>
      </w:r>
      <w:proofErr w:type="spellStart"/>
      <w:r w:rsidRPr="00623806">
        <w:rPr>
          <w:rFonts w:ascii="Helvetica" w:hAnsi="Helvetica"/>
          <w:lang w:val="es-ES"/>
        </w:rPr>
        <w:t>jaw</w:t>
      </w:r>
      <w:proofErr w:type="spellEnd"/>
      <w:r w:rsidRPr="00623806">
        <w:rPr>
          <w:rFonts w:ascii="Helvetica" w:hAnsi="Helvetica"/>
          <w:lang w:val="es-ES"/>
        </w:rPr>
        <w:t xml:space="preserve"> </w:t>
      </w:r>
      <w:proofErr w:type="spellStart"/>
      <w:r w:rsidRPr="00623806">
        <w:rPr>
          <w:rFonts w:ascii="Helvetica" w:hAnsi="Helvetica"/>
          <w:lang w:val="es-ES"/>
        </w:rPr>
        <w:t>clenched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flicked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me, </w:t>
      </w:r>
      <w:proofErr w:type="spellStart"/>
      <w:r w:rsidRPr="00623806">
        <w:rPr>
          <w:rFonts w:ascii="Helvetica" w:hAnsi="Helvetica"/>
          <w:lang w:val="es-ES"/>
        </w:rPr>
        <w:t>softening</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half</w:t>
      </w:r>
      <w:proofErr w:type="spellEnd"/>
      <w:r w:rsidRPr="00623806">
        <w:rPr>
          <w:rFonts w:ascii="Helvetica" w:hAnsi="Helvetica"/>
          <w:lang w:val="es-ES"/>
        </w:rPr>
        <w:t xml:space="preserve"> a </w:t>
      </w:r>
      <w:proofErr w:type="spellStart"/>
      <w:r w:rsidRPr="00623806">
        <w:rPr>
          <w:rFonts w:ascii="Helvetica" w:hAnsi="Helvetica"/>
          <w:lang w:val="es-ES"/>
        </w:rPr>
        <w:t>breath</w:t>
      </w:r>
      <w:proofErr w:type="spellEnd"/>
      <w:r w:rsidRPr="00623806">
        <w:rPr>
          <w:rFonts w:ascii="Helvetica" w:hAnsi="Helvetica"/>
          <w:lang w:val="es-ES"/>
        </w:rPr>
        <w:t xml:space="preserve"> </w:t>
      </w:r>
      <w:proofErr w:type="spellStart"/>
      <w:r w:rsidRPr="00623806">
        <w:rPr>
          <w:rFonts w:ascii="Helvetica" w:hAnsi="Helvetica"/>
          <w:lang w:val="es-ES"/>
        </w:rPr>
        <w:t>before</w:t>
      </w:r>
      <w:proofErr w:type="spellEnd"/>
      <w:r w:rsidRPr="00623806">
        <w:rPr>
          <w:rFonts w:ascii="Helvetica" w:hAnsi="Helvetica"/>
          <w:lang w:val="es-ES"/>
        </w:rPr>
        <w:t xml:space="preserve"> </w:t>
      </w:r>
      <w:proofErr w:type="spellStart"/>
      <w:r w:rsidRPr="00623806">
        <w:rPr>
          <w:rFonts w:ascii="Helvetica" w:hAnsi="Helvetica"/>
          <w:lang w:val="es-ES"/>
        </w:rPr>
        <w:t>hardening</w:t>
      </w:r>
      <w:proofErr w:type="spellEnd"/>
      <w:r w:rsidRPr="00623806">
        <w:rPr>
          <w:rFonts w:ascii="Helvetica" w:hAnsi="Helvetica"/>
          <w:lang w:val="es-ES"/>
        </w:rPr>
        <w:t xml:space="preserve"> </w:t>
      </w:r>
      <w:proofErr w:type="spellStart"/>
      <w:r w:rsidRPr="00623806">
        <w:rPr>
          <w:rFonts w:ascii="Helvetica" w:hAnsi="Helvetica"/>
          <w:lang w:val="es-ES"/>
        </w:rPr>
        <w:t>again</w:t>
      </w:r>
      <w:proofErr w:type="spellEnd"/>
      <w:r w:rsidRPr="00623806">
        <w:rPr>
          <w:rFonts w:ascii="Helvetica" w:hAnsi="Helvetica"/>
          <w:lang w:val="es-ES"/>
        </w:rPr>
        <w:t xml:space="preserve"> </w:t>
      </w:r>
      <w:proofErr w:type="spellStart"/>
      <w:r w:rsidRPr="00623806">
        <w:rPr>
          <w:rFonts w:ascii="Helvetica" w:hAnsi="Helvetica"/>
          <w:lang w:val="es-ES"/>
        </w:rPr>
        <w:t>when</w:t>
      </w:r>
      <w:proofErr w:type="spellEnd"/>
      <w:r w:rsidRPr="00623806">
        <w:rPr>
          <w:rFonts w:ascii="Helvetica" w:hAnsi="Helvetica"/>
          <w:lang w:val="es-ES"/>
        </w:rPr>
        <w:t xml:space="preserve"> </w:t>
      </w:r>
      <w:proofErr w:type="spellStart"/>
      <w:r w:rsidRPr="00623806">
        <w:rPr>
          <w:rFonts w:ascii="Helvetica" w:hAnsi="Helvetica"/>
          <w:lang w:val="es-ES"/>
        </w:rPr>
        <w:t>they</w:t>
      </w:r>
      <w:proofErr w:type="spellEnd"/>
      <w:r w:rsidRPr="00623806">
        <w:rPr>
          <w:rFonts w:ascii="Helvetica" w:hAnsi="Helvetica"/>
          <w:lang w:val="es-ES"/>
        </w:rPr>
        <w:t xml:space="preserve"> </w:t>
      </w:r>
      <w:proofErr w:type="spellStart"/>
      <w:r w:rsidRPr="00623806">
        <w:rPr>
          <w:rFonts w:ascii="Helvetica" w:hAnsi="Helvetica"/>
          <w:lang w:val="es-ES"/>
        </w:rPr>
        <w:t>returned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William. “</w:t>
      </w:r>
      <w:proofErr w:type="spellStart"/>
      <w:r w:rsidRPr="00623806">
        <w:rPr>
          <w:rFonts w:ascii="Helvetica" w:hAnsi="Helvetica"/>
          <w:lang w:val="es-ES"/>
        </w:rPr>
        <w:t>Careful</w:t>
      </w:r>
      <w:proofErr w:type="spellEnd"/>
      <w:r w:rsidRPr="00623806">
        <w:rPr>
          <w:rFonts w:ascii="Helvetica" w:hAnsi="Helvetica"/>
          <w:lang w:val="es-ES"/>
        </w:rPr>
        <w:t xml:space="preserve">, </w:t>
      </w:r>
      <w:proofErr w:type="spellStart"/>
      <w:r w:rsidRPr="00623806">
        <w:rPr>
          <w:rFonts w:ascii="Helvetica" w:hAnsi="Helvetica"/>
          <w:lang w:val="es-ES"/>
        </w:rPr>
        <w:t>Your</w:t>
      </w:r>
      <w:proofErr w:type="spellEnd"/>
      <w:r w:rsidRPr="00623806">
        <w:rPr>
          <w:rFonts w:ascii="Helvetica" w:hAnsi="Helvetica"/>
          <w:lang w:val="es-ES"/>
        </w:rPr>
        <w:t xml:space="preserve"> </w:t>
      </w:r>
      <w:proofErr w:type="spellStart"/>
      <w:r w:rsidRPr="00623806">
        <w:rPr>
          <w:rFonts w:ascii="Helvetica" w:hAnsi="Helvetica"/>
          <w:lang w:val="es-ES"/>
        </w:rPr>
        <w:t>Majesty</w:t>
      </w:r>
      <w:proofErr w:type="spellEnd"/>
      <w:r w:rsidRPr="00623806">
        <w:rPr>
          <w:rFonts w:ascii="Helvetica" w:hAnsi="Helvetica"/>
          <w:lang w:val="es-ES"/>
        </w:rPr>
        <w:t xml:space="preserve">. </w:t>
      </w:r>
      <w:proofErr w:type="spellStart"/>
      <w:r w:rsidRPr="00623806">
        <w:rPr>
          <w:rFonts w:ascii="Helvetica" w:hAnsi="Helvetica"/>
          <w:lang w:val="es-ES"/>
        </w:rPr>
        <w:t>You’re</w:t>
      </w:r>
      <w:proofErr w:type="spellEnd"/>
      <w:r w:rsidRPr="00623806">
        <w:rPr>
          <w:rFonts w:ascii="Helvetica" w:hAnsi="Helvetica"/>
          <w:lang w:val="es-ES"/>
        </w:rPr>
        <w:t xml:space="preserve"> </w:t>
      </w:r>
      <w:proofErr w:type="spellStart"/>
      <w:r w:rsidRPr="00623806">
        <w:rPr>
          <w:rFonts w:ascii="Helvetica" w:hAnsi="Helvetica"/>
          <w:lang w:val="es-ES"/>
        </w:rPr>
        <w:t>straying</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your</w:t>
      </w:r>
      <w:proofErr w:type="spellEnd"/>
      <w:r w:rsidRPr="00623806">
        <w:rPr>
          <w:rFonts w:ascii="Helvetica" w:hAnsi="Helvetica"/>
          <w:lang w:val="es-ES"/>
        </w:rPr>
        <w:t xml:space="preserve"> </w:t>
      </w:r>
      <w:proofErr w:type="spellStart"/>
      <w:r w:rsidRPr="00623806">
        <w:rPr>
          <w:rFonts w:ascii="Helvetica" w:hAnsi="Helvetica"/>
          <w:lang w:val="es-ES"/>
        </w:rPr>
        <w:t>side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map</w:t>
      </w:r>
      <w:proofErr w:type="spellEnd"/>
      <w:r w:rsidRPr="00623806">
        <w:rPr>
          <w:rFonts w:ascii="Helvetica" w:hAnsi="Helvetica"/>
          <w:lang w:val="es-ES"/>
        </w:rPr>
        <w:t>.”</w:t>
      </w:r>
    </w:p>
    <w:p w14:paraId="52E5460A" w14:textId="48B7F9A1" w:rsidR="003033DD" w:rsidRPr="00623806" w:rsidRDefault="003033DD" w:rsidP="003033DD">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know</w:t>
      </w:r>
      <w:proofErr w:type="spellEnd"/>
      <w:r w:rsidRPr="00623806">
        <w:rPr>
          <w:rFonts w:ascii="Helvetica" w:hAnsi="Helvetica"/>
          <w:lang w:val="es-ES"/>
        </w:rPr>
        <w:t xml:space="preserve"> fate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borders</w:t>
      </w:r>
      <w:proofErr w:type="spellEnd"/>
      <w:r w:rsidRPr="00623806">
        <w:rPr>
          <w:rFonts w:ascii="Helvetica" w:hAnsi="Helvetica"/>
          <w:lang w:val="es-ES"/>
        </w:rPr>
        <w:t xml:space="preserve">,” William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sipping</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espresso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barista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placed. “</w:t>
      </w:r>
      <w:proofErr w:type="spellStart"/>
      <w:r w:rsidRPr="00623806">
        <w:rPr>
          <w:rFonts w:ascii="Helvetica" w:hAnsi="Helvetica"/>
          <w:lang w:val="es-ES"/>
        </w:rPr>
        <w:t>Besides</w:t>
      </w:r>
      <w:proofErr w:type="spellEnd"/>
      <w:r w:rsidRPr="00623806">
        <w:rPr>
          <w:rFonts w:ascii="Helvetica" w:hAnsi="Helvetica"/>
          <w:lang w:val="es-ES"/>
        </w:rPr>
        <w:t xml:space="preserve">… I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introducing</w:t>
      </w:r>
      <w:proofErr w:type="spellEnd"/>
      <w:r w:rsidRPr="00623806">
        <w:rPr>
          <w:rFonts w:ascii="Helvetica" w:hAnsi="Helvetica"/>
          <w:lang w:val="es-ES"/>
        </w:rPr>
        <w:t xml:space="preserve"> </w:t>
      </w:r>
      <w:proofErr w:type="spellStart"/>
      <w:r w:rsidRPr="00623806">
        <w:rPr>
          <w:rFonts w:ascii="Helvetica" w:hAnsi="Helvetica"/>
          <w:lang w:val="es-ES"/>
        </w:rPr>
        <w:t>myself</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a </w:t>
      </w:r>
      <w:proofErr w:type="spellStart"/>
      <w:r w:rsidRPr="00623806">
        <w:rPr>
          <w:rFonts w:ascii="Helvetica" w:hAnsi="Helvetica"/>
          <w:lang w:val="es-ES"/>
        </w:rPr>
        <w:t>fascinating</w:t>
      </w:r>
      <w:proofErr w:type="spellEnd"/>
      <w:r w:rsidRPr="00623806">
        <w:rPr>
          <w:rFonts w:ascii="Helvetica" w:hAnsi="Helvetica"/>
          <w:lang w:val="es-ES"/>
        </w:rPr>
        <w:t xml:space="preserve"> </w:t>
      </w:r>
      <w:proofErr w:type="spellStart"/>
      <w:r w:rsidRPr="00623806">
        <w:rPr>
          <w:rFonts w:ascii="Helvetica" w:hAnsi="Helvetica"/>
          <w:lang w:val="es-ES"/>
        </w:rPr>
        <w:t>young</w:t>
      </w:r>
      <w:proofErr w:type="spellEnd"/>
      <w:r w:rsidRPr="00623806">
        <w:rPr>
          <w:rFonts w:ascii="Helvetica" w:hAnsi="Helvetica"/>
          <w:lang w:val="es-ES"/>
        </w:rPr>
        <w:t xml:space="preserve"> </w:t>
      </w:r>
      <w:proofErr w:type="spellStart"/>
      <w:r w:rsidRPr="00623806">
        <w:rPr>
          <w:rFonts w:ascii="Helvetica" w:hAnsi="Helvetica"/>
          <w:lang w:val="es-ES"/>
        </w:rPr>
        <w:t>woman</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wouldn’t</w:t>
      </w:r>
      <w:proofErr w:type="spellEnd"/>
      <w:r w:rsidRPr="00623806">
        <w:rPr>
          <w:rFonts w:ascii="Helvetica" w:hAnsi="Helvetica"/>
          <w:lang w:val="es-ES"/>
        </w:rPr>
        <w:t xml:space="preserve"> </w:t>
      </w:r>
      <w:proofErr w:type="spellStart"/>
      <w:r w:rsidRPr="00623806">
        <w:rPr>
          <w:rFonts w:ascii="Helvetica" w:hAnsi="Helvetica"/>
          <w:lang w:val="es-ES"/>
        </w:rPr>
        <w:t>want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be rude, </w:t>
      </w:r>
      <w:proofErr w:type="spellStart"/>
      <w:r w:rsidRPr="00623806">
        <w:rPr>
          <w:rFonts w:ascii="Helvetica" w:hAnsi="Helvetica"/>
          <w:lang w:val="es-ES"/>
        </w:rPr>
        <w:t>would</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w:t>
      </w:r>
    </w:p>
    <w:p w14:paraId="25EC96BE" w14:textId="0245BEDE" w:rsidR="003033DD" w:rsidRPr="00623806" w:rsidRDefault="003033DD" w:rsidP="003033DD">
      <w:pPr>
        <w:pStyle w:val="Scene"/>
        <w:spacing w:line="276" w:lineRule="auto"/>
        <w:jc w:val="both"/>
        <w:rPr>
          <w:rFonts w:ascii="Helvetica" w:hAnsi="Helvetica"/>
          <w:lang w:val="es-ES"/>
        </w:rPr>
      </w:pPr>
      <w:proofErr w:type="spellStart"/>
      <w:r w:rsidRPr="00623806">
        <w:rPr>
          <w:rFonts w:ascii="Helvetica" w:hAnsi="Helvetica"/>
          <w:lang w:val="es-ES"/>
        </w:rPr>
        <w:t>Zeff’s</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taut</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restraint</w:t>
      </w:r>
      <w:proofErr w:type="spellEnd"/>
      <w:r w:rsidRPr="00623806">
        <w:rPr>
          <w:rFonts w:ascii="Helvetica" w:hAnsi="Helvetica"/>
          <w:lang w:val="es-ES"/>
        </w:rPr>
        <w:t xml:space="preserve">. </w:t>
      </w:r>
      <w:proofErr w:type="spellStart"/>
      <w:r w:rsidRPr="00623806">
        <w:rPr>
          <w:rFonts w:ascii="Helvetica" w:hAnsi="Helvetica"/>
          <w:lang w:val="es-ES"/>
        </w:rPr>
        <w:t>Barely</w:t>
      </w:r>
      <w:proofErr w:type="spellEnd"/>
      <w:r w:rsidRPr="00623806">
        <w:rPr>
          <w:rFonts w:ascii="Helvetica" w:hAnsi="Helvetica"/>
          <w:lang w:val="es-ES"/>
        </w:rPr>
        <w:t>.</w:t>
      </w:r>
    </w:p>
    <w:p w14:paraId="739DC554" w14:textId="5E767A7C" w:rsidR="003033DD" w:rsidRPr="00623806" w:rsidRDefault="003033DD" w:rsidP="003033DD">
      <w:pPr>
        <w:pStyle w:val="Scene"/>
        <w:spacing w:line="276" w:lineRule="auto"/>
        <w:jc w:val="both"/>
        <w:rPr>
          <w:rFonts w:ascii="Helvetica" w:hAnsi="Helvetica"/>
          <w:lang w:val="es-ES"/>
        </w:rPr>
      </w:pPr>
      <w:r w:rsidRPr="00623806">
        <w:rPr>
          <w:rFonts w:ascii="Helvetica" w:hAnsi="Helvetica"/>
          <w:lang w:val="es-ES"/>
        </w:rPr>
        <w:t xml:space="preserve">“Fate </w:t>
      </w:r>
      <w:proofErr w:type="spellStart"/>
      <w:r w:rsidRPr="00623806">
        <w:rPr>
          <w:rFonts w:ascii="Helvetica" w:hAnsi="Helvetica"/>
          <w:lang w:val="es-ES"/>
        </w:rPr>
        <w:t>doesn’t</w:t>
      </w:r>
      <w:proofErr w:type="spellEnd"/>
      <w:r w:rsidRPr="00623806">
        <w:rPr>
          <w:rFonts w:ascii="Helvetica" w:hAnsi="Helvetica"/>
          <w:lang w:val="es-ES"/>
        </w:rPr>
        <w:t xml:space="preserve"> </w:t>
      </w:r>
      <w:proofErr w:type="spellStart"/>
      <w:r w:rsidRPr="00623806">
        <w:rPr>
          <w:rFonts w:ascii="Helvetica" w:hAnsi="Helvetica"/>
          <w:lang w:val="es-ES"/>
        </w:rPr>
        <w:t>give</w:t>
      </w:r>
      <w:proofErr w:type="spellEnd"/>
      <w:r w:rsidRPr="00623806">
        <w:rPr>
          <w:rFonts w:ascii="Helvetica" w:hAnsi="Helvetica"/>
          <w:lang w:val="es-ES"/>
        </w:rPr>
        <w:t xml:space="preserve"> a </w:t>
      </w:r>
      <w:proofErr w:type="spellStart"/>
      <w:r w:rsidRPr="00623806">
        <w:rPr>
          <w:rFonts w:ascii="Helvetica" w:hAnsi="Helvetica"/>
          <w:lang w:val="es-ES"/>
        </w:rPr>
        <w:t>damn</w:t>
      </w:r>
      <w:proofErr w:type="spellEnd"/>
      <w:r w:rsidRPr="00623806">
        <w:rPr>
          <w:rFonts w:ascii="Helvetica" w:hAnsi="Helvetica"/>
          <w:lang w:val="es-ES"/>
        </w:rPr>
        <w:t xml:space="preserve"> </w:t>
      </w:r>
      <w:proofErr w:type="spellStart"/>
      <w:r w:rsidRPr="00623806">
        <w:rPr>
          <w:rFonts w:ascii="Helvetica" w:hAnsi="Helvetica"/>
          <w:lang w:val="es-ES"/>
        </w:rPr>
        <w:t>about</w:t>
      </w:r>
      <w:proofErr w:type="spellEnd"/>
      <w:r w:rsidRPr="00623806">
        <w:rPr>
          <w:rFonts w:ascii="Helvetica" w:hAnsi="Helvetica"/>
          <w:lang w:val="es-ES"/>
        </w:rPr>
        <w:t xml:space="preserve"> </w:t>
      </w:r>
      <w:proofErr w:type="spellStart"/>
      <w:r w:rsidRPr="00623806">
        <w:rPr>
          <w:rFonts w:ascii="Helvetica" w:hAnsi="Helvetica"/>
          <w:lang w:val="es-ES"/>
        </w:rPr>
        <w:t>how</w:t>
      </w:r>
      <w:proofErr w:type="spellEnd"/>
      <w:r w:rsidRPr="00623806">
        <w:rPr>
          <w:rFonts w:ascii="Helvetica" w:hAnsi="Helvetica"/>
          <w:lang w:val="es-ES"/>
        </w:rPr>
        <w:t xml:space="preserve"> </w:t>
      </w:r>
      <w:proofErr w:type="spellStart"/>
      <w:r w:rsidRPr="00623806">
        <w:rPr>
          <w:rFonts w:ascii="Helvetica" w:hAnsi="Helvetica"/>
          <w:lang w:val="es-ES"/>
        </w:rPr>
        <w:t>smooth</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 xml:space="preserve"> are,” he </w:t>
      </w:r>
      <w:proofErr w:type="spellStart"/>
      <w:r w:rsidRPr="00623806">
        <w:rPr>
          <w:rFonts w:ascii="Helvetica" w:hAnsi="Helvetica"/>
          <w:lang w:val="es-ES"/>
        </w:rPr>
        <w:t>growled</w:t>
      </w:r>
      <w:proofErr w:type="spellEnd"/>
      <w:r w:rsidRPr="00623806">
        <w:rPr>
          <w:rFonts w:ascii="Helvetica" w:hAnsi="Helvetica"/>
          <w:lang w:val="es-ES"/>
        </w:rPr>
        <w:t xml:space="preserve">. “And </w:t>
      </w:r>
      <w:proofErr w:type="spellStart"/>
      <w:r w:rsidRPr="00623806">
        <w:rPr>
          <w:rFonts w:ascii="Helvetica" w:hAnsi="Helvetica"/>
          <w:lang w:val="es-ES"/>
        </w:rPr>
        <w:t>she’s</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anyone</w:t>
      </w:r>
      <w:proofErr w:type="spellEnd"/>
      <w:r w:rsidRPr="00623806">
        <w:rPr>
          <w:rFonts w:ascii="Helvetica" w:hAnsi="Helvetica"/>
          <w:lang w:val="es-ES"/>
        </w:rPr>
        <w:t>.”</w:t>
      </w:r>
    </w:p>
    <w:p w14:paraId="7C397BB3" w14:textId="56C804EB" w:rsidR="003033DD" w:rsidRPr="00623806" w:rsidRDefault="003033DD" w:rsidP="003033DD">
      <w:pPr>
        <w:pStyle w:val="Scene"/>
        <w:spacing w:line="276" w:lineRule="auto"/>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breath</w:t>
      </w:r>
      <w:proofErr w:type="spellEnd"/>
      <w:r w:rsidRPr="00623806">
        <w:rPr>
          <w:rFonts w:ascii="Helvetica" w:hAnsi="Helvetica"/>
          <w:lang w:val="es-ES"/>
        </w:rPr>
        <w:t xml:space="preserve"> </w:t>
      </w:r>
      <w:proofErr w:type="spellStart"/>
      <w:r w:rsidRPr="00623806">
        <w:rPr>
          <w:rFonts w:ascii="Helvetica" w:hAnsi="Helvetica"/>
          <w:lang w:val="es-ES"/>
        </w:rPr>
        <w:t>caught</w:t>
      </w:r>
      <w:proofErr w:type="spellEnd"/>
      <w:r w:rsidRPr="00623806">
        <w:rPr>
          <w:rFonts w:ascii="Helvetica" w:hAnsi="Helvetica"/>
          <w:lang w:val="es-ES"/>
        </w:rPr>
        <w:t>.</w:t>
      </w:r>
    </w:p>
    <w:p w14:paraId="200680A7" w14:textId="52719F49" w:rsidR="003033DD" w:rsidRPr="00623806" w:rsidRDefault="003033DD" w:rsidP="003033DD">
      <w:pPr>
        <w:pStyle w:val="Scene"/>
        <w:spacing w:line="276" w:lineRule="auto"/>
        <w:jc w:val="both"/>
        <w:rPr>
          <w:rFonts w:ascii="Helvetica" w:hAnsi="Helvetica"/>
          <w:lang w:val="es-ES"/>
        </w:rPr>
      </w:pPr>
      <w:r w:rsidRPr="00623806">
        <w:rPr>
          <w:rFonts w:ascii="Helvetica" w:hAnsi="Helvetica"/>
          <w:lang w:val="es-ES"/>
        </w:rPr>
        <w:t xml:space="preserve">William </w:t>
      </w:r>
      <w:proofErr w:type="spellStart"/>
      <w:r w:rsidRPr="00623806">
        <w:rPr>
          <w:rFonts w:ascii="Helvetica" w:hAnsi="Helvetica"/>
          <w:lang w:val="es-ES"/>
        </w:rPr>
        <w:t>arched</w:t>
      </w:r>
      <w:proofErr w:type="spellEnd"/>
      <w:r w:rsidRPr="00623806">
        <w:rPr>
          <w:rFonts w:ascii="Helvetica" w:hAnsi="Helvetica"/>
          <w:lang w:val="es-ES"/>
        </w:rPr>
        <w:t xml:space="preserve"> a </w:t>
      </w:r>
      <w:proofErr w:type="spellStart"/>
      <w:r w:rsidRPr="00623806">
        <w:rPr>
          <w:rFonts w:ascii="Helvetica" w:hAnsi="Helvetica"/>
          <w:lang w:val="es-ES"/>
        </w:rPr>
        <w:t>brow</w:t>
      </w:r>
      <w:proofErr w:type="spellEnd"/>
      <w:r w:rsidRPr="00623806">
        <w:rPr>
          <w:rFonts w:ascii="Helvetica" w:hAnsi="Helvetica"/>
          <w:lang w:val="es-ES"/>
        </w:rPr>
        <w:t xml:space="preserve">, </w:t>
      </w:r>
      <w:proofErr w:type="spellStart"/>
      <w:r w:rsidRPr="00623806">
        <w:rPr>
          <w:rFonts w:ascii="Helvetica" w:hAnsi="Helvetica"/>
          <w:lang w:val="es-ES"/>
        </w:rPr>
        <w:t>then</w:t>
      </w:r>
      <w:proofErr w:type="spellEnd"/>
      <w:r w:rsidRPr="00623806">
        <w:rPr>
          <w:rFonts w:ascii="Helvetica" w:hAnsi="Helvetica"/>
          <w:lang w:val="es-ES"/>
        </w:rPr>
        <w:t xml:space="preserve"> </w:t>
      </w:r>
      <w:proofErr w:type="spellStart"/>
      <w:r w:rsidRPr="00623806">
        <w:rPr>
          <w:rFonts w:ascii="Helvetica" w:hAnsi="Helvetica"/>
          <w:lang w:val="es-ES"/>
        </w:rPr>
        <w:t>turned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me </w:t>
      </w:r>
      <w:proofErr w:type="spellStart"/>
      <w:r w:rsidRPr="00623806">
        <w:rPr>
          <w:rFonts w:ascii="Helvetica" w:hAnsi="Helvetica"/>
          <w:lang w:val="es-ES"/>
        </w:rPr>
        <w:t>slowly</w:t>
      </w:r>
      <w:proofErr w:type="spellEnd"/>
      <w:r w:rsidRPr="00623806">
        <w:rPr>
          <w:rFonts w:ascii="Helvetica" w:hAnsi="Helvetica"/>
          <w:lang w:val="es-ES"/>
        </w:rPr>
        <w:t>. “</w:t>
      </w:r>
      <w:proofErr w:type="spellStart"/>
      <w:r w:rsidRPr="00623806">
        <w:rPr>
          <w:rFonts w:ascii="Helvetica" w:hAnsi="Helvetica"/>
          <w:lang w:val="es-ES"/>
        </w:rPr>
        <w:t>Is</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so?”</w:t>
      </w:r>
    </w:p>
    <w:p w14:paraId="02AFD29C" w14:textId="6BF88D48" w:rsidR="003033DD" w:rsidRPr="00623806" w:rsidRDefault="003033DD" w:rsidP="003033DD">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wanted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shrink</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floor</w:t>
      </w:r>
      <w:proofErr w:type="spellEnd"/>
      <w:r w:rsidRPr="00623806">
        <w:rPr>
          <w:rFonts w:ascii="Helvetica" w:hAnsi="Helvetica"/>
          <w:lang w:val="es-ES"/>
        </w:rPr>
        <w:t>—</w:t>
      </w:r>
      <w:proofErr w:type="spellStart"/>
      <w:r w:rsidRPr="00623806">
        <w:rPr>
          <w:rFonts w:ascii="Helvetica" w:hAnsi="Helvetica"/>
          <w:lang w:val="es-ES"/>
        </w:rPr>
        <w:t>but</w:t>
      </w:r>
      <w:proofErr w:type="spellEnd"/>
      <w:r w:rsidRPr="00623806">
        <w:rPr>
          <w:rFonts w:ascii="Helvetica" w:hAnsi="Helvetica"/>
          <w:lang w:val="es-ES"/>
        </w:rPr>
        <w:t xml:space="preserve"> I </w:t>
      </w:r>
      <w:proofErr w:type="spellStart"/>
      <w:r w:rsidRPr="00623806">
        <w:rPr>
          <w:rFonts w:ascii="Helvetica" w:hAnsi="Helvetica"/>
          <w:lang w:val="es-ES"/>
        </w:rPr>
        <w:t>couldn’t</w:t>
      </w:r>
      <w:proofErr w:type="spellEnd"/>
      <w:r w:rsidRPr="00623806">
        <w:rPr>
          <w:rFonts w:ascii="Helvetica" w:hAnsi="Helvetica"/>
          <w:lang w:val="es-ES"/>
        </w:rPr>
        <w:t xml:space="preserve"> </w:t>
      </w:r>
      <w:proofErr w:type="gramStart"/>
      <w:r w:rsidRPr="00623806">
        <w:rPr>
          <w:rFonts w:ascii="Helvetica" w:hAnsi="Helvetica"/>
          <w:lang w:val="es-ES"/>
        </w:rPr>
        <w:t>look</w:t>
      </w:r>
      <w:proofErr w:type="gramEnd"/>
      <w:r w:rsidRPr="00623806">
        <w:rPr>
          <w:rFonts w:ascii="Helvetica" w:hAnsi="Helvetica"/>
          <w:lang w:val="es-ES"/>
        </w:rPr>
        <w:t xml:space="preserve"> </w:t>
      </w:r>
      <w:proofErr w:type="spellStart"/>
      <w:r w:rsidRPr="00623806">
        <w:rPr>
          <w:rFonts w:ascii="Helvetica" w:hAnsi="Helvetica"/>
          <w:lang w:val="es-ES"/>
        </w:rPr>
        <w:t>away</w:t>
      </w:r>
      <w:proofErr w:type="spellEnd"/>
      <w:r w:rsidRPr="00623806">
        <w:rPr>
          <w:rFonts w:ascii="Helvetica" w:hAnsi="Helvetica"/>
          <w:lang w:val="es-ES"/>
        </w:rPr>
        <w:t>.</w:t>
      </w:r>
    </w:p>
    <w:p w14:paraId="6997D0D9" w14:textId="3950F439" w:rsidR="003033DD" w:rsidRPr="00623806" w:rsidRDefault="003033DD" w:rsidP="003033DD">
      <w:pPr>
        <w:pStyle w:val="Scene"/>
        <w:spacing w:line="276" w:lineRule="auto"/>
        <w:jc w:val="both"/>
        <w:rPr>
          <w:rFonts w:ascii="Helvetica" w:hAnsi="Helvetica"/>
          <w:lang w:val="es-ES"/>
        </w:rPr>
      </w:pPr>
      <w:r w:rsidRPr="00623806">
        <w:rPr>
          <w:rFonts w:ascii="Helvetica" w:hAnsi="Helvetica"/>
          <w:lang w:val="es-ES"/>
        </w:rPr>
        <w:t xml:space="preserve">“Liliam,” </w:t>
      </w: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lower</w:t>
      </w:r>
      <w:proofErr w:type="spellEnd"/>
      <w:r w:rsidRPr="00623806">
        <w:rPr>
          <w:rFonts w:ascii="Helvetica" w:hAnsi="Helvetica"/>
          <w:lang w:val="es-ES"/>
        </w:rPr>
        <w:t xml:space="preserve"> </w:t>
      </w:r>
      <w:proofErr w:type="spellStart"/>
      <w:r w:rsidRPr="00623806">
        <w:rPr>
          <w:rFonts w:ascii="Helvetica" w:hAnsi="Helvetica"/>
          <w:lang w:val="es-ES"/>
        </w:rPr>
        <w:t>now</w:t>
      </w:r>
      <w:proofErr w:type="spellEnd"/>
      <w:r w:rsidRPr="00623806">
        <w:rPr>
          <w:rFonts w:ascii="Helvetica" w:hAnsi="Helvetica"/>
          <w:lang w:val="es-ES"/>
        </w:rPr>
        <w:t xml:space="preserve">, </w:t>
      </w:r>
      <w:proofErr w:type="spellStart"/>
      <w:r w:rsidRPr="00623806">
        <w:rPr>
          <w:rFonts w:ascii="Helvetica" w:hAnsi="Helvetica"/>
          <w:lang w:val="es-ES"/>
        </w:rPr>
        <w:t>gritted</w:t>
      </w:r>
      <w:proofErr w:type="spellEnd"/>
      <w:r w:rsidRPr="00623806">
        <w:rPr>
          <w:rFonts w:ascii="Helvetica" w:hAnsi="Helvetica"/>
          <w:lang w:val="es-ES"/>
        </w:rPr>
        <w:t xml:space="preserve"> </w:t>
      </w:r>
      <w:proofErr w:type="spellStart"/>
      <w:r w:rsidRPr="00623806">
        <w:rPr>
          <w:rFonts w:ascii="Helvetica" w:hAnsi="Helvetica"/>
          <w:lang w:val="es-ES"/>
        </w:rPr>
        <w:t>between</w:t>
      </w:r>
      <w:proofErr w:type="spellEnd"/>
      <w:r w:rsidRPr="00623806">
        <w:rPr>
          <w:rFonts w:ascii="Helvetica" w:hAnsi="Helvetica"/>
          <w:lang w:val="es-ES"/>
        </w:rPr>
        <w:t xml:space="preserve"> </w:t>
      </w:r>
      <w:proofErr w:type="spellStart"/>
      <w:r w:rsidRPr="00623806">
        <w:rPr>
          <w:rFonts w:ascii="Helvetica" w:hAnsi="Helvetica"/>
          <w:lang w:val="es-ES"/>
        </w:rPr>
        <w:t>teeth</w:t>
      </w:r>
      <w:proofErr w:type="spellEnd"/>
      <w:r w:rsidRPr="00623806">
        <w:rPr>
          <w:rFonts w:ascii="Helvetica" w:hAnsi="Helvetica"/>
          <w:lang w:val="es-ES"/>
        </w:rPr>
        <w:t>. “</w:t>
      </w:r>
      <w:proofErr w:type="spellStart"/>
      <w:r w:rsidRPr="00623806">
        <w:rPr>
          <w:rFonts w:ascii="Helvetica" w:hAnsi="Helvetica"/>
          <w:lang w:val="es-ES"/>
        </w:rPr>
        <w:t>I’ve</w:t>
      </w:r>
      <w:proofErr w:type="spellEnd"/>
      <w:r w:rsidRPr="00623806">
        <w:rPr>
          <w:rFonts w:ascii="Helvetica" w:hAnsi="Helvetica"/>
          <w:lang w:val="es-ES"/>
        </w:rPr>
        <w:t xml:space="preserve"> </w:t>
      </w:r>
      <w:proofErr w:type="spellStart"/>
      <w:r w:rsidRPr="00623806">
        <w:rPr>
          <w:rFonts w:ascii="Helvetica" w:hAnsi="Helvetica"/>
          <w:lang w:val="es-ES"/>
        </w:rPr>
        <w:t>been</w:t>
      </w:r>
      <w:proofErr w:type="spellEnd"/>
      <w:r w:rsidRPr="00623806">
        <w:rPr>
          <w:rFonts w:ascii="Helvetica" w:hAnsi="Helvetica"/>
          <w:lang w:val="es-ES"/>
        </w:rPr>
        <w:t xml:space="preserve"> </w:t>
      </w:r>
      <w:proofErr w:type="spellStart"/>
      <w:r w:rsidRPr="00623806">
        <w:rPr>
          <w:rFonts w:ascii="Helvetica" w:hAnsi="Helvetica"/>
          <w:lang w:val="es-ES"/>
        </w:rPr>
        <w:t>calling</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 xml:space="preserve">. Come, </w:t>
      </w:r>
      <w:proofErr w:type="spellStart"/>
      <w:r w:rsidRPr="00623806">
        <w:rPr>
          <w:rFonts w:ascii="Helvetica" w:hAnsi="Helvetica"/>
          <w:lang w:val="es-ES"/>
        </w:rPr>
        <w:t>let’s</w:t>
      </w:r>
      <w:proofErr w:type="spellEnd"/>
      <w:r w:rsidRPr="00623806">
        <w:rPr>
          <w:rFonts w:ascii="Helvetica" w:hAnsi="Helvetica"/>
          <w:lang w:val="es-ES"/>
        </w:rPr>
        <w:t xml:space="preserve"> </w:t>
      </w:r>
      <w:proofErr w:type="spellStart"/>
      <w:r w:rsidRPr="00623806">
        <w:rPr>
          <w:rFonts w:ascii="Helvetica" w:hAnsi="Helvetica"/>
          <w:lang w:val="es-ES"/>
        </w:rPr>
        <w:t>go</w:t>
      </w:r>
      <w:proofErr w:type="spellEnd"/>
      <w:r w:rsidRPr="00623806">
        <w:rPr>
          <w:rFonts w:ascii="Helvetica" w:hAnsi="Helvetica"/>
          <w:lang w:val="es-ES"/>
        </w:rPr>
        <w:t>.”</w:t>
      </w:r>
    </w:p>
    <w:p w14:paraId="676E5F14" w14:textId="71B60C4A" w:rsidR="003033DD" w:rsidRPr="00623806" w:rsidRDefault="003033DD" w:rsidP="003033DD">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words</w:t>
      </w:r>
      <w:proofErr w:type="spellEnd"/>
      <w:r w:rsidRPr="00623806">
        <w:rPr>
          <w:rFonts w:ascii="Helvetica" w:hAnsi="Helvetica"/>
          <w:lang w:val="es-ES"/>
        </w:rPr>
        <w:t xml:space="preserve"> hit me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command</w:t>
      </w:r>
      <w:proofErr w:type="spellEnd"/>
      <w:r w:rsidRPr="00623806">
        <w:rPr>
          <w:rFonts w:ascii="Helvetica" w:hAnsi="Helvetica"/>
          <w:lang w:val="es-ES"/>
        </w:rPr>
        <w:t>.</w:t>
      </w:r>
    </w:p>
    <w:p w14:paraId="61ED5D27" w14:textId="70026E10" w:rsidR="003033DD" w:rsidRPr="00623806" w:rsidRDefault="003033DD" w:rsidP="003033DD">
      <w:pPr>
        <w:pStyle w:val="Scene"/>
        <w:spacing w:line="276" w:lineRule="auto"/>
        <w:jc w:val="both"/>
        <w:rPr>
          <w:rFonts w:ascii="Helvetica" w:hAnsi="Helvetica"/>
          <w:lang w:val="es-ES"/>
        </w:rPr>
      </w:pPr>
      <w:r w:rsidRPr="00623806">
        <w:rPr>
          <w:rFonts w:ascii="Helvetica" w:hAnsi="Helvetica"/>
          <w:lang w:val="es-ES"/>
        </w:rPr>
        <w:t xml:space="preserve">And I </w:t>
      </w:r>
      <w:proofErr w:type="spellStart"/>
      <w:r w:rsidRPr="00623806">
        <w:rPr>
          <w:rFonts w:ascii="Helvetica" w:hAnsi="Helvetica"/>
          <w:lang w:val="es-ES"/>
        </w:rPr>
        <w:t>hated</w:t>
      </w:r>
      <w:proofErr w:type="spellEnd"/>
      <w:r w:rsidRPr="00623806">
        <w:rPr>
          <w:rFonts w:ascii="Helvetica" w:hAnsi="Helvetica"/>
          <w:lang w:val="es-ES"/>
        </w:rPr>
        <w:t xml:space="preserve"> </w:t>
      </w:r>
      <w:proofErr w:type="spellStart"/>
      <w:r w:rsidRPr="00623806">
        <w:rPr>
          <w:rFonts w:ascii="Helvetica" w:hAnsi="Helvetica"/>
          <w:lang w:val="es-ES"/>
        </w:rPr>
        <w:t>how</w:t>
      </w:r>
      <w:proofErr w:type="spellEnd"/>
      <w:r w:rsidRPr="00623806">
        <w:rPr>
          <w:rFonts w:ascii="Helvetica" w:hAnsi="Helvetica"/>
          <w:lang w:val="es-ES"/>
        </w:rPr>
        <w:t xml:space="preserve"> </w:t>
      </w:r>
      <w:proofErr w:type="spellStart"/>
      <w:r w:rsidRPr="00623806">
        <w:rPr>
          <w:rFonts w:ascii="Helvetica" w:hAnsi="Helvetica"/>
          <w:lang w:val="es-ES"/>
        </w:rPr>
        <w:t>much</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wanted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obey</w:t>
      </w:r>
      <w:proofErr w:type="spellEnd"/>
      <w:r w:rsidRPr="00623806">
        <w:rPr>
          <w:rFonts w:ascii="Helvetica" w:hAnsi="Helvetica"/>
          <w:lang w:val="es-ES"/>
        </w:rPr>
        <w:t>.</w:t>
      </w:r>
    </w:p>
    <w:p w14:paraId="3BD4C731" w14:textId="4D2F484B" w:rsidR="003033DD" w:rsidRPr="00623806" w:rsidRDefault="003033DD" w:rsidP="003033DD">
      <w:pPr>
        <w:pStyle w:val="Scene"/>
        <w:spacing w:line="276" w:lineRule="auto"/>
        <w:jc w:val="both"/>
        <w:rPr>
          <w:rFonts w:ascii="Helvetica" w:hAnsi="Helvetica"/>
          <w:lang w:val="es-ES"/>
        </w:rPr>
      </w:pPr>
      <w:proofErr w:type="spellStart"/>
      <w:r w:rsidRPr="00623806">
        <w:rPr>
          <w:rFonts w:ascii="Helvetica" w:hAnsi="Helvetica"/>
          <w:lang w:val="es-ES"/>
        </w:rPr>
        <w:lastRenderedPageBreak/>
        <w:t>But</w:t>
      </w:r>
      <w:proofErr w:type="spellEnd"/>
      <w:r w:rsidRPr="00623806">
        <w:rPr>
          <w:rFonts w:ascii="Helvetica" w:hAnsi="Helvetica"/>
          <w:lang w:val="es-ES"/>
        </w:rPr>
        <w:t xml:space="preserve"> William </w:t>
      </w:r>
      <w:proofErr w:type="spellStart"/>
      <w:r w:rsidRPr="00623806">
        <w:rPr>
          <w:rFonts w:ascii="Helvetica" w:hAnsi="Helvetica"/>
          <w:lang w:val="es-ES"/>
        </w:rPr>
        <w:t>spoke</w:t>
      </w:r>
      <w:proofErr w:type="spellEnd"/>
      <w:r w:rsidRPr="00623806">
        <w:rPr>
          <w:rFonts w:ascii="Helvetica" w:hAnsi="Helvetica"/>
          <w:lang w:val="es-ES"/>
        </w:rPr>
        <w:t xml:space="preserve"> </w:t>
      </w:r>
      <w:proofErr w:type="spellStart"/>
      <w:r w:rsidRPr="00623806">
        <w:rPr>
          <w:rFonts w:ascii="Helvetica" w:hAnsi="Helvetica"/>
          <w:lang w:val="es-ES"/>
        </w:rPr>
        <w:t>before</w:t>
      </w:r>
      <w:proofErr w:type="spellEnd"/>
      <w:r w:rsidRPr="00623806">
        <w:rPr>
          <w:rFonts w:ascii="Helvetica" w:hAnsi="Helvetica"/>
          <w:lang w:val="es-ES"/>
        </w:rPr>
        <w:t xml:space="preserve"> I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move</w:t>
      </w:r>
      <w:proofErr w:type="spellEnd"/>
      <w:r w:rsidRPr="00623806">
        <w:rPr>
          <w:rFonts w:ascii="Helvetica" w:hAnsi="Helvetica"/>
          <w:lang w:val="es-ES"/>
        </w:rPr>
        <w:t>.</w:t>
      </w:r>
    </w:p>
    <w:p w14:paraId="79C53C5E" w14:textId="29F53A71" w:rsidR="003033DD" w:rsidRPr="00623806" w:rsidRDefault="003033DD" w:rsidP="003033DD">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doesn’t</w:t>
      </w:r>
      <w:proofErr w:type="spellEnd"/>
      <w:r w:rsidRPr="00623806">
        <w:rPr>
          <w:rFonts w:ascii="Helvetica" w:hAnsi="Helvetica"/>
          <w:lang w:val="es-ES"/>
        </w:rPr>
        <w:t xml:space="preserve"> </w:t>
      </w:r>
      <w:proofErr w:type="spellStart"/>
      <w:r w:rsidRPr="00623806">
        <w:rPr>
          <w:rFonts w:ascii="Helvetica" w:hAnsi="Helvetica"/>
          <w:lang w:val="es-ES"/>
        </w:rPr>
        <w:t>belong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anyone</w:t>
      </w:r>
      <w:proofErr w:type="spellEnd"/>
      <w:r w:rsidRPr="00623806">
        <w:rPr>
          <w:rFonts w:ascii="Helvetica" w:hAnsi="Helvetica"/>
          <w:lang w:val="es-ES"/>
        </w:rPr>
        <w:t xml:space="preserve">, </w:t>
      </w:r>
      <w:proofErr w:type="spellStart"/>
      <w:r w:rsidRPr="00623806">
        <w:rPr>
          <w:rFonts w:ascii="Helvetica" w:hAnsi="Helvetica"/>
          <w:lang w:val="es-ES"/>
        </w:rPr>
        <w:t>Zeff</w:t>
      </w:r>
      <w:proofErr w:type="spellEnd"/>
      <w:r w:rsidRPr="00623806">
        <w:rPr>
          <w:rFonts w:ascii="Helvetica" w:hAnsi="Helvetica"/>
          <w:lang w:val="es-ES"/>
        </w:rPr>
        <w:t xml:space="preserve">,” he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lightly</w:t>
      </w:r>
      <w:proofErr w:type="spellEnd"/>
      <w:r w:rsidRPr="00623806">
        <w:rPr>
          <w:rFonts w:ascii="Helvetica" w:hAnsi="Helvetica"/>
          <w:lang w:val="es-ES"/>
        </w:rPr>
        <w:t xml:space="preserve">, </w:t>
      </w:r>
      <w:proofErr w:type="spellStart"/>
      <w:r w:rsidRPr="00623806">
        <w:rPr>
          <w:rFonts w:ascii="Helvetica" w:hAnsi="Helvetica"/>
          <w:lang w:val="es-ES"/>
        </w:rPr>
        <w:t>swirling</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coffee</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wasn’t</w:t>
      </w:r>
      <w:proofErr w:type="spellEnd"/>
      <w:r w:rsidRPr="00623806">
        <w:rPr>
          <w:rFonts w:ascii="Helvetica" w:hAnsi="Helvetica"/>
          <w:lang w:val="es-ES"/>
        </w:rPr>
        <w:t xml:space="preserve"> a </w:t>
      </w:r>
      <w:proofErr w:type="spellStart"/>
      <w:r w:rsidRPr="00623806">
        <w:rPr>
          <w:rFonts w:ascii="Helvetica" w:hAnsi="Helvetica"/>
          <w:lang w:val="es-ES"/>
        </w:rPr>
        <w:t>powder</w:t>
      </w:r>
      <w:proofErr w:type="spellEnd"/>
      <w:r w:rsidRPr="00623806">
        <w:rPr>
          <w:rFonts w:ascii="Helvetica" w:hAnsi="Helvetica"/>
          <w:lang w:val="es-ES"/>
        </w:rPr>
        <w:t xml:space="preserve"> </w:t>
      </w:r>
      <w:proofErr w:type="spellStart"/>
      <w:r w:rsidRPr="00623806">
        <w:rPr>
          <w:rFonts w:ascii="Helvetica" w:hAnsi="Helvetica"/>
          <w:lang w:val="es-ES"/>
        </w:rPr>
        <w:t>keg</w:t>
      </w:r>
      <w:proofErr w:type="spellEnd"/>
      <w:r w:rsidRPr="00623806">
        <w:rPr>
          <w:rFonts w:ascii="Helvetica" w:hAnsi="Helvetica"/>
          <w:lang w:val="es-ES"/>
        </w:rPr>
        <w:t>.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should</w:t>
      </w:r>
      <w:proofErr w:type="spellEnd"/>
      <w:r w:rsidRPr="00623806">
        <w:rPr>
          <w:rFonts w:ascii="Helvetica" w:hAnsi="Helvetica"/>
          <w:lang w:val="es-ES"/>
        </w:rPr>
        <w:t xml:space="preserve"> </w:t>
      </w:r>
      <w:proofErr w:type="spellStart"/>
      <w:r w:rsidRPr="00623806">
        <w:rPr>
          <w:rFonts w:ascii="Helvetica" w:hAnsi="Helvetica"/>
          <w:lang w:val="es-ES"/>
        </w:rPr>
        <w:t>know</w:t>
      </w:r>
      <w:proofErr w:type="spellEnd"/>
      <w:r w:rsidRPr="00623806">
        <w:rPr>
          <w:rFonts w:ascii="Helvetica" w:hAnsi="Helvetica"/>
          <w:lang w:val="es-ES"/>
        </w:rPr>
        <w:t xml:space="preserve"> </w:t>
      </w:r>
      <w:proofErr w:type="spellStart"/>
      <w:r w:rsidRPr="00623806">
        <w:rPr>
          <w:rFonts w:ascii="Helvetica" w:hAnsi="Helvetica"/>
          <w:lang w:val="es-ES"/>
        </w:rPr>
        <w:t>better</w:t>
      </w:r>
      <w:proofErr w:type="spellEnd"/>
      <w:r w:rsidRPr="00623806">
        <w:rPr>
          <w:rFonts w:ascii="Helvetica" w:hAnsi="Helvetica"/>
          <w:lang w:val="es-ES"/>
        </w:rPr>
        <w:t>.”</w:t>
      </w:r>
    </w:p>
    <w:p w14:paraId="77AAD970" w14:textId="3FCFC8AF" w:rsidR="003033DD" w:rsidRPr="00623806" w:rsidRDefault="003033DD" w:rsidP="003033DD">
      <w:pPr>
        <w:pStyle w:val="Scene"/>
        <w:spacing w:line="276" w:lineRule="auto"/>
        <w:jc w:val="both"/>
        <w:rPr>
          <w:rFonts w:ascii="Helvetica" w:hAnsi="Helvetica"/>
          <w:lang w:val="es-ES"/>
        </w:rPr>
      </w:pPr>
      <w:proofErr w:type="spellStart"/>
      <w:r w:rsidRPr="00623806">
        <w:rPr>
          <w:rFonts w:ascii="Helvetica" w:hAnsi="Helvetica"/>
          <w:lang w:val="es-ES"/>
        </w:rPr>
        <w:t>Zeff’s</w:t>
      </w:r>
      <w:proofErr w:type="spellEnd"/>
      <w:r w:rsidRPr="00623806">
        <w:rPr>
          <w:rFonts w:ascii="Helvetica" w:hAnsi="Helvetica"/>
          <w:lang w:val="es-ES"/>
        </w:rPr>
        <w:t xml:space="preserve"> </w:t>
      </w:r>
      <w:proofErr w:type="spellStart"/>
      <w:r w:rsidRPr="00623806">
        <w:rPr>
          <w:rFonts w:ascii="Helvetica" w:hAnsi="Helvetica"/>
          <w:lang w:val="es-ES"/>
        </w:rPr>
        <w:t>laugh</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cold</w:t>
      </w:r>
      <w:proofErr w:type="spellEnd"/>
      <w:r w:rsidRPr="00623806">
        <w:rPr>
          <w:rFonts w:ascii="Helvetica" w:hAnsi="Helvetica"/>
          <w:lang w:val="es-ES"/>
        </w:rPr>
        <w:t>.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sure</w:t>
      </w:r>
      <w:proofErr w:type="spellEnd"/>
      <w:r w:rsidRPr="00623806">
        <w:rPr>
          <w:rFonts w:ascii="Helvetica" w:hAnsi="Helvetica"/>
          <w:lang w:val="es-ES"/>
        </w:rPr>
        <w:t xml:space="preserve"> as </w:t>
      </w:r>
      <w:proofErr w:type="spellStart"/>
      <w:r w:rsidRPr="00623806">
        <w:rPr>
          <w:rFonts w:ascii="Helvetica" w:hAnsi="Helvetica"/>
          <w:lang w:val="es-ES"/>
        </w:rPr>
        <w:t>hell</w:t>
      </w:r>
      <w:proofErr w:type="spellEnd"/>
      <w:r w:rsidRPr="00623806">
        <w:rPr>
          <w:rFonts w:ascii="Helvetica" w:hAnsi="Helvetica"/>
          <w:lang w:val="es-ES"/>
        </w:rPr>
        <w:t xml:space="preserve"> </w:t>
      </w:r>
      <w:proofErr w:type="spellStart"/>
      <w:r w:rsidRPr="00623806">
        <w:rPr>
          <w:rFonts w:ascii="Helvetica" w:hAnsi="Helvetica"/>
          <w:lang w:val="es-ES"/>
        </w:rPr>
        <w:t>doesn’t</w:t>
      </w:r>
      <w:proofErr w:type="spellEnd"/>
      <w:r w:rsidRPr="00623806">
        <w:rPr>
          <w:rFonts w:ascii="Helvetica" w:hAnsi="Helvetica"/>
          <w:lang w:val="es-ES"/>
        </w:rPr>
        <w:t xml:space="preserve"> </w:t>
      </w:r>
      <w:proofErr w:type="spellStart"/>
      <w:r w:rsidRPr="00623806">
        <w:rPr>
          <w:rFonts w:ascii="Helvetica" w:hAnsi="Helvetica"/>
          <w:lang w:val="es-ES"/>
        </w:rPr>
        <w:t>belong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w:t>
      </w:r>
    </w:p>
    <w:p w14:paraId="5D5DB8C5" w14:textId="2152ADEE" w:rsidR="003033DD" w:rsidRPr="00623806" w:rsidRDefault="003033DD" w:rsidP="003033DD">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Then</w:t>
      </w:r>
      <w:proofErr w:type="spellEnd"/>
      <w:r w:rsidRPr="00623806">
        <w:rPr>
          <w:rFonts w:ascii="Helvetica" w:hAnsi="Helvetica"/>
          <w:lang w:val="es-ES"/>
        </w:rPr>
        <w:t xml:space="preserve"> </w:t>
      </w:r>
      <w:proofErr w:type="spellStart"/>
      <w:r w:rsidRPr="00623806">
        <w:rPr>
          <w:rFonts w:ascii="Helvetica" w:hAnsi="Helvetica"/>
          <w:lang w:val="es-ES"/>
        </w:rPr>
        <w:t>maybe</w:t>
      </w:r>
      <w:proofErr w:type="spellEnd"/>
      <w:r w:rsidRPr="00623806">
        <w:rPr>
          <w:rFonts w:ascii="Helvetica" w:hAnsi="Helvetica"/>
          <w:lang w:val="es-ES"/>
        </w:rPr>
        <w:t xml:space="preserve">,” William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rising</w:t>
      </w:r>
      <w:proofErr w:type="spellEnd"/>
      <w:r w:rsidRPr="00623806">
        <w:rPr>
          <w:rFonts w:ascii="Helvetica" w:hAnsi="Helvetica"/>
          <w:lang w:val="es-ES"/>
        </w:rPr>
        <w:t xml:space="preserve"> </w:t>
      </w:r>
      <w:proofErr w:type="spellStart"/>
      <w:r w:rsidRPr="00623806">
        <w:rPr>
          <w:rFonts w:ascii="Helvetica" w:hAnsi="Helvetica"/>
          <w:lang w:val="es-ES"/>
        </w:rPr>
        <w:t>slowly</w:t>
      </w:r>
      <w:proofErr w:type="spellEnd"/>
      <w:r w:rsidRPr="00623806">
        <w:rPr>
          <w:rFonts w:ascii="Helvetica" w:hAnsi="Helvetica"/>
          <w:lang w:val="es-ES"/>
        </w:rPr>
        <w:t>, “</w:t>
      </w:r>
      <w:proofErr w:type="spellStart"/>
      <w:r w:rsidRPr="00623806">
        <w:rPr>
          <w:rFonts w:ascii="Helvetica" w:hAnsi="Helvetica"/>
          <w:lang w:val="es-ES"/>
        </w:rPr>
        <w:t>we</w:t>
      </w:r>
      <w:proofErr w:type="spellEnd"/>
      <w:r w:rsidRPr="00623806">
        <w:rPr>
          <w:rFonts w:ascii="Helvetica" w:hAnsi="Helvetica"/>
          <w:lang w:val="es-ES"/>
        </w:rPr>
        <w:t xml:space="preserve"> </w:t>
      </w:r>
      <w:proofErr w:type="spellStart"/>
      <w:r w:rsidRPr="00623806">
        <w:rPr>
          <w:rFonts w:ascii="Helvetica" w:hAnsi="Helvetica"/>
          <w:lang w:val="es-ES"/>
        </w:rPr>
        <w:t>should</w:t>
      </w:r>
      <w:proofErr w:type="spellEnd"/>
      <w:r w:rsidRPr="00623806">
        <w:rPr>
          <w:rFonts w:ascii="Helvetica" w:hAnsi="Helvetica"/>
          <w:lang w:val="es-ES"/>
        </w:rPr>
        <w:t xml:space="preserve"> </w:t>
      </w:r>
      <w:proofErr w:type="spellStart"/>
      <w:r w:rsidRPr="00623806">
        <w:rPr>
          <w:rFonts w:ascii="Helvetica" w:hAnsi="Helvetica"/>
          <w:lang w:val="es-ES"/>
        </w:rPr>
        <w:t>ask</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who</w:t>
      </w:r>
      <w:proofErr w:type="spellEnd"/>
      <w:r w:rsidRPr="00623806">
        <w:rPr>
          <w:rFonts w:ascii="Helvetica" w:hAnsi="Helvetica"/>
          <w:lang w:val="es-ES"/>
        </w:rPr>
        <w:t xml:space="preserve"> </w:t>
      </w:r>
      <w:proofErr w:type="spellStart"/>
      <w:r w:rsidRPr="00623806">
        <w:rPr>
          <w:rFonts w:ascii="Helvetica" w:hAnsi="Helvetica"/>
          <w:lang w:val="es-ES"/>
        </w:rPr>
        <w:t>she’d</w:t>
      </w:r>
      <w:proofErr w:type="spellEnd"/>
      <w:r w:rsidRPr="00623806">
        <w:rPr>
          <w:rFonts w:ascii="Helvetica" w:hAnsi="Helvetica"/>
          <w:lang w:val="es-ES"/>
        </w:rPr>
        <w:t xml:space="preserve"> </w:t>
      </w:r>
      <w:proofErr w:type="spellStart"/>
      <w:r w:rsidRPr="00623806">
        <w:rPr>
          <w:rFonts w:ascii="Helvetica" w:hAnsi="Helvetica"/>
          <w:lang w:val="es-ES"/>
        </w:rPr>
        <w:t>rather</w:t>
      </w:r>
      <w:proofErr w:type="spellEnd"/>
      <w:r w:rsidRPr="00623806">
        <w:rPr>
          <w:rFonts w:ascii="Helvetica" w:hAnsi="Helvetica"/>
          <w:lang w:val="es-ES"/>
        </w:rPr>
        <w:t xml:space="preserve"> </w:t>
      </w:r>
      <w:proofErr w:type="spellStart"/>
      <w:r w:rsidRPr="00623806">
        <w:rPr>
          <w:rFonts w:ascii="Helvetica" w:hAnsi="Helvetica"/>
          <w:lang w:val="es-ES"/>
        </w:rPr>
        <w:t>spend</w:t>
      </w:r>
      <w:proofErr w:type="spellEnd"/>
      <w:r w:rsidRPr="00623806">
        <w:rPr>
          <w:rFonts w:ascii="Helvetica" w:hAnsi="Helvetica"/>
          <w:lang w:val="es-ES"/>
        </w:rPr>
        <w:t xml:space="preserve"> time </w:t>
      </w:r>
      <w:proofErr w:type="spellStart"/>
      <w:r w:rsidRPr="00623806">
        <w:rPr>
          <w:rFonts w:ascii="Helvetica" w:hAnsi="Helvetica"/>
          <w:lang w:val="es-ES"/>
        </w:rPr>
        <w:t>with</w:t>
      </w:r>
      <w:proofErr w:type="spellEnd"/>
      <w:r w:rsidRPr="00623806">
        <w:rPr>
          <w:rFonts w:ascii="Helvetica" w:hAnsi="Helvetica"/>
          <w:lang w:val="es-ES"/>
        </w:rPr>
        <w:t>.”</w:t>
      </w:r>
    </w:p>
    <w:p w14:paraId="0B02A2B7" w14:textId="7BE73A74" w:rsidR="003033DD" w:rsidRPr="00623806" w:rsidRDefault="003033DD" w:rsidP="003033DD">
      <w:pPr>
        <w:pStyle w:val="Scene"/>
        <w:spacing w:line="276" w:lineRule="auto"/>
        <w:jc w:val="both"/>
        <w:rPr>
          <w:rFonts w:ascii="Helvetica" w:hAnsi="Helvetica"/>
          <w:lang w:val="es-ES"/>
        </w:rPr>
      </w:pPr>
      <w:proofErr w:type="spellStart"/>
      <w:r w:rsidRPr="00623806">
        <w:rPr>
          <w:rFonts w:ascii="Helvetica" w:hAnsi="Helvetica"/>
          <w:lang w:val="es-ES"/>
        </w:rPr>
        <w:t>Their</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never</w:t>
      </w:r>
      <w:proofErr w:type="spellEnd"/>
      <w:r w:rsidRPr="00623806">
        <w:rPr>
          <w:rFonts w:ascii="Helvetica" w:hAnsi="Helvetica"/>
          <w:lang w:val="es-ES"/>
        </w:rPr>
        <w:t xml:space="preserve"> </w:t>
      </w:r>
      <w:proofErr w:type="spellStart"/>
      <w:r w:rsidRPr="00623806">
        <w:rPr>
          <w:rFonts w:ascii="Helvetica" w:hAnsi="Helvetica"/>
          <w:lang w:val="es-ES"/>
        </w:rPr>
        <w:t>broke</w:t>
      </w:r>
      <w:proofErr w:type="spellEnd"/>
      <w:r w:rsidRPr="00623806">
        <w:rPr>
          <w:rFonts w:ascii="Helvetica" w:hAnsi="Helvetica"/>
          <w:lang w:val="es-ES"/>
        </w:rPr>
        <w:t xml:space="preserve"> </w:t>
      </w:r>
      <w:proofErr w:type="spellStart"/>
      <w:r w:rsidRPr="00623806">
        <w:rPr>
          <w:rFonts w:ascii="Helvetica" w:hAnsi="Helvetica"/>
          <w:lang w:val="es-ES"/>
        </w:rPr>
        <w:t>contact</w:t>
      </w:r>
      <w:proofErr w:type="spellEnd"/>
      <w:r w:rsidRPr="00623806">
        <w:rPr>
          <w:rFonts w:ascii="Helvetica" w:hAnsi="Helvetica"/>
          <w:lang w:val="es-ES"/>
        </w:rPr>
        <w:t xml:space="preserve">. A </w:t>
      </w:r>
      <w:proofErr w:type="spellStart"/>
      <w:r w:rsidRPr="00623806">
        <w:rPr>
          <w:rFonts w:ascii="Helvetica" w:hAnsi="Helvetica"/>
          <w:lang w:val="es-ES"/>
        </w:rPr>
        <w:t>current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energy</w:t>
      </w:r>
      <w:proofErr w:type="spellEnd"/>
      <w:r w:rsidRPr="00623806">
        <w:rPr>
          <w:rFonts w:ascii="Helvetica" w:hAnsi="Helvetica"/>
          <w:lang w:val="es-ES"/>
        </w:rPr>
        <w:t xml:space="preserve"> </w:t>
      </w:r>
      <w:proofErr w:type="spellStart"/>
      <w:r w:rsidRPr="00623806">
        <w:rPr>
          <w:rFonts w:ascii="Helvetica" w:hAnsi="Helvetica"/>
          <w:lang w:val="es-ES"/>
        </w:rPr>
        <w:t>passed</w:t>
      </w:r>
      <w:proofErr w:type="spellEnd"/>
      <w:r w:rsidRPr="00623806">
        <w:rPr>
          <w:rFonts w:ascii="Helvetica" w:hAnsi="Helvetica"/>
          <w:lang w:val="es-ES"/>
        </w:rPr>
        <w:t xml:space="preserve"> </w:t>
      </w:r>
      <w:proofErr w:type="spellStart"/>
      <w:r w:rsidRPr="00623806">
        <w:rPr>
          <w:rFonts w:ascii="Helvetica" w:hAnsi="Helvetica"/>
          <w:lang w:val="es-ES"/>
        </w:rPr>
        <w:t>between</w:t>
      </w:r>
      <w:proofErr w:type="spellEnd"/>
      <w:r w:rsidRPr="00623806">
        <w:rPr>
          <w:rFonts w:ascii="Helvetica" w:hAnsi="Helvetica"/>
          <w:lang w:val="es-ES"/>
        </w:rPr>
        <w:t xml:space="preserve"> </w:t>
      </w:r>
      <w:proofErr w:type="spellStart"/>
      <w:r w:rsidRPr="00623806">
        <w:rPr>
          <w:rFonts w:ascii="Helvetica" w:hAnsi="Helvetica"/>
          <w:lang w:val="es-ES"/>
        </w:rPr>
        <w:t>them</w:t>
      </w:r>
      <w:proofErr w:type="spellEnd"/>
      <w:r w:rsidRPr="00623806">
        <w:rPr>
          <w:rFonts w:ascii="Helvetica" w:hAnsi="Helvetica"/>
          <w:lang w:val="es-ES"/>
        </w:rPr>
        <w:t>—</w:t>
      </w:r>
      <w:proofErr w:type="spellStart"/>
      <w:r w:rsidRPr="00623806">
        <w:rPr>
          <w:rFonts w:ascii="Helvetica" w:hAnsi="Helvetica"/>
          <w:lang w:val="es-ES"/>
        </w:rPr>
        <w:t>thick</w:t>
      </w:r>
      <w:proofErr w:type="spellEnd"/>
      <w:r w:rsidRPr="00623806">
        <w:rPr>
          <w:rFonts w:ascii="Helvetica" w:hAnsi="Helvetica"/>
          <w:lang w:val="es-ES"/>
        </w:rPr>
        <w:t xml:space="preserve">, primal, </w:t>
      </w:r>
      <w:proofErr w:type="spellStart"/>
      <w:r w:rsidRPr="00623806">
        <w:rPr>
          <w:rFonts w:ascii="Helvetica" w:hAnsi="Helvetica"/>
          <w:lang w:val="es-ES"/>
        </w:rPr>
        <w:t>vibrating</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I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understand</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down</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marrow</w:t>
      </w:r>
      <w:proofErr w:type="spellEnd"/>
      <w:r w:rsidRPr="00623806">
        <w:rPr>
          <w:rFonts w:ascii="Helvetica" w:hAnsi="Helvetica"/>
          <w:lang w:val="es-ES"/>
        </w:rPr>
        <w:t>.</w:t>
      </w:r>
    </w:p>
    <w:p w14:paraId="6334F039" w14:textId="67213ECF" w:rsidR="003033DD" w:rsidRPr="00623806" w:rsidRDefault="003033DD" w:rsidP="003033DD">
      <w:pPr>
        <w:pStyle w:val="Scene"/>
        <w:spacing w:line="276" w:lineRule="auto"/>
        <w:jc w:val="both"/>
        <w:rPr>
          <w:rFonts w:ascii="Helvetica" w:hAnsi="Helvetica"/>
          <w:lang w:val="es-ES"/>
        </w:rPr>
      </w:pPr>
      <w:r w:rsidRPr="00623806">
        <w:rPr>
          <w:rFonts w:ascii="Helvetica" w:hAnsi="Helvetica"/>
          <w:lang w:val="es-ES"/>
        </w:rPr>
        <w:t xml:space="preserve">And I </w:t>
      </w:r>
      <w:proofErr w:type="spellStart"/>
      <w:r w:rsidRPr="00623806">
        <w:rPr>
          <w:rFonts w:ascii="Helvetica" w:hAnsi="Helvetica"/>
          <w:lang w:val="es-ES"/>
        </w:rPr>
        <w:t>was</w:t>
      </w:r>
      <w:proofErr w:type="spellEnd"/>
      <w:r w:rsidRPr="00623806">
        <w:rPr>
          <w:rFonts w:ascii="Helvetica" w:hAnsi="Helvetica"/>
          <w:lang w:val="es-ES"/>
        </w:rPr>
        <w:t xml:space="preserve"> at </w:t>
      </w:r>
      <w:proofErr w:type="spellStart"/>
      <w:r w:rsidRPr="00623806">
        <w:rPr>
          <w:rFonts w:ascii="Helvetica" w:hAnsi="Helvetica"/>
          <w:lang w:val="es-ES"/>
        </w:rPr>
        <w:t>the</w:t>
      </w:r>
      <w:proofErr w:type="spellEnd"/>
      <w:r w:rsidRPr="00623806">
        <w:rPr>
          <w:rFonts w:ascii="Helvetica" w:hAnsi="Helvetica"/>
          <w:lang w:val="es-ES"/>
        </w:rPr>
        <w:t xml:space="preserve"> center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w:t>
      </w:r>
    </w:p>
    <w:p w14:paraId="2D311A79" w14:textId="70BA80C7" w:rsidR="003033DD" w:rsidRPr="00623806" w:rsidRDefault="003033DD" w:rsidP="003033DD">
      <w:pPr>
        <w:pStyle w:val="Scene"/>
        <w:spacing w:line="276" w:lineRule="auto"/>
        <w:jc w:val="both"/>
        <w:rPr>
          <w:rFonts w:ascii="Helvetica" w:hAnsi="Helvetica"/>
          <w:lang w:val="es-ES"/>
        </w:rPr>
      </w:pP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hovered</w:t>
      </w:r>
      <w:proofErr w:type="spellEnd"/>
      <w:r w:rsidRPr="00623806">
        <w:rPr>
          <w:rFonts w:ascii="Helvetica" w:hAnsi="Helvetica"/>
          <w:lang w:val="es-ES"/>
        </w:rPr>
        <w:t xml:space="preserve"> </w:t>
      </w:r>
      <w:proofErr w:type="spellStart"/>
      <w:r w:rsidRPr="00623806">
        <w:rPr>
          <w:rFonts w:ascii="Helvetica" w:hAnsi="Helvetica"/>
          <w:lang w:val="es-ES"/>
        </w:rPr>
        <w:t>between</w:t>
      </w:r>
      <w:proofErr w:type="spellEnd"/>
      <w:r w:rsidRPr="00623806">
        <w:rPr>
          <w:rFonts w:ascii="Helvetica" w:hAnsi="Helvetica"/>
          <w:lang w:val="es-ES"/>
        </w:rPr>
        <w:t xml:space="preserve"> </w:t>
      </w:r>
      <w:proofErr w:type="spellStart"/>
      <w:r w:rsidRPr="00623806">
        <w:rPr>
          <w:rFonts w:ascii="Helvetica" w:hAnsi="Helvetica"/>
          <w:lang w:val="es-ES"/>
        </w:rPr>
        <w:t>fire</w:t>
      </w:r>
      <w:proofErr w:type="spellEnd"/>
      <w:r w:rsidRPr="00623806">
        <w:rPr>
          <w:rFonts w:ascii="Helvetica" w:hAnsi="Helvetica"/>
          <w:lang w:val="es-ES"/>
        </w:rPr>
        <w:t xml:space="preserve"> and ice.</w:t>
      </w:r>
    </w:p>
    <w:p w14:paraId="30EC8298" w14:textId="27395B76" w:rsidR="003033DD" w:rsidRPr="00623806" w:rsidRDefault="003033DD" w:rsidP="003033DD">
      <w:pPr>
        <w:pStyle w:val="Scene"/>
        <w:spacing w:line="276" w:lineRule="auto"/>
        <w:jc w:val="both"/>
        <w:rPr>
          <w:rFonts w:ascii="Helvetica" w:hAnsi="Helvetica"/>
          <w:lang w:val="es-ES"/>
        </w:rPr>
      </w:pPr>
      <w:r w:rsidRPr="00623806">
        <w:rPr>
          <w:rFonts w:ascii="Helvetica" w:hAnsi="Helvetica"/>
          <w:lang w:val="es-ES"/>
        </w:rPr>
        <w:t xml:space="preserve">Between </w:t>
      </w:r>
      <w:proofErr w:type="spellStart"/>
      <w:r w:rsidRPr="00623806">
        <w:rPr>
          <w:rFonts w:ascii="Helvetica" w:hAnsi="Helvetica"/>
          <w:lang w:val="es-ES"/>
        </w:rPr>
        <w:t>two</w:t>
      </w:r>
      <w:proofErr w:type="spellEnd"/>
      <w:r w:rsidRPr="00623806">
        <w:rPr>
          <w:rFonts w:ascii="Helvetica" w:hAnsi="Helvetica"/>
          <w:lang w:val="es-ES"/>
        </w:rPr>
        <w:t xml:space="preserve"> </w:t>
      </w:r>
      <w:proofErr w:type="spellStart"/>
      <w:r w:rsidRPr="00623806">
        <w:rPr>
          <w:rFonts w:ascii="Helvetica" w:hAnsi="Helvetica"/>
          <w:lang w:val="es-ES"/>
        </w:rPr>
        <w:t>men</w:t>
      </w:r>
      <w:proofErr w:type="spellEnd"/>
      <w:r w:rsidRPr="00623806">
        <w:rPr>
          <w:rFonts w:ascii="Helvetica" w:hAnsi="Helvetica"/>
          <w:lang w:val="es-ES"/>
        </w:rPr>
        <w:t xml:space="preserve"> </w:t>
      </w:r>
      <w:proofErr w:type="spellStart"/>
      <w:r w:rsidRPr="00623806">
        <w:rPr>
          <w:rFonts w:ascii="Helvetica" w:hAnsi="Helvetica"/>
          <w:lang w:val="es-ES"/>
        </w:rPr>
        <w:t>who</w:t>
      </w:r>
      <w:proofErr w:type="spellEnd"/>
      <w:r w:rsidRPr="00623806">
        <w:rPr>
          <w:rFonts w:ascii="Helvetica" w:hAnsi="Helvetica"/>
          <w:lang w:val="es-ES"/>
        </w:rPr>
        <w:t xml:space="preserve"> </w:t>
      </w:r>
      <w:proofErr w:type="spellStart"/>
      <w:r w:rsidRPr="00623806">
        <w:rPr>
          <w:rFonts w:ascii="Helvetica" w:hAnsi="Helvetica"/>
          <w:lang w:val="es-ES"/>
        </w:rPr>
        <w:t>weren’t</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men</w:t>
      </w:r>
      <w:proofErr w:type="spellEnd"/>
      <w:r w:rsidRPr="00623806">
        <w:rPr>
          <w:rFonts w:ascii="Helvetica" w:hAnsi="Helvetica"/>
          <w:lang w:val="es-ES"/>
        </w:rPr>
        <w:t>.</w:t>
      </w:r>
    </w:p>
    <w:p w14:paraId="428777A9" w14:textId="077267C4" w:rsidR="003033DD" w:rsidRPr="00623806" w:rsidRDefault="003033DD" w:rsidP="003033DD">
      <w:pPr>
        <w:pStyle w:val="Scene"/>
        <w:spacing w:line="276" w:lineRule="auto"/>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both</w:t>
      </w:r>
      <w:proofErr w:type="spellEnd"/>
      <w:r w:rsidRPr="00623806">
        <w:rPr>
          <w:rFonts w:ascii="Helvetica" w:hAnsi="Helvetica"/>
          <w:lang w:val="es-ES"/>
        </w:rPr>
        <w:t xml:space="preserve">… </w:t>
      </w:r>
      <w:proofErr w:type="spellStart"/>
      <w:r w:rsidRPr="00623806">
        <w:rPr>
          <w:rFonts w:ascii="Helvetica" w:hAnsi="Helvetica"/>
          <w:lang w:val="es-ES"/>
        </w:rPr>
        <w:t>looking</w:t>
      </w:r>
      <w:proofErr w:type="spellEnd"/>
      <w:r w:rsidRPr="00623806">
        <w:rPr>
          <w:rFonts w:ascii="Helvetica" w:hAnsi="Helvetica"/>
          <w:lang w:val="es-ES"/>
        </w:rPr>
        <w:t xml:space="preserve"> at me </w:t>
      </w:r>
      <w:proofErr w:type="spellStart"/>
      <w:r w:rsidRPr="00623806">
        <w:rPr>
          <w:rFonts w:ascii="Helvetica" w:hAnsi="Helvetica"/>
          <w:lang w:val="es-ES"/>
        </w:rPr>
        <w:t>like</w:t>
      </w:r>
      <w:proofErr w:type="spellEnd"/>
      <w:r w:rsidRPr="00623806">
        <w:rPr>
          <w:rFonts w:ascii="Helvetica" w:hAnsi="Helvetica"/>
          <w:lang w:val="es-ES"/>
        </w:rPr>
        <w:t xml:space="preserve"> I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tether</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they</w:t>
      </w:r>
      <w:proofErr w:type="spellEnd"/>
      <w:r w:rsidRPr="00623806">
        <w:rPr>
          <w:rFonts w:ascii="Helvetica" w:hAnsi="Helvetica"/>
          <w:lang w:val="es-ES"/>
        </w:rPr>
        <w:t xml:space="preserve"> </w:t>
      </w:r>
      <w:proofErr w:type="spellStart"/>
      <w:r w:rsidRPr="00623806">
        <w:rPr>
          <w:rFonts w:ascii="Helvetica" w:hAnsi="Helvetica"/>
          <w:lang w:val="es-ES"/>
        </w:rPr>
        <w:t>couldn’t</w:t>
      </w:r>
      <w:proofErr w:type="spellEnd"/>
      <w:r w:rsidRPr="00623806">
        <w:rPr>
          <w:rFonts w:ascii="Helvetica" w:hAnsi="Helvetica"/>
          <w:lang w:val="es-ES"/>
        </w:rPr>
        <w:t xml:space="preserve"> </w:t>
      </w:r>
      <w:proofErr w:type="spellStart"/>
      <w:r w:rsidRPr="00623806">
        <w:rPr>
          <w:rFonts w:ascii="Helvetica" w:hAnsi="Helvetica"/>
          <w:lang w:val="es-ES"/>
        </w:rPr>
        <w:t>afford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lose.</w:t>
      </w:r>
    </w:p>
    <w:p w14:paraId="283335FE" w14:textId="18F1115D" w:rsidR="003033DD" w:rsidRPr="00623806" w:rsidRDefault="003033DD" w:rsidP="003033DD">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We</w:t>
      </w:r>
      <w:proofErr w:type="spellEnd"/>
      <w:r w:rsidRPr="00623806">
        <w:rPr>
          <w:rFonts w:ascii="Helvetica" w:hAnsi="Helvetica"/>
          <w:lang w:val="es-ES"/>
        </w:rPr>
        <w:t xml:space="preserve"> </w:t>
      </w:r>
      <w:proofErr w:type="spellStart"/>
      <w:r w:rsidRPr="00623806">
        <w:rPr>
          <w:rFonts w:ascii="Helvetica" w:hAnsi="Helvetica"/>
          <w:lang w:val="es-ES"/>
        </w:rPr>
        <w:t>have</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go</w:t>
      </w:r>
      <w:proofErr w:type="spellEnd"/>
      <w:r w:rsidRPr="00623806">
        <w:rPr>
          <w:rFonts w:ascii="Helvetica" w:hAnsi="Helvetica"/>
          <w:lang w:val="es-ES"/>
        </w:rPr>
        <w:t xml:space="preserve">, Liliam,” </w:t>
      </w: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sharp</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calm</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calm</w:t>
      </w:r>
      <w:proofErr w:type="spellEnd"/>
      <w:r w:rsidRPr="00623806">
        <w:rPr>
          <w:rFonts w:ascii="Helvetica" w:hAnsi="Helvetica"/>
          <w:lang w:val="es-ES"/>
        </w:rPr>
        <w:t xml:space="preserve">. </w:t>
      </w:r>
      <w:proofErr w:type="spellStart"/>
      <w:r w:rsidRPr="00623806">
        <w:rPr>
          <w:rFonts w:ascii="Helvetica" w:hAnsi="Helvetica"/>
          <w:lang w:val="es-ES"/>
        </w:rPr>
        <w:t>Zeff's</w:t>
      </w:r>
      <w:proofErr w:type="spellEnd"/>
      <w:r w:rsidRPr="00623806">
        <w:rPr>
          <w:rFonts w:ascii="Helvetica" w:hAnsi="Helvetica"/>
          <w:lang w:val="es-ES"/>
        </w:rPr>
        <w:t xml:space="preserve"> </w:t>
      </w:r>
      <w:proofErr w:type="spellStart"/>
      <w:r w:rsidRPr="00623806">
        <w:rPr>
          <w:rFonts w:ascii="Helvetica" w:hAnsi="Helvetica"/>
          <w:lang w:val="es-ES"/>
        </w:rPr>
        <w:t>calm</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a precursor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an</w:t>
      </w:r>
      <w:proofErr w:type="spellEnd"/>
      <w:r w:rsidRPr="00623806">
        <w:rPr>
          <w:rFonts w:ascii="Helvetica" w:hAnsi="Helvetica"/>
          <w:lang w:val="es-ES"/>
        </w:rPr>
        <w:t xml:space="preserve"> explosive </w:t>
      </w:r>
      <w:proofErr w:type="spellStart"/>
      <w:r w:rsidRPr="00623806">
        <w:rPr>
          <w:rFonts w:ascii="Helvetica" w:hAnsi="Helvetica"/>
          <w:lang w:val="es-ES"/>
        </w:rPr>
        <w:t>event</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never</w:t>
      </w:r>
      <w:proofErr w:type="spellEnd"/>
      <w:r w:rsidRPr="00623806">
        <w:rPr>
          <w:rFonts w:ascii="Helvetica" w:hAnsi="Helvetica"/>
          <w:lang w:val="es-ES"/>
        </w:rPr>
        <w:t xml:space="preserve"> </w:t>
      </w:r>
      <w:proofErr w:type="spellStart"/>
      <w:r w:rsidRPr="00623806">
        <w:rPr>
          <w:rFonts w:ascii="Helvetica" w:hAnsi="Helvetica"/>
          <w:lang w:val="es-ES"/>
        </w:rPr>
        <w:t>left</w:t>
      </w:r>
      <w:proofErr w:type="spellEnd"/>
      <w:r w:rsidRPr="00623806">
        <w:rPr>
          <w:rFonts w:ascii="Helvetica" w:hAnsi="Helvetica"/>
          <w:lang w:val="es-ES"/>
        </w:rPr>
        <w:t xml:space="preserve"> William, </w:t>
      </w:r>
      <w:proofErr w:type="spellStart"/>
      <w:r w:rsidRPr="00623806">
        <w:rPr>
          <w:rFonts w:ascii="Helvetica" w:hAnsi="Helvetica"/>
          <w:lang w:val="es-ES"/>
        </w:rPr>
        <w:t>locked</w:t>
      </w:r>
      <w:proofErr w:type="spellEnd"/>
      <w:r w:rsidRPr="00623806">
        <w:rPr>
          <w:rFonts w:ascii="Helvetica" w:hAnsi="Helvetica"/>
          <w:lang w:val="es-ES"/>
        </w:rPr>
        <w:t xml:space="preserve"> in a </w:t>
      </w:r>
      <w:proofErr w:type="spellStart"/>
      <w:r w:rsidRPr="00623806">
        <w:rPr>
          <w:rFonts w:ascii="Helvetica" w:hAnsi="Helvetica"/>
          <w:lang w:val="es-ES"/>
        </w:rPr>
        <w:t>glare</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could’ve</w:t>
      </w:r>
      <w:proofErr w:type="spellEnd"/>
      <w:r w:rsidRPr="00623806">
        <w:rPr>
          <w:rFonts w:ascii="Helvetica" w:hAnsi="Helvetica"/>
          <w:lang w:val="es-ES"/>
        </w:rPr>
        <w:t xml:space="preserve"> </w:t>
      </w:r>
      <w:proofErr w:type="spellStart"/>
      <w:r w:rsidRPr="00623806">
        <w:rPr>
          <w:rFonts w:ascii="Helvetica" w:hAnsi="Helvetica"/>
          <w:lang w:val="es-ES"/>
        </w:rPr>
        <w:t>burned</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steel</w:t>
      </w:r>
      <w:proofErr w:type="spellEnd"/>
      <w:r w:rsidRPr="00623806">
        <w:rPr>
          <w:rFonts w:ascii="Helvetica" w:hAnsi="Helvetica"/>
          <w:lang w:val="es-ES"/>
        </w:rPr>
        <w:t>.</w:t>
      </w:r>
    </w:p>
    <w:p w14:paraId="70D634EB" w14:textId="78100086" w:rsidR="003033DD" w:rsidRPr="00623806" w:rsidRDefault="003033DD" w:rsidP="003033DD">
      <w:pPr>
        <w:pStyle w:val="Scene"/>
        <w:spacing w:line="276" w:lineRule="auto"/>
        <w:jc w:val="both"/>
        <w:rPr>
          <w:rFonts w:ascii="Helvetica" w:hAnsi="Helvetica"/>
          <w:lang w:val="es-ES"/>
        </w:rPr>
      </w:pP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Zeff’s</w:t>
      </w:r>
      <w:proofErr w:type="spellEnd"/>
      <w:r w:rsidRPr="00623806">
        <w:rPr>
          <w:rFonts w:ascii="Helvetica" w:hAnsi="Helvetica"/>
          <w:lang w:val="es-ES"/>
        </w:rPr>
        <w:t xml:space="preserve"> </w:t>
      </w:r>
      <w:proofErr w:type="spellStart"/>
      <w:r w:rsidRPr="00623806">
        <w:rPr>
          <w:rFonts w:ascii="Helvetica" w:hAnsi="Helvetica"/>
          <w:lang w:val="es-ES"/>
        </w:rPr>
        <w:t>urgency</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little</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do </w:t>
      </w:r>
      <w:proofErr w:type="spellStart"/>
      <w:r w:rsidRPr="00623806">
        <w:rPr>
          <w:rFonts w:ascii="Helvetica" w:hAnsi="Helvetica"/>
          <w:lang w:val="es-ES"/>
        </w:rPr>
        <w:t>with</w:t>
      </w:r>
      <w:proofErr w:type="spellEnd"/>
      <w:r w:rsidRPr="00623806">
        <w:rPr>
          <w:rFonts w:ascii="Helvetica" w:hAnsi="Helvetica"/>
          <w:lang w:val="es-ES"/>
        </w:rPr>
        <w:t xml:space="preserve"> time and </w:t>
      </w:r>
      <w:proofErr w:type="spellStart"/>
      <w:r w:rsidRPr="00623806">
        <w:rPr>
          <w:rFonts w:ascii="Helvetica" w:hAnsi="Helvetica"/>
          <w:lang w:val="es-ES"/>
        </w:rPr>
        <w:t>everything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do </w:t>
      </w:r>
      <w:proofErr w:type="spellStart"/>
      <w:r w:rsidRPr="00623806">
        <w:rPr>
          <w:rFonts w:ascii="Helvetica" w:hAnsi="Helvetica"/>
          <w:lang w:val="es-ES"/>
        </w:rPr>
        <w:t>with</w:t>
      </w:r>
      <w:proofErr w:type="spellEnd"/>
      <w:r w:rsidRPr="00623806">
        <w:rPr>
          <w:rFonts w:ascii="Helvetica" w:hAnsi="Helvetica"/>
          <w:lang w:val="es-ES"/>
        </w:rPr>
        <w:t xml:space="preserve"> William.</w:t>
      </w:r>
    </w:p>
    <w:p w14:paraId="2858D6B5" w14:textId="51425050" w:rsidR="003033DD" w:rsidRPr="00623806" w:rsidRDefault="003033DD" w:rsidP="003033DD">
      <w:pPr>
        <w:pStyle w:val="Scene"/>
        <w:spacing w:line="276" w:lineRule="auto"/>
        <w:jc w:val="both"/>
        <w:rPr>
          <w:rFonts w:ascii="Helvetica" w:hAnsi="Helvetica"/>
          <w:lang w:val="es-ES"/>
        </w:rPr>
      </w:pPr>
      <w:r w:rsidRPr="00623806">
        <w:rPr>
          <w:rFonts w:ascii="Helvetica" w:hAnsi="Helvetica"/>
          <w:lang w:val="es-ES"/>
        </w:rPr>
        <w:t xml:space="preserve">I rose </w:t>
      </w:r>
      <w:proofErr w:type="spellStart"/>
      <w:r w:rsidRPr="00623806">
        <w:rPr>
          <w:rFonts w:ascii="Helvetica" w:hAnsi="Helvetica"/>
          <w:lang w:val="es-ES"/>
        </w:rPr>
        <w:t>slowly</w:t>
      </w:r>
      <w:proofErr w:type="spellEnd"/>
      <w:r w:rsidRPr="00623806">
        <w:rPr>
          <w:rFonts w:ascii="Helvetica" w:hAnsi="Helvetica"/>
          <w:lang w:val="es-ES"/>
        </w:rPr>
        <w:t xml:space="preserve">, </w:t>
      </w:r>
      <w:proofErr w:type="spellStart"/>
      <w:r w:rsidRPr="00623806">
        <w:rPr>
          <w:rFonts w:ascii="Helvetica" w:hAnsi="Helvetica"/>
          <w:lang w:val="es-ES"/>
        </w:rPr>
        <w:t>shoulders</w:t>
      </w:r>
      <w:proofErr w:type="spellEnd"/>
      <w:r w:rsidRPr="00623806">
        <w:rPr>
          <w:rFonts w:ascii="Helvetica" w:hAnsi="Helvetica"/>
          <w:lang w:val="es-ES"/>
        </w:rPr>
        <w:t xml:space="preserve"> </w:t>
      </w:r>
      <w:proofErr w:type="spellStart"/>
      <w:r w:rsidRPr="00623806">
        <w:rPr>
          <w:rFonts w:ascii="Helvetica" w:hAnsi="Helvetica"/>
          <w:lang w:val="es-ES"/>
        </w:rPr>
        <w:t>tight</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confusion</w:t>
      </w:r>
      <w:proofErr w:type="spellEnd"/>
      <w:r w:rsidRPr="00623806">
        <w:rPr>
          <w:rFonts w:ascii="Helvetica" w:hAnsi="Helvetica"/>
          <w:lang w:val="es-ES"/>
        </w:rPr>
        <w:t xml:space="preserve">, pulse </w:t>
      </w:r>
      <w:proofErr w:type="spellStart"/>
      <w:r w:rsidRPr="00623806">
        <w:rPr>
          <w:rFonts w:ascii="Helvetica" w:hAnsi="Helvetica"/>
          <w:lang w:val="es-ES"/>
        </w:rPr>
        <w:t>thumping</w:t>
      </w:r>
      <w:proofErr w:type="spellEnd"/>
      <w:r w:rsidRPr="00623806">
        <w:rPr>
          <w:rFonts w:ascii="Helvetica" w:hAnsi="Helvetica"/>
          <w:lang w:val="es-ES"/>
        </w:rPr>
        <w:t xml:space="preserve"> in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throat</w:t>
      </w:r>
      <w:proofErr w:type="spellEnd"/>
      <w:r w:rsidRPr="00623806">
        <w:rPr>
          <w:rFonts w:ascii="Helvetica" w:hAnsi="Helvetica"/>
          <w:lang w:val="es-ES"/>
        </w:rPr>
        <w:t>.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seem</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know</w:t>
      </w:r>
      <w:proofErr w:type="spellEnd"/>
      <w:r w:rsidRPr="00623806">
        <w:rPr>
          <w:rFonts w:ascii="Helvetica" w:hAnsi="Helvetica"/>
          <w:lang w:val="es-ES"/>
        </w:rPr>
        <w:t xml:space="preserve"> </w:t>
      </w:r>
      <w:proofErr w:type="spellStart"/>
      <w:r w:rsidRPr="00623806">
        <w:rPr>
          <w:rFonts w:ascii="Helvetica" w:hAnsi="Helvetica"/>
          <w:lang w:val="es-ES"/>
        </w:rPr>
        <w:t>each</w:t>
      </w:r>
      <w:proofErr w:type="spellEnd"/>
      <w:r w:rsidRPr="00623806">
        <w:rPr>
          <w:rFonts w:ascii="Helvetica" w:hAnsi="Helvetica"/>
          <w:lang w:val="es-ES"/>
        </w:rPr>
        <w:t xml:space="preserve"> </w:t>
      </w:r>
      <w:proofErr w:type="spellStart"/>
      <w:r w:rsidRPr="00623806">
        <w:rPr>
          <w:rFonts w:ascii="Helvetica" w:hAnsi="Helvetica"/>
          <w:lang w:val="es-ES"/>
        </w:rPr>
        <w:t>other</w:t>
      </w:r>
      <w:proofErr w:type="spellEnd"/>
      <w:r w:rsidRPr="00623806">
        <w:rPr>
          <w:rFonts w:ascii="Helvetica" w:hAnsi="Helvetica"/>
          <w:lang w:val="es-ES"/>
        </w:rPr>
        <w:t xml:space="preserve">?” I </w:t>
      </w:r>
      <w:proofErr w:type="spellStart"/>
      <w:r w:rsidRPr="00623806">
        <w:rPr>
          <w:rFonts w:ascii="Helvetica" w:hAnsi="Helvetica"/>
          <w:lang w:val="es-ES"/>
        </w:rPr>
        <w:t>asked</w:t>
      </w:r>
      <w:proofErr w:type="spellEnd"/>
      <w:r w:rsidRPr="00623806">
        <w:rPr>
          <w:rFonts w:ascii="Helvetica" w:hAnsi="Helvetica"/>
          <w:lang w:val="es-ES"/>
        </w:rPr>
        <w:t xml:space="preserve">, </w:t>
      </w:r>
      <w:proofErr w:type="spellStart"/>
      <w:r w:rsidRPr="00623806">
        <w:rPr>
          <w:rFonts w:ascii="Helvetica" w:hAnsi="Helvetica"/>
          <w:lang w:val="es-ES"/>
        </w:rPr>
        <w:t>glancing</w:t>
      </w:r>
      <w:proofErr w:type="spellEnd"/>
      <w:r w:rsidRPr="00623806">
        <w:rPr>
          <w:rFonts w:ascii="Helvetica" w:hAnsi="Helvetica"/>
          <w:lang w:val="es-ES"/>
        </w:rPr>
        <w:t xml:space="preserve"> </w:t>
      </w:r>
      <w:proofErr w:type="spellStart"/>
      <w:r w:rsidRPr="00623806">
        <w:rPr>
          <w:rFonts w:ascii="Helvetica" w:hAnsi="Helvetica"/>
          <w:lang w:val="es-ES"/>
        </w:rPr>
        <w:t>between</w:t>
      </w:r>
      <w:proofErr w:type="spellEnd"/>
      <w:r w:rsidRPr="00623806">
        <w:rPr>
          <w:rFonts w:ascii="Helvetica" w:hAnsi="Helvetica"/>
          <w:lang w:val="es-ES"/>
        </w:rPr>
        <w:t xml:space="preserve"> </w:t>
      </w:r>
      <w:proofErr w:type="spellStart"/>
      <w:r w:rsidRPr="00623806">
        <w:rPr>
          <w:rFonts w:ascii="Helvetica" w:hAnsi="Helvetica"/>
          <w:lang w:val="es-ES"/>
        </w:rPr>
        <w:t>them</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quiet</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cut</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tension</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thread</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silk</w:t>
      </w:r>
      <w:proofErr w:type="spellEnd"/>
      <w:r w:rsidRPr="00623806">
        <w:rPr>
          <w:rFonts w:ascii="Helvetica" w:hAnsi="Helvetica"/>
          <w:lang w:val="es-ES"/>
        </w:rPr>
        <w:t>.</w:t>
      </w:r>
    </w:p>
    <w:p w14:paraId="54743E5D" w14:textId="56AD4BD0" w:rsidR="003033DD" w:rsidRPr="00623806" w:rsidRDefault="003033DD" w:rsidP="003033DD">
      <w:pPr>
        <w:pStyle w:val="Scene"/>
        <w:spacing w:line="276" w:lineRule="auto"/>
        <w:jc w:val="both"/>
        <w:rPr>
          <w:rFonts w:ascii="Helvetica" w:hAnsi="Helvetica"/>
          <w:lang w:val="es-ES"/>
        </w:rPr>
      </w:pPr>
      <w:r w:rsidRPr="00623806">
        <w:rPr>
          <w:rFonts w:ascii="Helvetica" w:hAnsi="Helvetica"/>
          <w:lang w:val="es-ES"/>
        </w:rPr>
        <w:t xml:space="preserve">William </w:t>
      </w:r>
      <w:proofErr w:type="spellStart"/>
      <w:r w:rsidRPr="00623806">
        <w:rPr>
          <w:rFonts w:ascii="Helvetica" w:hAnsi="Helvetica"/>
          <w:lang w:val="es-ES"/>
        </w:rPr>
        <w:t>leaned</w:t>
      </w:r>
      <w:proofErr w:type="spellEnd"/>
      <w:r w:rsidRPr="00623806">
        <w:rPr>
          <w:rFonts w:ascii="Helvetica" w:hAnsi="Helvetica"/>
          <w:lang w:val="es-ES"/>
        </w:rPr>
        <w:t xml:space="preserve"> back in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chair</w:t>
      </w:r>
      <w:proofErr w:type="spellEnd"/>
      <w:r w:rsidRPr="00623806">
        <w:rPr>
          <w:rFonts w:ascii="Helvetica" w:hAnsi="Helvetica"/>
          <w:lang w:val="es-ES"/>
        </w:rPr>
        <w:t xml:space="preserve">, </w:t>
      </w:r>
      <w:proofErr w:type="spellStart"/>
      <w:r w:rsidRPr="00623806">
        <w:rPr>
          <w:rFonts w:ascii="Helvetica" w:hAnsi="Helvetica"/>
          <w:lang w:val="es-ES"/>
        </w:rPr>
        <w:t>utterly</w:t>
      </w:r>
      <w:proofErr w:type="spellEnd"/>
      <w:r w:rsidRPr="00623806">
        <w:rPr>
          <w:rFonts w:ascii="Helvetica" w:hAnsi="Helvetica"/>
          <w:lang w:val="es-ES"/>
        </w:rPr>
        <w:t xml:space="preserve"> </w:t>
      </w:r>
      <w:proofErr w:type="spellStart"/>
      <w:r w:rsidRPr="00623806">
        <w:rPr>
          <w:rFonts w:ascii="Helvetica" w:hAnsi="Helvetica"/>
          <w:lang w:val="es-ES"/>
        </w:rPr>
        <w:t>unfazed</w:t>
      </w:r>
      <w:proofErr w:type="spellEnd"/>
      <w:r w:rsidRPr="00623806">
        <w:rPr>
          <w:rFonts w:ascii="Helvetica" w:hAnsi="Helvetica"/>
          <w:lang w:val="es-ES"/>
        </w:rPr>
        <w:t>. “</w:t>
      </w:r>
      <w:proofErr w:type="spellStart"/>
      <w:r w:rsidRPr="00623806">
        <w:rPr>
          <w:rFonts w:ascii="Helvetica" w:hAnsi="Helvetica"/>
          <w:lang w:val="es-ES"/>
        </w:rPr>
        <w:t>We</w:t>
      </w:r>
      <w:proofErr w:type="spellEnd"/>
      <w:r w:rsidRPr="00623806">
        <w:rPr>
          <w:rFonts w:ascii="Helvetica" w:hAnsi="Helvetica"/>
          <w:lang w:val="es-ES"/>
        </w:rPr>
        <w:t xml:space="preserve"> do,” he </w:t>
      </w:r>
      <w:proofErr w:type="spellStart"/>
      <w:r w:rsidRPr="00623806">
        <w:rPr>
          <w:rFonts w:ascii="Helvetica" w:hAnsi="Helvetica"/>
          <w:lang w:val="es-ES"/>
        </w:rPr>
        <w:t>replied</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effortless</w:t>
      </w:r>
      <w:proofErr w:type="spellEnd"/>
      <w:r w:rsidRPr="00623806">
        <w:rPr>
          <w:rFonts w:ascii="Helvetica" w:hAnsi="Helvetica"/>
          <w:lang w:val="es-ES"/>
        </w:rPr>
        <w:t xml:space="preserve"> </w:t>
      </w:r>
      <w:proofErr w:type="spellStart"/>
      <w:r w:rsidRPr="00623806">
        <w:rPr>
          <w:rFonts w:ascii="Helvetica" w:hAnsi="Helvetica"/>
          <w:lang w:val="es-ES"/>
        </w:rPr>
        <w:t>arrogance</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glint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danger</w:t>
      </w:r>
      <w:proofErr w:type="spellEnd"/>
      <w:r w:rsidRPr="00623806">
        <w:rPr>
          <w:rFonts w:ascii="Helvetica" w:hAnsi="Helvetica"/>
          <w:lang w:val="es-ES"/>
        </w:rPr>
        <w:t xml:space="preserve"> </w:t>
      </w:r>
      <w:proofErr w:type="spellStart"/>
      <w:r w:rsidRPr="00623806">
        <w:rPr>
          <w:rFonts w:ascii="Helvetica" w:hAnsi="Helvetica"/>
          <w:lang w:val="es-ES"/>
        </w:rPr>
        <w:t>behind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silver</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w:t>
      </w:r>
      <w:proofErr w:type="spellStart"/>
      <w:r w:rsidRPr="00623806">
        <w:rPr>
          <w:rFonts w:ascii="Helvetica" w:hAnsi="Helvetica"/>
          <w:lang w:val="es-ES"/>
        </w:rPr>
        <w:t>Way</w:t>
      </w:r>
      <w:proofErr w:type="spellEnd"/>
      <w:r w:rsidRPr="00623806">
        <w:rPr>
          <w:rFonts w:ascii="Helvetica" w:hAnsi="Helvetica"/>
          <w:lang w:val="es-ES"/>
        </w:rPr>
        <w:t xml:space="preserve"> back. </w:t>
      </w:r>
      <w:proofErr w:type="spellStart"/>
      <w:r w:rsidRPr="00623806">
        <w:rPr>
          <w:rFonts w:ascii="Helvetica" w:hAnsi="Helvetica"/>
          <w:lang w:val="es-ES"/>
        </w:rPr>
        <w:t>Isn’t</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right</w:t>
      </w:r>
      <w:proofErr w:type="spellEnd"/>
      <w:r w:rsidRPr="00623806">
        <w:rPr>
          <w:rFonts w:ascii="Helvetica" w:hAnsi="Helvetica"/>
          <w:lang w:val="es-ES"/>
        </w:rPr>
        <w:t>, Alpha?”</w:t>
      </w:r>
    </w:p>
    <w:p w14:paraId="54BA1104" w14:textId="45A143A8" w:rsidR="003033DD" w:rsidRPr="00623806" w:rsidRDefault="003033DD" w:rsidP="003033DD">
      <w:pPr>
        <w:pStyle w:val="Scene"/>
        <w:spacing w:line="276" w:lineRule="auto"/>
        <w:jc w:val="both"/>
        <w:rPr>
          <w:rFonts w:ascii="Helvetica" w:hAnsi="Helvetica"/>
          <w:lang w:val="es-ES"/>
        </w:rPr>
      </w:pPr>
      <w:proofErr w:type="spellStart"/>
      <w:r w:rsidRPr="00623806">
        <w:rPr>
          <w:rFonts w:ascii="Helvetica" w:hAnsi="Helvetica"/>
          <w:lang w:val="es-ES"/>
        </w:rPr>
        <w:lastRenderedPageBreak/>
        <w:t>Zeff’s</w:t>
      </w:r>
      <w:proofErr w:type="spellEnd"/>
      <w:r w:rsidRPr="00623806">
        <w:rPr>
          <w:rFonts w:ascii="Helvetica" w:hAnsi="Helvetica"/>
          <w:lang w:val="es-ES"/>
        </w:rPr>
        <w:t xml:space="preserve"> </w:t>
      </w:r>
      <w:proofErr w:type="spellStart"/>
      <w:r w:rsidRPr="00623806">
        <w:rPr>
          <w:rFonts w:ascii="Helvetica" w:hAnsi="Helvetica"/>
          <w:lang w:val="es-ES"/>
        </w:rPr>
        <w:t>jaw</w:t>
      </w:r>
      <w:proofErr w:type="spellEnd"/>
      <w:r w:rsidRPr="00623806">
        <w:rPr>
          <w:rFonts w:ascii="Helvetica" w:hAnsi="Helvetica"/>
          <w:lang w:val="es-ES"/>
        </w:rPr>
        <w:t xml:space="preserve"> </w:t>
      </w:r>
      <w:proofErr w:type="spellStart"/>
      <w:r w:rsidRPr="00623806">
        <w:rPr>
          <w:rFonts w:ascii="Helvetica" w:hAnsi="Helvetica"/>
          <w:lang w:val="es-ES"/>
        </w:rPr>
        <w:t>clenched</w:t>
      </w:r>
      <w:proofErr w:type="spellEnd"/>
      <w:r w:rsidRPr="00623806">
        <w:rPr>
          <w:rFonts w:ascii="Helvetica" w:hAnsi="Helvetica"/>
          <w:lang w:val="es-ES"/>
        </w:rPr>
        <w:t xml:space="preserve"> at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title</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hand</w:t>
      </w:r>
      <w:proofErr w:type="spellEnd"/>
      <w:r w:rsidRPr="00623806">
        <w:rPr>
          <w:rFonts w:ascii="Helvetica" w:hAnsi="Helvetica"/>
          <w:lang w:val="es-ES"/>
        </w:rPr>
        <w:t xml:space="preserve"> </w:t>
      </w:r>
      <w:proofErr w:type="spellStart"/>
      <w:r w:rsidRPr="00623806">
        <w:rPr>
          <w:rFonts w:ascii="Helvetica" w:hAnsi="Helvetica"/>
          <w:lang w:val="es-ES"/>
        </w:rPr>
        <w:t>closed</w:t>
      </w:r>
      <w:proofErr w:type="spellEnd"/>
      <w:r w:rsidRPr="00623806">
        <w:rPr>
          <w:rFonts w:ascii="Helvetica" w:hAnsi="Helvetica"/>
          <w:lang w:val="es-ES"/>
        </w:rPr>
        <w:t xml:space="preserve"> </w:t>
      </w:r>
      <w:proofErr w:type="spellStart"/>
      <w:r w:rsidRPr="00623806">
        <w:rPr>
          <w:rFonts w:ascii="Helvetica" w:hAnsi="Helvetica"/>
          <w:lang w:val="es-ES"/>
        </w:rPr>
        <w:t>around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wrist</w:t>
      </w:r>
      <w:proofErr w:type="spellEnd"/>
      <w:r w:rsidRPr="00623806">
        <w:rPr>
          <w:rFonts w:ascii="Helvetica" w:hAnsi="Helvetica"/>
          <w:lang w:val="es-ES"/>
        </w:rPr>
        <w:t>—</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harshly</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firmly</w:t>
      </w:r>
      <w:proofErr w:type="spellEnd"/>
      <w:r w:rsidRPr="00623806">
        <w:rPr>
          <w:rFonts w:ascii="Helvetica" w:hAnsi="Helvetica"/>
          <w:lang w:val="es-ES"/>
        </w:rPr>
        <w:t xml:space="preserve"> </w:t>
      </w:r>
      <w:proofErr w:type="spellStart"/>
      <w:r w:rsidRPr="00623806">
        <w:rPr>
          <w:rFonts w:ascii="Helvetica" w:hAnsi="Helvetica"/>
          <w:lang w:val="es-ES"/>
        </w:rPr>
        <w:t>enough</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make</w:t>
      </w:r>
      <w:proofErr w:type="spellEnd"/>
      <w:r w:rsidRPr="00623806">
        <w:rPr>
          <w:rFonts w:ascii="Helvetica" w:hAnsi="Helvetica"/>
          <w:lang w:val="es-ES"/>
        </w:rPr>
        <w:t xml:space="preserve"> me </w:t>
      </w:r>
      <w:proofErr w:type="spellStart"/>
      <w:r w:rsidRPr="00623806">
        <w:rPr>
          <w:rFonts w:ascii="Helvetica" w:hAnsi="Helvetica"/>
          <w:lang w:val="es-ES"/>
        </w:rPr>
        <w:t>stumble</w:t>
      </w:r>
      <w:proofErr w:type="spellEnd"/>
      <w:r w:rsidRPr="00623806">
        <w:rPr>
          <w:rFonts w:ascii="Helvetica" w:hAnsi="Helvetica"/>
          <w:lang w:val="es-ES"/>
        </w:rPr>
        <w:t xml:space="preserve"> </w:t>
      </w:r>
      <w:proofErr w:type="spellStart"/>
      <w:r w:rsidRPr="00623806">
        <w:rPr>
          <w:rFonts w:ascii="Helvetica" w:hAnsi="Helvetica"/>
          <w:lang w:val="es-ES"/>
        </w:rPr>
        <w:t>slightly</w:t>
      </w:r>
      <w:proofErr w:type="spellEnd"/>
      <w:r w:rsidRPr="00623806">
        <w:rPr>
          <w:rFonts w:ascii="Helvetica" w:hAnsi="Helvetica"/>
          <w:lang w:val="es-ES"/>
        </w:rPr>
        <w:t xml:space="preserve"> as he </w:t>
      </w:r>
      <w:proofErr w:type="spellStart"/>
      <w:r w:rsidRPr="00623806">
        <w:rPr>
          <w:rFonts w:ascii="Helvetica" w:hAnsi="Helvetica"/>
          <w:lang w:val="es-ES"/>
        </w:rPr>
        <w:t>turned</w:t>
      </w:r>
      <w:proofErr w:type="spellEnd"/>
      <w:r w:rsidRPr="00623806">
        <w:rPr>
          <w:rFonts w:ascii="Helvetica" w:hAnsi="Helvetica"/>
          <w:lang w:val="es-ES"/>
        </w:rPr>
        <w:t xml:space="preserve"> and </w:t>
      </w:r>
      <w:proofErr w:type="spellStart"/>
      <w:r w:rsidRPr="00623806">
        <w:rPr>
          <w:rFonts w:ascii="Helvetica" w:hAnsi="Helvetica"/>
          <w:lang w:val="es-ES"/>
        </w:rPr>
        <w:t>started</w:t>
      </w:r>
      <w:proofErr w:type="spellEnd"/>
      <w:r w:rsidRPr="00623806">
        <w:rPr>
          <w:rFonts w:ascii="Helvetica" w:hAnsi="Helvetica"/>
          <w:lang w:val="es-ES"/>
        </w:rPr>
        <w:t xml:space="preserve"> </w:t>
      </w:r>
      <w:proofErr w:type="spellStart"/>
      <w:r w:rsidRPr="00623806">
        <w:rPr>
          <w:rFonts w:ascii="Helvetica" w:hAnsi="Helvetica"/>
          <w:lang w:val="es-ES"/>
        </w:rPr>
        <w:t>walking</w:t>
      </w:r>
      <w:proofErr w:type="spellEnd"/>
      <w:r w:rsidRPr="00623806">
        <w:rPr>
          <w:rFonts w:ascii="Helvetica" w:hAnsi="Helvetica"/>
          <w:lang w:val="es-ES"/>
        </w:rPr>
        <w:t xml:space="preserve"> me </w:t>
      </w:r>
      <w:proofErr w:type="spellStart"/>
      <w:r w:rsidRPr="00623806">
        <w:rPr>
          <w:rFonts w:ascii="Helvetica" w:hAnsi="Helvetica"/>
          <w:lang w:val="es-ES"/>
        </w:rPr>
        <w:t>toward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door</w:t>
      </w:r>
      <w:proofErr w:type="spellEnd"/>
      <w:r w:rsidRPr="00623806">
        <w:rPr>
          <w:rFonts w:ascii="Helvetica" w:hAnsi="Helvetica"/>
          <w:lang w:val="es-ES"/>
        </w:rPr>
        <w:t>.</w:t>
      </w:r>
    </w:p>
    <w:p w14:paraId="0177B182" w14:textId="017376CD" w:rsidR="003033DD" w:rsidRPr="00623806" w:rsidRDefault="003033DD" w:rsidP="003033DD">
      <w:pPr>
        <w:pStyle w:val="Scene"/>
        <w:spacing w:line="276" w:lineRule="auto"/>
        <w:jc w:val="both"/>
        <w:rPr>
          <w:rFonts w:ascii="Helvetica" w:hAnsi="Helvetica"/>
          <w:lang w:val="es-ES"/>
        </w:rPr>
      </w:pPr>
      <w:r w:rsidRPr="00623806">
        <w:rPr>
          <w:rFonts w:ascii="Helvetica" w:hAnsi="Helvetica"/>
          <w:lang w:val="es-ES"/>
        </w:rPr>
        <w:t xml:space="preserve">“Back off, Kane,” </w:t>
      </w: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growled</w:t>
      </w:r>
      <w:proofErr w:type="spellEnd"/>
      <w:r w:rsidRPr="00623806">
        <w:rPr>
          <w:rFonts w:ascii="Helvetica" w:hAnsi="Helvetica"/>
          <w:lang w:val="es-ES"/>
        </w:rPr>
        <w:t xml:space="preserve"> </w:t>
      </w:r>
      <w:proofErr w:type="spellStart"/>
      <w:r w:rsidRPr="00623806">
        <w:rPr>
          <w:rFonts w:ascii="Helvetica" w:hAnsi="Helvetica"/>
          <w:lang w:val="es-ES"/>
        </w:rPr>
        <w:t>low</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bothering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gramStart"/>
      <w:r w:rsidRPr="00623806">
        <w:rPr>
          <w:rFonts w:ascii="Helvetica" w:hAnsi="Helvetica"/>
          <w:lang w:val="es-ES"/>
        </w:rPr>
        <w:t>look</w:t>
      </w:r>
      <w:proofErr w:type="gramEnd"/>
      <w:r w:rsidRPr="00623806">
        <w:rPr>
          <w:rFonts w:ascii="Helvetica" w:hAnsi="Helvetica"/>
          <w:lang w:val="es-ES"/>
        </w:rPr>
        <w:t xml:space="preserve"> </w:t>
      </w:r>
      <w:proofErr w:type="spellStart"/>
      <w:r w:rsidRPr="00623806">
        <w:rPr>
          <w:rFonts w:ascii="Helvetica" w:hAnsi="Helvetica"/>
          <w:lang w:val="es-ES"/>
        </w:rPr>
        <w:t>over</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shoulder</w:t>
      </w:r>
      <w:proofErr w:type="spellEnd"/>
      <w:r w:rsidRPr="00623806">
        <w:rPr>
          <w:rFonts w:ascii="Helvetica" w:hAnsi="Helvetica"/>
          <w:lang w:val="es-ES"/>
        </w:rPr>
        <w:t>. “</w:t>
      </w:r>
      <w:proofErr w:type="spellStart"/>
      <w:r w:rsidRPr="00623806">
        <w:rPr>
          <w:rFonts w:ascii="Helvetica" w:hAnsi="Helvetica"/>
          <w:lang w:val="es-ES"/>
        </w:rPr>
        <w:t>You’ve</w:t>
      </w:r>
      <w:proofErr w:type="spellEnd"/>
      <w:r w:rsidRPr="00623806">
        <w:rPr>
          <w:rFonts w:ascii="Helvetica" w:hAnsi="Helvetica"/>
          <w:lang w:val="es-ES"/>
        </w:rPr>
        <w:t xml:space="preserve"> </w:t>
      </w:r>
      <w:proofErr w:type="spellStart"/>
      <w:r w:rsidRPr="00623806">
        <w:rPr>
          <w:rFonts w:ascii="Helvetica" w:hAnsi="Helvetica"/>
          <w:lang w:val="es-ES"/>
        </w:rPr>
        <w:t>played</w:t>
      </w:r>
      <w:proofErr w:type="spellEnd"/>
      <w:r w:rsidRPr="00623806">
        <w:rPr>
          <w:rFonts w:ascii="Helvetica" w:hAnsi="Helvetica"/>
          <w:lang w:val="es-ES"/>
        </w:rPr>
        <w:t xml:space="preserve"> </w:t>
      </w:r>
      <w:proofErr w:type="spellStart"/>
      <w:r w:rsidRPr="00623806">
        <w:rPr>
          <w:rFonts w:ascii="Helvetica" w:hAnsi="Helvetica"/>
          <w:lang w:val="es-ES"/>
        </w:rPr>
        <w:t>enough</w:t>
      </w:r>
      <w:proofErr w:type="spellEnd"/>
      <w:r w:rsidRPr="00623806">
        <w:rPr>
          <w:rFonts w:ascii="Helvetica" w:hAnsi="Helvetica"/>
          <w:lang w:val="es-ES"/>
        </w:rPr>
        <w:t xml:space="preserve"> </w:t>
      </w:r>
      <w:proofErr w:type="spellStart"/>
      <w:r w:rsidRPr="00623806">
        <w:rPr>
          <w:rFonts w:ascii="Helvetica" w:hAnsi="Helvetica"/>
          <w:lang w:val="es-ES"/>
        </w:rPr>
        <w:t>games</w:t>
      </w:r>
      <w:proofErr w:type="spellEnd"/>
      <w:r w:rsidRPr="00623806">
        <w:rPr>
          <w:rFonts w:ascii="Helvetica" w:hAnsi="Helvetica"/>
          <w:lang w:val="es-ES"/>
        </w:rPr>
        <w:t>.”</w:t>
      </w:r>
    </w:p>
    <w:p w14:paraId="511CBC82" w14:textId="28454D55" w:rsidR="003033DD" w:rsidRPr="00623806" w:rsidRDefault="003033DD" w:rsidP="003033DD">
      <w:pPr>
        <w:pStyle w:val="Scene"/>
        <w:spacing w:line="276" w:lineRule="auto"/>
        <w:jc w:val="both"/>
        <w:rPr>
          <w:rFonts w:ascii="Helvetica" w:hAnsi="Helvetica"/>
          <w:lang w:val="es-ES"/>
        </w:rPr>
      </w:pPr>
      <w:proofErr w:type="spellStart"/>
      <w:r w:rsidRPr="00623806">
        <w:rPr>
          <w:rFonts w:ascii="Helvetica" w:hAnsi="Helvetica"/>
          <w:lang w:val="es-ES"/>
        </w:rPr>
        <w:t>William’s</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followed</w:t>
      </w:r>
      <w:proofErr w:type="spellEnd"/>
      <w:r w:rsidRPr="00623806">
        <w:rPr>
          <w:rFonts w:ascii="Helvetica" w:hAnsi="Helvetica"/>
          <w:lang w:val="es-ES"/>
        </w:rPr>
        <w:t xml:space="preserve"> </w:t>
      </w:r>
      <w:proofErr w:type="spellStart"/>
      <w:r w:rsidRPr="00623806">
        <w:rPr>
          <w:rFonts w:ascii="Helvetica" w:hAnsi="Helvetica"/>
          <w:lang w:val="es-ES"/>
        </w:rPr>
        <w:t>us</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shadow</w:t>
      </w:r>
      <w:proofErr w:type="spellEnd"/>
      <w:r w:rsidRPr="00623806">
        <w:rPr>
          <w:rFonts w:ascii="Helvetica" w:hAnsi="Helvetica"/>
          <w:lang w:val="es-ES"/>
        </w:rPr>
        <w:t>. “</w:t>
      </w:r>
      <w:proofErr w:type="spellStart"/>
      <w:r w:rsidRPr="00623806">
        <w:rPr>
          <w:rFonts w:ascii="Helvetica" w:hAnsi="Helvetica"/>
          <w:lang w:val="es-ES"/>
        </w:rPr>
        <w:t>It’s</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a </w:t>
      </w:r>
      <w:proofErr w:type="spellStart"/>
      <w:r w:rsidRPr="00623806">
        <w:rPr>
          <w:rFonts w:ascii="Helvetica" w:hAnsi="Helvetica"/>
          <w:lang w:val="es-ES"/>
        </w:rPr>
        <w:t>game</w:t>
      </w:r>
      <w:proofErr w:type="spellEnd"/>
      <w:r w:rsidRPr="00623806">
        <w:rPr>
          <w:rFonts w:ascii="Helvetica" w:hAnsi="Helvetica"/>
          <w:lang w:val="es-ES"/>
        </w:rPr>
        <w:t xml:space="preserve"> </w:t>
      </w:r>
      <w:proofErr w:type="spellStart"/>
      <w:r w:rsidRPr="00623806">
        <w:rPr>
          <w:rFonts w:ascii="Helvetica" w:hAnsi="Helvetica"/>
          <w:lang w:val="es-ES"/>
        </w:rPr>
        <w:t>if</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feel</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w:t>
      </w:r>
    </w:p>
    <w:p w14:paraId="6E3AAA29" w14:textId="17565C57" w:rsidR="003033DD" w:rsidRPr="00623806" w:rsidRDefault="003033DD" w:rsidP="003033DD">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Zeff</w:t>
      </w:r>
      <w:proofErr w:type="spellEnd"/>
      <w:r w:rsidRPr="00623806">
        <w:rPr>
          <w:rFonts w:ascii="Helvetica" w:hAnsi="Helvetica"/>
          <w:lang w:val="es-ES"/>
        </w:rPr>
        <w:t xml:space="preserve"> tense </w:t>
      </w:r>
      <w:proofErr w:type="spellStart"/>
      <w:r w:rsidRPr="00623806">
        <w:rPr>
          <w:rFonts w:ascii="Helvetica" w:hAnsi="Helvetica"/>
          <w:lang w:val="es-ES"/>
        </w:rPr>
        <w:t>beside</w:t>
      </w:r>
      <w:proofErr w:type="spellEnd"/>
      <w:r w:rsidRPr="00623806">
        <w:rPr>
          <w:rFonts w:ascii="Helvetica" w:hAnsi="Helvetica"/>
          <w:lang w:val="es-ES"/>
        </w:rPr>
        <w:t xml:space="preserve"> me.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moment</w:t>
      </w:r>
      <w:proofErr w:type="spellEnd"/>
      <w:r w:rsidRPr="00623806">
        <w:rPr>
          <w:rFonts w:ascii="Helvetica" w:hAnsi="Helvetica"/>
          <w:lang w:val="es-ES"/>
        </w:rPr>
        <w:t xml:space="preserve"> </w:t>
      </w:r>
      <w:proofErr w:type="spellStart"/>
      <w:r w:rsidRPr="00623806">
        <w:rPr>
          <w:rFonts w:ascii="Helvetica" w:hAnsi="Helvetica"/>
          <w:lang w:val="es-ES"/>
        </w:rPr>
        <w:t>we</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sidewalk</w:t>
      </w:r>
      <w:proofErr w:type="spellEnd"/>
      <w:r w:rsidRPr="00623806">
        <w:rPr>
          <w:rFonts w:ascii="Helvetica" w:hAnsi="Helvetica"/>
          <w:lang w:val="es-ES"/>
        </w:rPr>
        <w:t xml:space="preserve">, he </w:t>
      </w:r>
      <w:proofErr w:type="spellStart"/>
      <w:r w:rsidRPr="00623806">
        <w:rPr>
          <w:rFonts w:ascii="Helvetica" w:hAnsi="Helvetica"/>
          <w:lang w:val="es-ES"/>
        </w:rPr>
        <w:t>let</w:t>
      </w:r>
      <w:proofErr w:type="spellEnd"/>
      <w:r w:rsidRPr="00623806">
        <w:rPr>
          <w:rFonts w:ascii="Helvetica" w:hAnsi="Helvetica"/>
          <w:lang w:val="es-ES"/>
        </w:rPr>
        <w:t xml:space="preserve"> </w:t>
      </w:r>
      <w:proofErr w:type="spellStart"/>
      <w:r w:rsidRPr="00623806">
        <w:rPr>
          <w:rFonts w:ascii="Helvetica" w:hAnsi="Helvetica"/>
          <w:lang w:val="es-ES"/>
        </w:rPr>
        <w:t>go</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wrist</w:t>
      </w:r>
      <w:proofErr w:type="spellEnd"/>
      <w:r w:rsidRPr="00623806">
        <w:rPr>
          <w:rFonts w:ascii="Helvetica" w:hAnsi="Helvetica"/>
          <w:lang w:val="es-ES"/>
        </w:rPr>
        <w:t xml:space="preserve"> and </w:t>
      </w:r>
      <w:proofErr w:type="spellStart"/>
      <w:r w:rsidRPr="00623806">
        <w:rPr>
          <w:rFonts w:ascii="Helvetica" w:hAnsi="Helvetica"/>
          <w:lang w:val="es-ES"/>
        </w:rPr>
        <w:t>raked</w:t>
      </w:r>
      <w:proofErr w:type="spellEnd"/>
      <w:r w:rsidRPr="00623806">
        <w:rPr>
          <w:rFonts w:ascii="Helvetica" w:hAnsi="Helvetica"/>
          <w:lang w:val="es-ES"/>
        </w:rPr>
        <w:t xml:space="preserve"> a </w:t>
      </w:r>
      <w:proofErr w:type="spellStart"/>
      <w:r w:rsidRPr="00623806">
        <w:rPr>
          <w:rFonts w:ascii="Helvetica" w:hAnsi="Helvetica"/>
          <w:lang w:val="es-ES"/>
        </w:rPr>
        <w:t>hand</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hair</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he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trying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reset</w:t>
      </w:r>
      <w:proofErr w:type="spellEnd"/>
      <w:r w:rsidRPr="00623806">
        <w:rPr>
          <w:rFonts w:ascii="Helvetica" w:hAnsi="Helvetica"/>
          <w:lang w:val="es-ES"/>
        </w:rPr>
        <w:t xml:space="preserve"> </w:t>
      </w:r>
      <w:proofErr w:type="spellStart"/>
      <w:r w:rsidRPr="00623806">
        <w:rPr>
          <w:rFonts w:ascii="Helvetica" w:hAnsi="Helvetica"/>
          <w:lang w:val="es-ES"/>
        </w:rPr>
        <w:t>every</w:t>
      </w:r>
      <w:proofErr w:type="spellEnd"/>
      <w:r w:rsidRPr="00623806">
        <w:rPr>
          <w:rFonts w:ascii="Helvetica" w:hAnsi="Helvetica"/>
          <w:lang w:val="es-ES"/>
        </w:rPr>
        <w:t xml:space="preserve"> </w:t>
      </w:r>
      <w:proofErr w:type="spellStart"/>
      <w:r w:rsidRPr="00623806">
        <w:rPr>
          <w:rFonts w:ascii="Helvetica" w:hAnsi="Helvetica"/>
          <w:lang w:val="es-ES"/>
        </w:rPr>
        <w:t>nerve</w:t>
      </w:r>
      <w:proofErr w:type="spellEnd"/>
      <w:r w:rsidRPr="00623806">
        <w:rPr>
          <w:rFonts w:ascii="Helvetica" w:hAnsi="Helvetica"/>
          <w:lang w:val="es-ES"/>
        </w:rPr>
        <w:t xml:space="preserve"> in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w:t>
      </w:r>
    </w:p>
    <w:p w14:paraId="7AD51316" w14:textId="14FF0B04" w:rsidR="003033DD" w:rsidRPr="00623806" w:rsidRDefault="003033DD" w:rsidP="003033DD">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What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hell</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I </w:t>
      </w:r>
      <w:proofErr w:type="spellStart"/>
      <w:r w:rsidRPr="00623806">
        <w:rPr>
          <w:rFonts w:ascii="Helvetica" w:hAnsi="Helvetica"/>
          <w:lang w:val="es-ES"/>
        </w:rPr>
        <w:t>asked</w:t>
      </w:r>
      <w:proofErr w:type="spellEnd"/>
      <w:r w:rsidRPr="00623806">
        <w:rPr>
          <w:rFonts w:ascii="Helvetica" w:hAnsi="Helvetica"/>
          <w:lang w:val="es-ES"/>
        </w:rPr>
        <w:t xml:space="preserve">, </w:t>
      </w:r>
      <w:proofErr w:type="spellStart"/>
      <w:r w:rsidRPr="00623806">
        <w:rPr>
          <w:rFonts w:ascii="Helvetica" w:hAnsi="Helvetica"/>
          <w:lang w:val="es-ES"/>
        </w:rPr>
        <w:t>breathless</w:t>
      </w:r>
      <w:proofErr w:type="spellEnd"/>
      <w:r w:rsidRPr="00623806">
        <w:rPr>
          <w:rFonts w:ascii="Helvetica" w:hAnsi="Helvetica"/>
          <w:lang w:val="es-ES"/>
        </w:rPr>
        <w:t>.</w:t>
      </w:r>
    </w:p>
    <w:p w14:paraId="476744AC" w14:textId="52A4BD4D" w:rsidR="003033DD" w:rsidRPr="00623806" w:rsidRDefault="003033DD" w:rsidP="003033DD">
      <w:pPr>
        <w:pStyle w:val="Scene"/>
        <w:spacing w:line="276" w:lineRule="auto"/>
        <w:jc w:val="both"/>
        <w:rPr>
          <w:rFonts w:ascii="Helvetica" w:hAnsi="Helvetica"/>
          <w:lang w:val="es-ES"/>
        </w:rPr>
      </w:pP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looked</w:t>
      </w:r>
      <w:proofErr w:type="spellEnd"/>
      <w:r w:rsidRPr="00623806">
        <w:rPr>
          <w:rFonts w:ascii="Helvetica" w:hAnsi="Helvetica"/>
          <w:lang w:val="es-ES"/>
        </w:rPr>
        <w:t xml:space="preserve"> at me,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jaw</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tight</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unreadable</w:t>
      </w:r>
      <w:proofErr w:type="spellEnd"/>
      <w:r w:rsidRPr="00623806">
        <w:rPr>
          <w:rFonts w:ascii="Helvetica" w:hAnsi="Helvetica"/>
          <w:lang w:val="es-ES"/>
        </w:rPr>
        <w:t>.</w:t>
      </w:r>
    </w:p>
    <w:p w14:paraId="24FDD08D" w14:textId="2D5C8D48" w:rsidR="003033DD" w:rsidRPr="00623806" w:rsidRDefault="003033DD" w:rsidP="003033DD">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Someone</w:t>
      </w:r>
      <w:proofErr w:type="spellEnd"/>
      <w:r w:rsidRPr="00623806">
        <w:rPr>
          <w:rFonts w:ascii="Helvetica" w:hAnsi="Helvetica"/>
          <w:lang w:val="es-ES"/>
        </w:rPr>
        <w:t xml:space="preserve"> </w:t>
      </w:r>
      <w:proofErr w:type="spellStart"/>
      <w:r w:rsidRPr="00623806">
        <w:rPr>
          <w:rFonts w:ascii="Helvetica" w:hAnsi="Helvetica"/>
          <w:lang w:val="es-ES"/>
        </w:rPr>
        <w:t>who</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shouldn’t</w:t>
      </w:r>
      <w:proofErr w:type="spellEnd"/>
      <w:r w:rsidRPr="00623806">
        <w:rPr>
          <w:rFonts w:ascii="Helvetica" w:hAnsi="Helvetica"/>
          <w:lang w:val="es-ES"/>
        </w:rPr>
        <w:t xml:space="preserve"> </w:t>
      </w:r>
      <w:proofErr w:type="spellStart"/>
      <w:r w:rsidRPr="00623806">
        <w:rPr>
          <w:rFonts w:ascii="Helvetica" w:hAnsi="Helvetica"/>
          <w:lang w:val="es-ES"/>
        </w:rPr>
        <w:t>mess</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he </w:t>
      </w:r>
      <w:proofErr w:type="spellStart"/>
      <w:r w:rsidRPr="00623806">
        <w:rPr>
          <w:rFonts w:ascii="Helvetica" w:hAnsi="Helvetica"/>
          <w:lang w:val="es-ES"/>
        </w:rPr>
        <w:t>muttered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silence</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suffocating</w:t>
      </w:r>
      <w:proofErr w:type="spellEnd"/>
      <w:r w:rsidRPr="00623806">
        <w:rPr>
          <w:rFonts w:ascii="Helvetica" w:hAnsi="Helvetica"/>
          <w:lang w:val="es-ES"/>
        </w:rPr>
        <w:t>.</w:t>
      </w:r>
    </w:p>
    <w:p w14:paraId="1AC78CEF" w14:textId="0C0EC307" w:rsidR="003033DD" w:rsidRPr="00623806" w:rsidRDefault="003033DD" w:rsidP="003033DD">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silence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didn't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feel</w:t>
      </w:r>
      <w:proofErr w:type="spellEnd"/>
      <w:r w:rsidRPr="00623806">
        <w:rPr>
          <w:rFonts w:ascii="Helvetica" w:hAnsi="Helvetica"/>
          <w:color w:val="000000"/>
          <w:szCs w:val="24"/>
          <w:lang w:val="es-ES" w:eastAsia="ko-KR"/>
        </w:rPr>
        <w:t xml:space="preserve"> tense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fight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didn't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feel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awkward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first</w:t>
      </w:r>
      <w:proofErr w:type="spellEnd"/>
      <w:r w:rsidRPr="00623806">
        <w:rPr>
          <w:rFonts w:ascii="Helvetica" w:hAnsi="Helvetica"/>
          <w:color w:val="000000"/>
          <w:szCs w:val="24"/>
          <w:lang w:val="es-ES" w:eastAsia="ko-KR"/>
        </w:rPr>
        <w:t xml:space="preserve"> date </w:t>
      </w:r>
      <w:proofErr w:type="spellStart"/>
      <w:r w:rsidRPr="00623806">
        <w:rPr>
          <w:rFonts w:ascii="Helvetica" w:hAnsi="Helvetica"/>
          <w:color w:val="000000"/>
          <w:szCs w:val="24"/>
          <w:lang w:val="es-ES" w:eastAsia="ko-KR"/>
        </w:rPr>
        <w:t>gone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bad</w:t>
      </w:r>
      <w:proofErr w:type="spellEnd"/>
      <w:r w:rsidRPr="00623806">
        <w:rPr>
          <w:rFonts w:ascii="Helvetica" w:hAnsi="Helvetica"/>
          <w:color w:val="000000"/>
          <w:szCs w:val="24"/>
          <w:lang w:val="es-ES" w:eastAsia="ko-KR"/>
        </w:rPr>
        <w:t>.</w:t>
      </w:r>
    </w:p>
    <w:p w14:paraId="7D928D8B" w14:textId="19FFF961" w:rsidR="003033DD" w:rsidRPr="00623806" w:rsidRDefault="003033DD" w:rsidP="003033DD">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No—</w:t>
      </w:r>
      <w:proofErr w:type="spellStart"/>
      <w:r w:rsidRPr="00623806">
        <w:rPr>
          <w:rFonts w:ascii="Helvetica" w:hAnsi="Helvetica"/>
          <w:color w:val="000000"/>
          <w:szCs w:val="24"/>
          <w:lang w:val="es-ES" w:eastAsia="ko-KR"/>
        </w:rPr>
        <w:t>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silence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buzzed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silence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as </w:t>
      </w:r>
      <w:proofErr w:type="spellStart"/>
      <w:r w:rsidRPr="00623806">
        <w:rPr>
          <w:rFonts w:ascii="Helvetica" w:hAnsi="Helvetica"/>
          <w:color w:val="000000"/>
          <w:szCs w:val="24"/>
          <w:lang w:val="es-ES" w:eastAsia="ko-KR"/>
        </w:rPr>
        <w:t>eerie</w:t>
      </w:r>
      <w:proofErr w:type="spellEnd"/>
      <w:r w:rsidRPr="00623806">
        <w:rPr>
          <w:rFonts w:ascii="Helvetica" w:hAnsi="Helvetica"/>
          <w:color w:val="000000"/>
          <w:szCs w:val="24"/>
          <w:lang w:val="es-ES" w:eastAsia="ko-KR"/>
        </w:rPr>
        <w:t xml:space="preserve"> as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air </w:t>
      </w:r>
      <w:proofErr w:type="spellStart"/>
      <w:r w:rsidRPr="00623806">
        <w:rPr>
          <w:rFonts w:ascii="Helvetica" w:hAnsi="Helvetica"/>
          <w:color w:val="000000"/>
          <w:szCs w:val="24"/>
          <w:lang w:val="es-ES" w:eastAsia="ko-KR"/>
        </w:rPr>
        <w:t>before</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lightning</w:t>
      </w:r>
      <w:proofErr w:type="spellEnd"/>
      <w:r w:rsidRPr="00623806">
        <w:rPr>
          <w:rFonts w:ascii="Helvetica" w:hAnsi="Helvetica"/>
          <w:color w:val="000000"/>
          <w:szCs w:val="24"/>
          <w:lang w:val="es-ES" w:eastAsia="ko-KR"/>
        </w:rPr>
        <w:t xml:space="preserve"> strike.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pulse </w:t>
      </w:r>
      <w:proofErr w:type="spellStart"/>
      <w:r w:rsidRPr="00623806">
        <w:rPr>
          <w:rFonts w:ascii="Helvetica" w:hAnsi="Helvetica"/>
          <w:color w:val="000000"/>
          <w:szCs w:val="24"/>
          <w:lang w:val="es-ES" w:eastAsia="ko-KR"/>
        </w:rPr>
        <w:t>kept</w:t>
      </w:r>
      <w:proofErr w:type="spellEnd"/>
      <w:r w:rsidRPr="00623806">
        <w:rPr>
          <w:rFonts w:ascii="Helvetica" w:hAnsi="Helvetica"/>
          <w:color w:val="000000"/>
          <w:szCs w:val="24"/>
          <w:lang w:val="es-ES" w:eastAsia="ko-KR"/>
        </w:rPr>
        <w:t xml:space="preserve"> time </w:t>
      </w:r>
      <w:proofErr w:type="spellStart"/>
      <w:r w:rsidRPr="00623806">
        <w:rPr>
          <w:rFonts w:ascii="Helvetica" w:hAnsi="Helvetica"/>
          <w:color w:val="000000"/>
          <w:szCs w:val="24"/>
          <w:lang w:val="es-ES" w:eastAsia="ko-KR"/>
        </w:rPr>
        <w:t>with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footsteps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slow</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steady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thoughts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were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anything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but</w:t>
      </w:r>
      <w:proofErr w:type="spellEnd"/>
      <w:r w:rsidRPr="00623806">
        <w:rPr>
          <w:rFonts w:ascii="Helvetica" w:hAnsi="Helvetica"/>
          <w:color w:val="000000"/>
          <w:szCs w:val="24"/>
          <w:lang w:val="es-ES" w:eastAsia="ko-KR"/>
        </w:rPr>
        <w:t>.</w:t>
      </w:r>
    </w:p>
    <w:p w14:paraId="7AB14B26" w14:textId="37037082" w:rsidR="003033DD" w:rsidRPr="00623806" w:rsidRDefault="003033DD" w:rsidP="003033DD">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Zeff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said</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word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since</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pulled</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out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café. He </w:t>
      </w:r>
      <w:proofErr w:type="spellStart"/>
      <w:r w:rsidRPr="00623806">
        <w:rPr>
          <w:rFonts w:ascii="Helvetica" w:hAnsi="Helvetica"/>
          <w:color w:val="000000"/>
          <w:szCs w:val="24"/>
          <w:lang w:val="es-ES" w:eastAsia="ko-KR"/>
        </w:rPr>
        <w:t>just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walked</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jaw</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tight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hands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gripping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only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keeping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from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tearing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something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apart</w:t>
      </w:r>
      <w:proofErr w:type="spellEnd"/>
      <w:r w:rsidRPr="00623806">
        <w:rPr>
          <w:rFonts w:ascii="Helvetica" w:hAnsi="Helvetica"/>
          <w:color w:val="000000"/>
          <w:szCs w:val="24"/>
          <w:lang w:val="es-ES" w:eastAsia="ko-KR"/>
        </w:rPr>
        <w:t>.</w:t>
      </w:r>
    </w:p>
    <w:p w14:paraId="6421BF21" w14:textId="0BA794C8" w:rsidR="003033DD" w:rsidRPr="00623806" w:rsidRDefault="003033DD" w:rsidP="003033DD">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But</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didn’t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need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words</w:t>
      </w:r>
      <w:proofErr w:type="spellEnd"/>
      <w:r w:rsidRPr="00623806">
        <w:rPr>
          <w:rFonts w:ascii="Helvetica" w:hAnsi="Helvetica"/>
          <w:color w:val="000000"/>
          <w:szCs w:val="24"/>
          <w:lang w:val="es-ES" w:eastAsia="ko-KR"/>
        </w:rPr>
        <w:t>.</w:t>
      </w:r>
    </w:p>
    <w:p w14:paraId="21272B95" w14:textId="1D13621C" w:rsidR="003033DD" w:rsidRPr="00623806" w:rsidRDefault="003033DD" w:rsidP="003033DD">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could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feel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w:t>
      </w:r>
    </w:p>
    <w:p w14:paraId="3435F9A6" w14:textId="18B61A15" w:rsidR="003033DD" w:rsidRPr="00623806" w:rsidRDefault="003033DD" w:rsidP="003033DD">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Whatever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happened</w:t>
      </w:r>
      <w:proofErr w:type="spellEnd"/>
      <w:r w:rsidRPr="00623806">
        <w:rPr>
          <w:rFonts w:ascii="Helvetica" w:hAnsi="Helvetica"/>
          <w:color w:val="000000"/>
          <w:szCs w:val="24"/>
          <w:lang w:val="es-ES" w:eastAsia="ko-KR"/>
        </w:rPr>
        <w:t xml:space="preserve"> back </w:t>
      </w:r>
      <w:proofErr w:type="spellStart"/>
      <w:r w:rsidRPr="00623806">
        <w:rPr>
          <w:rFonts w:ascii="Helvetica" w:hAnsi="Helvetica"/>
          <w:color w:val="000000"/>
          <w:szCs w:val="24"/>
          <w:lang w:val="es-ES" w:eastAsia="ko-KR"/>
        </w:rPr>
        <w:t>there</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whatever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unspoken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challenge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passed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between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him</w:t>
      </w:r>
      <w:proofErr w:type="spellEnd"/>
      <w:r w:rsidRPr="00623806">
        <w:rPr>
          <w:rFonts w:ascii="Helvetica" w:hAnsi="Helvetica"/>
          <w:color w:val="000000"/>
          <w:szCs w:val="24"/>
          <w:lang w:val="es-ES" w:eastAsia="ko-KR"/>
        </w:rPr>
        <w:t xml:space="preserve"> and William—</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long</w:t>
      </w:r>
      <w:proofErr w:type="spellEnd"/>
      <w:r w:rsidRPr="00623806">
        <w:rPr>
          <w:rFonts w:ascii="Helvetica" w:hAnsi="Helvetica"/>
          <w:color w:val="000000"/>
          <w:szCs w:val="24"/>
          <w:lang w:val="es-ES" w:eastAsia="ko-KR"/>
        </w:rPr>
        <w:t xml:space="preserve">-standing </w:t>
      </w:r>
      <w:proofErr w:type="spellStart"/>
      <w:r w:rsidRPr="00623806">
        <w:rPr>
          <w:rFonts w:ascii="Helvetica" w:hAnsi="Helvetica"/>
          <w:color w:val="000000"/>
          <w:szCs w:val="24"/>
          <w:lang w:val="es-ES" w:eastAsia="ko-KR"/>
        </w:rPr>
        <w:t>issue</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over</w:t>
      </w:r>
      <w:proofErr w:type="spellEnd"/>
      <w:r w:rsidRPr="00623806">
        <w:rPr>
          <w:rFonts w:ascii="Helvetica" w:hAnsi="Helvetica"/>
          <w:color w:val="000000"/>
          <w:szCs w:val="24"/>
          <w:lang w:val="es-ES" w:eastAsia="ko-KR"/>
        </w:rPr>
        <w:t>.</w:t>
      </w:r>
    </w:p>
    <w:p w14:paraId="305BE752" w14:textId="05B4708D" w:rsidR="003033DD" w:rsidRPr="00623806" w:rsidRDefault="003033DD" w:rsidP="003033DD">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And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worst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part</w:t>
      </w:r>
      <w:proofErr w:type="spellEnd"/>
      <w:r w:rsidRPr="00623806">
        <w:rPr>
          <w:rFonts w:ascii="Helvetica" w:hAnsi="Helvetica"/>
          <w:color w:val="000000"/>
          <w:szCs w:val="24"/>
          <w:lang w:val="es-ES" w:eastAsia="ko-KR"/>
        </w:rPr>
        <w:t>?</w:t>
      </w:r>
    </w:p>
    <w:p w14:paraId="575A5D1C" w14:textId="4033A7B8" w:rsidR="003033DD" w:rsidRPr="00623806" w:rsidRDefault="003033DD" w:rsidP="003033DD">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skin </w:t>
      </w:r>
      <w:proofErr w:type="spellStart"/>
      <w:r w:rsidRPr="00623806">
        <w:rPr>
          <w:rFonts w:ascii="Helvetica" w:hAnsi="Helvetica"/>
          <w:color w:val="000000"/>
          <w:szCs w:val="24"/>
          <w:lang w:val="es-ES" w:eastAsia="ko-KR"/>
        </w:rPr>
        <w:t>had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tingled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when</w:t>
      </w:r>
      <w:proofErr w:type="spellEnd"/>
      <w:r w:rsidRPr="00623806">
        <w:rPr>
          <w:rFonts w:ascii="Helvetica" w:hAnsi="Helvetica"/>
          <w:color w:val="000000"/>
          <w:szCs w:val="24"/>
          <w:lang w:val="es-ES" w:eastAsia="ko-KR"/>
        </w:rPr>
        <w:t xml:space="preserve"> William </w:t>
      </w:r>
      <w:proofErr w:type="spellStart"/>
      <w:r w:rsidRPr="00623806">
        <w:rPr>
          <w:rFonts w:ascii="Helvetica" w:hAnsi="Helvetica"/>
          <w:color w:val="000000"/>
          <w:szCs w:val="24"/>
          <w:lang w:val="es-ES" w:eastAsia="ko-KR"/>
        </w:rPr>
        <w:t>looked</w:t>
      </w:r>
      <w:proofErr w:type="spellEnd"/>
      <w:r w:rsidRPr="00623806">
        <w:rPr>
          <w:rFonts w:ascii="Helvetica" w:hAnsi="Helvetica"/>
          <w:color w:val="000000"/>
          <w:szCs w:val="24"/>
          <w:lang w:val="es-ES" w:eastAsia="ko-KR"/>
        </w:rPr>
        <w:t xml:space="preserve"> at me.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could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burn</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didn’t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understand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standing </w:t>
      </w:r>
      <w:proofErr w:type="spellStart"/>
      <w:r w:rsidRPr="00623806">
        <w:rPr>
          <w:rFonts w:ascii="Helvetica" w:hAnsi="Helvetica"/>
          <w:color w:val="000000"/>
          <w:szCs w:val="24"/>
          <w:lang w:val="es-ES" w:eastAsia="ko-KR"/>
        </w:rPr>
        <w:t>too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close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flame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didn’t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offer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warmth</w:t>
      </w:r>
      <w:proofErr w:type="spellEnd"/>
      <w:r w:rsidRPr="00623806">
        <w:rPr>
          <w:rFonts w:ascii="Helvetica" w:hAnsi="Helvetica"/>
          <w:color w:val="000000"/>
          <w:szCs w:val="24"/>
          <w:lang w:val="es-ES" w:eastAsia="ko-KR"/>
        </w:rPr>
        <w:t>.</w:t>
      </w:r>
    </w:p>
    <w:p w14:paraId="29E18BE6" w14:textId="51B8F8F5" w:rsidR="003033DD" w:rsidRPr="00623806" w:rsidRDefault="003033DD" w:rsidP="003033DD">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nothing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Zeff</w:t>
      </w:r>
      <w:proofErr w:type="spellEnd"/>
      <w:r w:rsidRPr="00623806">
        <w:rPr>
          <w:rFonts w:ascii="Helvetica" w:hAnsi="Helvetica"/>
          <w:color w:val="000000"/>
          <w:szCs w:val="24"/>
          <w:lang w:val="es-ES" w:eastAsia="ko-KR"/>
        </w:rPr>
        <w:t>.</w:t>
      </w:r>
    </w:p>
    <w:p w14:paraId="192D6537" w14:textId="665B2575" w:rsidR="003033DD" w:rsidRPr="00623806" w:rsidRDefault="003033DD" w:rsidP="003033DD">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lastRenderedPageBreak/>
        <w:t>Zeff’s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presence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wrapped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around</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instinct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felt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right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even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though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confused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hell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But</w:t>
      </w:r>
      <w:proofErr w:type="spellEnd"/>
      <w:r w:rsidRPr="00623806">
        <w:rPr>
          <w:rFonts w:ascii="Helvetica" w:hAnsi="Helvetica"/>
          <w:color w:val="000000"/>
          <w:szCs w:val="24"/>
          <w:lang w:val="es-ES" w:eastAsia="ko-KR"/>
        </w:rPr>
        <w:t xml:space="preserve"> William… </w:t>
      </w:r>
      <w:proofErr w:type="spellStart"/>
      <w:r w:rsidRPr="00623806">
        <w:rPr>
          <w:rFonts w:ascii="Helvetica" w:hAnsi="Helvetica"/>
          <w:color w:val="000000"/>
          <w:szCs w:val="24"/>
          <w:lang w:val="es-ES" w:eastAsia="ko-KR"/>
        </w:rPr>
        <w:t>William’s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presence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left</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breathless</w:t>
      </w:r>
      <w:proofErr w:type="spellEnd"/>
      <w:r w:rsidRPr="00623806">
        <w:rPr>
          <w:rFonts w:ascii="Helvetica" w:hAnsi="Helvetica"/>
          <w:color w:val="000000"/>
          <w:szCs w:val="24"/>
          <w:lang w:val="es-ES" w:eastAsia="ko-KR"/>
        </w:rPr>
        <w:t xml:space="preserve">. Off balance. </w:t>
      </w:r>
      <w:proofErr w:type="spellStart"/>
      <w:r w:rsidRPr="00623806">
        <w:rPr>
          <w:rFonts w:ascii="Helvetica" w:hAnsi="Helvetica"/>
          <w:color w:val="000000"/>
          <w:szCs w:val="24"/>
          <w:lang w:val="es-ES" w:eastAsia="ko-KR"/>
        </w:rPr>
        <w:t>Wrong</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but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not</w:t>
      </w:r>
      <w:proofErr w:type="spellEnd"/>
      <w:r w:rsidRPr="00623806">
        <w:rPr>
          <w:rFonts w:ascii="Helvetica" w:hAnsi="Helvetica"/>
          <w:color w:val="000000"/>
          <w:szCs w:val="24"/>
          <w:lang w:val="es-ES" w:eastAsia="ko-KR"/>
        </w:rPr>
        <w:t xml:space="preserve"> in a </w:t>
      </w:r>
      <w:proofErr w:type="spellStart"/>
      <w:r w:rsidRPr="00623806">
        <w:rPr>
          <w:rFonts w:ascii="Helvetica" w:hAnsi="Helvetica"/>
          <w:color w:val="000000"/>
          <w:szCs w:val="24"/>
          <w:lang w:val="es-ES" w:eastAsia="ko-KR"/>
        </w:rPr>
        <w:t>way</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could</w:t>
      </w:r>
      <w:proofErr w:type="spellEnd"/>
      <w:r w:rsidRPr="00623806">
        <w:rPr>
          <w:rFonts w:ascii="Helvetica" w:hAnsi="Helvetica"/>
          <w:color w:val="000000"/>
          <w:szCs w:val="24"/>
          <w:lang w:val="es-ES" w:eastAsia="ko-KR"/>
        </w:rPr>
        <w:t xml:space="preserve"> ignore.</w:t>
      </w:r>
    </w:p>
    <w:p w14:paraId="3247A212" w14:textId="462DCE96" w:rsidR="003033DD" w:rsidRPr="00623806" w:rsidRDefault="003033DD" w:rsidP="003033DD">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swallowed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hard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staring</w:t>
      </w:r>
      <w:proofErr w:type="spellEnd"/>
      <w:r w:rsidRPr="00623806">
        <w:rPr>
          <w:rFonts w:ascii="Helvetica" w:hAnsi="Helvetica"/>
          <w:color w:val="000000"/>
          <w:szCs w:val="24"/>
          <w:lang w:val="es-ES" w:eastAsia="ko-KR"/>
        </w:rPr>
        <w:t xml:space="preserve"> at </w:t>
      </w:r>
      <w:proofErr w:type="spellStart"/>
      <w:r w:rsidRPr="00623806">
        <w:rPr>
          <w:rFonts w:ascii="Helvetica" w:hAnsi="Helvetica"/>
          <w:color w:val="000000"/>
          <w:szCs w:val="24"/>
          <w:lang w:val="es-ES" w:eastAsia="ko-KR"/>
        </w:rPr>
        <w:t>Zeff’s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profile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Strong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jaw</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Shadowed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eyes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faint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twitch</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cheek</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muscle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only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happened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when</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trying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not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explode</w:t>
      </w:r>
      <w:proofErr w:type="spellEnd"/>
      <w:r w:rsidRPr="00623806">
        <w:rPr>
          <w:rFonts w:ascii="Helvetica" w:hAnsi="Helvetica"/>
          <w:color w:val="000000"/>
          <w:szCs w:val="24"/>
          <w:lang w:val="es-ES" w:eastAsia="ko-KR"/>
        </w:rPr>
        <w:t>.</w:t>
      </w:r>
    </w:p>
    <w:p w14:paraId="7916AC45" w14:textId="1C3F9298" w:rsidR="003033DD" w:rsidRPr="00623806" w:rsidRDefault="003033DD" w:rsidP="003033DD">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“Are </w:t>
      </w:r>
      <w:proofErr w:type="spellStart"/>
      <w:r w:rsidRPr="00623806">
        <w:rPr>
          <w:rFonts w:ascii="Helvetica" w:hAnsi="Helvetica"/>
          <w:color w:val="000000"/>
          <w:szCs w:val="24"/>
          <w:lang w:val="es-ES" w:eastAsia="ko-KR"/>
        </w:rPr>
        <w:t>you</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going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tell</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what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about</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asked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softly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watching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knuckles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whiten</w:t>
      </w:r>
      <w:proofErr w:type="spellEnd"/>
      <w:r w:rsidRPr="00623806">
        <w:rPr>
          <w:rFonts w:ascii="Helvetica" w:hAnsi="Helvetica"/>
          <w:color w:val="000000"/>
          <w:szCs w:val="24"/>
          <w:lang w:val="es-ES" w:eastAsia="ko-KR"/>
        </w:rPr>
        <w:t>.</w:t>
      </w:r>
    </w:p>
    <w:p w14:paraId="0C02E9B1" w14:textId="4DE786DE" w:rsidR="003033DD" w:rsidRPr="00623806" w:rsidRDefault="003033DD" w:rsidP="003033DD">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He </w:t>
      </w:r>
      <w:proofErr w:type="spellStart"/>
      <w:r w:rsidRPr="00623806">
        <w:rPr>
          <w:rFonts w:ascii="Helvetica" w:hAnsi="Helvetica"/>
          <w:color w:val="000000"/>
          <w:szCs w:val="24"/>
          <w:lang w:val="es-ES" w:eastAsia="ko-KR"/>
        </w:rPr>
        <w:t>didn’t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answer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right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away</w:t>
      </w:r>
      <w:proofErr w:type="spellEnd"/>
      <w:r w:rsidRPr="00623806">
        <w:rPr>
          <w:rFonts w:ascii="Helvetica" w:hAnsi="Helvetica"/>
          <w:color w:val="000000"/>
          <w:szCs w:val="24"/>
          <w:lang w:val="es-ES" w:eastAsia="ko-KR"/>
        </w:rPr>
        <w:t>.</w:t>
      </w:r>
    </w:p>
    <w:p w14:paraId="351A5662" w14:textId="2587D27E" w:rsidR="003033DD" w:rsidRPr="00623806" w:rsidRDefault="003033DD" w:rsidP="003033DD">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“No,” he </w:t>
      </w:r>
      <w:proofErr w:type="spellStart"/>
      <w:r w:rsidRPr="00623806">
        <w:rPr>
          <w:rFonts w:ascii="Helvetica" w:hAnsi="Helvetica"/>
          <w:color w:val="000000"/>
          <w:szCs w:val="24"/>
          <w:lang w:val="es-ES" w:eastAsia="ko-KR"/>
        </w:rPr>
        <w:t>finally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muttered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voice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low</w:t>
      </w:r>
      <w:proofErr w:type="spellEnd"/>
      <w:r w:rsidRPr="00623806">
        <w:rPr>
          <w:rFonts w:ascii="Helvetica" w:hAnsi="Helvetica"/>
          <w:color w:val="000000"/>
          <w:szCs w:val="24"/>
          <w:lang w:val="es-ES" w:eastAsia="ko-KR"/>
        </w:rPr>
        <w:t xml:space="preserve">, </w:t>
      </w:r>
      <w:proofErr w:type="spellStart"/>
      <w:r w:rsidR="00A00F3C" w:rsidRPr="00623806">
        <w:rPr>
          <w:rFonts w:ascii="Helvetica" w:hAnsi="Helvetica"/>
          <w:color w:val="000000"/>
          <w:szCs w:val="24"/>
          <w:lang w:val="es-ES" w:eastAsia="ko-KR"/>
        </w:rPr>
        <w:t>gravel-</w:t>
      </w:r>
      <w:r w:rsidR="00775DFD" w:rsidRPr="00623806">
        <w:rPr>
          <w:rFonts w:ascii="Helvetica" w:hAnsi="Helvetica"/>
          <w:color w:val="000000"/>
          <w:szCs w:val="24"/>
          <w:lang w:val="es-ES" w:eastAsia="ko-KR"/>
        </w:rPr>
        <w:t>edged</w:t>
      </w:r>
      <w:proofErr w:type="spellEnd"/>
      <w:r w:rsidRPr="00623806">
        <w:rPr>
          <w:rFonts w:ascii="Helvetica" w:hAnsi="Helvetica"/>
          <w:color w:val="000000"/>
          <w:szCs w:val="24"/>
          <w:lang w:val="es-ES" w:eastAsia="ko-KR"/>
        </w:rPr>
        <w:t>.</w:t>
      </w:r>
    </w:p>
    <w:p w14:paraId="539AFA05" w14:textId="4EFE147A" w:rsidR="003033DD" w:rsidRPr="00623806" w:rsidRDefault="003033DD" w:rsidP="003033DD">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tell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When</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hiding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something</w:t>
      </w:r>
      <w:proofErr w:type="spellEnd"/>
      <w:r w:rsidRPr="00623806">
        <w:rPr>
          <w:rFonts w:ascii="Helvetica" w:hAnsi="Helvetica"/>
          <w:color w:val="000000"/>
          <w:szCs w:val="24"/>
          <w:lang w:val="es-ES" w:eastAsia="ko-KR"/>
        </w:rPr>
        <w:t>.</w:t>
      </w:r>
    </w:p>
    <w:p w14:paraId="0B9C4038" w14:textId="68603C81" w:rsidR="003033DD" w:rsidRPr="00623806" w:rsidRDefault="003033DD" w:rsidP="003033DD">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gaze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drifted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sidewalk</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reflection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stared</w:t>
      </w:r>
      <w:proofErr w:type="spellEnd"/>
      <w:r w:rsidRPr="00623806">
        <w:rPr>
          <w:rFonts w:ascii="Helvetica" w:hAnsi="Helvetica"/>
          <w:color w:val="000000"/>
          <w:szCs w:val="24"/>
          <w:lang w:val="es-ES" w:eastAsia="ko-KR"/>
        </w:rPr>
        <w:t xml:space="preserve"> back at me </w:t>
      </w:r>
      <w:proofErr w:type="spellStart"/>
      <w:r w:rsidRPr="00623806">
        <w:rPr>
          <w:rFonts w:ascii="Helvetica" w:hAnsi="Helvetica"/>
          <w:color w:val="000000"/>
          <w:szCs w:val="24"/>
          <w:lang w:val="es-ES" w:eastAsia="ko-KR"/>
        </w:rPr>
        <w:t>with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narrowed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eyes</w:t>
      </w:r>
      <w:proofErr w:type="spellEnd"/>
      <w:r w:rsidRPr="00623806">
        <w:rPr>
          <w:rFonts w:ascii="Helvetica" w:hAnsi="Helvetica"/>
          <w:color w:val="000000"/>
          <w:szCs w:val="24"/>
          <w:lang w:val="es-ES" w:eastAsia="ko-KR"/>
        </w:rPr>
        <w:t>. "</w:t>
      </w:r>
      <w:proofErr w:type="spellStart"/>
      <w:r w:rsidRPr="00623806">
        <w:rPr>
          <w:rFonts w:ascii="Helvetica" w:hAnsi="Helvetica"/>
          <w:color w:val="000000"/>
          <w:szCs w:val="24"/>
          <w:lang w:val="es-ES" w:eastAsia="ko-KR"/>
        </w:rPr>
        <w:t>Not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today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didn’t</w:t>
      </w:r>
      <w:proofErr w:type="spellEnd"/>
      <w:r w:rsidRPr="00623806">
        <w:rPr>
          <w:rFonts w:ascii="Helvetica" w:hAnsi="Helvetica"/>
          <w:color w:val="000000"/>
          <w:szCs w:val="24"/>
          <w:lang w:val="es-ES" w:eastAsia="ko-KR"/>
        </w:rPr>
        <w:t xml:space="preserve"> mean no. And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meant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everything</w:t>
      </w:r>
      <w:proofErr w:type="spellEnd"/>
      <w:r w:rsidRPr="00623806">
        <w:rPr>
          <w:rFonts w:ascii="Helvetica" w:hAnsi="Helvetica"/>
          <w:color w:val="000000"/>
          <w:szCs w:val="24"/>
          <w:lang w:val="es-ES" w:eastAsia="ko-KR"/>
        </w:rPr>
        <w:t>.</w:t>
      </w:r>
    </w:p>
    <w:p w14:paraId="4F08041D" w14:textId="0B9B8594" w:rsidR="003033DD" w:rsidRPr="00623806" w:rsidRDefault="003033DD" w:rsidP="003033DD">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Because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Zeff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secrets</w:t>
      </w:r>
      <w:proofErr w:type="spellEnd"/>
      <w:r w:rsidRPr="00623806">
        <w:rPr>
          <w:rFonts w:ascii="Helvetica" w:hAnsi="Helvetica"/>
          <w:color w:val="000000"/>
          <w:szCs w:val="24"/>
          <w:lang w:val="es-ES" w:eastAsia="ko-KR"/>
        </w:rPr>
        <w:t>.</w:t>
      </w:r>
    </w:p>
    <w:p w14:paraId="01929AFD" w14:textId="77777777" w:rsidR="003033DD" w:rsidRPr="00623806" w:rsidRDefault="003033DD" w:rsidP="003033DD">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And so </w:t>
      </w:r>
      <w:proofErr w:type="spellStart"/>
      <w:r w:rsidRPr="00623806">
        <w:rPr>
          <w:rFonts w:ascii="Helvetica" w:hAnsi="Helvetica"/>
          <w:color w:val="000000"/>
          <w:szCs w:val="24"/>
          <w:lang w:val="es-ES" w:eastAsia="ko-KR"/>
        </w:rPr>
        <w:t>did</w:t>
      </w:r>
      <w:proofErr w:type="spellEnd"/>
      <w:r w:rsidRPr="00623806">
        <w:rPr>
          <w:rFonts w:ascii="Helvetica" w:hAnsi="Helvetica"/>
          <w:color w:val="000000"/>
          <w:szCs w:val="24"/>
          <w:lang w:val="es-ES" w:eastAsia="ko-KR"/>
        </w:rPr>
        <w:t xml:space="preserve"> William.</w:t>
      </w:r>
    </w:p>
    <w:p w14:paraId="1BD5E81F" w14:textId="11552C92" w:rsidR="003033DD" w:rsidRPr="00623806" w:rsidRDefault="003033DD" w:rsidP="003033DD">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And </w:t>
      </w:r>
      <w:proofErr w:type="spellStart"/>
      <w:r w:rsidRPr="00623806">
        <w:rPr>
          <w:rFonts w:ascii="Helvetica" w:hAnsi="Helvetica"/>
          <w:color w:val="000000"/>
          <w:szCs w:val="24"/>
          <w:lang w:val="es-ES" w:eastAsia="ko-KR"/>
        </w:rPr>
        <w:t>suddenly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all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those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things</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used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laugh</w:t>
      </w:r>
      <w:proofErr w:type="spellEnd"/>
      <w:r w:rsidRPr="00623806">
        <w:rPr>
          <w:rFonts w:ascii="Helvetica" w:hAnsi="Helvetica"/>
          <w:color w:val="000000"/>
          <w:szCs w:val="24"/>
          <w:lang w:val="es-ES" w:eastAsia="ko-KR"/>
        </w:rPr>
        <w:t xml:space="preserve"> off in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romance </w:t>
      </w:r>
      <w:proofErr w:type="spellStart"/>
      <w:r w:rsidRPr="00623806">
        <w:rPr>
          <w:rFonts w:ascii="Helvetica" w:hAnsi="Helvetica"/>
          <w:color w:val="000000"/>
          <w:szCs w:val="24"/>
          <w:lang w:val="es-ES" w:eastAsia="ko-KR"/>
        </w:rPr>
        <w:t>books</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read</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shifters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bonds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moon</w:t>
      </w:r>
      <w:proofErr w:type="spellEnd"/>
      <w:r w:rsidRPr="00623806">
        <w:rPr>
          <w:rFonts w:ascii="Helvetica" w:hAnsi="Helvetica"/>
          <w:color w:val="000000"/>
          <w:szCs w:val="24"/>
          <w:lang w:val="es-ES" w:eastAsia="ko-KR"/>
        </w:rPr>
        <w:t xml:space="preserve"> mates—</w:t>
      </w:r>
      <w:proofErr w:type="spellStart"/>
      <w:r w:rsidRPr="00623806">
        <w:rPr>
          <w:rFonts w:ascii="Helvetica" w:hAnsi="Helvetica"/>
          <w:color w:val="000000"/>
          <w:szCs w:val="24"/>
          <w:lang w:val="es-ES" w:eastAsia="ko-KR"/>
        </w:rPr>
        <w:t>didn’t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seem</w:t>
      </w:r>
      <w:proofErr w:type="spellEnd"/>
      <w:r w:rsidRPr="00623806">
        <w:rPr>
          <w:rFonts w:ascii="Helvetica" w:hAnsi="Helvetica"/>
          <w:color w:val="000000"/>
          <w:szCs w:val="24"/>
          <w:lang w:val="es-ES" w:eastAsia="ko-KR"/>
        </w:rPr>
        <w:t xml:space="preserve"> so </w:t>
      </w:r>
      <w:proofErr w:type="spellStart"/>
      <w:r w:rsidRPr="00623806">
        <w:rPr>
          <w:rFonts w:ascii="Helvetica" w:hAnsi="Helvetica"/>
          <w:color w:val="000000"/>
          <w:szCs w:val="24"/>
          <w:lang w:val="es-ES" w:eastAsia="ko-KR"/>
        </w:rPr>
        <w:t>ridiculous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anymore</w:t>
      </w:r>
      <w:proofErr w:type="spellEnd"/>
      <w:r w:rsidRPr="00623806">
        <w:rPr>
          <w:rFonts w:ascii="Helvetica" w:hAnsi="Helvetica"/>
          <w:color w:val="000000"/>
          <w:szCs w:val="24"/>
          <w:lang w:val="es-ES" w:eastAsia="ko-KR"/>
        </w:rPr>
        <w:t>.</w:t>
      </w:r>
    </w:p>
    <w:p w14:paraId="64EC0B5F" w14:textId="6DE1FA88" w:rsidR="003033DD" w:rsidRPr="00623806" w:rsidRDefault="003033DD" w:rsidP="003033DD">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Zeff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looked</w:t>
      </w:r>
      <w:proofErr w:type="spellEnd"/>
      <w:r w:rsidRPr="00623806">
        <w:rPr>
          <w:rFonts w:ascii="Helvetica" w:hAnsi="Helvetica"/>
          <w:color w:val="000000"/>
          <w:szCs w:val="24"/>
          <w:lang w:val="es-ES" w:eastAsia="ko-KR"/>
        </w:rPr>
        <w:t xml:space="preserve"> at me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always</w:t>
      </w:r>
      <w:proofErr w:type="spellEnd"/>
      <w:r w:rsidRPr="00623806">
        <w:rPr>
          <w:rFonts w:ascii="Helvetica" w:hAnsi="Helvetica"/>
          <w:color w:val="000000"/>
          <w:szCs w:val="24"/>
          <w:lang w:val="es-ES" w:eastAsia="ko-KR"/>
        </w:rPr>
        <w:t xml:space="preserve"> holding </w:t>
      </w:r>
      <w:proofErr w:type="spellStart"/>
      <w:r w:rsidRPr="00623806">
        <w:rPr>
          <w:rFonts w:ascii="Helvetica" w:hAnsi="Helvetica"/>
          <w:color w:val="000000"/>
          <w:szCs w:val="24"/>
          <w:lang w:val="es-ES" w:eastAsia="ko-KR"/>
        </w:rPr>
        <w:t>something</w:t>
      </w:r>
      <w:proofErr w:type="spellEnd"/>
      <w:r w:rsidRPr="00623806">
        <w:rPr>
          <w:rFonts w:ascii="Helvetica" w:hAnsi="Helvetica"/>
          <w:color w:val="000000"/>
          <w:szCs w:val="24"/>
          <w:lang w:val="es-ES" w:eastAsia="ko-KR"/>
        </w:rPr>
        <w:t xml:space="preserve"> back.</w:t>
      </w:r>
    </w:p>
    <w:p w14:paraId="31245E4C" w14:textId="4519125B" w:rsidR="003033DD" w:rsidRPr="00623806" w:rsidRDefault="003033DD" w:rsidP="003033DD">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way</w:t>
      </w:r>
      <w:proofErr w:type="spellEnd"/>
      <w:r w:rsidRPr="00623806">
        <w:rPr>
          <w:rFonts w:ascii="Helvetica" w:hAnsi="Helvetica"/>
          <w:color w:val="000000"/>
          <w:szCs w:val="24"/>
          <w:lang w:val="es-ES" w:eastAsia="ko-KR"/>
        </w:rPr>
        <w:t xml:space="preserve"> Shadow </w:t>
      </w:r>
      <w:proofErr w:type="spellStart"/>
      <w:r w:rsidRPr="00623806">
        <w:rPr>
          <w:rFonts w:ascii="Helvetica" w:hAnsi="Helvetica"/>
          <w:color w:val="000000"/>
          <w:szCs w:val="24"/>
          <w:lang w:val="es-ES" w:eastAsia="ko-KR"/>
        </w:rPr>
        <w:t>growled</w:t>
      </w:r>
      <w:proofErr w:type="spellEnd"/>
      <w:r w:rsidRPr="00623806">
        <w:rPr>
          <w:rFonts w:ascii="Helvetica" w:hAnsi="Helvetica"/>
          <w:color w:val="000000"/>
          <w:szCs w:val="24"/>
          <w:lang w:val="es-ES" w:eastAsia="ko-KR"/>
        </w:rPr>
        <w:t xml:space="preserve"> at Owen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saw</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something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rest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us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didn’t</w:t>
      </w:r>
      <w:proofErr w:type="spellEnd"/>
      <w:r w:rsidRPr="00623806">
        <w:rPr>
          <w:rFonts w:ascii="Helvetica" w:hAnsi="Helvetica"/>
          <w:color w:val="000000"/>
          <w:szCs w:val="24"/>
          <w:lang w:val="es-ES" w:eastAsia="ko-KR"/>
        </w:rPr>
        <w:t>.</w:t>
      </w:r>
    </w:p>
    <w:p w14:paraId="1BD45120" w14:textId="1153560E" w:rsidR="003033DD" w:rsidRPr="00623806" w:rsidRDefault="003033DD" w:rsidP="003033DD">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How</w:t>
      </w:r>
      <w:proofErr w:type="spellEnd"/>
      <w:r w:rsidRPr="00623806">
        <w:rPr>
          <w:rFonts w:ascii="Helvetica" w:hAnsi="Helvetica"/>
          <w:color w:val="000000"/>
          <w:szCs w:val="24"/>
          <w:lang w:val="es-ES" w:eastAsia="ko-KR"/>
        </w:rPr>
        <w:t xml:space="preserve"> Owen </w:t>
      </w:r>
      <w:proofErr w:type="spellStart"/>
      <w:r w:rsidRPr="00623806">
        <w:rPr>
          <w:rFonts w:ascii="Helvetica" w:hAnsi="Helvetica"/>
          <w:color w:val="000000"/>
          <w:szCs w:val="24"/>
          <w:lang w:val="es-ES" w:eastAsia="ko-KR"/>
        </w:rPr>
        <w:t>pulled</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into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darkness</w:t>
      </w:r>
      <w:proofErr w:type="spellEnd"/>
      <w:r w:rsidRPr="00623806">
        <w:rPr>
          <w:rFonts w:ascii="Helvetica" w:hAnsi="Helvetica"/>
          <w:color w:val="000000"/>
          <w:szCs w:val="24"/>
          <w:lang w:val="es-ES" w:eastAsia="ko-KR"/>
        </w:rPr>
        <w:t>.</w:t>
      </w:r>
    </w:p>
    <w:p w14:paraId="14BD50FA" w14:textId="7A0AF484" w:rsidR="003033DD" w:rsidRPr="00623806" w:rsidRDefault="003033DD" w:rsidP="003033DD">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way</w:t>
      </w:r>
      <w:proofErr w:type="spellEnd"/>
      <w:r w:rsidRPr="00623806">
        <w:rPr>
          <w:rFonts w:ascii="Helvetica" w:hAnsi="Helvetica"/>
          <w:color w:val="000000"/>
          <w:szCs w:val="24"/>
          <w:lang w:val="es-ES" w:eastAsia="ko-KR"/>
        </w:rPr>
        <w:t xml:space="preserve"> William </w:t>
      </w:r>
      <w:proofErr w:type="spellStart"/>
      <w:r w:rsidRPr="00623806">
        <w:rPr>
          <w:rFonts w:ascii="Helvetica" w:hAnsi="Helvetica"/>
          <w:color w:val="000000"/>
          <w:szCs w:val="24"/>
          <w:lang w:val="es-ES" w:eastAsia="ko-KR"/>
        </w:rPr>
        <w:t>smelled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dream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forgotten</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made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skin </w:t>
      </w:r>
      <w:proofErr w:type="spellStart"/>
      <w:r w:rsidRPr="00623806">
        <w:rPr>
          <w:rFonts w:ascii="Helvetica" w:hAnsi="Helvetica"/>
          <w:color w:val="000000"/>
          <w:szCs w:val="24"/>
          <w:lang w:val="es-ES" w:eastAsia="ko-KR"/>
        </w:rPr>
        <w:t>buzz</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walked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into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another</w:t>
      </w:r>
      <w:proofErr w:type="spellEnd"/>
      <w:r w:rsidRPr="00623806">
        <w:rPr>
          <w:rFonts w:ascii="Helvetica" w:hAnsi="Helvetica"/>
          <w:color w:val="000000"/>
          <w:szCs w:val="24"/>
          <w:lang w:val="es-ES" w:eastAsia="ko-KR"/>
        </w:rPr>
        <w:t xml:space="preserve"> </w:t>
      </w:r>
      <w:proofErr w:type="spellStart"/>
      <w:proofErr w:type="gramStart"/>
      <w:r w:rsidRPr="00623806">
        <w:rPr>
          <w:rFonts w:ascii="Helvetica" w:hAnsi="Helvetica"/>
          <w:color w:val="000000"/>
          <w:szCs w:val="24"/>
          <w:lang w:val="es-ES" w:eastAsia="ko-KR"/>
        </w:rPr>
        <w:t>reality</w:t>
      </w:r>
      <w:proofErr w:type="spellEnd"/>
      <w:proofErr w:type="gram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entirely</w:t>
      </w:r>
      <w:proofErr w:type="spellEnd"/>
      <w:r w:rsidRPr="00623806">
        <w:rPr>
          <w:rFonts w:ascii="Helvetica" w:hAnsi="Helvetica"/>
          <w:color w:val="000000"/>
          <w:szCs w:val="24"/>
          <w:lang w:val="es-ES" w:eastAsia="ko-KR"/>
        </w:rPr>
        <w:t>.</w:t>
      </w:r>
    </w:p>
    <w:p w14:paraId="2EDEDDA4" w14:textId="16ACB0E5" w:rsidR="003033DD" w:rsidRPr="00623806" w:rsidRDefault="003033DD" w:rsidP="003033DD">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Something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adding</w:t>
      </w:r>
      <w:proofErr w:type="spellEnd"/>
      <w:r w:rsidRPr="00623806">
        <w:rPr>
          <w:rFonts w:ascii="Helvetica" w:hAnsi="Helvetica"/>
          <w:color w:val="000000"/>
          <w:szCs w:val="24"/>
          <w:lang w:val="es-ES" w:eastAsia="ko-KR"/>
        </w:rPr>
        <w:t xml:space="preserve"> up. </w:t>
      </w:r>
      <w:proofErr w:type="spellStart"/>
      <w:r w:rsidRPr="00623806">
        <w:rPr>
          <w:rFonts w:ascii="Helvetica" w:hAnsi="Helvetica"/>
          <w:color w:val="000000"/>
          <w:szCs w:val="24"/>
          <w:lang w:val="es-ES" w:eastAsia="ko-KR"/>
        </w:rPr>
        <w:t>But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numbers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were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getting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close</w:t>
      </w:r>
      <w:proofErr w:type="spellEnd"/>
      <w:r w:rsidRPr="00623806">
        <w:rPr>
          <w:rFonts w:ascii="Helvetica" w:hAnsi="Helvetica"/>
          <w:color w:val="000000"/>
          <w:szCs w:val="24"/>
          <w:lang w:val="es-ES" w:eastAsia="ko-KR"/>
        </w:rPr>
        <w:t>.</w:t>
      </w:r>
    </w:p>
    <w:p w14:paraId="3B92A060" w14:textId="3893BC54" w:rsidR="003033DD" w:rsidRPr="00623806" w:rsidRDefault="003033DD" w:rsidP="003033DD">
      <w:pPr>
        <w:spacing w:line="276" w:lineRule="auto"/>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And </w:t>
      </w:r>
      <w:proofErr w:type="spellStart"/>
      <w:r w:rsidRPr="00623806">
        <w:rPr>
          <w:rFonts w:ascii="Helvetica" w:hAnsi="Helvetica"/>
          <w:color w:val="000000"/>
          <w:szCs w:val="24"/>
          <w:lang w:val="es-ES" w:eastAsia="ko-KR"/>
        </w:rPr>
        <w:t>if</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right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even</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sliver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what</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starting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feel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turned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be true…</w:t>
      </w:r>
    </w:p>
    <w:p w14:paraId="65A1E53C" w14:textId="3F44418E" w:rsidR="003033DD" w:rsidRPr="00623806" w:rsidRDefault="003033DD" w:rsidP="003033DD">
      <w:pPr>
        <w:spacing w:line="276" w:lineRule="auto"/>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lastRenderedPageBreak/>
        <w:t>Then</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wasn’t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just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caught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between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two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men</w:t>
      </w:r>
      <w:proofErr w:type="spellEnd"/>
      <w:r w:rsidRPr="00623806">
        <w:rPr>
          <w:rFonts w:ascii="Helvetica" w:hAnsi="Helvetica"/>
          <w:color w:val="000000"/>
          <w:szCs w:val="24"/>
          <w:lang w:val="es-ES" w:eastAsia="ko-KR"/>
        </w:rPr>
        <w:t>.</w:t>
      </w:r>
    </w:p>
    <w:p w14:paraId="2297DDC9" w14:textId="0EE42B69" w:rsidR="00721441" w:rsidRPr="00623806" w:rsidRDefault="003033DD" w:rsidP="003033DD">
      <w:pPr>
        <w:spacing w:line="276" w:lineRule="auto"/>
        <w:ind w:firstLine="720"/>
        <w:jc w:val="both"/>
        <w:rPr>
          <w:rFonts w:ascii="Helvetica" w:hAnsi="Helvetica"/>
          <w:lang w:val="es-ES"/>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caught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between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i/>
          <w:iCs/>
          <w:color w:val="000000"/>
          <w:szCs w:val="24"/>
          <w:lang w:val="es-ES" w:eastAsia="ko-KR"/>
        </w:rPr>
        <w:t>worlds</w:t>
      </w:r>
      <w:proofErr w:type="spellEnd"/>
      <w:r w:rsidRPr="00623806">
        <w:rPr>
          <w:rFonts w:ascii="Helvetica" w:hAnsi="Helvetica"/>
          <w:color w:val="000000"/>
          <w:szCs w:val="24"/>
          <w:lang w:val="es-ES" w:eastAsia="ko-KR"/>
        </w:rPr>
        <w:t>.</w:t>
      </w:r>
      <w:r w:rsidR="00721441" w:rsidRPr="00623806">
        <w:rPr>
          <w:rFonts w:ascii="Helvetica" w:hAnsi="Helvetica"/>
          <w:lang w:val="es-ES"/>
        </w:rPr>
        <w:br w:type="page"/>
      </w:r>
    </w:p>
    <w:p w14:paraId="37241A99" w14:textId="77777777" w:rsidR="00721441" w:rsidRPr="00623806" w:rsidRDefault="00721441" w:rsidP="00721441">
      <w:pPr>
        <w:jc w:val="center"/>
        <w:rPr>
          <w:rFonts w:ascii="Libre Baskerville" w:hAnsi="Libre Baskerville"/>
          <w:sz w:val="44"/>
          <w:szCs w:val="44"/>
          <w:lang w:val="es-ES"/>
        </w:rPr>
      </w:pPr>
    </w:p>
    <w:p w14:paraId="7F1D2A5B" w14:textId="77777777" w:rsidR="00721441" w:rsidRPr="00623806" w:rsidRDefault="00721441" w:rsidP="00721441">
      <w:pPr>
        <w:jc w:val="center"/>
        <w:rPr>
          <w:rFonts w:ascii="Libre Baskerville" w:hAnsi="Libre Baskerville"/>
          <w:sz w:val="44"/>
          <w:szCs w:val="44"/>
          <w:lang w:val="es-ES"/>
        </w:rPr>
      </w:pPr>
    </w:p>
    <w:p w14:paraId="1CEEEFE7" w14:textId="77777777" w:rsidR="00721441" w:rsidRPr="00623806" w:rsidRDefault="00721441" w:rsidP="00721441">
      <w:pPr>
        <w:jc w:val="center"/>
        <w:rPr>
          <w:rFonts w:ascii="Libre Baskerville" w:hAnsi="Libre Baskerville"/>
          <w:sz w:val="44"/>
          <w:szCs w:val="44"/>
          <w:lang w:val="es-ES"/>
        </w:rPr>
      </w:pPr>
    </w:p>
    <w:p w14:paraId="15763ABA" w14:textId="77777777" w:rsidR="00721441" w:rsidRPr="00623806" w:rsidRDefault="00721441" w:rsidP="00721441">
      <w:pPr>
        <w:jc w:val="center"/>
        <w:rPr>
          <w:rFonts w:ascii="Libre Baskerville" w:hAnsi="Libre Baskerville"/>
          <w:sz w:val="44"/>
          <w:szCs w:val="44"/>
          <w:lang w:val="es-ES"/>
        </w:rPr>
      </w:pPr>
    </w:p>
    <w:p w14:paraId="73B7A1D2" w14:textId="77777777" w:rsidR="00721441" w:rsidRPr="00623806" w:rsidRDefault="00721441" w:rsidP="00721441">
      <w:pPr>
        <w:jc w:val="center"/>
        <w:rPr>
          <w:rFonts w:ascii="Libre Baskerville" w:hAnsi="Libre Baskerville"/>
          <w:sz w:val="44"/>
          <w:szCs w:val="44"/>
          <w:lang w:val="es-ES"/>
        </w:rPr>
      </w:pPr>
    </w:p>
    <w:p w14:paraId="66C7F497" w14:textId="77777777" w:rsidR="00721441" w:rsidRPr="00623806" w:rsidRDefault="00721441" w:rsidP="00721441">
      <w:pPr>
        <w:jc w:val="center"/>
        <w:rPr>
          <w:rFonts w:ascii="Libre Baskerville" w:hAnsi="Libre Baskerville"/>
          <w:sz w:val="44"/>
          <w:szCs w:val="44"/>
          <w:lang w:val="es-ES"/>
        </w:rPr>
      </w:pPr>
      <w:r w:rsidRPr="00623806">
        <w:rPr>
          <w:rFonts w:ascii="Libre Baskerville" w:hAnsi="Libre Baskerville"/>
          <w:sz w:val="44"/>
          <w:szCs w:val="44"/>
          <w:lang w:val="es-ES"/>
        </w:rPr>
        <w:t>15</w:t>
      </w:r>
    </w:p>
    <w:p w14:paraId="1FFF3613" w14:textId="77777777" w:rsidR="00721441" w:rsidRPr="00623806" w:rsidRDefault="00721441" w:rsidP="00721441">
      <w:pPr>
        <w:jc w:val="center"/>
        <w:rPr>
          <w:rFonts w:ascii="Libre Baskerville" w:hAnsi="Libre Baskerville"/>
          <w:sz w:val="44"/>
          <w:szCs w:val="44"/>
          <w:lang w:val="es-ES"/>
        </w:rPr>
      </w:pPr>
      <w:r w:rsidRPr="00623806">
        <w:rPr>
          <w:rFonts w:ascii="Libre Baskerville" w:hAnsi="Libre Baskerville"/>
          <w:sz w:val="44"/>
          <w:szCs w:val="44"/>
          <w:lang w:val="es-ES"/>
        </w:rPr>
        <w:t>WARNINGS</w:t>
      </w:r>
    </w:p>
    <w:p w14:paraId="1CCA3BFD" w14:textId="77777777" w:rsidR="00721441" w:rsidRPr="00623806" w:rsidRDefault="00721441" w:rsidP="00721441">
      <w:pPr>
        <w:pStyle w:val="SceneFirstParagraph"/>
        <w:spacing w:line="276" w:lineRule="auto"/>
        <w:jc w:val="both"/>
        <w:rPr>
          <w:rFonts w:ascii="Helvetica" w:hAnsi="Helvetica"/>
          <w:lang w:val="es-ES"/>
        </w:rPr>
      </w:pPr>
    </w:p>
    <w:p w14:paraId="56A8FA9D" w14:textId="30523F60" w:rsidR="007D7C07" w:rsidRPr="00623806" w:rsidRDefault="007D7C07" w:rsidP="0035271A">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forest</w:t>
      </w:r>
      <w:proofErr w:type="spellEnd"/>
      <w:r w:rsidRPr="00623806">
        <w:rPr>
          <w:rFonts w:ascii="Helvetica" w:hAnsi="Helvetica"/>
          <w:lang w:val="es-ES"/>
        </w:rPr>
        <w:t xml:space="preserve">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peaceful</w:t>
      </w:r>
      <w:proofErr w:type="spellEnd"/>
      <w:r w:rsidRPr="00623806">
        <w:rPr>
          <w:rFonts w:ascii="Helvetica" w:hAnsi="Helvetica"/>
          <w:lang w:val="es-ES"/>
        </w:rPr>
        <w:t xml:space="preserve"> </w:t>
      </w:r>
      <w:proofErr w:type="spellStart"/>
      <w:r w:rsidRPr="00623806">
        <w:rPr>
          <w:rFonts w:ascii="Helvetica" w:hAnsi="Helvetica"/>
          <w:lang w:val="es-ES"/>
        </w:rPr>
        <w:t>tonight</w:t>
      </w:r>
      <w:proofErr w:type="spellEnd"/>
      <w:r w:rsidRPr="00623806">
        <w:rPr>
          <w:rFonts w:ascii="Helvetica" w:hAnsi="Helvetica"/>
          <w:lang w:val="es-ES"/>
        </w:rPr>
        <w:t>.</w:t>
      </w:r>
    </w:p>
    <w:p w14:paraId="3102D49B" w14:textId="0E1BA3F8"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breathed</w:t>
      </w:r>
      <w:proofErr w:type="spellEnd"/>
      <w:r w:rsidRPr="00623806">
        <w:rPr>
          <w:rFonts w:ascii="Helvetica" w:hAnsi="Helvetica"/>
          <w:lang w:val="es-ES"/>
        </w:rPr>
        <w:t xml:space="preserve"> </w:t>
      </w:r>
      <w:proofErr w:type="spellStart"/>
      <w:r w:rsidRPr="00623806">
        <w:rPr>
          <w:rFonts w:ascii="Helvetica" w:hAnsi="Helvetica"/>
          <w:lang w:val="es-ES"/>
        </w:rPr>
        <w:t>around</w:t>
      </w:r>
      <w:proofErr w:type="spellEnd"/>
      <w:r w:rsidRPr="00623806">
        <w:rPr>
          <w:rFonts w:ascii="Helvetica" w:hAnsi="Helvetica"/>
          <w:lang w:val="es-ES"/>
        </w:rPr>
        <w:t xml:space="preserve"> me—</w:t>
      </w:r>
      <w:proofErr w:type="spellStart"/>
      <w:r w:rsidRPr="00623806">
        <w:rPr>
          <w:rFonts w:ascii="Helvetica" w:hAnsi="Helvetica"/>
          <w:lang w:val="es-ES"/>
        </w:rPr>
        <w:t>dark</w:t>
      </w:r>
      <w:proofErr w:type="spellEnd"/>
      <w:r w:rsidRPr="00623806">
        <w:rPr>
          <w:rFonts w:ascii="Helvetica" w:hAnsi="Helvetica"/>
          <w:lang w:val="es-ES"/>
        </w:rPr>
        <w:t xml:space="preserve">, </w:t>
      </w:r>
      <w:proofErr w:type="spellStart"/>
      <w:r w:rsidRPr="00623806">
        <w:rPr>
          <w:rFonts w:ascii="Helvetica" w:hAnsi="Helvetica"/>
          <w:lang w:val="es-ES"/>
        </w:rPr>
        <w:t>pulsing</w:t>
      </w:r>
      <w:proofErr w:type="spellEnd"/>
      <w:r w:rsidRPr="00623806">
        <w:rPr>
          <w:rFonts w:ascii="Helvetica" w:hAnsi="Helvetica"/>
          <w:lang w:val="es-ES"/>
        </w:rPr>
        <w:t xml:space="preserve">, </w:t>
      </w:r>
      <w:proofErr w:type="spellStart"/>
      <w:r w:rsidRPr="00623806">
        <w:rPr>
          <w:rFonts w:ascii="Helvetica" w:hAnsi="Helvetica"/>
          <w:lang w:val="es-ES"/>
        </w:rPr>
        <w:t>alive</w:t>
      </w:r>
      <w:proofErr w:type="spellEnd"/>
      <w:r w:rsidRPr="00623806">
        <w:rPr>
          <w:rFonts w:ascii="Helvetica" w:hAnsi="Helvetica"/>
          <w:lang w:val="es-ES"/>
        </w:rPr>
        <w:t xml:space="preserve"> in a </w:t>
      </w:r>
      <w:proofErr w:type="spellStart"/>
      <w:r w:rsidRPr="00623806">
        <w:rPr>
          <w:rFonts w:ascii="Helvetica" w:hAnsi="Helvetica"/>
          <w:lang w:val="es-ES"/>
        </w:rPr>
        <w:t>way</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made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hairs</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arms</w:t>
      </w:r>
      <w:proofErr w:type="spellEnd"/>
      <w:r w:rsidRPr="00623806">
        <w:rPr>
          <w:rFonts w:ascii="Helvetica" w:hAnsi="Helvetica"/>
          <w:lang w:val="es-ES"/>
        </w:rPr>
        <w:t xml:space="preserve"> </w:t>
      </w:r>
      <w:proofErr w:type="spellStart"/>
      <w:r w:rsidRPr="00623806">
        <w:rPr>
          <w:rFonts w:ascii="Helvetica" w:hAnsi="Helvetica"/>
          <w:lang w:val="es-ES"/>
        </w:rPr>
        <w:t>rise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trees</w:t>
      </w:r>
      <w:proofErr w:type="spellEnd"/>
      <w:r w:rsidRPr="00623806">
        <w:rPr>
          <w:rFonts w:ascii="Helvetica" w:hAnsi="Helvetica"/>
          <w:lang w:val="es-ES"/>
        </w:rPr>
        <w:t xml:space="preserve"> </w:t>
      </w:r>
      <w:proofErr w:type="spellStart"/>
      <w:r w:rsidRPr="00623806">
        <w:rPr>
          <w:rFonts w:ascii="Helvetica" w:hAnsi="Helvetica"/>
          <w:lang w:val="es-ES"/>
        </w:rPr>
        <w:t>loomed</w:t>
      </w:r>
      <w:proofErr w:type="spellEnd"/>
      <w:r w:rsidRPr="00623806">
        <w:rPr>
          <w:rFonts w:ascii="Helvetica" w:hAnsi="Helvetica"/>
          <w:lang w:val="es-ES"/>
        </w:rPr>
        <w:t xml:space="preserve"> taller </w:t>
      </w:r>
      <w:proofErr w:type="spellStart"/>
      <w:r w:rsidRPr="00623806">
        <w:rPr>
          <w:rFonts w:ascii="Helvetica" w:hAnsi="Helvetica"/>
          <w:lang w:val="es-ES"/>
        </w:rPr>
        <w:t>than</w:t>
      </w:r>
      <w:proofErr w:type="spellEnd"/>
      <w:r w:rsidRPr="00623806">
        <w:rPr>
          <w:rFonts w:ascii="Helvetica" w:hAnsi="Helvetica"/>
          <w:lang w:val="es-ES"/>
        </w:rPr>
        <w:t xml:space="preserve"> I </w:t>
      </w:r>
      <w:proofErr w:type="spellStart"/>
      <w:r w:rsidRPr="00623806">
        <w:rPr>
          <w:rFonts w:ascii="Helvetica" w:hAnsi="Helvetica"/>
          <w:lang w:val="es-ES"/>
        </w:rPr>
        <w:t>remembered</w:t>
      </w:r>
      <w:proofErr w:type="spellEnd"/>
      <w:r w:rsidRPr="00623806">
        <w:rPr>
          <w:rFonts w:ascii="Helvetica" w:hAnsi="Helvetica"/>
          <w:lang w:val="es-ES"/>
        </w:rPr>
        <w:t xml:space="preserve">, casting </w:t>
      </w:r>
      <w:proofErr w:type="spellStart"/>
      <w:r w:rsidRPr="00623806">
        <w:rPr>
          <w:rFonts w:ascii="Helvetica" w:hAnsi="Helvetica"/>
          <w:lang w:val="es-ES"/>
        </w:rPr>
        <w:t>shadows</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thick</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silence</w:t>
      </w:r>
      <w:proofErr w:type="spellEnd"/>
      <w:r w:rsidRPr="00623806">
        <w:rPr>
          <w:rFonts w:ascii="Helvetica" w:hAnsi="Helvetica"/>
          <w:lang w:val="es-ES"/>
        </w:rPr>
        <w:t xml:space="preserve">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comforting</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a </w:t>
      </w:r>
      <w:proofErr w:type="spellStart"/>
      <w:proofErr w:type="gramStart"/>
      <w:r w:rsidRPr="00623806">
        <w:rPr>
          <w:rFonts w:ascii="Helvetica" w:hAnsi="Helvetica"/>
          <w:lang w:val="es-ES"/>
        </w:rPr>
        <w:t>warning</w:t>
      </w:r>
      <w:proofErr w:type="spellEnd"/>
      <w:proofErr w:type="gram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silence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a </w:t>
      </w:r>
      <w:proofErr w:type="spellStart"/>
      <w:r w:rsidRPr="00623806">
        <w:rPr>
          <w:rFonts w:ascii="Helvetica" w:hAnsi="Helvetica"/>
          <w:lang w:val="es-ES"/>
        </w:rPr>
        <w:t>predator's</w:t>
      </w:r>
      <w:proofErr w:type="spellEnd"/>
      <w:r w:rsidRPr="00623806">
        <w:rPr>
          <w:rFonts w:ascii="Helvetica" w:hAnsi="Helvetica"/>
          <w:lang w:val="es-ES"/>
        </w:rPr>
        <w:t xml:space="preserve"> </w:t>
      </w:r>
      <w:proofErr w:type="spellStart"/>
      <w:r w:rsidRPr="00623806">
        <w:rPr>
          <w:rFonts w:ascii="Helvetica" w:hAnsi="Helvetica"/>
          <w:lang w:val="es-ES"/>
        </w:rPr>
        <w:t>hush</w:t>
      </w:r>
      <w:proofErr w:type="spellEnd"/>
      <w:r w:rsidRPr="00623806">
        <w:rPr>
          <w:rFonts w:ascii="Helvetica" w:hAnsi="Helvetica"/>
          <w:lang w:val="es-ES"/>
        </w:rPr>
        <w:t>.</w:t>
      </w:r>
    </w:p>
    <w:p w14:paraId="0E13704D" w14:textId="07C43B17"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know</w:t>
      </w:r>
      <w:proofErr w:type="spellEnd"/>
      <w:r w:rsidRPr="00623806">
        <w:rPr>
          <w:rFonts w:ascii="Helvetica" w:hAnsi="Helvetica"/>
          <w:lang w:val="es-ES"/>
        </w:rPr>
        <w:t xml:space="preserve"> </w:t>
      </w:r>
      <w:proofErr w:type="spellStart"/>
      <w:r w:rsidRPr="00623806">
        <w:rPr>
          <w:rFonts w:ascii="Helvetica" w:hAnsi="Helvetica"/>
          <w:lang w:val="es-ES"/>
        </w:rPr>
        <w:t>how</w:t>
      </w:r>
      <w:proofErr w:type="spellEnd"/>
      <w:r w:rsidRPr="00623806">
        <w:rPr>
          <w:rFonts w:ascii="Helvetica" w:hAnsi="Helvetica"/>
          <w:lang w:val="es-ES"/>
        </w:rPr>
        <w:t xml:space="preserve"> I </w:t>
      </w:r>
      <w:proofErr w:type="spellStart"/>
      <w:r w:rsidRPr="00623806">
        <w:rPr>
          <w:rFonts w:ascii="Helvetica" w:hAnsi="Helvetica"/>
          <w:lang w:val="es-ES"/>
        </w:rPr>
        <w:t>got</w:t>
      </w:r>
      <w:proofErr w:type="spellEnd"/>
      <w:r w:rsidRPr="00623806">
        <w:rPr>
          <w:rFonts w:ascii="Helvetica" w:hAnsi="Helvetica"/>
          <w:lang w:val="es-ES"/>
        </w:rPr>
        <w:t xml:space="preserve"> </w:t>
      </w:r>
      <w:proofErr w:type="spellStart"/>
      <w:r w:rsidRPr="00623806">
        <w:rPr>
          <w:rFonts w:ascii="Helvetica" w:hAnsi="Helvetica"/>
          <w:lang w:val="es-ES"/>
        </w:rPr>
        <w:t>here</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moment</w:t>
      </w:r>
      <w:proofErr w:type="spellEnd"/>
      <w:r w:rsidRPr="00623806">
        <w:rPr>
          <w:rFonts w:ascii="Helvetica" w:hAnsi="Helvetica"/>
          <w:lang w:val="es-ES"/>
        </w:rPr>
        <w:t xml:space="preserve"> I </w:t>
      </w:r>
      <w:proofErr w:type="spellStart"/>
      <w:r w:rsidRPr="00623806">
        <w:rPr>
          <w:rFonts w:ascii="Helvetica" w:hAnsi="Helvetica"/>
          <w:lang w:val="es-ES"/>
        </w:rPr>
        <w:t>was</w:t>
      </w:r>
      <w:proofErr w:type="spellEnd"/>
      <w:r w:rsidRPr="00623806">
        <w:rPr>
          <w:rFonts w:ascii="Helvetica" w:hAnsi="Helvetica"/>
          <w:lang w:val="es-ES"/>
        </w:rPr>
        <w:t xml:space="preserve"> home… And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next</w:t>
      </w:r>
      <w:proofErr w:type="spellEnd"/>
      <w:r w:rsidRPr="00623806">
        <w:rPr>
          <w:rFonts w:ascii="Helvetica" w:hAnsi="Helvetica"/>
          <w:lang w:val="es-ES"/>
        </w:rPr>
        <w:t xml:space="preserve">, I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walking</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winding</w:t>
      </w:r>
      <w:proofErr w:type="spellEnd"/>
      <w:r w:rsidRPr="00623806">
        <w:rPr>
          <w:rFonts w:ascii="Helvetica" w:hAnsi="Helvetica"/>
          <w:lang w:val="es-ES"/>
        </w:rPr>
        <w:t xml:space="preserve"> </w:t>
      </w:r>
      <w:proofErr w:type="spellStart"/>
      <w:r w:rsidRPr="00623806">
        <w:rPr>
          <w:rFonts w:ascii="Helvetica" w:hAnsi="Helvetica"/>
          <w:lang w:val="es-ES"/>
        </w:rPr>
        <w:t>path</w:t>
      </w:r>
      <w:proofErr w:type="spellEnd"/>
      <w:r w:rsidRPr="00623806">
        <w:rPr>
          <w:rFonts w:ascii="Helvetica" w:hAnsi="Helvetica"/>
          <w:lang w:val="es-ES"/>
        </w:rPr>
        <w:t xml:space="preserve"> </w:t>
      </w:r>
      <w:proofErr w:type="spellStart"/>
      <w:r w:rsidRPr="00623806">
        <w:rPr>
          <w:rFonts w:ascii="Helvetica" w:hAnsi="Helvetica"/>
          <w:lang w:val="es-ES"/>
        </w:rPr>
        <w:t>beneath</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moon</w:t>
      </w:r>
      <w:proofErr w:type="spellEnd"/>
      <w:r w:rsidRPr="00623806">
        <w:rPr>
          <w:rFonts w:ascii="Helvetica" w:hAnsi="Helvetica"/>
          <w:lang w:val="es-ES"/>
        </w:rPr>
        <w:t xml:space="preserve">, </w:t>
      </w:r>
      <w:proofErr w:type="spellStart"/>
      <w:r w:rsidRPr="00623806">
        <w:rPr>
          <w:rFonts w:ascii="Helvetica" w:hAnsi="Helvetica"/>
          <w:lang w:val="es-ES"/>
        </w:rPr>
        <w:t>boots</w:t>
      </w:r>
      <w:proofErr w:type="spellEnd"/>
      <w:r w:rsidRPr="00623806">
        <w:rPr>
          <w:rFonts w:ascii="Helvetica" w:hAnsi="Helvetica"/>
          <w:lang w:val="es-ES"/>
        </w:rPr>
        <w:t xml:space="preserve"> </w:t>
      </w:r>
      <w:proofErr w:type="spellStart"/>
      <w:r w:rsidRPr="00623806">
        <w:rPr>
          <w:rFonts w:ascii="Helvetica" w:hAnsi="Helvetica"/>
          <w:lang w:val="es-ES"/>
        </w:rPr>
        <w:t>crunching</w:t>
      </w:r>
      <w:proofErr w:type="spellEnd"/>
      <w:r w:rsidRPr="00623806">
        <w:rPr>
          <w:rFonts w:ascii="Helvetica" w:hAnsi="Helvetica"/>
          <w:lang w:val="es-ES"/>
        </w:rPr>
        <w:t xml:space="preserve"> </w:t>
      </w:r>
      <w:proofErr w:type="spellStart"/>
      <w:r w:rsidRPr="00623806">
        <w:rPr>
          <w:rFonts w:ascii="Helvetica" w:hAnsi="Helvetica"/>
          <w:lang w:val="es-ES"/>
        </w:rPr>
        <w:t>leaves</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hadn’t</w:t>
      </w:r>
      <w:proofErr w:type="spellEnd"/>
      <w:r w:rsidRPr="00623806">
        <w:rPr>
          <w:rFonts w:ascii="Helvetica" w:hAnsi="Helvetica"/>
          <w:lang w:val="es-ES"/>
        </w:rPr>
        <w:t xml:space="preserve"> </w:t>
      </w:r>
      <w:proofErr w:type="spellStart"/>
      <w:r w:rsidRPr="00623806">
        <w:rPr>
          <w:rFonts w:ascii="Helvetica" w:hAnsi="Helvetica"/>
          <w:lang w:val="es-ES"/>
        </w:rPr>
        <w:t>been</w:t>
      </w:r>
      <w:proofErr w:type="spellEnd"/>
      <w:r w:rsidRPr="00623806">
        <w:rPr>
          <w:rFonts w:ascii="Helvetica" w:hAnsi="Helvetica"/>
          <w:lang w:val="es-ES"/>
        </w:rPr>
        <w:t xml:space="preserve"> </w:t>
      </w:r>
      <w:proofErr w:type="spellStart"/>
      <w:r w:rsidRPr="00623806">
        <w:rPr>
          <w:rFonts w:ascii="Helvetica" w:hAnsi="Helvetica"/>
          <w:lang w:val="es-ES"/>
        </w:rPr>
        <w:t>there</w:t>
      </w:r>
      <w:proofErr w:type="spellEnd"/>
      <w:r w:rsidRPr="00623806">
        <w:rPr>
          <w:rFonts w:ascii="Helvetica" w:hAnsi="Helvetica"/>
          <w:lang w:val="es-ES"/>
        </w:rPr>
        <w:t xml:space="preserve"> a </w:t>
      </w:r>
      <w:proofErr w:type="spellStart"/>
      <w:r w:rsidRPr="00623806">
        <w:rPr>
          <w:rFonts w:ascii="Helvetica" w:hAnsi="Helvetica"/>
          <w:lang w:val="es-ES"/>
        </w:rPr>
        <w:t>second</w:t>
      </w:r>
      <w:proofErr w:type="spellEnd"/>
      <w:r w:rsidRPr="00623806">
        <w:rPr>
          <w:rFonts w:ascii="Helvetica" w:hAnsi="Helvetica"/>
          <w:lang w:val="es-ES"/>
        </w:rPr>
        <w:t xml:space="preserve"> ago.</w:t>
      </w:r>
    </w:p>
    <w:p w14:paraId="048DF3B3" w14:textId="726555DA"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cold</w:t>
      </w:r>
      <w:proofErr w:type="spellEnd"/>
      <w:r w:rsidRPr="00623806">
        <w:rPr>
          <w:rFonts w:ascii="Helvetica" w:hAnsi="Helvetica"/>
          <w:lang w:val="es-ES"/>
        </w:rPr>
        <w:t xml:space="preserve"> </w:t>
      </w:r>
      <w:proofErr w:type="spellStart"/>
      <w:r w:rsidRPr="00623806">
        <w:rPr>
          <w:rFonts w:ascii="Helvetica" w:hAnsi="Helvetica"/>
          <w:lang w:val="es-ES"/>
        </w:rPr>
        <w:t>pressed</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me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damp</w:t>
      </w:r>
      <w:proofErr w:type="spellEnd"/>
      <w:r w:rsidRPr="00623806">
        <w:rPr>
          <w:rFonts w:ascii="Helvetica" w:hAnsi="Helvetica"/>
          <w:lang w:val="es-ES"/>
        </w:rPr>
        <w:t xml:space="preserve">, </w:t>
      </w:r>
      <w:proofErr w:type="spellStart"/>
      <w:r w:rsidRPr="00623806">
        <w:rPr>
          <w:rFonts w:ascii="Helvetica" w:hAnsi="Helvetica"/>
          <w:lang w:val="es-ES"/>
        </w:rPr>
        <w:t>clutching</w:t>
      </w:r>
      <w:proofErr w:type="spellEnd"/>
      <w:r w:rsidRPr="00623806">
        <w:rPr>
          <w:rFonts w:ascii="Helvetica" w:hAnsi="Helvetica"/>
          <w:lang w:val="es-ES"/>
        </w:rPr>
        <w:t xml:space="preserve"> </w:t>
      </w:r>
      <w:proofErr w:type="spellStart"/>
      <w:r w:rsidRPr="00623806">
        <w:rPr>
          <w:rFonts w:ascii="Helvetica" w:hAnsi="Helvetica"/>
          <w:lang w:val="es-ES"/>
        </w:rPr>
        <w:t>hands</w:t>
      </w:r>
      <w:proofErr w:type="spellEnd"/>
      <w:r w:rsidRPr="00623806">
        <w:rPr>
          <w:rFonts w:ascii="Helvetica" w:hAnsi="Helvetica"/>
          <w:lang w:val="es-ES"/>
        </w:rPr>
        <w:t xml:space="preserve">, </w:t>
      </w:r>
      <w:proofErr w:type="spellStart"/>
      <w:r w:rsidRPr="00623806">
        <w:rPr>
          <w:rFonts w:ascii="Helvetica" w:hAnsi="Helvetica"/>
          <w:lang w:val="es-ES"/>
        </w:rPr>
        <w:t>slipping</w:t>
      </w:r>
      <w:proofErr w:type="spellEnd"/>
      <w:r w:rsidRPr="00623806">
        <w:rPr>
          <w:rFonts w:ascii="Helvetica" w:hAnsi="Helvetica"/>
          <w:lang w:val="es-ES"/>
        </w:rPr>
        <w:t xml:space="preserve"> </w:t>
      </w:r>
      <w:proofErr w:type="spellStart"/>
      <w:r w:rsidRPr="00623806">
        <w:rPr>
          <w:rFonts w:ascii="Helvetica" w:hAnsi="Helvetica"/>
          <w:lang w:val="es-ES"/>
        </w:rPr>
        <w:t>beneath</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layers</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clothes</w:t>
      </w:r>
      <w:proofErr w:type="spellEnd"/>
      <w:r w:rsidRPr="00623806">
        <w:rPr>
          <w:rFonts w:ascii="Helvetica" w:hAnsi="Helvetica"/>
          <w:lang w:val="es-ES"/>
        </w:rPr>
        <w:t xml:space="preserve">, </w:t>
      </w:r>
      <w:proofErr w:type="spellStart"/>
      <w:r w:rsidRPr="00623806">
        <w:rPr>
          <w:rFonts w:ascii="Helvetica" w:hAnsi="Helvetica"/>
          <w:lang w:val="es-ES"/>
        </w:rPr>
        <w:t>worming</w:t>
      </w:r>
      <w:proofErr w:type="spellEnd"/>
      <w:r w:rsidRPr="00623806">
        <w:rPr>
          <w:rFonts w:ascii="Helvetica" w:hAnsi="Helvetica"/>
          <w:lang w:val="es-ES"/>
        </w:rPr>
        <w:t xml:space="preserve"> </w:t>
      </w:r>
      <w:proofErr w:type="spellStart"/>
      <w:r w:rsidRPr="00623806">
        <w:rPr>
          <w:rFonts w:ascii="Helvetica" w:hAnsi="Helvetica"/>
          <w:lang w:val="es-ES"/>
        </w:rPr>
        <w:t>along</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spine</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temperature</w:t>
      </w:r>
      <w:proofErr w:type="spellEnd"/>
      <w:r w:rsidRPr="00623806">
        <w:rPr>
          <w:rFonts w:ascii="Helvetica" w:hAnsi="Helvetica"/>
          <w:lang w:val="es-ES"/>
        </w:rPr>
        <w:t>—</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stillness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way</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night</w:t>
      </w:r>
      <w:proofErr w:type="spellEnd"/>
      <w:r w:rsidRPr="00623806">
        <w:rPr>
          <w:rFonts w:ascii="Helvetica" w:hAnsi="Helvetica"/>
          <w:lang w:val="es-ES"/>
        </w:rPr>
        <w:t xml:space="preserve"> </w:t>
      </w:r>
      <w:proofErr w:type="spellStart"/>
      <w:r w:rsidRPr="00623806">
        <w:rPr>
          <w:rFonts w:ascii="Helvetica" w:hAnsi="Helvetica"/>
          <w:lang w:val="es-ES"/>
        </w:rPr>
        <w:t>curled</w:t>
      </w:r>
      <w:proofErr w:type="spellEnd"/>
      <w:r w:rsidRPr="00623806">
        <w:rPr>
          <w:rFonts w:ascii="Helvetica" w:hAnsi="Helvetica"/>
          <w:lang w:val="es-ES"/>
        </w:rPr>
        <w:t xml:space="preserve"> </w:t>
      </w:r>
      <w:proofErr w:type="spellStart"/>
      <w:r w:rsidRPr="00623806">
        <w:rPr>
          <w:rFonts w:ascii="Helvetica" w:hAnsi="Helvetica"/>
          <w:lang w:val="es-ES"/>
        </w:rPr>
        <w:t>inward</w:t>
      </w:r>
      <w:proofErr w:type="spellEnd"/>
      <w:r w:rsidRPr="00623806">
        <w:rPr>
          <w:rFonts w:ascii="Helvetica" w:hAnsi="Helvetica"/>
          <w:lang w:val="es-ES"/>
        </w:rPr>
        <w:t xml:space="preserve">, </w:t>
      </w:r>
      <w:proofErr w:type="spellStart"/>
      <w:r w:rsidRPr="00623806">
        <w:rPr>
          <w:rFonts w:ascii="Helvetica" w:hAnsi="Helvetica"/>
          <w:lang w:val="es-ES"/>
        </w:rPr>
        <w:t>quiet</w:t>
      </w:r>
      <w:proofErr w:type="spellEnd"/>
      <w:r w:rsidRPr="00623806">
        <w:rPr>
          <w:rFonts w:ascii="Helvetica" w:hAnsi="Helvetica"/>
          <w:lang w:val="es-ES"/>
        </w:rPr>
        <w:t xml:space="preserve"> and </w:t>
      </w:r>
      <w:proofErr w:type="spellStart"/>
      <w:r w:rsidRPr="00623806">
        <w:rPr>
          <w:rFonts w:ascii="Helvetica" w:hAnsi="Helvetica"/>
          <w:lang w:val="es-ES"/>
        </w:rPr>
        <w:t>waiting</w:t>
      </w:r>
      <w:proofErr w:type="spellEnd"/>
      <w:r w:rsidRPr="00623806">
        <w:rPr>
          <w:rFonts w:ascii="Helvetica" w:hAnsi="Helvetica"/>
          <w:lang w:val="es-ES"/>
        </w:rPr>
        <w:t xml:space="preserve">. </w:t>
      </w:r>
      <w:proofErr w:type="spellStart"/>
      <w:r w:rsidRPr="00623806">
        <w:rPr>
          <w:rFonts w:ascii="Helvetica" w:hAnsi="Helvetica"/>
          <w:lang w:val="es-ES"/>
        </w:rPr>
        <w:t>There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a </w:t>
      </w:r>
      <w:proofErr w:type="spellStart"/>
      <w:r w:rsidRPr="00623806">
        <w:rPr>
          <w:rFonts w:ascii="Helvetica" w:hAnsi="Helvetica"/>
          <w:lang w:val="es-ES"/>
        </w:rPr>
        <w:t>profound</w:t>
      </w:r>
      <w:proofErr w:type="spellEnd"/>
      <w:r w:rsidRPr="00623806">
        <w:rPr>
          <w:rFonts w:ascii="Helvetica" w:hAnsi="Helvetica"/>
          <w:lang w:val="es-ES"/>
        </w:rPr>
        <w:t xml:space="preserve"> </w:t>
      </w:r>
      <w:proofErr w:type="spellStart"/>
      <w:r w:rsidRPr="00623806">
        <w:rPr>
          <w:rFonts w:ascii="Helvetica" w:hAnsi="Helvetica"/>
          <w:lang w:val="es-ES"/>
        </w:rPr>
        <w:t>silence</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resonated</w:t>
      </w:r>
      <w:proofErr w:type="spellEnd"/>
      <w:r w:rsidRPr="00623806">
        <w:rPr>
          <w:rFonts w:ascii="Helvetica" w:hAnsi="Helvetica"/>
          <w:lang w:val="es-ES"/>
        </w:rPr>
        <w:t xml:space="preserve"> in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ears</w:t>
      </w:r>
      <w:proofErr w:type="spellEnd"/>
      <w:r w:rsidRPr="00623806">
        <w:rPr>
          <w:rFonts w:ascii="Helvetica" w:hAnsi="Helvetica"/>
          <w:lang w:val="es-ES"/>
        </w:rPr>
        <w:t>.</w:t>
      </w:r>
    </w:p>
    <w:p w14:paraId="05992440" w14:textId="556E26ED"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Then</w:t>
      </w:r>
      <w:proofErr w:type="spellEnd"/>
      <w:r w:rsidRPr="00623806">
        <w:rPr>
          <w:rFonts w:ascii="Helvetica" w:hAnsi="Helvetica"/>
          <w:lang w:val="es-ES"/>
        </w:rPr>
        <w:t>—</w:t>
      </w:r>
      <w:proofErr w:type="spellStart"/>
      <w:r w:rsidRPr="00623806">
        <w:rPr>
          <w:rFonts w:ascii="Helvetica" w:hAnsi="Helvetica"/>
          <w:lang w:val="es-ES"/>
        </w:rPr>
        <w:t>snap</w:t>
      </w:r>
      <w:proofErr w:type="spellEnd"/>
      <w:r w:rsidRPr="00623806">
        <w:rPr>
          <w:rFonts w:ascii="Helvetica" w:hAnsi="Helvetica"/>
          <w:lang w:val="es-ES"/>
        </w:rPr>
        <w:t>.</w:t>
      </w:r>
    </w:p>
    <w:p w14:paraId="13E921E8" w14:textId="02D2F749"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A </w:t>
      </w:r>
      <w:proofErr w:type="spellStart"/>
      <w:r w:rsidRPr="00623806">
        <w:rPr>
          <w:rFonts w:ascii="Helvetica" w:hAnsi="Helvetica"/>
          <w:lang w:val="es-ES"/>
        </w:rPr>
        <w:t>twig</w:t>
      </w:r>
      <w:proofErr w:type="spellEnd"/>
      <w:r w:rsidRPr="00623806">
        <w:rPr>
          <w:rFonts w:ascii="Helvetica" w:hAnsi="Helvetica"/>
          <w:lang w:val="es-ES"/>
        </w:rPr>
        <w:t xml:space="preserve"> </w:t>
      </w:r>
      <w:proofErr w:type="spellStart"/>
      <w:r w:rsidRPr="00623806">
        <w:rPr>
          <w:rFonts w:ascii="Helvetica" w:hAnsi="Helvetica"/>
          <w:lang w:val="es-ES"/>
        </w:rPr>
        <w:t>appeared</w:t>
      </w:r>
      <w:proofErr w:type="spellEnd"/>
      <w:r w:rsidRPr="00623806">
        <w:rPr>
          <w:rFonts w:ascii="Helvetica" w:hAnsi="Helvetica"/>
          <w:lang w:val="es-ES"/>
        </w:rPr>
        <w:t xml:space="preserve">, </w:t>
      </w:r>
      <w:proofErr w:type="spellStart"/>
      <w:r w:rsidRPr="00623806">
        <w:rPr>
          <w:rFonts w:ascii="Helvetica" w:hAnsi="Helvetica"/>
          <w:lang w:val="es-ES"/>
        </w:rPr>
        <w:t>dry</w:t>
      </w:r>
      <w:proofErr w:type="spellEnd"/>
      <w:r w:rsidRPr="00623806">
        <w:rPr>
          <w:rFonts w:ascii="Helvetica" w:hAnsi="Helvetica"/>
          <w:lang w:val="es-ES"/>
        </w:rPr>
        <w:t xml:space="preserve"> and </w:t>
      </w:r>
      <w:proofErr w:type="spellStart"/>
      <w:r w:rsidRPr="00623806">
        <w:rPr>
          <w:rFonts w:ascii="Helvetica" w:hAnsi="Helvetica"/>
          <w:lang w:val="es-ES"/>
        </w:rPr>
        <w:t>deliberate</w:t>
      </w:r>
      <w:proofErr w:type="spellEnd"/>
      <w:r w:rsidRPr="00623806">
        <w:rPr>
          <w:rFonts w:ascii="Helvetica" w:hAnsi="Helvetica"/>
          <w:lang w:val="es-ES"/>
        </w:rPr>
        <w:t>.</w:t>
      </w:r>
    </w:p>
    <w:p w14:paraId="66FE16B0" w14:textId="12347E03"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froze</w:t>
      </w:r>
      <w:proofErr w:type="spellEnd"/>
      <w:r w:rsidRPr="00623806">
        <w:rPr>
          <w:rFonts w:ascii="Helvetica" w:hAnsi="Helvetica"/>
          <w:lang w:val="es-ES"/>
        </w:rPr>
        <w:t xml:space="preserve"> </w:t>
      </w:r>
      <w:proofErr w:type="spellStart"/>
      <w:r w:rsidRPr="00623806">
        <w:rPr>
          <w:rFonts w:ascii="Helvetica" w:hAnsi="Helvetica"/>
          <w:lang w:val="es-ES"/>
        </w:rPr>
        <w:t>mid</w:t>
      </w:r>
      <w:proofErr w:type="spellEnd"/>
      <w:r w:rsidRPr="00623806">
        <w:rPr>
          <w:rFonts w:ascii="Helvetica" w:hAnsi="Helvetica"/>
          <w:lang w:val="es-ES"/>
        </w:rPr>
        <w:t xml:space="preserve">-step,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breath</w:t>
      </w:r>
      <w:proofErr w:type="spellEnd"/>
      <w:r w:rsidRPr="00623806">
        <w:rPr>
          <w:rFonts w:ascii="Helvetica" w:hAnsi="Helvetica"/>
          <w:lang w:val="es-ES"/>
        </w:rPr>
        <w:t xml:space="preserve"> </w:t>
      </w:r>
      <w:proofErr w:type="spellStart"/>
      <w:r w:rsidRPr="00623806">
        <w:rPr>
          <w:rFonts w:ascii="Helvetica" w:hAnsi="Helvetica"/>
          <w:lang w:val="es-ES"/>
        </w:rPr>
        <w:t>catching</w:t>
      </w:r>
      <w:proofErr w:type="spellEnd"/>
      <w:r w:rsidRPr="00623806">
        <w:rPr>
          <w:rFonts w:ascii="Helvetica" w:hAnsi="Helvetica"/>
          <w:lang w:val="es-ES"/>
        </w:rPr>
        <w:t xml:space="preserve"> in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throat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silence</w:t>
      </w:r>
      <w:proofErr w:type="spellEnd"/>
      <w:r w:rsidRPr="00623806">
        <w:rPr>
          <w:rFonts w:ascii="Helvetica" w:hAnsi="Helvetica"/>
          <w:lang w:val="es-ES"/>
        </w:rPr>
        <w:t xml:space="preserve"> </w:t>
      </w:r>
      <w:proofErr w:type="spellStart"/>
      <w:r w:rsidRPr="00623806">
        <w:rPr>
          <w:rFonts w:ascii="Helvetica" w:hAnsi="Helvetica"/>
          <w:lang w:val="es-ES"/>
        </w:rPr>
        <w:t>fractured</w:t>
      </w:r>
      <w:proofErr w:type="spellEnd"/>
      <w:r w:rsidRPr="00623806">
        <w:rPr>
          <w:rFonts w:ascii="Helvetica" w:hAnsi="Helvetica"/>
          <w:lang w:val="es-ES"/>
        </w:rPr>
        <w:t>.</w:t>
      </w:r>
    </w:p>
    <w:p w14:paraId="2B6C3EA3" w14:textId="19BD6766"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Snap. </w:t>
      </w:r>
      <w:proofErr w:type="spellStart"/>
      <w:r w:rsidRPr="00623806">
        <w:rPr>
          <w:rFonts w:ascii="Helvetica" w:hAnsi="Helvetica"/>
          <w:lang w:val="es-ES"/>
        </w:rPr>
        <w:t>Again</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time,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sensation</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more intense.</w:t>
      </w:r>
    </w:p>
    <w:p w14:paraId="3EEA1D2E" w14:textId="4AFAFCB4"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lastRenderedPageBreak/>
        <w:t>My</w:t>
      </w:r>
      <w:proofErr w:type="spellEnd"/>
      <w:r w:rsidRPr="00623806">
        <w:rPr>
          <w:rFonts w:ascii="Helvetica" w:hAnsi="Helvetica"/>
          <w:lang w:val="es-ES"/>
        </w:rPr>
        <w:t xml:space="preserve"> </w:t>
      </w:r>
      <w:proofErr w:type="spellStart"/>
      <w:r w:rsidRPr="00623806">
        <w:rPr>
          <w:rFonts w:ascii="Helvetica" w:hAnsi="Helvetica"/>
          <w:lang w:val="es-ES"/>
        </w:rPr>
        <w:t>fingers</w:t>
      </w:r>
      <w:proofErr w:type="spellEnd"/>
      <w:r w:rsidRPr="00623806">
        <w:rPr>
          <w:rFonts w:ascii="Helvetica" w:hAnsi="Helvetica"/>
          <w:lang w:val="es-ES"/>
        </w:rPr>
        <w:t xml:space="preserve"> </w:t>
      </w:r>
      <w:proofErr w:type="spellStart"/>
      <w:r w:rsidRPr="00623806">
        <w:rPr>
          <w:rFonts w:ascii="Helvetica" w:hAnsi="Helvetica"/>
          <w:lang w:val="es-ES"/>
        </w:rPr>
        <w:t>clenched</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fists</w:t>
      </w:r>
      <w:proofErr w:type="spellEnd"/>
      <w:r w:rsidRPr="00623806">
        <w:rPr>
          <w:rFonts w:ascii="Helvetica" w:hAnsi="Helvetica"/>
          <w:lang w:val="es-ES"/>
        </w:rPr>
        <w:t xml:space="preserve"> at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sides</w:t>
      </w:r>
      <w:proofErr w:type="spellEnd"/>
      <w:r w:rsidRPr="00623806">
        <w:rPr>
          <w:rFonts w:ascii="Helvetica" w:hAnsi="Helvetica"/>
          <w:lang w:val="es-ES"/>
        </w:rPr>
        <w:t xml:space="preserve"> as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gaze</w:t>
      </w:r>
      <w:proofErr w:type="spellEnd"/>
      <w:r w:rsidRPr="00623806">
        <w:rPr>
          <w:rFonts w:ascii="Helvetica" w:hAnsi="Helvetica"/>
          <w:lang w:val="es-ES"/>
        </w:rPr>
        <w:t xml:space="preserve"> </w:t>
      </w:r>
      <w:proofErr w:type="spellStart"/>
      <w:r w:rsidRPr="00623806">
        <w:rPr>
          <w:rFonts w:ascii="Helvetica" w:hAnsi="Helvetica"/>
          <w:lang w:val="es-ES"/>
        </w:rPr>
        <w:t>swept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dense </w:t>
      </w:r>
      <w:proofErr w:type="spellStart"/>
      <w:r w:rsidRPr="00623806">
        <w:rPr>
          <w:rFonts w:ascii="Helvetica" w:hAnsi="Helvetica"/>
          <w:lang w:val="es-ES"/>
        </w:rPr>
        <w:t>wall</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trees</w:t>
      </w:r>
      <w:proofErr w:type="spellEnd"/>
      <w:r w:rsidRPr="00623806">
        <w:rPr>
          <w:rFonts w:ascii="Helvetica" w:hAnsi="Helvetica"/>
          <w:lang w:val="es-ES"/>
        </w:rPr>
        <w:t xml:space="preserve">. </w:t>
      </w:r>
      <w:proofErr w:type="spellStart"/>
      <w:r w:rsidRPr="00623806">
        <w:rPr>
          <w:rFonts w:ascii="Helvetica" w:hAnsi="Helvetica"/>
          <w:lang w:val="es-ES"/>
        </w:rPr>
        <w:t>Nothing</w:t>
      </w:r>
      <w:proofErr w:type="spellEnd"/>
      <w:r w:rsidRPr="00623806">
        <w:rPr>
          <w:rFonts w:ascii="Helvetica" w:hAnsi="Helvetica"/>
          <w:lang w:val="es-ES"/>
        </w:rPr>
        <w:t xml:space="preserve"> moved. </w:t>
      </w:r>
      <w:proofErr w:type="spellStart"/>
      <w:r w:rsidRPr="00623806">
        <w:rPr>
          <w:rFonts w:ascii="Helvetica" w:hAnsi="Helvetica"/>
          <w:lang w:val="es-ES"/>
        </w:rPr>
        <w:t>But</w:t>
      </w:r>
      <w:proofErr w:type="spellEnd"/>
      <w:r w:rsidRPr="00623806">
        <w:rPr>
          <w:rFonts w:ascii="Helvetica" w:hAnsi="Helvetica"/>
          <w:lang w:val="es-ES"/>
        </w:rPr>
        <w:t xml:space="preserve"> I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Watching</w:t>
      </w:r>
      <w:proofErr w:type="spellEnd"/>
      <w:r w:rsidRPr="00623806">
        <w:rPr>
          <w:rFonts w:ascii="Helvetica" w:hAnsi="Helvetica"/>
          <w:lang w:val="es-ES"/>
        </w:rPr>
        <w:t xml:space="preserve">. </w:t>
      </w:r>
      <w:proofErr w:type="spellStart"/>
      <w:r w:rsidRPr="00623806">
        <w:rPr>
          <w:rFonts w:ascii="Helvetica" w:hAnsi="Helvetica"/>
          <w:lang w:val="es-ES"/>
        </w:rPr>
        <w:t>Stalking</w:t>
      </w:r>
      <w:proofErr w:type="spellEnd"/>
      <w:r w:rsidRPr="00623806">
        <w:rPr>
          <w:rFonts w:ascii="Helvetica" w:hAnsi="Helvetica"/>
          <w:lang w:val="es-ES"/>
        </w:rPr>
        <w:t>.</w:t>
      </w:r>
    </w:p>
    <w:p w14:paraId="3DEA12D9" w14:textId="2FF45203"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Crunch.</w:t>
      </w:r>
    </w:p>
    <w:p w14:paraId="0D270882" w14:textId="794A3C32"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heart</w:t>
      </w:r>
      <w:proofErr w:type="spellEnd"/>
      <w:r w:rsidRPr="00623806">
        <w:rPr>
          <w:rFonts w:ascii="Helvetica" w:hAnsi="Helvetica"/>
          <w:lang w:val="es-ES"/>
        </w:rPr>
        <w:t xml:space="preserve"> </w:t>
      </w:r>
      <w:proofErr w:type="spellStart"/>
      <w:r w:rsidRPr="00623806">
        <w:rPr>
          <w:rFonts w:ascii="Helvetica" w:hAnsi="Helvetica"/>
          <w:lang w:val="es-ES"/>
        </w:rPr>
        <w:t>kicked</w:t>
      </w:r>
      <w:proofErr w:type="spellEnd"/>
      <w:r w:rsidRPr="00623806">
        <w:rPr>
          <w:rFonts w:ascii="Helvetica" w:hAnsi="Helvetica"/>
          <w:lang w:val="es-ES"/>
        </w:rPr>
        <w:t xml:space="preserve"> </w:t>
      </w:r>
      <w:proofErr w:type="spellStart"/>
      <w:r w:rsidRPr="00623806">
        <w:rPr>
          <w:rFonts w:ascii="Helvetica" w:hAnsi="Helvetica"/>
          <w:lang w:val="es-ES"/>
        </w:rPr>
        <w:t>against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ribs</w:t>
      </w:r>
      <w:proofErr w:type="spellEnd"/>
      <w:r w:rsidRPr="00623806">
        <w:rPr>
          <w:rFonts w:ascii="Helvetica" w:hAnsi="Helvetica"/>
          <w:lang w:val="es-ES"/>
        </w:rPr>
        <w:t>.</w:t>
      </w:r>
    </w:p>
    <w:p w14:paraId="5C1F67B2" w14:textId="71162304"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sensation</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more intense </w:t>
      </w:r>
      <w:proofErr w:type="spellStart"/>
      <w:r w:rsidRPr="00623806">
        <w:rPr>
          <w:rFonts w:ascii="Helvetica" w:hAnsi="Helvetica"/>
          <w:lang w:val="es-ES"/>
        </w:rPr>
        <w:t>than</w:t>
      </w:r>
      <w:proofErr w:type="spellEnd"/>
      <w:r w:rsidRPr="00623806">
        <w:rPr>
          <w:rFonts w:ascii="Helvetica" w:hAnsi="Helvetica"/>
          <w:lang w:val="es-ES"/>
        </w:rPr>
        <w:t xml:space="preserve"> </w:t>
      </w:r>
      <w:proofErr w:type="spellStart"/>
      <w:r w:rsidRPr="00623806">
        <w:rPr>
          <w:rFonts w:ascii="Helvetica" w:hAnsi="Helvetica"/>
          <w:lang w:val="es-ES"/>
        </w:rPr>
        <w:t>before</w:t>
      </w:r>
      <w:proofErr w:type="spellEnd"/>
      <w:r w:rsidRPr="00623806">
        <w:rPr>
          <w:rFonts w:ascii="Helvetica" w:hAnsi="Helvetica"/>
          <w:lang w:val="es-ES"/>
        </w:rPr>
        <w:t>.</w:t>
      </w:r>
    </w:p>
    <w:p w14:paraId="34A5216E" w14:textId="0F9F65EE"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steps</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w:t>
      </w:r>
      <w:proofErr w:type="spellStart"/>
      <w:r w:rsidRPr="00623806">
        <w:rPr>
          <w:rFonts w:ascii="Helvetica" w:hAnsi="Helvetica"/>
          <w:lang w:val="es-ES"/>
        </w:rPr>
        <w:t>slow</w:t>
      </w:r>
      <w:proofErr w:type="spellEnd"/>
      <w:r w:rsidRPr="00623806">
        <w:rPr>
          <w:rFonts w:ascii="Helvetica" w:hAnsi="Helvetica"/>
          <w:lang w:val="es-ES"/>
        </w:rPr>
        <w:t xml:space="preserve">. </w:t>
      </w:r>
      <w:proofErr w:type="spellStart"/>
      <w:r w:rsidRPr="00623806">
        <w:rPr>
          <w:rFonts w:ascii="Helvetica" w:hAnsi="Helvetica"/>
          <w:lang w:val="es-ES"/>
        </w:rPr>
        <w:t>They</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w:t>
      </w:r>
      <w:proofErr w:type="spellStart"/>
      <w:r w:rsidRPr="00623806">
        <w:rPr>
          <w:rFonts w:ascii="Helvetica" w:hAnsi="Helvetica"/>
          <w:lang w:val="es-ES"/>
        </w:rPr>
        <w:t>low</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ground</w:t>
      </w:r>
      <w:proofErr w:type="spellEnd"/>
      <w:r w:rsidRPr="00623806">
        <w:rPr>
          <w:rFonts w:ascii="Helvetica" w:hAnsi="Helvetica"/>
          <w:lang w:val="es-ES"/>
        </w:rPr>
        <w:t xml:space="preserve">. </w:t>
      </w:r>
      <w:proofErr w:type="spellStart"/>
      <w:r w:rsidRPr="00623806">
        <w:rPr>
          <w:rFonts w:ascii="Helvetica" w:hAnsi="Helvetica"/>
          <w:lang w:val="es-ES"/>
        </w:rPr>
        <w:t>They</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w:t>
      </w:r>
      <w:proofErr w:type="spellStart"/>
      <w:r w:rsidRPr="00623806">
        <w:rPr>
          <w:rFonts w:ascii="Helvetica" w:hAnsi="Helvetica"/>
          <w:lang w:val="es-ES"/>
        </w:rPr>
        <w:t>weighted</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carelessness</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intention</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whatever</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 xml:space="preserve"> </w:t>
      </w:r>
      <w:proofErr w:type="spellStart"/>
      <w:r w:rsidRPr="00623806">
        <w:rPr>
          <w:rFonts w:ascii="Helvetica" w:hAnsi="Helvetica"/>
          <w:lang w:val="es-ES"/>
        </w:rPr>
        <w:t>there</w:t>
      </w:r>
      <w:proofErr w:type="spellEnd"/>
      <w:r w:rsidRPr="00623806">
        <w:rPr>
          <w:rFonts w:ascii="Helvetica" w:hAnsi="Helvetica"/>
          <w:lang w:val="es-ES"/>
        </w:rPr>
        <w:t xml:space="preserve">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afraid</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being</w:t>
      </w:r>
      <w:proofErr w:type="spellEnd"/>
      <w:r w:rsidRPr="00623806">
        <w:rPr>
          <w:rFonts w:ascii="Helvetica" w:hAnsi="Helvetica"/>
          <w:lang w:val="es-ES"/>
        </w:rPr>
        <w:t xml:space="preserve"> </w:t>
      </w:r>
      <w:proofErr w:type="spellStart"/>
      <w:r w:rsidRPr="00623806">
        <w:rPr>
          <w:rFonts w:ascii="Helvetica" w:hAnsi="Helvetica"/>
          <w:lang w:val="es-ES"/>
        </w:rPr>
        <w:t>heard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wanted</w:t>
      </w:r>
      <w:proofErr w:type="spellEnd"/>
      <w:r w:rsidRPr="00623806">
        <w:rPr>
          <w:rFonts w:ascii="Helvetica" w:hAnsi="Helvetica"/>
          <w:lang w:val="es-ES"/>
        </w:rPr>
        <w:t xml:space="preserve"> me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know</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coming</w:t>
      </w:r>
      <w:proofErr w:type="spellEnd"/>
      <w:r w:rsidRPr="00623806">
        <w:rPr>
          <w:rFonts w:ascii="Helvetica" w:hAnsi="Helvetica"/>
          <w:lang w:val="es-ES"/>
        </w:rPr>
        <w:t>.</w:t>
      </w:r>
    </w:p>
    <w:p w14:paraId="2D2A9782" w14:textId="1D48DEFE"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turned</w:t>
      </w:r>
      <w:proofErr w:type="spellEnd"/>
      <w:r w:rsidRPr="00623806">
        <w:rPr>
          <w:rFonts w:ascii="Helvetica" w:hAnsi="Helvetica"/>
          <w:lang w:val="es-ES"/>
        </w:rPr>
        <w:t xml:space="preserve">. </w:t>
      </w:r>
      <w:proofErr w:type="spellStart"/>
      <w:r w:rsidRPr="00623806">
        <w:rPr>
          <w:rFonts w:ascii="Helvetica" w:hAnsi="Helvetica"/>
          <w:lang w:val="es-ES"/>
        </w:rPr>
        <w:t>Every</w:t>
      </w:r>
      <w:proofErr w:type="spellEnd"/>
      <w:r w:rsidRPr="00623806">
        <w:rPr>
          <w:rFonts w:ascii="Helvetica" w:hAnsi="Helvetica"/>
          <w:lang w:val="es-ES"/>
        </w:rPr>
        <w:t xml:space="preserve"> </w:t>
      </w:r>
      <w:proofErr w:type="spellStart"/>
      <w:r w:rsidRPr="00623806">
        <w:rPr>
          <w:rFonts w:ascii="Helvetica" w:hAnsi="Helvetica"/>
          <w:lang w:val="es-ES"/>
        </w:rPr>
        <w:t>movement</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foreign</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limbs</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w:t>
      </w:r>
      <w:proofErr w:type="spellStart"/>
      <w:r w:rsidRPr="00623806">
        <w:rPr>
          <w:rFonts w:ascii="Helvetica" w:hAnsi="Helvetica"/>
          <w:lang w:val="es-ES"/>
        </w:rPr>
        <w:t>borrowed</w:t>
      </w:r>
      <w:proofErr w:type="spellEnd"/>
      <w:r w:rsidRPr="00623806">
        <w:rPr>
          <w:rFonts w:ascii="Helvetica" w:hAnsi="Helvetica"/>
          <w:lang w:val="es-ES"/>
        </w:rPr>
        <w:t xml:space="preserve">, </w:t>
      </w:r>
      <w:proofErr w:type="spellStart"/>
      <w:r w:rsidRPr="00623806">
        <w:rPr>
          <w:rFonts w:ascii="Helvetica" w:hAnsi="Helvetica"/>
          <w:lang w:val="es-ES"/>
        </w:rPr>
        <w:t>sluggish</w:t>
      </w:r>
      <w:proofErr w:type="spellEnd"/>
      <w:r w:rsidRPr="00623806">
        <w:rPr>
          <w:rFonts w:ascii="Helvetica" w:hAnsi="Helvetica"/>
          <w:lang w:val="es-ES"/>
        </w:rPr>
        <w:t xml:space="preserve"> and heavy, as </w:t>
      </w:r>
      <w:proofErr w:type="spellStart"/>
      <w:r w:rsidRPr="00623806">
        <w:rPr>
          <w:rFonts w:ascii="Helvetica" w:hAnsi="Helvetica"/>
          <w:lang w:val="es-ES"/>
        </w:rPr>
        <w:t>if</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blood</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thickened</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ice.</w:t>
      </w:r>
    </w:p>
    <w:p w14:paraId="5215DC55" w14:textId="43C95183"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Then</w:t>
      </w:r>
      <w:proofErr w:type="spellEnd"/>
      <w:r w:rsidRPr="00623806">
        <w:rPr>
          <w:rFonts w:ascii="Helvetica" w:hAnsi="Helvetica"/>
          <w:lang w:val="es-ES"/>
        </w:rPr>
        <w:t xml:space="preserve"> I </w:t>
      </w:r>
      <w:proofErr w:type="spellStart"/>
      <w:r w:rsidRPr="00623806">
        <w:rPr>
          <w:rFonts w:ascii="Helvetica" w:hAnsi="Helvetica"/>
          <w:lang w:val="es-ES"/>
        </w:rPr>
        <w:t>saw</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w:t>
      </w:r>
    </w:p>
    <w:p w14:paraId="7A6A5D38" w14:textId="349B7E17"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A </w:t>
      </w:r>
      <w:proofErr w:type="spellStart"/>
      <w:r w:rsidRPr="00623806">
        <w:rPr>
          <w:rFonts w:ascii="Helvetica" w:hAnsi="Helvetica"/>
          <w:lang w:val="es-ES"/>
        </w:rPr>
        <w:t>flicker</w:t>
      </w:r>
      <w:proofErr w:type="spellEnd"/>
      <w:r w:rsidRPr="00623806">
        <w:rPr>
          <w:rFonts w:ascii="Helvetica" w:hAnsi="Helvetica"/>
          <w:lang w:val="es-ES"/>
        </w:rPr>
        <w:t xml:space="preserve">. A </w:t>
      </w:r>
      <w:proofErr w:type="spellStart"/>
      <w:r w:rsidRPr="00623806">
        <w:rPr>
          <w:rFonts w:ascii="Helvetica" w:hAnsi="Helvetica"/>
          <w:lang w:val="es-ES"/>
        </w:rPr>
        <w:t>shimmer</w:t>
      </w:r>
      <w:proofErr w:type="spellEnd"/>
      <w:r w:rsidRPr="00623806">
        <w:rPr>
          <w:rFonts w:ascii="Helvetica" w:hAnsi="Helvetica"/>
          <w:lang w:val="es-ES"/>
        </w:rPr>
        <w:t xml:space="preserve"> </w:t>
      </w:r>
      <w:proofErr w:type="spellStart"/>
      <w:r w:rsidRPr="00623806">
        <w:rPr>
          <w:rFonts w:ascii="Helvetica" w:hAnsi="Helvetica"/>
          <w:lang w:val="es-ES"/>
        </w:rPr>
        <w:t>appeared</w:t>
      </w:r>
      <w:proofErr w:type="spellEnd"/>
      <w:r w:rsidRPr="00623806">
        <w:rPr>
          <w:rFonts w:ascii="Helvetica" w:hAnsi="Helvetica"/>
          <w:lang w:val="es-ES"/>
        </w:rPr>
        <w:t xml:space="preserve"> </w:t>
      </w:r>
      <w:proofErr w:type="spellStart"/>
      <w:r w:rsidRPr="00623806">
        <w:rPr>
          <w:rFonts w:ascii="Helvetica" w:hAnsi="Helvetica"/>
          <w:lang w:val="es-ES"/>
        </w:rPr>
        <w:t>between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trees</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ahead</w:t>
      </w:r>
      <w:proofErr w:type="spellEnd"/>
      <w:r w:rsidRPr="00623806">
        <w:rPr>
          <w:rFonts w:ascii="Helvetica" w:hAnsi="Helvetica"/>
          <w:lang w:val="es-ES"/>
        </w:rPr>
        <w:t>—</w:t>
      </w:r>
      <w:proofErr w:type="spellStart"/>
      <w:r w:rsidRPr="00623806">
        <w:rPr>
          <w:rFonts w:ascii="Helvetica" w:hAnsi="Helvetica"/>
          <w:lang w:val="es-ES"/>
        </w:rPr>
        <w:t>its</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wide</w:t>
      </w:r>
      <w:proofErr w:type="spellEnd"/>
      <w:r w:rsidRPr="00623806">
        <w:rPr>
          <w:rFonts w:ascii="Helvetica" w:hAnsi="Helvetica"/>
          <w:lang w:val="es-ES"/>
        </w:rPr>
        <w:t xml:space="preserve"> and </w:t>
      </w:r>
      <w:proofErr w:type="spellStart"/>
      <w:r w:rsidRPr="00623806">
        <w:rPr>
          <w:rFonts w:ascii="Helvetica" w:hAnsi="Helvetica"/>
          <w:lang w:val="es-ES"/>
        </w:rPr>
        <w:t>silver</w:t>
      </w:r>
      <w:proofErr w:type="spellEnd"/>
      <w:r w:rsidRPr="00623806">
        <w:rPr>
          <w:rFonts w:ascii="Helvetica" w:hAnsi="Helvetica"/>
          <w:lang w:val="es-ES"/>
        </w:rPr>
        <w:t xml:space="preserve">, </w:t>
      </w:r>
      <w:proofErr w:type="spellStart"/>
      <w:r w:rsidRPr="00623806">
        <w:rPr>
          <w:rFonts w:ascii="Helvetica" w:hAnsi="Helvetica"/>
          <w:lang w:val="es-ES"/>
        </w:rPr>
        <w:t>capturing</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meager</w:t>
      </w:r>
      <w:proofErr w:type="spellEnd"/>
      <w:r w:rsidRPr="00623806">
        <w:rPr>
          <w:rFonts w:ascii="Helvetica" w:hAnsi="Helvetica"/>
          <w:lang w:val="es-ES"/>
        </w:rPr>
        <w:t xml:space="preserve"> light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moon</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offering</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creature</w:t>
      </w:r>
      <w:proofErr w:type="spellEnd"/>
      <w:r w:rsidRPr="00623806">
        <w:rPr>
          <w:rFonts w:ascii="Helvetica" w:hAnsi="Helvetica"/>
          <w:lang w:val="es-ES"/>
        </w:rPr>
        <w:t xml:space="preserve"> </w:t>
      </w:r>
      <w:proofErr w:type="spellStart"/>
      <w:r w:rsidRPr="00623806">
        <w:rPr>
          <w:rFonts w:ascii="Helvetica" w:hAnsi="Helvetica"/>
          <w:lang w:val="es-ES"/>
        </w:rPr>
        <w:t>hovered</w:t>
      </w:r>
      <w:proofErr w:type="spellEnd"/>
      <w:r w:rsidRPr="00623806">
        <w:rPr>
          <w:rFonts w:ascii="Helvetica" w:hAnsi="Helvetica"/>
          <w:lang w:val="es-ES"/>
        </w:rPr>
        <w:t xml:space="preserve"> </w:t>
      </w:r>
      <w:proofErr w:type="spellStart"/>
      <w:r w:rsidRPr="00623806">
        <w:rPr>
          <w:rFonts w:ascii="Helvetica" w:hAnsi="Helvetica"/>
          <w:lang w:val="es-ES"/>
        </w:rPr>
        <w:t>close</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ground</w:t>
      </w:r>
      <w:proofErr w:type="spellEnd"/>
      <w:r w:rsidRPr="00623806">
        <w:rPr>
          <w:rFonts w:ascii="Helvetica" w:hAnsi="Helvetica"/>
          <w:lang w:val="es-ES"/>
        </w:rPr>
        <w:t xml:space="preserve">. </w:t>
      </w:r>
      <w:proofErr w:type="spellStart"/>
      <w:r w:rsidRPr="00623806">
        <w:rPr>
          <w:rFonts w:ascii="Helvetica" w:hAnsi="Helvetica"/>
          <w:lang w:val="es-ES"/>
        </w:rPr>
        <w:t>Focused</w:t>
      </w:r>
      <w:proofErr w:type="spellEnd"/>
      <w:r w:rsidRPr="00623806">
        <w:rPr>
          <w:rFonts w:ascii="Helvetica" w:hAnsi="Helvetica"/>
          <w:lang w:val="es-ES"/>
        </w:rPr>
        <w:t xml:space="preserve">. </w:t>
      </w:r>
      <w:proofErr w:type="spellStart"/>
      <w:r w:rsidRPr="00623806">
        <w:rPr>
          <w:rFonts w:ascii="Helvetica" w:hAnsi="Helvetica"/>
          <w:lang w:val="es-ES"/>
        </w:rPr>
        <w:t>Predatory</w:t>
      </w:r>
      <w:proofErr w:type="spellEnd"/>
      <w:r w:rsidRPr="00623806">
        <w:rPr>
          <w:rFonts w:ascii="Helvetica" w:hAnsi="Helvetica"/>
          <w:lang w:val="es-ES"/>
        </w:rPr>
        <w:t>.</w:t>
      </w:r>
    </w:p>
    <w:p w14:paraId="256CAB4C" w14:textId="4C41065B"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A </w:t>
      </w:r>
      <w:proofErr w:type="spellStart"/>
      <w:r w:rsidRPr="00623806">
        <w:rPr>
          <w:rFonts w:ascii="Helvetica" w:hAnsi="Helvetica"/>
          <w:lang w:val="es-ES"/>
        </w:rPr>
        <w:t>wolf</w:t>
      </w:r>
      <w:proofErr w:type="spellEnd"/>
      <w:r w:rsidRPr="00623806">
        <w:rPr>
          <w:rFonts w:ascii="Helvetica" w:hAnsi="Helvetica"/>
          <w:lang w:val="es-ES"/>
        </w:rPr>
        <w:t>.</w:t>
      </w:r>
    </w:p>
    <w:p w14:paraId="3CF3204E" w14:textId="759DAE44"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breath</w:t>
      </w:r>
      <w:proofErr w:type="spellEnd"/>
      <w:r w:rsidRPr="00623806">
        <w:rPr>
          <w:rFonts w:ascii="Helvetica" w:hAnsi="Helvetica"/>
          <w:lang w:val="es-ES"/>
        </w:rPr>
        <w:t xml:space="preserve"> </w:t>
      </w:r>
      <w:proofErr w:type="spellStart"/>
      <w:r w:rsidRPr="00623806">
        <w:rPr>
          <w:rFonts w:ascii="Helvetica" w:hAnsi="Helvetica"/>
          <w:lang w:val="es-ES"/>
        </w:rPr>
        <w:t>hitched</w:t>
      </w:r>
      <w:proofErr w:type="spellEnd"/>
      <w:r w:rsidRPr="00623806">
        <w:rPr>
          <w:rFonts w:ascii="Helvetica" w:hAnsi="Helvetica"/>
          <w:lang w:val="es-ES"/>
        </w:rPr>
        <w:t>.</w:t>
      </w:r>
    </w:p>
    <w:p w14:paraId="4F294719" w14:textId="3D336568"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w:t>
      </w:r>
    </w:p>
    <w:p w14:paraId="0378256F" w14:textId="4C1103BD"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right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trees</w:t>
      </w:r>
      <w:proofErr w:type="spellEnd"/>
      <w:r w:rsidRPr="00623806">
        <w:rPr>
          <w:rFonts w:ascii="Helvetica" w:hAnsi="Helvetica"/>
          <w:lang w:val="es-ES"/>
        </w:rPr>
        <w:t xml:space="preserve"> </w:t>
      </w:r>
      <w:proofErr w:type="spellStart"/>
      <w:r w:rsidRPr="00623806">
        <w:rPr>
          <w:rFonts w:ascii="Helvetica" w:hAnsi="Helvetica"/>
          <w:lang w:val="es-ES"/>
        </w:rPr>
        <w:t>shifted</w:t>
      </w:r>
      <w:proofErr w:type="spellEnd"/>
      <w:r w:rsidRPr="00623806">
        <w:rPr>
          <w:rFonts w:ascii="Helvetica" w:hAnsi="Helvetica"/>
          <w:lang w:val="es-ES"/>
        </w:rPr>
        <w:t xml:space="preserve"> </w:t>
      </w:r>
      <w:proofErr w:type="spellStart"/>
      <w:r w:rsidRPr="00623806">
        <w:rPr>
          <w:rFonts w:ascii="Helvetica" w:hAnsi="Helvetica"/>
          <w:lang w:val="es-ES"/>
        </w:rPr>
        <w:t>again</w:t>
      </w:r>
      <w:proofErr w:type="spellEnd"/>
      <w:r w:rsidRPr="00623806">
        <w:rPr>
          <w:rFonts w:ascii="Helvetica" w:hAnsi="Helvetica"/>
          <w:lang w:val="es-ES"/>
        </w:rPr>
        <w:t xml:space="preserve">. </w:t>
      </w:r>
      <w:proofErr w:type="spellStart"/>
      <w:r w:rsidRPr="00623806">
        <w:rPr>
          <w:rFonts w:ascii="Helvetica" w:hAnsi="Helvetica"/>
          <w:lang w:val="es-ES"/>
        </w:rPr>
        <w:t>Another</w:t>
      </w:r>
      <w:proofErr w:type="spellEnd"/>
      <w:r w:rsidRPr="00623806">
        <w:rPr>
          <w:rFonts w:ascii="Helvetica" w:hAnsi="Helvetica"/>
          <w:lang w:val="es-ES"/>
        </w:rPr>
        <w:t xml:space="preserve"> </w:t>
      </w:r>
      <w:proofErr w:type="spellStart"/>
      <w:r w:rsidRPr="00623806">
        <w:rPr>
          <w:rFonts w:ascii="Helvetica" w:hAnsi="Helvetica"/>
          <w:lang w:val="es-ES"/>
        </w:rPr>
        <w:t>form</w:t>
      </w:r>
      <w:proofErr w:type="spellEnd"/>
      <w:r w:rsidRPr="00623806">
        <w:rPr>
          <w:rFonts w:ascii="Helvetica" w:hAnsi="Helvetica"/>
          <w:lang w:val="es-ES"/>
        </w:rPr>
        <w:t xml:space="preserve"> emerged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dark</w:t>
      </w:r>
      <w:proofErr w:type="spellEnd"/>
      <w:r w:rsidRPr="00623806">
        <w:rPr>
          <w:rFonts w:ascii="Helvetica" w:hAnsi="Helvetica"/>
          <w:lang w:val="es-ES"/>
        </w:rPr>
        <w:t>—</w:t>
      </w:r>
      <w:proofErr w:type="spellStart"/>
      <w:r w:rsidRPr="00623806">
        <w:rPr>
          <w:rFonts w:ascii="Helvetica" w:hAnsi="Helvetica"/>
          <w:lang w:val="es-ES"/>
        </w:rPr>
        <w:t>sleek</w:t>
      </w:r>
      <w:proofErr w:type="spellEnd"/>
      <w:r w:rsidRPr="00623806">
        <w:rPr>
          <w:rFonts w:ascii="Helvetica" w:hAnsi="Helvetica"/>
          <w:lang w:val="es-ES"/>
        </w:rPr>
        <w:t xml:space="preserve">, </w:t>
      </w:r>
      <w:proofErr w:type="spellStart"/>
      <w:r w:rsidRPr="00623806">
        <w:rPr>
          <w:rFonts w:ascii="Helvetica" w:hAnsi="Helvetica"/>
          <w:lang w:val="es-ES"/>
        </w:rPr>
        <w:t>silent</w:t>
      </w:r>
      <w:proofErr w:type="spellEnd"/>
      <w:r w:rsidRPr="00623806">
        <w:rPr>
          <w:rFonts w:ascii="Helvetica" w:hAnsi="Helvetica"/>
          <w:lang w:val="es-ES"/>
        </w:rPr>
        <w:t xml:space="preserve">, and </w:t>
      </w:r>
      <w:proofErr w:type="spellStart"/>
      <w:r w:rsidRPr="00623806">
        <w:rPr>
          <w:rFonts w:ascii="Helvetica" w:hAnsi="Helvetica"/>
          <w:lang w:val="es-ES"/>
        </w:rPr>
        <w:t>black</w:t>
      </w:r>
      <w:proofErr w:type="spellEnd"/>
      <w:r w:rsidRPr="00623806">
        <w:rPr>
          <w:rFonts w:ascii="Helvetica" w:hAnsi="Helvetica"/>
          <w:lang w:val="es-ES"/>
        </w:rPr>
        <w:t xml:space="preserve"> as </w:t>
      </w:r>
      <w:proofErr w:type="spellStart"/>
      <w:r w:rsidRPr="00623806">
        <w:rPr>
          <w:rFonts w:ascii="Helvetica" w:hAnsi="Helvetica"/>
          <w:lang w:val="es-ES"/>
        </w:rPr>
        <w:t>ink</w:t>
      </w:r>
      <w:proofErr w:type="spellEnd"/>
      <w:r w:rsidRPr="00623806">
        <w:rPr>
          <w:rFonts w:ascii="Helvetica" w:hAnsi="Helvetica"/>
          <w:lang w:val="es-ES"/>
        </w:rPr>
        <w:t xml:space="preserve"> </w:t>
      </w:r>
      <w:proofErr w:type="spellStart"/>
      <w:r w:rsidRPr="00623806">
        <w:rPr>
          <w:rFonts w:ascii="Helvetica" w:hAnsi="Helvetica"/>
          <w:lang w:val="es-ES"/>
        </w:rPr>
        <w:t>poured</w:t>
      </w:r>
      <w:proofErr w:type="spellEnd"/>
      <w:r w:rsidRPr="00623806">
        <w:rPr>
          <w:rFonts w:ascii="Helvetica" w:hAnsi="Helvetica"/>
          <w:lang w:val="es-ES"/>
        </w:rPr>
        <w:t xml:space="preserve"> </w:t>
      </w:r>
      <w:proofErr w:type="spellStart"/>
      <w:r w:rsidRPr="00623806">
        <w:rPr>
          <w:rFonts w:ascii="Helvetica" w:hAnsi="Helvetica"/>
          <w:lang w:val="es-ES"/>
        </w:rPr>
        <w:t>over</w:t>
      </w:r>
      <w:proofErr w:type="spellEnd"/>
      <w:r w:rsidRPr="00623806">
        <w:rPr>
          <w:rFonts w:ascii="Helvetica" w:hAnsi="Helvetica"/>
          <w:lang w:val="es-ES"/>
        </w:rPr>
        <w:t xml:space="preserve"> </w:t>
      </w:r>
      <w:proofErr w:type="spellStart"/>
      <w:r w:rsidRPr="00623806">
        <w:rPr>
          <w:rFonts w:ascii="Helvetica" w:hAnsi="Helvetica"/>
          <w:lang w:val="es-ES"/>
        </w:rPr>
        <w:t>muscle</w:t>
      </w:r>
      <w:proofErr w:type="spellEnd"/>
      <w:r w:rsidRPr="00623806">
        <w:rPr>
          <w:rFonts w:ascii="Helvetica" w:hAnsi="Helvetica"/>
          <w:lang w:val="es-ES"/>
        </w:rPr>
        <w:t xml:space="preserve"> and </w:t>
      </w:r>
      <w:proofErr w:type="spellStart"/>
      <w:r w:rsidRPr="00623806">
        <w:rPr>
          <w:rFonts w:ascii="Helvetica" w:hAnsi="Helvetica"/>
          <w:lang w:val="es-ES"/>
        </w:rPr>
        <w:t>bone</w:t>
      </w:r>
      <w:proofErr w:type="spellEnd"/>
      <w:r w:rsidRPr="00623806">
        <w:rPr>
          <w:rFonts w:ascii="Helvetica" w:hAnsi="Helvetica"/>
          <w:lang w:val="es-ES"/>
        </w:rPr>
        <w:t xml:space="preserve">. </w:t>
      </w:r>
      <w:proofErr w:type="spellStart"/>
      <w:r w:rsidRPr="00623806">
        <w:rPr>
          <w:rFonts w:ascii="Helvetica" w:hAnsi="Helvetica"/>
          <w:lang w:val="es-ES"/>
        </w:rPr>
        <w:t>Its</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weren’t</w:t>
      </w:r>
      <w:proofErr w:type="spellEnd"/>
      <w:r w:rsidRPr="00623806">
        <w:rPr>
          <w:rFonts w:ascii="Helvetica" w:hAnsi="Helvetica"/>
          <w:lang w:val="es-ES"/>
        </w:rPr>
        <w:t xml:space="preserve"> </w:t>
      </w:r>
      <w:proofErr w:type="spellStart"/>
      <w:r w:rsidRPr="00623806">
        <w:rPr>
          <w:rFonts w:ascii="Helvetica" w:hAnsi="Helvetica"/>
          <w:lang w:val="es-ES"/>
        </w:rPr>
        <w:t>amber</w:t>
      </w:r>
      <w:proofErr w:type="spellEnd"/>
      <w:r w:rsidRPr="00623806">
        <w:rPr>
          <w:rFonts w:ascii="Helvetica" w:hAnsi="Helvetica"/>
          <w:lang w:val="es-ES"/>
        </w:rPr>
        <w:t>.</w:t>
      </w:r>
    </w:p>
    <w:p w14:paraId="54C752C9" w14:textId="0ECC3B70"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They</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w:t>
      </w:r>
      <w:proofErr w:type="spellStart"/>
      <w:r w:rsidRPr="00623806">
        <w:rPr>
          <w:rFonts w:ascii="Helvetica" w:hAnsi="Helvetica"/>
          <w:lang w:val="es-ES"/>
        </w:rPr>
        <w:t>green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kind</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green</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glowed</w:t>
      </w:r>
      <w:proofErr w:type="spellEnd"/>
      <w:r w:rsidRPr="00623806">
        <w:rPr>
          <w:rFonts w:ascii="Helvetica" w:hAnsi="Helvetica"/>
          <w:lang w:val="es-ES"/>
        </w:rPr>
        <w:t xml:space="preserve"> </w:t>
      </w:r>
      <w:proofErr w:type="spellStart"/>
      <w:r w:rsidRPr="00623806">
        <w:rPr>
          <w:rFonts w:ascii="Helvetica" w:hAnsi="Helvetica"/>
          <w:lang w:val="es-ES"/>
        </w:rPr>
        <w:t>without</w:t>
      </w:r>
      <w:proofErr w:type="spellEnd"/>
      <w:r w:rsidRPr="00623806">
        <w:rPr>
          <w:rFonts w:ascii="Helvetica" w:hAnsi="Helvetica"/>
          <w:lang w:val="es-ES"/>
        </w:rPr>
        <w:t xml:space="preserve"> light.</w:t>
      </w:r>
    </w:p>
    <w:p w14:paraId="414FBBD6" w14:textId="6F6EF57A"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They</w:t>
      </w:r>
      <w:proofErr w:type="spellEnd"/>
      <w:r w:rsidRPr="00623806">
        <w:rPr>
          <w:rFonts w:ascii="Helvetica" w:hAnsi="Helvetica"/>
          <w:lang w:val="es-ES"/>
        </w:rPr>
        <w:t xml:space="preserv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snarl</w:t>
      </w:r>
      <w:proofErr w:type="spellEnd"/>
      <w:r w:rsidRPr="00623806">
        <w:rPr>
          <w:rFonts w:ascii="Helvetica" w:hAnsi="Helvetica"/>
          <w:lang w:val="es-ES"/>
        </w:rPr>
        <w:t xml:space="preserve">. </w:t>
      </w:r>
      <w:proofErr w:type="spellStart"/>
      <w:r w:rsidRPr="00623806">
        <w:rPr>
          <w:rFonts w:ascii="Helvetica" w:hAnsi="Helvetica"/>
          <w:lang w:val="es-ES"/>
        </w:rPr>
        <w:t>They</w:t>
      </w:r>
      <w:proofErr w:type="spellEnd"/>
      <w:r w:rsidRPr="00623806">
        <w:rPr>
          <w:rFonts w:ascii="Helvetica" w:hAnsi="Helvetica"/>
          <w:lang w:val="es-ES"/>
        </w:rPr>
        <w:t xml:space="preserv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rush</w:t>
      </w:r>
      <w:proofErr w:type="spellEnd"/>
      <w:r w:rsidRPr="00623806">
        <w:rPr>
          <w:rFonts w:ascii="Helvetica" w:hAnsi="Helvetica"/>
          <w:lang w:val="es-ES"/>
        </w:rPr>
        <w:t>.</w:t>
      </w:r>
    </w:p>
    <w:p w14:paraId="4C5EB610" w14:textId="6DC9BD45"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They</w:t>
      </w:r>
      <w:proofErr w:type="spellEnd"/>
      <w:r w:rsidRPr="00623806">
        <w:rPr>
          <w:rFonts w:ascii="Helvetica" w:hAnsi="Helvetica"/>
          <w:lang w:val="es-ES"/>
        </w:rPr>
        <w:t xml:space="preserve"> </w:t>
      </w:r>
      <w:proofErr w:type="spellStart"/>
      <w:r w:rsidRPr="00623806">
        <w:rPr>
          <w:rFonts w:ascii="Helvetica" w:hAnsi="Helvetica"/>
          <w:lang w:val="es-ES"/>
        </w:rPr>
        <w:t>watched</w:t>
      </w:r>
      <w:proofErr w:type="spellEnd"/>
      <w:r w:rsidRPr="00623806">
        <w:rPr>
          <w:rFonts w:ascii="Helvetica" w:hAnsi="Helvetica"/>
          <w:lang w:val="es-ES"/>
        </w:rPr>
        <w:t>.</w:t>
      </w:r>
    </w:p>
    <w:p w14:paraId="607C9910" w14:textId="51EF8B8F"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light </w:t>
      </w:r>
      <w:proofErr w:type="spellStart"/>
      <w:r w:rsidRPr="00623806">
        <w:rPr>
          <w:rFonts w:ascii="Helvetica" w:hAnsi="Helvetica"/>
          <w:lang w:val="es-ES"/>
        </w:rPr>
        <w:t>brown</w:t>
      </w:r>
      <w:proofErr w:type="spellEnd"/>
      <w:r w:rsidRPr="00623806">
        <w:rPr>
          <w:rFonts w:ascii="Helvetica" w:hAnsi="Helvetica"/>
          <w:lang w:val="es-ES"/>
        </w:rPr>
        <w:t xml:space="preserve"> </w:t>
      </w:r>
      <w:proofErr w:type="spellStart"/>
      <w:r w:rsidRPr="00623806">
        <w:rPr>
          <w:rFonts w:ascii="Helvetica" w:hAnsi="Helvetica"/>
          <w:lang w:val="es-ES"/>
        </w:rPr>
        <w:t>wolf</w:t>
      </w:r>
      <w:proofErr w:type="spellEnd"/>
      <w:r w:rsidRPr="00623806">
        <w:rPr>
          <w:rFonts w:ascii="Helvetica" w:hAnsi="Helvetica"/>
          <w:lang w:val="es-ES"/>
        </w:rPr>
        <w:t xml:space="preserve"> moved a step </w:t>
      </w:r>
      <w:proofErr w:type="spellStart"/>
      <w:r w:rsidRPr="00623806">
        <w:rPr>
          <w:rFonts w:ascii="Helvetica" w:hAnsi="Helvetica"/>
          <w:lang w:val="es-ES"/>
        </w:rPr>
        <w:t>left</w:t>
      </w:r>
      <w:proofErr w:type="spellEnd"/>
      <w:r w:rsidRPr="00623806">
        <w:rPr>
          <w:rFonts w:ascii="Helvetica" w:hAnsi="Helvetica"/>
          <w:lang w:val="es-ES"/>
        </w:rPr>
        <w:t xml:space="preserve">, </w:t>
      </w:r>
      <w:proofErr w:type="spellStart"/>
      <w:r w:rsidRPr="00623806">
        <w:rPr>
          <w:rFonts w:ascii="Helvetica" w:hAnsi="Helvetica"/>
          <w:lang w:val="es-ES"/>
        </w:rPr>
        <w:t>slow</w:t>
      </w:r>
      <w:proofErr w:type="spellEnd"/>
      <w:r w:rsidRPr="00623806">
        <w:rPr>
          <w:rFonts w:ascii="Helvetica" w:hAnsi="Helvetica"/>
          <w:lang w:val="es-ES"/>
        </w:rPr>
        <w:t xml:space="preserve"> and </w:t>
      </w:r>
      <w:proofErr w:type="spellStart"/>
      <w:r w:rsidRPr="00623806">
        <w:rPr>
          <w:rFonts w:ascii="Helvetica" w:hAnsi="Helvetica"/>
          <w:lang w:val="es-ES"/>
        </w:rPr>
        <w:t>confident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blacks</w:t>
      </w:r>
      <w:proofErr w:type="spellEnd"/>
      <w:r w:rsidRPr="00623806">
        <w:rPr>
          <w:rFonts w:ascii="Helvetica" w:hAnsi="Helvetica"/>
          <w:lang w:val="es-ES"/>
        </w:rPr>
        <w:t xml:space="preserve"> </w:t>
      </w:r>
      <w:proofErr w:type="spellStart"/>
      <w:r w:rsidRPr="00623806">
        <w:rPr>
          <w:rFonts w:ascii="Helvetica" w:hAnsi="Helvetica"/>
          <w:lang w:val="es-ES"/>
        </w:rPr>
        <w:t>mirrored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right</w:t>
      </w:r>
      <w:proofErr w:type="spellEnd"/>
      <w:r w:rsidRPr="00623806">
        <w:rPr>
          <w:rFonts w:ascii="Helvetica" w:hAnsi="Helvetica"/>
          <w:lang w:val="es-ES"/>
        </w:rPr>
        <w:t xml:space="preserve">; </w:t>
      </w:r>
      <w:proofErr w:type="spellStart"/>
      <w:r w:rsidRPr="00623806">
        <w:rPr>
          <w:rFonts w:ascii="Helvetica" w:hAnsi="Helvetica"/>
          <w:lang w:val="es-ES"/>
        </w:rPr>
        <w:t>their</w:t>
      </w:r>
      <w:proofErr w:type="spellEnd"/>
      <w:r w:rsidRPr="00623806">
        <w:rPr>
          <w:rFonts w:ascii="Helvetica" w:hAnsi="Helvetica"/>
          <w:lang w:val="es-ES"/>
        </w:rPr>
        <w:t xml:space="preserve"> </w:t>
      </w:r>
      <w:proofErr w:type="spellStart"/>
      <w:r w:rsidRPr="00623806">
        <w:rPr>
          <w:rFonts w:ascii="Helvetica" w:hAnsi="Helvetica"/>
          <w:lang w:val="es-ES"/>
        </w:rPr>
        <w:t>motions</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so </w:t>
      </w:r>
      <w:proofErr w:type="spellStart"/>
      <w:r w:rsidRPr="00623806">
        <w:rPr>
          <w:rFonts w:ascii="Helvetica" w:hAnsi="Helvetica"/>
          <w:lang w:val="es-ES"/>
        </w:rPr>
        <w:t>perfectly</w:t>
      </w:r>
      <w:proofErr w:type="spellEnd"/>
      <w:r w:rsidRPr="00623806">
        <w:rPr>
          <w:rFonts w:ascii="Helvetica" w:hAnsi="Helvetica"/>
          <w:lang w:val="es-ES"/>
        </w:rPr>
        <w:t xml:space="preserve"> in </w:t>
      </w:r>
      <w:proofErr w:type="spellStart"/>
      <w:r w:rsidRPr="00623806">
        <w:rPr>
          <w:rFonts w:ascii="Helvetica" w:hAnsi="Helvetica"/>
          <w:lang w:val="es-ES"/>
        </w:rPr>
        <w:t>sync</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choreographed</w:t>
      </w:r>
      <w:proofErr w:type="spellEnd"/>
      <w:r w:rsidRPr="00623806">
        <w:rPr>
          <w:rFonts w:ascii="Helvetica" w:hAnsi="Helvetica"/>
          <w:lang w:val="es-ES"/>
        </w:rPr>
        <w:t xml:space="preserve">. </w:t>
      </w:r>
      <w:proofErr w:type="spellStart"/>
      <w:r w:rsidRPr="00623806">
        <w:rPr>
          <w:rFonts w:ascii="Helvetica" w:hAnsi="Helvetica"/>
          <w:lang w:val="es-ES"/>
        </w:rPr>
        <w:t>Predators</w:t>
      </w:r>
      <w:proofErr w:type="spellEnd"/>
      <w:r w:rsidRPr="00623806">
        <w:rPr>
          <w:rFonts w:ascii="Helvetica" w:hAnsi="Helvetica"/>
          <w:lang w:val="es-ES"/>
        </w:rPr>
        <w:t xml:space="preserve"> are </w:t>
      </w:r>
      <w:proofErr w:type="spellStart"/>
      <w:r w:rsidRPr="00623806">
        <w:rPr>
          <w:rFonts w:ascii="Helvetica" w:hAnsi="Helvetica"/>
          <w:lang w:val="es-ES"/>
        </w:rPr>
        <w:t>circling</w:t>
      </w:r>
      <w:proofErr w:type="spellEnd"/>
      <w:r w:rsidRPr="00623806">
        <w:rPr>
          <w:rFonts w:ascii="Helvetica" w:hAnsi="Helvetica"/>
          <w:lang w:val="es-ES"/>
        </w:rPr>
        <w:t xml:space="preserve"> </w:t>
      </w:r>
      <w:proofErr w:type="spellStart"/>
      <w:r w:rsidRPr="00623806">
        <w:rPr>
          <w:rFonts w:ascii="Helvetica" w:hAnsi="Helvetica"/>
          <w:lang w:val="es-ES"/>
        </w:rPr>
        <w:t>prey</w:t>
      </w:r>
      <w:proofErr w:type="spellEnd"/>
      <w:r w:rsidRPr="00623806">
        <w:rPr>
          <w:rFonts w:ascii="Helvetica" w:hAnsi="Helvetica"/>
          <w:lang w:val="es-ES"/>
        </w:rPr>
        <w:t>.</w:t>
      </w:r>
    </w:p>
    <w:p w14:paraId="197994D7" w14:textId="1C24FC4B"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lastRenderedPageBreak/>
        <w:t>My</w:t>
      </w:r>
      <w:proofErr w:type="spellEnd"/>
      <w:r w:rsidRPr="00623806">
        <w:rPr>
          <w:rFonts w:ascii="Helvetica" w:hAnsi="Helvetica"/>
          <w:lang w:val="es-ES"/>
        </w:rPr>
        <w:t xml:space="preserve"> </w:t>
      </w:r>
      <w:proofErr w:type="spellStart"/>
      <w:r w:rsidRPr="00623806">
        <w:rPr>
          <w:rFonts w:ascii="Helvetica" w:hAnsi="Helvetica"/>
          <w:lang w:val="es-ES"/>
        </w:rPr>
        <w:t>feet</w:t>
      </w:r>
      <w:proofErr w:type="spellEnd"/>
      <w:r w:rsidRPr="00623806">
        <w:rPr>
          <w:rFonts w:ascii="Helvetica" w:hAnsi="Helvetica"/>
          <w:lang w:val="es-ES"/>
        </w:rPr>
        <w:t xml:space="preserve"> </w:t>
      </w:r>
      <w:proofErr w:type="spellStart"/>
      <w:r w:rsidRPr="00623806">
        <w:rPr>
          <w:rFonts w:ascii="Helvetica" w:hAnsi="Helvetica"/>
          <w:lang w:val="es-ES"/>
        </w:rPr>
        <w:t>refused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move</w:t>
      </w:r>
      <w:proofErr w:type="spellEnd"/>
      <w:r w:rsidRPr="00623806">
        <w:rPr>
          <w:rFonts w:ascii="Helvetica" w:hAnsi="Helvetica"/>
          <w:lang w:val="es-ES"/>
        </w:rPr>
        <w:t xml:space="preserve">. I </w:t>
      </w:r>
      <w:proofErr w:type="spellStart"/>
      <w:r w:rsidRPr="00623806">
        <w:rPr>
          <w:rFonts w:ascii="Helvetica" w:hAnsi="Helvetica"/>
          <w:lang w:val="es-ES"/>
        </w:rPr>
        <w:t>found</w:t>
      </w:r>
      <w:proofErr w:type="spellEnd"/>
      <w:r w:rsidRPr="00623806">
        <w:rPr>
          <w:rFonts w:ascii="Helvetica" w:hAnsi="Helvetica"/>
          <w:lang w:val="es-ES"/>
        </w:rPr>
        <w:t xml:space="preserve"> </w:t>
      </w:r>
      <w:proofErr w:type="spellStart"/>
      <w:r w:rsidRPr="00623806">
        <w:rPr>
          <w:rFonts w:ascii="Helvetica" w:hAnsi="Helvetica"/>
          <w:lang w:val="es-ES"/>
        </w:rPr>
        <w:t>myself</w:t>
      </w:r>
      <w:proofErr w:type="spellEnd"/>
      <w:r w:rsidRPr="00623806">
        <w:rPr>
          <w:rFonts w:ascii="Helvetica" w:hAnsi="Helvetica"/>
          <w:lang w:val="es-ES"/>
        </w:rPr>
        <w:t xml:space="preserve"> </w:t>
      </w:r>
      <w:proofErr w:type="spellStart"/>
      <w:r w:rsidRPr="00623806">
        <w:rPr>
          <w:rFonts w:ascii="Helvetica" w:hAnsi="Helvetica"/>
          <w:lang w:val="es-ES"/>
        </w:rPr>
        <w:t>firmly</w:t>
      </w:r>
      <w:proofErr w:type="spellEnd"/>
      <w:r w:rsidRPr="00623806">
        <w:rPr>
          <w:rFonts w:ascii="Helvetica" w:hAnsi="Helvetica"/>
          <w:lang w:val="es-ES"/>
        </w:rPr>
        <w:t xml:space="preserve"> </w:t>
      </w:r>
      <w:proofErr w:type="spellStart"/>
      <w:r w:rsidRPr="00623806">
        <w:rPr>
          <w:rFonts w:ascii="Helvetica" w:hAnsi="Helvetica"/>
          <w:lang w:val="es-ES"/>
        </w:rPr>
        <w:t>planted</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ground</w:t>
      </w:r>
      <w:proofErr w:type="spellEnd"/>
      <w:r w:rsidRPr="00623806">
        <w:rPr>
          <w:rFonts w:ascii="Helvetica" w:hAnsi="Helvetica"/>
          <w:lang w:val="es-ES"/>
        </w:rPr>
        <w:t xml:space="preserve">, </w:t>
      </w:r>
      <w:proofErr w:type="spellStart"/>
      <w:r w:rsidRPr="00623806">
        <w:rPr>
          <w:rFonts w:ascii="Helvetica" w:hAnsi="Helvetica"/>
          <w:lang w:val="es-ES"/>
        </w:rPr>
        <w:t>ensnared</w:t>
      </w:r>
      <w:proofErr w:type="spellEnd"/>
      <w:r w:rsidRPr="00623806">
        <w:rPr>
          <w:rFonts w:ascii="Helvetica" w:hAnsi="Helvetica"/>
          <w:lang w:val="es-ES"/>
        </w:rPr>
        <w:t xml:space="preserve"> in </w:t>
      </w:r>
      <w:proofErr w:type="spellStart"/>
      <w:r w:rsidRPr="00623806">
        <w:rPr>
          <w:rFonts w:ascii="Helvetica" w:hAnsi="Helvetica"/>
          <w:lang w:val="es-ES"/>
        </w:rPr>
        <w:t>the</w:t>
      </w:r>
      <w:proofErr w:type="spellEnd"/>
      <w:r w:rsidRPr="00623806">
        <w:rPr>
          <w:rFonts w:ascii="Helvetica" w:hAnsi="Helvetica"/>
          <w:lang w:val="es-ES"/>
        </w:rPr>
        <w:t xml:space="preserve"> gradual </w:t>
      </w:r>
      <w:proofErr w:type="spellStart"/>
      <w:r w:rsidRPr="00623806">
        <w:rPr>
          <w:rFonts w:ascii="Helvetica" w:hAnsi="Helvetica"/>
          <w:lang w:val="es-ES"/>
        </w:rPr>
        <w:t>rotation</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an</w:t>
      </w:r>
      <w:proofErr w:type="spellEnd"/>
      <w:r w:rsidRPr="00623806">
        <w:rPr>
          <w:rFonts w:ascii="Helvetica" w:hAnsi="Helvetica"/>
          <w:lang w:val="es-ES"/>
        </w:rPr>
        <w:t xml:space="preserve"> </w:t>
      </w:r>
      <w:proofErr w:type="spellStart"/>
      <w:r w:rsidRPr="00623806">
        <w:rPr>
          <w:rFonts w:ascii="Helvetica" w:hAnsi="Helvetica"/>
          <w:lang w:val="es-ES"/>
        </w:rPr>
        <w:t>eons-old</w:t>
      </w:r>
      <w:proofErr w:type="spellEnd"/>
      <w:r w:rsidRPr="00623806">
        <w:rPr>
          <w:rFonts w:ascii="Helvetica" w:hAnsi="Helvetica"/>
          <w:lang w:val="es-ES"/>
        </w:rPr>
        <w:t xml:space="preserve"> </w:t>
      </w:r>
      <w:proofErr w:type="spellStart"/>
      <w:r w:rsidRPr="00623806">
        <w:rPr>
          <w:rFonts w:ascii="Helvetica" w:hAnsi="Helvetica"/>
          <w:lang w:val="es-ES"/>
        </w:rPr>
        <w:t>force</w:t>
      </w:r>
      <w:proofErr w:type="spellEnd"/>
      <w:r w:rsidRPr="00623806">
        <w:rPr>
          <w:rFonts w:ascii="Helvetica" w:hAnsi="Helvetica"/>
          <w:lang w:val="es-ES"/>
        </w:rPr>
        <w:t>—</w:t>
      </w:r>
      <w:proofErr w:type="spellStart"/>
      <w:r w:rsidRPr="00623806">
        <w:rPr>
          <w:rFonts w:ascii="Helvetica" w:hAnsi="Helvetica"/>
          <w:lang w:val="es-ES"/>
        </w:rPr>
        <w:t>an</w:t>
      </w:r>
      <w:proofErr w:type="spellEnd"/>
      <w:r w:rsidRPr="00623806">
        <w:rPr>
          <w:rFonts w:ascii="Helvetica" w:hAnsi="Helvetica"/>
          <w:lang w:val="es-ES"/>
        </w:rPr>
        <w:t xml:space="preserve"> </w:t>
      </w:r>
      <w:proofErr w:type="spellStart"/>
      <w:r w:rsidRPr="00623806">
        <w:rPr>
          <w:rFonts w:ascii="Helvetica" w:hAnsi="Helvetica"/>
          <w:lang w:val="es-ES"/>
        </w:rPr>
        <w:t>entity</w:t>
      </w:r>
      <w:proofErr w:type="spellEnd"/>
      <w:r w:rsidRPr="00623806">
        <w:rPr>
          <w:rFonts w:ascii="Helvetica" w:hAnsi="Helvetica"/>
          <w:lang w:val="es-ES"/>
        </w:rPr>
        <w:t xml:space="preserve"> I </w:t>
      </w:r>
      <w:proofErr w:type="spellStart"/>
      <w:r w:rsidRPr="00623806">
        <w:rPr>
          <w:rFonts w:ascii="Helvetica" w:hAnsi="Helvetica"/>
          <w:lang w:val="es-ES"/>
        </w:rPr>
        <w:t>had</w:t>
      </w:r>
      <w:proofErr w:type="spellEnd"/>
      <w:r w:rsidRPr="00623806">
        <w:rPr>
          <w:rFonts w:ascii="Helvetica" w:hAnsi="Helvetica"/>
          <w:lang w:val="es-ES"/>
        </w:rPr>
        <w:t xml:space="preserve"> no </w:t>
      </w:r>
      <w:proofErr w:type="spellStart"/>
      <w:r w:rsidRPr="00623806">
        <w:rPr>
          <w:rFonts w:ascii="Helvetica" w:hAnsi="Helvetica"/>
          <w:lang w:val="es-ES"/>
        </w:rPr>
        <w:t>right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witness</w:t>
      </w:r>
      <w:proofErr w:type="spellEnd"/>
      <w:r w:rsidRPr="00623806">
        <w:rPr>
          <w:rFonts w:ascii="Helvetica" w:hAnsi="Helvetica"/>
          <w:lang w:val="es-ES"/>
        </w:rPr>
        <w:t>.</w:t>
      </w:r>
    </w:p>
    <w:p w14:paraId="586B069F" w14:textId="77C6269D"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forest</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gone</w:t>
      </w:r>
      <w:proofErr w:type="spellEnd"/>
      <w:r w:rsidRPr="00623806">
        <w:rPr>
          <w:rFonts w:ascii="Helvetica" w:hAnsi="Helvetica"/>
          <w:lang w:val="es-ES"/>
        </w:rPr>
        <w:t xml:space="preserve"> </w:t>
      </w:r>
      <w:proofErr w:type="spellStart"/>
      <w:r w:rsidRPr="00623806">
        <w:rPr>
          <w:rFonts w:ascii="Helvetica" w:hAnsi="Helvetica"/>
          <w:lang w:val="es-ES"/>
        </w:rPr>
        <w:t>silent</w:t>
      </w:r>
      <w:proofErr w:type="spellEnd"/>
      <w:r w:rsidRPr="00623806">
        <w:rPr>
          <w:rFonts w:ascii="Helvetica" w:hAnsi="Helvetica"/>
          <w:lang w:val="es-ES"/>
        </w:rPr>
        <w:t xml:space="preserve"> </w:t>
      </w:r>
      <w:proofErr w:type="spellStart"/>
      <w:r w:rsidRPr="00623806">
        <w:rPr>
          <w:rFonts w:ascii="Helvetica" w:hAnsi="Helvetica"/>
          <w:lang w:val="es-ES"/>
        </w:rPr>
        <w:t>again</w:t>
      </w:r>
      <w:proofErr w:type="spellEnd"/>
      <w:r w:rsidRPr="00623806">
        <w:rPr>
          <w:rFonts w:ascii="Helvetica" w:hAnsi="Helvetica"/>
          <w:lang w:val="es-ES"/>
        </w:rPr>
        <w:t xml:space="preserve">. </w:t>
      </w:r>
      <w:proofErr w:type="spellStart"/>
      <w:r w:rsidRPr="00623806">
        <w:rPr>
          <w:rFonts w:ascii="Helvetica" w:hAnsi="Helvetica"/>
          <w:lang w:val="es-ES"/>
        </w:rPr>
        <w:t>Even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wind</w:t>
      </w:r>
      <w:proofErr w:type="spellEnd"/>
      <w:r w:rsidRPr="00623806">
        <w:rPr>
          <w:rFonts w:ascii="Helvetica" w:hAnsi="Helvetica"/>
          <w:lang w:val="es-ES"/>
        </w:rPr>
        <w:t xml:space="preserv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dare</w:t>
      </w:r>
      <w:proofErr w:type="spellEnd"/>
      <w:r w:rsidRPr="00623806">
        <w:rPr>
          <w:rFonts w:ascii="Helvetica" w:hAnsi="Helvetica"/>
          <w:lang w:val="es-ES"/>
        </w:rPr>
        <w:t xml:space="preserve"> </w:t>
      </w:r>
      <w:proofErr w:type="spellStart"/>
      <w:r w:rsidRPr="00623806">
        <w:rPr>
          <w:rFonts w:ascii="Helvetica" w:hAnsi="Helvetica"/>
          <w:lang w:val="es-ES"/>
        </w:rPr>
        <w:t>stir</w:t>
      </w:r>
      <w:proofErr w:type="spellEnd"/>
      <w:r w:rsidRPr="00623806">
        <w:rPr>
          <w:rFonts w:ascii="Helvetica" w:hAnsi="Helvetica"/>
          <w:lang w:val="es-ES"/>
        </w:rPr>
        <w:t>.</w:t>
      </w:r>
    </w:p>
    <w:p w14:paraId="5460A02F" w14:textId="7F36F2BD"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there</w:t>
      </w:r>
      <w:proofErr w:type="spellEnd"/>
      <w:r w:rsidRPr="00623806">
        <w:rPr>
          <w:rFonts w:ascii="Helvetica" w:hAnsi="Helvetica"/>
          <w:lang w:val="es-ES"/>
        </w:rPr>
        <w:t xml:space="preserve"> I </w:t>
      </w:r>
      <w:proofErr w:type="spellStart"/>
      <w:r w:rsidRPr="00623806">
        <w:rPr>
          <w:rFonts w:ascii="Helvetica" w:hAnsi="Helvetica"/>
          <w:lang w:val="es-ES"/>
        </w:rPr>
        <w:t>stood</w:t>
      </w:r>
      <w:proofErr w:type="spellEnd"/>
      <w:r w:rsidRPr="00623806">
        <w:rPr>
          <w:rFonts w:ascii="Helvetica" w:hAnsi="Helvetica"/>
          <w:lang w:val="es-ES"/>
        </w:rPr>
        <w:t xml:space="preserve">, </w:t>
      </w:r>
      <w:proofErr w:type="spellStart"/>
      <w:r w:rsidRPr="00623806">
        <w:rPr>
          <w:rFonts w:ascii="Helvetica" w:hAnsi="Helvetica"/>
          <w:lang w:val="es-ES"/>
        </w:rPr>
        <w:t>trembling</w:t>
      </w:r>
      <w:proofErr w:type="spellEnd"/>
      <w:r w:rsidRPr="00623806">
        <w:rPr>
          <w:rFonts w:ascii="Helvetica" w:hAnsi="Helvetica"/>
          <w:lang w:val="es-ES"/>
        </w:rPr>
        <w:t xml:space="preserve"> 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eye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I </w:t>
      </w:r>
      <w:proofErr w:type="spellStart"/>
      <w:r w:rsidRPr="00623806">
        <w:rPr>
          <w:rFonts w:ascii="Helvetica" w:hAnsi="Helvetica"/>
          <w:lang w:val="es-ES"/>
        </w:rPr>
        <w:t>couldn’t</w:t>
      </w:r>
      <w:proofErr w:type="spellEnd"/>
      <w:r w:rsidRPr="00623806">
        <w:rPr>
          <w:rFonts w:ascii="Helvetica" w:hAnsi="Helvetica"/>
          <w:lang w:val="es-ES"/>
        </w:rPr>
        <w:t xml:space="preserve"> </w:t>
      </w:r>
      <w:proofErr w:type="spellStart"/>
      <w:r w:rsidRPr="00623806">
        <w:rPr>
          <w:rFonts w:ascii="Helvetica" w:hAnsi="Helvetica"/>
          <w:lang w:val="es-ES"/>
        </w:rPr>
        <w:t>understand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pulse </w:t>
      </w:r>
      <w:proofErr w:type="spellStart"/>
      <w:r w:rsidRPr="00623806">
        <w:rPr>
          <w:rFonts w:ascii="Helvetica" w:hAnsi="Helvetica"/>
          <w:lang w:val="es-ES"/>
        </w:rPr>
        <w:t>pounding</w:t>
      </w:r>
      <w:proofErr w:type="spellEnd"/>
      <w:r w:rsidRPr="00623806">
        <w:rPr>
          <w:rFonts w:ascii="Helvetica" w:hAnsi="Helvetica"/>
          <w:lang w:val="es-ES"/>
        </w:rPr>
        <w:t xml:space="preserve"> </w:t>
      </w:r>
      <w:proofErr w:type="spellStart"/>
      <w:r w:rsidRPr="00623806">
        <w:rPr>
          <w:rFonts w:ascii="Helvetica" w:hAnsi="Helvetica"/>
          <w:lang w:val="es-ES"/>
        </w:rPr>
        <w:t>loud</w:t>
      </w:r>
      <w:proofErr w:type="spellEnd"/>
      <w:r w:rsidRPr="00623806">
        <w:rPr>
          <w:rFonts w:ascii="Helvetica" w:hAnsi="Helvetica"/>
          <w:lang w:val="es-ES"/>
        </w:rPr>
        <w:t xml:space="preserve"> and </w:t>
      </w:r>
      <w:proofErr w:type="spellStart"/>
      <w:r w:rsidRPr="00623806">
        <w:rPr>
          <w:rFonts w:ascii="Helvetica" w:hAnsi="Helvetica"/>
          <w:lang w:val="es-ES"/>
        </w:rPr>
        <w:t>frantic</w:t>
      </w:r>
      <w:proofErr w:type="spellEnd"/>
      <w:r w:rsidRPr="00623806">
        <w:rPr>
          <w:rFonts w:ascii="Helvetica" w:hAnsi="Helvetica"/>
          <w:lang w:val="es-ES"/>
        </w:rPr>
        <w:t xml:space="preserve"> in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ears</w:t>
      </w:r>
      <w:proofErr w:type="spellEnd"/>
      <w:r w:rsidRPr="00623806">
        <w:rPr>
          <w:rFonts w:ascii="Helvetica" w:hAnsi="Helvetica"/>
          <w:lang w:val="es-ES"/>
        </w:rPr>
        <w:t>.</w:t>
      </w:r>
    </w:p>
    <w:p w14:paraId="5B5655A5" w14:textId="2E57F3F6"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throat</w:t>
      </w:r>
      <w:proofErr w:type="spellEnd"/>
      <w:r w:rsidRPr="00623806">
        <w:rPr>
          <w:rFonts w:ascii="Helvetica" w:hAnsi="Helvetica"/>
          <w:lang w:val="es-ES"/>
        </w:rPr>
        <w:t xml:space="preserve"> </w:t>
      </w:r>
      <w:proofErr w:type="spellStart"/>
      <w:r w:rsidRPr="00623806">
        <w:rPr>
          <w:rFonts w:ascii="Helvetica" w:hAnsi="Helvetica"/>
          <w:lang w:val="es-ES"/>
        </w:rPr>
        <w:t>closed</w:t>
      </w:r>
      <w:proofErr w:type="spellEnd"/>
      <w:r w:rsidRPr="00623806">
        <w:rPr>
          <w:rFonts w:ascii="Helvetica" w:hAnsi="Helvetica"/>
          <w:lang w:val="es-ES"/>
        </w:rPr>
        <w:t xml:space="preserve">. I </w:t>
      </w:r>
      <w:proofErr w:type="spellStart"/>
      <w:r w:rsidRPr="00623806">
        <w:rPr>
          <w:rFonts w:ascii="Helvetica" w:hAnsi="Helvetica"/>
          <w:lang w:val="es-ES"/>
        </w:rPr>
        <w:t>couldn’t</w:t>
      </w:r>
      <w:proofErr w:type="spellEnd"/>
      <w:r w:rsidRPr="00623806">
        <w:rPr>
          <w:rFonts w:ascii="Helvetica" w:hAnsi="Helvetica"/>
          <w:lang w:val="es-ES"/>
        </w:rPr>
        <w:t xml:space="preserve"> </w:t>
      </w:r>
      <w:proofErr w:type="spellStart"/>
      <w:r w:rsidRPr="00623806">
        <w:rPr>
          <w:rFonts w:ascii="Helvetica" w:hAnsi="Helvetica"/>
          <w:lang w:val="es-ES"/>
        </w:rPr>
        <w:t>move</w:t>
      </w:r>
      <w:proofErr w:type="spellEnd"/>
      <w:r w:rsidRPr="00623806">
        <w:rPr>
          <w:rFonts w:ascii="Helvetica" w:hAnsi="Helvetica"/>
          <w:lang w:val="es-ES"/>
        </w:rPr>
        <w:t xml:space="preserve">. </w:t>
      </w:r>
      <w:proofErr w:type="spellStart"/>
      <w:r w:rsidRPr="00623806">
        <w:rPr>
          <w:rFonts w:ascii="Helvetica" w:hAnsi="Helvetica"/>
          <w:lang w:val="es-ES"/>
        </w:rPr>
        <w:t>Couldn’t</w:t>
      </w:r>
      <w:proofErr w:type="spellEnd"/>
      <w:r w:rsidRPr="00623806">
        <w:rPr>
          <w:rFonts w:ascii="Helvetica" w:hAnsi="Helvetica"/>
          <w:lang w:val="es-ES"/>
        </w:rPr>
        <w:t xml:space="preserve"> </w:t>
      </w:r>
      <w:proofErr w:type="spellStart"/>
      <w:r w:rsidRPr="00623806">
        <w:rPr>
          <w:rFonts w:ascii="Helvetica" w:hAnsi="Helvetica"/>
          <w:lang w:val="es-ES"/>
        </w:rPr>
        <w:t>even</w:t>
      </w:r>
      <w:proofErr w:type="spellEnd"/>
      <w:r w:rsidRPr="00623806">
        <w:rPr>
          <w:rFonts w:ascii="Helvetica" w:hAnsi="Helvetica"/>
          <w:lang w:val="es-ES"/>
        </w:rPr>
        <w:t xml:space="preserve"> </w:t>
      </w:r>
      <w:proofErr w:type="spellStart"/>
      <w:r w:rsidRPr="00623806">
        <w:rPr>
          <w:rFonts w:ascii="Helvetica" w:hAnsi="Helvetica"/>
          <w:lang w:val="es-ES"/>
        </w:rPr>
        <w:t>scream</w:t>
      </w:r>
      <w:proofErr w:type="spellEnd"/>
      <w:r w:rsidRPr="00623806">
        <w:rPr>
          <w:rFonts w:ascii="Helvetica" w:hAnsi="Helvetica"/>
          <w:lang w:val="es-ES"/>
        </w:rPr>
        <w:t>.</w:t>
      </w:r>
    </w:p>
    <w:p w14:paraId="6AEAA5CA" w14:textId="43765998"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light </w:t>
      </w:r>
      <w:proofErr w:type="spellStart"/>
      <w:r w:rsidRPr="00623806">
        <w:rPr>
          <w:rFonts w:ascii="Helvetica" w:hAnsi="Helvetica"/>
          <w:lang w:val="es-ES"/>
        </w:rPr>
        <w:t>brown</w:t>
      </w:r>
      <w:proofErr w:type="spellEnd"/>
      <w:r w:rsidRPr="00623806">
        <w:rPr>
          <w:rFonts w:ascii="Helvetica" w:hAnsi="Helvetica"/>
          <w:lang w:val="es-ES"/>
        </w:rPr>
        <w:t xml:space="preserve"> </w:t>
      </w:r>
      <w:proofErr w:type="spellStart"/>
      <w:r w:rsidRPr="00623806">
        <w:rPr>
          <w:rFonts w:ascii="Helvetica" w:hAnsi="Helvetica"/>
          <w:lang w:val="es-ES"/>
        </w:rPr>
        <w:t>wolf’s</w:t>
      </w:r>
      <w:proofErr w:type="spellEnd"/>
      <w:r w:rsidRPr="00623806">
        <w:rPr>
          <w:rFonts w:ascii="Helvetica" w:hAnsi="Helvetica"/>
          <w:lang w:val="es-ES"/>
        </w:rPr>
        <w:t xml:space="preserve"> </w:t>
      </w:r>
      <w:proofErr w:type="spellStart"/>
      <w:r w:rsidRPr="00623806">
        <w:rPr>
          <w:rFonts w:ascii="Helvetica" w:hAnsi="Helvetica"/>
          <w:lang w:val="es-ES"/>
        </w:rPr>
        <w:t>lips</w:t>
      </w:r>
      <w:proofErr w:type="spellEnd"/>
      <w:r w:rsidRPr="00623806">
        <w:rPr>
          <w:rFonts w:ascii="Helvetica" w:hAnsi="Helvetica"/>
          <w:lang w:val="es-ES"/>
        </w:rPr>
        <w:t xml:space="preserve"> </w:t>
      </w:r>
      <w:proofErr w:type="spellStart"/>
      <w:r w:rsidRPr="00623806">
        <w:rPr>
          <w:rFonts w:ascii="Helvetica" w:hAnsi="Helvetica"/>
          <w:lang w:val="es-ES"/>
        </w:rPr>
        <w:t>curled</w:t>
      </w:r>
      <w:proofErr w:type="spellEnd"/>
      <w:r w:rsidRPr="00623806">
        <w:rPr>
          <w:rFonts w:ascii="Helvetica" w:hAnsi="Helvetica"/>
          <w:lang w:val="es-ES"/>
        </w:rPr>
        <w:t xml:space="preserve"> back, </w:t>
      </w:r>
      <w:proofErr w:type="spellStart"/>
      <w:r w:rsidRPr="00623806">
        <w:rPr>
          <w:rFonts w:ascii="Helvetica" w:hAnsi="Helvetica"/>
          <w:lang w:val="es-ES"/>
        </w:rPr>
        <w:t>exposing</w:t>
      </w:r>
      <w:proofErr w:type="spellEnd"/>
      <w:r w:rsidRPr="00623806">
        <w:rPr>
          <w:rFonts w:ascii="Helvetica" w:hAnsi="Helvetica"/>
          <w:lang w:val="es-ES"/>
        </w:rPr>
        <w:t xml:space="preserve"> </w:t>
      </w:r>
      <w:proofErr w:type="spellStart"/>
      <w:r w:rsidRPr="00623806">
        <w:rPr>
          <w:rFonts w:ascii="Helvetica" w:hAnsi="Helvetica"/>
          <w:lang w:val="es-ES"/>
        </w:rPr>
        <w:t>sharp</w:t>
      </w:r>
      <w:proofErr w:type="spellEnd"/>
      <w:r w:rsidRPr="00623806">
        <w:rPr>
          <w:rFonts w:ascii="Helvetica" w:hAnsi="Helvetica"/>
          <w:lang w:val="es-ES"/>
        </w:rPr>
        <w:t xml:space="preserve"> </w:t>
      </w:r>
      <w:proofErr w:type="spellStart"/>
      <w:r w:rsidRPr="00623806">
        <w:rPr>
          <w:rFonts w:ascii="Helvetica" w:hAnsi="Helvetica"/>
          <w:lang w:val="es-ES"/>
        </w:rPr>
        <w:t>teeth</w:t>
      </w:r>
      <w:proofErr w:type="spellEnd"/>
      <w:r w:rsidRPr="00623806">
        <w:rPr>
          <w:rFonts w:ascii="Helvetica" w:hAnsi="Helvetica"/>
          <w:lang w:val="es-ES"/>
        </w:rPr>
        <w:t xml:space="preserve"> in a </w:t>
      </w:r>
      <w:proofErr w:type="spellStart"/>
      <w:r w:rsidRPr="00623806">
        <w:rPr>
          <w:rFonts w:ascii="Helvetica" w:hAnsi="Helvetica"/>
          <w:lang w:val="es-ES"/>
        </w:rPr>
        <w:t>slow</w:t>
      </w:r>
      <w:proofErr w:type="spellEnd"/>
      <w:r w:rsidRPr="00623806">
        <w:rPr>
          <w:rFonts w:ascii="Helvetica" w:hAnsi="Helvetica"/>
          <w:lang w:val="es-ES"/>
        </w:rPr>
        <w:t xml:space="preserve">, </w:t>
      </w:r>
      <w:proofErr w:type="spellStart"/>
      <w:r w:rsidRPr="00623806">
        <w:rPr>
          <w:rFonts w:ascii="Helvetica" w:hAnsi="Helvetica"/>
          <w:lang w:val="es-ES"/>
        </w:rPr>
        <w:t>deliberate</w:t>
      </w:r>
      <w:proofErr w:type="spellEnd"/>
      <w:r w:rsidRPr="00623806">
        <w:rPr>
          <w:rFonts w:ascii="Helvetica" w:hAnsi="Helvetica"/>
          <w:lang w:val="es-ES"/>
        </w:rPr>
        <w:t xml:space="preserve"> </w:t>
      </w:r>
      <w:proofErr w:type="spellStart"/>
      <w:r w:rsidRPr="00623806">
        <w:rPr>
          <w:rFonts w:ascii="Helvetica" w:hAnsi="Helvetica"/>
          <w:lang w:val="es-ES"/>
        </w:rPr>
        <w:t>snarl</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stalked</w:t>
      </w:r>
      <w:proofErr w:type="spellEnd"/>
      <w:r w:rsidRPr="00623806">
        <w:rPr>
          <w:rFonts w:ascii="Helvetica" w:hAnsi="Helvetica"/>
          <w:lang w:val="es-ES"/>
        </w:rPr>
        <w:t xml:space="preserve"> forward—</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locked</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mine </w:t>
      </w:r>
      <w:proofErr w:type="spellStart"/>
      <w:r w:rsidRPr="00623806">
        <w:rPr>
          <w:rFonts w:ascii="Helvetica" w:hAnsi="Helvetica"/>
          <w:lang w:val="es-ES"/>
        </w:rPr>
        <w:t>like</w:t>
      </w:r>
      <w:proofErr w:type="spellEnd"/>
      <w:r w:rsidRPr="00623806">
        <w:rPr>
          <w:rFonts w:ascii="Helvetica" w:hAnsi="Helvetica"/>
          <w:lang w:val="es-ES"/>
        </w:rPr>
        <w:t xml:space="preserve"> I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already</w:t>
      </w:r>
      <w:proofErr w:type="spellEnd"/>
      <w:r w:rsidRPr="00623806">
        <w:rPr>
          <w:rFonts w:ascii="Helvetica" w:hAnsi="Helvetica"/>
          <w:lang w:val="es-ES"/>
        </w:rPr>
        <w:t xml:space="preserve"> </w:t>
      </w:r>
      <w:proofErr w:type="spellStart"/>
      <w:r w:rsidRPr="00623806">
        <w:rPr>
          <w:rFonts w:ascii="Helvetica" w:hAnsi="Helvetica"/>
          <w:lang w:val="es-ES"/>
        </w:rPr>
        <w:t>dead</w:t>
      </w:r>
      <w:proofErr w:type="spellEnd"/>
      <w:r w:rsidRPr="00623806">
        <w:rPr>
          <w:rFonts w:ascii="Helvetica" w:hAnsi="Helvetica"/>
          <w:lang w:val="es-ES"/>
        </w:rPr>
        <w:t>.</w:t>
      </w:r>
    </w:p>
    <w:p w14:paraId="2E9070F7" w14:textId="3C271C52"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backed</w:t>
      </w:r>
      <w:proofErr w:type="spellEnd"/>
      <w:r w:rsidRPr="00623806">
        <w:rPr>
          <w:rFonts w:ascii="Helvetica" w:hAnsi="Helvetica"/>
          <w:lang w:val="es-ES"/>
        </w:rPr>
        <w:t xml:space="preserve"> up.</w:t>
      </w:r>
    </w:p>
    <w:p w14:paraId="23BE9BE1" w14:textId="6646909F"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Right</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line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black</w:t>
      </w:r>
      <w:proofErr w:type="spellEnd"/>
      <w:r w:rsidRPr="00623806">
        <w:rPr>
          <w:rFonts w:ascii="Helvetica" w:hAnsi="Helvetica"/>
          <w:lang w:val="es-ES"/>
        </w:rPr>
        <w:t xml:space="preserve"> </w:t>
      </w:r>
      <w:proofErr w:type="spellStart"/>
      <w:r w:rsidRPr="00623806">
        <w:rPr>
          <w:rFonts w:ascii="Helvetica" w:hAnsi="Helvetica"/>
          <w:lang w:val="es-ES"/>
        </w:rPr>
        <w:t>wolf’s</w:t>
      </w:r>
      <w:proofErr w:type="spellEnd"/>
      <w:r w:rsidRPr="00623806">
        <w:rPr>
          <w:rFonts w:ascii="Helvetica" w:hAnsi="Helvetica"/>
          <w:lang w:val="es-ES"/>
        </w:rPr>
        <w:t xml:space="preserve"> </w:t>
      </w:r>
      <w:proofErr w:type="spellStart"/>
      <w:r w:rsidRPr="00623806">
        <w:rPr>
          <w:rFonts w:ascii="Helvetica" w:hAnsi="Helvetica"/>
          <w:lang w:val="es-ES"/>
        </w:rPr>
        <w:t>path</w:t>
      </w:r>
      <w:proofErr w:type="spellEnd"/>
      <w:r w:rsidRPr="00623806">
        <w:rPr>
          <w:rFonts w:ascii="Helvetica" w:hAnsi="Helvetica"/>
          <w:lang w:val="es-ES"/>
        </w:rPr>
        <w:t>.</w:t>
      </w:r>
    </w:p>
    <w:p w14:paraId="4F51C5FA" w14:textId="75AC18F6"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Except</w:t>
      </w:r>
      <w:proofErr w:type="spellEnd"/>
      <w:r w:rsidRPr="00623806">
        <w:rPr>
          <w:rFonts w:ascii="Helvetica" w:hAnsi="Helvetica"/>
          <w:lang w:val="es-ES"/>
        </w:rPr>
        <w:t xml:space="preserve">—he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lunge</w:t>
      </w:r>
      <w:proofErr w:type="spellEnd"/>
      <w:r w:rsidRPr="00623806">
        <w:rPr>
          <w:rFonts w:ascii="Helvetica" w:hAnsi="Helvetica"/>
          <w:lang w:val="es-ES"/>
        </w:rPr>
        <w:t>.</w:t>
      </w:r>
    </w:p>
    <w:p w14:paraId="14F1E212" w14:textId="57F898FA"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stepped</w:t>
      </w:r>
      <w:proofErr w:type="spellEnd"/>
      <w:r w:rsidRPr="00623806">
        <w:rPr>
          <w:rFonts w:ascii="Helvetica" w:hAnsi="Helvetica"/>
          <w:lang w:val="es-ES"/>
        </w:rPr>
        <w:t xml:space="preserve"> forward, </w:t>
      </w:r>
      <w:proofErr w:type="spellStart"/>
      <w:r w:rsidRPr="00623806">
        <w:rPr>
          <w:rFonts w:ascii="Helvetica" w:hAnsi="Helvetica"/>
          <w:lang w:val="es-ES"/>
        </w:rPr>
        <w:t>positioning</w:t>
      </w:r>
      <w:proofErr w:type="spellEnd"/>
      <w:r w:rsidRPr="00623806">
        <w:rPr>
          <w:rFonts w:ascii="Helvetica" w:hAnsi="Helvetica"/>
          <w:lang w:val="es-ES"/>
        </w:rPr>
        <w:t xml:space="preserve"> </w:t>
      </w:r>
      <w:proofErr w:type="spellStart"/>
      <w:r w:rsidRPr="00623806">
        <w:rPr>
          <w:rFonts w:ascii="Helvetica" w:hAnsi="Helvetica"/>
          <w:lang w:val="es-ES"/>
        </w:rPr>
        <w:t>himself</w:t>
      </w:r>
      <w:proofErr w:type="spellEnd"/>
      <w:r w:rsidRPr="00623806">
        <w:rPr>
          <w:rFonts w:ascii="Helvetica" w:hAnsi="Helvetica"/>
          <w:lang w:val="es-ES"/>
        </w:rPr>
        <w:t xml:space="preserve"> </w:t>
      </w:r>
      <w:proofErr w:type="spellStart"/>
      <w:r w:rsidRPr="00623806">
        <w:rPr>
          <w:rFonts w:ascii="Helvetica" w:hAnsi="Helvetica"/>
          <w:lang w:val="es-ES"/>
        </w:rPr>
        <w:t>between</w:t>
      </w:r>
      <w:proofErr w:type="spellEnd"/>
      <w:r w:rsidRPr="00623806">
        <w:rPr>
          <w:rFonts w:ascii="Helvetica" w:hAnsi="Helvetica"/>
          <w:lang w:val="es-ES"/>
        </w:rPr>
        <w:t xml:space="preserve"> me and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brown</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tense, </w:t>
      </w:r>
      <w:proofErr w:type="spellStart"/>
      <w:r w:rsidRPr="00623806">
        <w:rPr>
          <w:rFonts w:ascii="Helvetica" w:hAnsi="Helvetica"/>
          <w:lang w:val="es-ES"/>
        </w:rPr>
        <w:t>muscles</w:t>
      </w:r>
      <w:proofErr w:type="spellEnd"/>
      <w:r w:rsidRPr="00623806">
        <w:rPr>
          <w:rFonts w:ascii="Helvetica" w:hAnsi="Helvetica"/>
          <w:lang w:val="es-ES"/>
        </w:rPr>
        <w:t xml:space="preserve"> </w:t>
      </w:r>
      <w:proofErr w:type="spellStart"/>
      <w:r w:rsidRPr="00623806">
        <w:rPr>
          <w:rFonts w:ascii="Helvetica" w:hAnsi="Helvetica"/>
          <w:lang w:val="es-ES"/>
        </w:rPr>
        <w:t>flexed</w:t>
      </w:r>
      <w:proofErr w:type="spellEnd"/>
      <w:r w:rsidRPr="00623806">
        <w:rPr>
          <w:rFonts w:ascii="Helvetica" w:hAnsi="Helvetica"/>
          <w:lang w:val="es-ES"/>
        </w:rPr>
        <w:t xml:space="preserve">. A </w:t>
      </w:r>
      <w:proofErr w:type="spellStart"/>
      <w:r w:rsidRPr="00623806">
        <w:rPr>
          <w:rFonts w:ascii="Helvetica" w:hAnsi="Helvetica"/>
          <w:lang w:val="es-ES"/>
        </w:rPr>
        <w:t>sound</w:t>
      </w:r>
      <w:proofErr w:type="spellEnd"/>
      <w:r w:rsidRPr="00623806">
        <w:rPr>
          <w:rFonts w:ascii="Helvetica" w:hAnsi="Helvetica"/>
          <w:lang w:val="es-ES"/>
        </w:rPr>
        <w:t xml:space="preserve"> </w:t>
      </w:r>
      <w:proofErr w:type="spellStart"/>
      <w:r w:rsidRPr="00623806">
        <w:rPr>
          <w:rFonts w:ascii="Helvetica" w:hAnsi="Helvetica"/>
          <w:lang w:val="es-ES"/>
        </w:rPr>
        <w:t>rumbled</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chest</w:t>
      </w:r>
      <w:proofErr w:type="spellEnd"/>
      <w:r w:rsidRPr="00623806">
        <w:rPr>
          <w:rFonts w:ascii="Helvetica" w:hAnsi="Helvetica"/>
          <w:lang w:val="es-ES"/>
        </w:rPr>
        <w:t>—</w:t>
      </w:r>
      <w:proofErr w:type="spellStart"/>
      <w:r w:rsidRPr="00623806">
        <w:rPr>
          <w:rFonts w:ascii="Helvetica" w:hAnsi="Helvetica"/>
          <w:lang w:val="es-ES"/>
        </w:rPr>
        <w:t>deep</w:t>
      </w:r>
      <w:proofErr w:type="spellEnd"/>
      <w:r w:rsidRPr="00623806">
        <w:rPr>
          <w:rFonts w:ascii="Helvetica" w:hAnsi="Helvetica"/>
          <w:lang w:val="es-ES"/>
        </w:rPr>
        <w:t xml:space="preserve"> and </w:t>
      </w:r>
      <w:proofErr w:type="spellStart"/>
      <w:r w:rsidRPr="00623806">
        <w:rPr>
          <w:rFonts w:ascii="Helvetica" w:hAnsi="Helvetica"/>
          <w:lang w:val="es-ES"/>
        </w:rPr>
        <w:t>commanding</w:t>
      </w:r>
      <w:proofErr w:type="spellEnd"/>
      <w:r w:rsidRPr="00623806">
        <w:rPr>
          <w:rFonts w:ascii="Helvetica" w:hAnsi="Helvetica"/>
          <w:lang w:val="es-ES"/>
        </w:rPr>
        <w:t xml:space="preserve">. A </w:t>
      </w:r>
      <w:proofErr w:type="spellStart"/>
      <w:r w:rsidRPr="00623806">
        <w:rPr>
          <w:rFonts w:ascii="Helvetica" w:hAnsi="Helvetica"/>
          <w:lang w:val="es-ES"/>
        </w:rPr>
        <w:t>snarl</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made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air </w:t>
      </w:r>
      <w:proofErr w:type="spellStart"/>
      <w:r w:rsidRPr="00623806">
        <w:rPr>
          <w:rFonts w:ascii="Helvetica" w:hAnsi="Helvetica"/>
          <w:lang w:val="es-ES"/>
        </w:rPr>
        <w:t>vibrate</w:t>
      </w:r>
      <w:proofErr w:type="spellEnd"/>
      <w:r w:rsidRPr="00623806">
        <w:rPr>
          <w:rFonts w:ascii="Helvetica" w:hAnsi="Helvetica"/>
          <w:lang w:val="es-ES"/>
        </w:rPr>
        <w:t>.</w:t>
      </w:r>
    </w:p>
    <w:p w14:paraId="5C7CABE6" w14:textId="7E2B235D"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light </w:t>
      </w:r>
      <w:proofErr w:type="spellStart"/>
      <w:r w:rsidRPr="00623806">
        <w:rPr>
          <w:rFonts w:ascii="Helvetica" w:hAnsi="Helvetica"/>
          <w:lang w:val="es-ES"/>
        </w:rPr>
        <w:t>brown</w:t>
      </w:r>
      <w:proofErr w:type="spellEnd"/>
      <w:r w:rsidRPr="00623806">
        <w:rPr>
          <w:rFonts w:ascii="Helvetica" w:hAnsi="Helvetica"/>
          <w:lang w:val="es-ES"/>
        </w:rPr>
        <w:t xml:space="preserve"> </w:t>
      </w:r>
      <w:proofErr w:type="spellStart"/>
      <w:r w:rsidRPr="00623806">
        <w:rPr>
          <w:rFonts w:ascii="Helvetica" w:hAnsi="Helvetica"/>
          <w:lang w:val="es-ES"/>
        </w:rPr>
        <w:t>wolf</w:t>
      </w:r>
      <w:proofErr w:type="spellEnd"/>
      <w:r w:rsidRPr="00623806">
        <w:rPr>
          <w:rFonts w:ascii="Helvetica" w:hAnsi="Helvetica"/>
          <w:lang w:val="es-ES"/>
        </w:rPr>
        <w:t xml:space="preserve"> </w:t>
      </w:r>
      <w:proofErr w:type="spellStart"/>
      <w:r w:rsidRPr="00623806">
        <w:rPr>
          <w:rFonts w:ascii="Helvetica" w:hAnsi="Helvetica"/>
          <w:lang w:val="es-ES"/>
        </w:rPr>
        <w:t>hesitated</w:t>
      </w:r>
      <w:proofErr w:type="spellEnd"/>
      <w:r w:rsidRPr="00623806">
        <w:rPr>
          <w:rFonts w:ascii="Helvetica" w:hAnsi="Helvetica"/>
          <w:lang w:val="es-ES"/>
        </w:rPr>
        <w:t xml:space="preserve">. </w:t>
      </w:r>
      <w:proofErr w:type="spellStart"/>
      <w:r w:rsidRPr="00623806">
        <w:rPr>
          <w:rFonts w:ascii="Helvetica" w:hAnsi="Helvetica"/>
          <w:lang w:val="es-ES"/>
        </w:rPr>
        <w:t>Then</w:t>
      </w:r>
      <w:proofErr w:type="spellEnd"/>
      <w:r w:rsidRPr="00623806">
        <w:rPr>
          <w:rFonts w:ascii="Helvetica" w:hAnsi="Helvetica"/>
          <w:lang w:val="es-ES"/>
        </w:rPr>
        <w:t xml:space="preserve"> </w:t>
      </w:r>
      <w:proofErr w:type="spellStart"/>
      <w:r w:rsidRPr="00623806">
        <w:rPr>
          <w:rFonts w:ascii="Helvetica" w:hAnsi="Helvetica"/>
          <w:lang w:val="es-ES"/>
        </w:rPr>
        <w:t>attacked</w:t>
      </w:r>
      <w:proofErr w:type="spellEnd"/>
      <w:r w:rsidRPr="00623806">
        <w:rPr>
          <w:rFonts w:ascii="Helvetica" w:hAnsi="Helvetica"/>
          <w:lang w:val="es-ES"/>
        </w:rPr>
        <w:t>.</w:t>
      </w:r>
    </w:p>
    <w:p w14:paraId="4216FA76" w14:textId="2F558063"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They</w:t>
      </w:r>
      <w:proofErr w:type="spellEnd"/>
      <w:r w:rsidRPr="00623806">
        <w:rPr>
          <w:rFonts w:ascii="Helvetica" w:hAnsi="Helvetica"/>
          <w:lang w:val="es-ES"/>
        </w:rPr>
        <w:t xml:space="preserve"> </w:t>
      </w:r>
      <w:proofErr w:type="spellStart"/>
      <w:r w:rsidRPr="00623806">
        <w:rPr>
          <w:rFonts w:ascii="Helvetica" w:hAnsi="Helvetica"/>
          <w:lang w:val="es-ES"/>
        </w:rPr>
        <w:t>collided</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brutal </w:t>
      </w:r>
      <w:proofErr w:type="spellStart"/>
      <w:r w:rsidRPr="00623806">
        <w:rPr>
          <w:rFonts w:ascii="Helvetica" w:hAnsi="Helvetica"/>
          <w:lang w:val="es-ES"/>
        </w:rPr>
        <w:t>force</w:t>
      </w:r>
      <w:proofErr w:type="spellEnd"/>
      <w:r w:rsidRPr="00623806">
        <w:rPr>
          <w:rFonts w:ascii="Helvetica" w:hAnsi="Helvetica"/>
          <w:lang w:val="es-ES"/>
        </w:rPr>
        <w:t>—</w:t>
      </w:r>
      <w:proofErr w:type="spellStart"/>
      <w:r w:rsidRPr="00623806">
        <w:rPr>
          <w:rFonts w:ascii="Helvetica" w:hAnsi="Helvetica"/>
          <w:lang w:val="es-ES"/>
        </w:rPr>
        <w:t>bone</w:t>
      </w:r>
      <w:proofErr w:type="spellEnd"/>
      <w:r w:rsidRPr="00623806">
        <w:rPr>
          <w:rFonts w:ascii="Helvetica" w:hAnsi="Helvetica"/>
          <w:lang w:val="es-ES"/>
        </w:rPr>
        <w:t xml:space="preserve"> and </w:t>
      </w:r>
      <w:proofErr w:type="spellStart"/>
      <w:r w:rsidRPr="00623806">
        <w:rPr>
          <w:rFonts w:ascii="Helvetica" w:hAnsi="Helvetica"/>
          <w:lang w:val="es-ES"/>
        </w:rPr>
        <w:t>fur</w:t>
      </w:r>
      <w:proofErr w:type="spellEnd"/>
      <w:r w:rsidRPr="00623806">
        <w:rPr>
          <w:rFonts w:ascii="Helvetica" w:hAnsi="Helvetica"/>
          <w:lang w:val="es-ES"/>
        </w:rPr>
        <w:t xml:space="preserve"> and </w:t>
      </w:r>
      <w:proofErr w:type="spellStart"/>
      <w:r w:rsidRPr="00623806">
        <w:rPr>
          <w:rFonts w:ascii="Helvetica" w:hAnsi="Helvetica"/>
          <w:lang w:val="es-ES"/>
        </w:rPr>
        <w:t>fury</w:t>
      </w:r>
      <w:proofErr w:type="spellEnd"/>
      <w:r w:rsidRPr="00623806">
        <w:rPr>
          <w:rFonts w:ascii="Helvetica" w:hAnsi="Helvetica"/>
          <w:lang w:val="es-ES"/>
        </w:rPr>
        <w:t xml:space="preserve">. </w:t>
      </w:r>
      <w:proofErr w:type="spellStart"/>
      <w:r w:rsidRPr="00623806">
        <w:rPr>
          <w:rFonts w:ascii="Helvetica" w:hAnsi="Helvetica"/>
          <w:lang w:val="es-ES"/>
        </w:rPr>
        <w:t>Claws</w:t>
      </w:r>
      <w:proofErr w:type="spellEnd"/>
      <w:r w:rsidRPr="00623806">
        <w:rPr>
          <w:rFonts w:ascii="Helvetica" w:hAnsi="Helvetica"/>
          <w:lang w:val="es-ES"/>
        </w:rPr>
        <w:t xml:space="preserve"> </w:t>
      </w:r>
      <w:proofErr w:type="spellStart"/>
      <w:r w:rsidRPr="00623806">
        <w:rPr>
          <w:rFonts w:ascii="Helvetica" w:hAnsi="Helvetica"/>
          <w:lang w:val="es-ES"/>
        </w:rPr>
        <w:t>scraped</w:t>
      </w:r>
      <w:proofErr w:type="spellEnd"/>
      <w:r w:rsidRPr="00623806">
        <w:rPr>
          <w:rFonts w:ascii="Helvetica" w:hAnsi="Helvetica"/>
          <w:lang w:val="es-ES"/>
        </w:rPr>
        <w:t xml:space="preserve"> </w:t>
      </w:r>
      <w:proofErr w:type="spellStart"/>
      <w:r w:rsidRPr="00623806">
        <w:rPr>
          <w:rFonts w:ascii="Helvetica" w:hAnsi="Helvetica"/>
          <w:lang w:val="es-ES"/>
        </w:rPr>
        <w:t>bark</w:t>
      </w:r>
      <w:proofErr w:type="spellEnd"/>
      <w:r w:rsidRPr="00623806">
        <w:rPr>
          <w:rFonts w:ascii="Helvetica" w:hAnsi="Helvetica"/>
          <w:lang w:val="es-ES"/>
        </w:rPr>
        <w:t xml:space="preserve">. </w:t>
      </w:r>
      <w:proofErr w:type="spellStart"/>
      <w:r w:rsidRPr="00623806">
        <w:rPr>
          <w:rFonts w:ascii="Helvetica" w:hAnsi="Helvetica"/>
          <w:lang w:val="es-ES"/>
        </w:rPr>
        <w:t>Teeth</w:t>
      </w:r>
      <w:proofErr w:type="spellEnd"/>
      <w:r w:rsidRPr="00623806">
        <w:rPr>
          <w:rFonts w:ascii="Helvetica" w:hAnsi="Helvetica"/>
          <w:lang w:val="es-ES"/>
        </w:rPr>
        <w:t xml:space="preserve"> </w:t>
      </w:r>
      <w:proofErr w:type="spellStart"/>
      <w:r w:rsidRPr="00623806">
        <w:rPr>
          <w:rFonts w:ascii="Helvetica" w:hAnsi="Helvetica"/>
          <w:lang w:val="es-ES"/>
        </w:rPr>
        <w:t>sank</w:t>
      </w:r>
      <w:proofErr w:type="spellEnd"/>
      <w:r w:rsidRPr="00623806">
        <w:rPr>
          <w:rFonts w:ascii="Helvetica" w:hAnsi="Helvetica"/>
          <w:lang w:val="es-ES"/>
        </w:rPr>
        <w:t xml:space="preserve">. </w:t>
      </w:r>
      <w:proofErr w:type="spellStart"/>
      <w:r w:rsidRPr="00623806">
        <w:rPr>
          <w:rFonts w:ascii="Helvetica" w:hAnsi="Helvetica"/>
          <w:lang w:val="es-ES"/>
        </w:rPr>
        <w:t>Growls</w:t>
      </w:r>
      <w:proofErr w:type="spellEnd"/>
      <w:r w:rsidRPr="00623806">
        <w:rPr>
          <w:rFonts w:ascii="Helvetica" w:hAnsi="Helvetica"/>
          <w:lang w:val="es-ES"/>
        </w:rPr>
        <w:t xml:space="preserve"> </w:t>
      </w:r>
      <w:proofErr w:type="spellStart"/>
      <w:r w:rsidRPr="00623806">
        <w:rPr>
          <w:rFonts w:ascii="Helvetica" w:hAnsi="Helvetica"/>
          <w:lang w:val="es-ES"/>
        </w:rPr>
        <w:t>thundered</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trees</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earthquakes</w:t>
      </w:r>
      <w:proofErr w:type="spellEnd"/>
      <w:r w:rsidRPr="00623806">
        <w:rPr>
          <w:rFonts w:ascii="Helvetica" w:hAnsi="Helvetica"/>
          <w:lang w:val="es-ES"/>
        </w:rPr>
        <w:t>.</w:t>
      </w:r>
    </w:p>
    <w:p w14:paraId="5F19D744" w14:textId="6B639327"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They</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w:t>
      </w:r>
      <w:proofErr w:type="spellStart"/>
      <w:r w:rsidRPr="00623806">
        <w:rPr>
          <w:rFonts w:ascii="Helvetica" w:hAnsi="Helvetica"/>
          <w:lang w:val="es-ES"/>
        </w:rPr>
        <w:t>monsters</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wolves</w:t>
      </w:r>
      <w:proofErr w:type="spellEnd"/>
      <w:r w:rsidRPr="00623806">
        <w:rPr>
          <w:rFonts w:ascii="Helvetica" w:hAnsi="Helvetica"/>
          <w:lang w:val="es-ES"/>
        </w:rPr>
        <w:t>—</w:t>
      </w:r>
      <w:proofErr w:type="spellStart"/>
      <w:r w:rsidRPr="00623806">
        <w:rPr>
          <w:rFonts w:ascii="Helvetica" w:hAnsi="Helvetica"/>
          <w:lang w:val="es-ES"/>
        </w:rPr>
        <w:t>moving</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fast</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precise. </w:t>
      </w:r>
      <w:proofErr w:type="spellStart"/>
      <w:r w:rsidRPr="00623806">
        <w:rPr>
          <w:rFonts w:ascii="Helvetica" w:hAnsi="Helvetica"/>
          <w:lang w:val="es-ES"/>
        </w:rPr>
        <w:t>Each</w:t>
      </w:r>
      <w:proofErr w:type="spellEnd"/>
      <w:r w:rsidRPr="00623806">
        <w:rPr>
          <w:rFonts w:ascii="Helvetica" w:hAnsi="Helvetica"/>
          <w:lang w:val="es-ES"/>
        </w:rPr>
        <w:t xml:space="preserve"> </w:t>
      </w:r>
      <w:proofErr w:type="spellStart"/>
      <w:r w:rsidRPr="00623806">
        <w:rPr>
          <w:rFonts w:ascii="Helvetica" w:hAnsi="Helvetica"/>
          <w:lang w:val="es-ES"/>
        </w:rPr>
        <w:t>clash</w:t>
      </w:r>
      <w:proofErr w:type="spellEnd"/>
      <w:r w:rsidRPr="00623806">
        <w:rPr>
          <w:rFonts w:ascii="Helvetica" w:hAnsi="Helvetica"/>
          <w:lang w:val="es-ES"/>
        </w:rPr>
        <w:t xml:space="preserve"> </w:t>
      </w:r>
      <w:proofErr w:type="spellStart"/>
      <w:r w:rsidRPr="00623806">
        <w:rPr>
          <w:rFonts w:ascii="Helvetica" w:hAnsi="Helvetica"/>
          <w:lang w:val="es-ES"/>
        </w:rPr>
        <w:t>sprayed</w:t>
      </w:r>
      <w:proofErr w:type="spellEnd"/>
      <w:r w:rsidRPr="00623806">
        <w:rPr>
          <w:rFonts w:ascii="Helvetica" w:hAnsi="Helvetica"/>
          <w:lang w:val="es-ES"/>
        </w:rPr>
        <w:t xml:space="preserve"> up </w:t>
      </w:r>
      <w:proofErr w:type="spellStart"/>
      <w:r w:rsidRPr="00623806">
        <w:rPr>
          <w:rFonts w:ascii="Helvetica" w:hAnsi="Helvetica"/>
          <w:lang w:val="es-ES"/>
        </w:rPr>
        <w:t>soil</w:t>
      </w:r>
      <w:proofErr w:type="spellEnd"/>
      <w:r w:rsidRPr="00623806">
        <w:rPr>
          <w:rFonts w:ascii="Helvetica" w:hAnsi="Helvetica"/>
          <w:lang w:val="es-ES"/>
        </w:rPr>
        <w:t xml:space="preserve">. </w:t>
      </w:r>
      <w:proofErr w:type="spellStart"/>
      <w:r w:rsidRPr="00623806">
        <w:rPr>
          <w:rFonts w:ascii="Helvetica" w:hAnsi="Helvetica"/>
          <w:lang w:val="es-ES"/>
        </w:rPr>
        <w:t>Snarls</w:t>
      </w:r>
      <w:proofErr w:type="spellEnd"/>
      <w:r w:rsidRPr="00623806">
        <w:rPr>
          <w:rFonts w:ascii="Helvetica" w:hAnsi="Helvetica"/>
          <w:lang w:val="es-ES"/>
        </w:rPr>
        <w:t xml:space="preserve"> </w:t>
      </w:r>
      <w:proofErr w:type="spellStart"/>
      <w:r w:rsidRPr="00623806">
        <w:rPr>
          <w:rFonts w:ascii="Helvetica" w:hAnsi="Helvetica"/>
          <w:lang w:val="es-ES"/>
        </w:rPr>
        <w:t>echoed</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war</w:t>
      </w:r>
      <w:proofErr w:type="spellEnd"/>
      <w:r w:rsidRPr="00623806">
        <w:rPr>
          <w:rFonts w:ascii="Helvetica" w:hAnsi="Helvetica"/>
          <w:lang w:val="es-ES"/>
        </w:rPr>
        <w:t xml:space="preserve"> drums. </w:t>
      </w:r>
      <w:proofErr w:type="spellStart"/>
      <w:r w:rsidRPr="00623806">
        <w:rPr>
          <w:rFonts w:ascii="Helvetica" w:hAnsi="Helvetica"/>
          <w:lang w:val="es-ES"/>
        </w:rPr>
        <w:t>The</w:t>
      </w:r>
      <w:proofErr w:type="spellEnd"/>
      <w:r w:rsidRPr="00623806">
        <w:rPr>
          <w:rFonts w:ascii="Helvetica" w:hAnsi="Helvetica"/>
          <w:lang w:val="es-ES"/>
        </w:rPr>
        <w:t xml:space="preserve"> light </w:t>
      </w:r>
      <w:proofErr w:type="spellStart"/>
      <w:r w:rsidRPr="00623806">
        <w:rPr>
          <w:rFonts w:ascii="Helvetica" w:hAnsi="Helvetica"/>
          <w:lang w:val="es-ES"/>
        </w:rPr>
        <w:t>brown</w:t>
      </w:r>
      <w:proofErr w:type="spellEnd"/>
      <w:r w:rsidRPr="00623806">
        <w:rPr>
          <w:rFonts w:ascii="Helvetica" w:hAnsi="Helvetica"/>
          <w:lang w:val="es-ES"/>
        </w:rPr>
        <w:t xml:space="preserve"> </w:t>
      </w:r>
      <w:proofErr w:type="spellStart"/>
      <w:r w:rsidRPr="00623806">
        <w:rPr>
          <w:rFonts w:ascii="Helvetica" w:hAnsi="Helvetica"/>
          <w:lang w:val="es-ES"/>
        </w:rPr>
        <w:t>wolf’s</w:t>
      </w:r>
      <w:proofErr w:type="spellEnd"/>
      <w:r w:rsidRPr="00623806">
        <w:rPr>
          <w:rFonts w:ascii="Helvetica" w:hAnsi="Helvetica"/>
          <w:lang w:val="es-ES"/>
        </w:rPr>
        <w:t xml:space="preserve"> </w:t>
      </w:r>
      <w:proofErr w:type="spellStart"/>
      <w:r w:rsidRPr="00623806">
        <w:rPr>
          <w:rFonts w:ascii="Helvetica" w:hAnsi="Helvetica"/>
          <w:lang w:val="es-ES"/>
        </w:rPr>
        <w:t>shoulder</w:t>
      </w:r>
      <w:proofErr w:type="spellEnd"/>
      <w:r w:rsidRPr="00623806">
        <w:rPr>
          <w:rFonts w:ascii="Helvetica" w:hAnsi="Helvetica"/>
          <w:lang w:val="es-ES"/>
        </w:rPr>
        <w:t xml:space="preserve"> </w:t>
      </w:r>
      <w:proofErr w:type="spellStart"/>
      <w:r w:rsidRPr="00623806">
        <w:rPr>
          <w:rFonts w:ascii="Helvetica" w:hAnsi="Helvetica"/>
          <w:lang w:val="es-ES"/>
        </w:rPr>
        <w:t>slammed</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black’s</w:t>
      </w:r>
      <w:proofErr w:type="spellEnd"/>
      <w:r w:rsidRPr="00623806">
        <w:rPr>
          <w:rFonts w:ascii="Helvetica" w:hAnsi="Helvetica"/>
          <w:lang w:val="es-ES"/>
        </w:rPr>
        <w:t xml:space="preserve"> </w:t>
      </w:r>
      <w:proofErr w:type="spellStart"/>
      <w:r w:rsidR="005C749B" w:rsidRPr="00623806">
        <w:rPr>
          <w:rFonts w:ascii="Helvetica" w:hAnsi="Helvetica"/>
          <w:lang w:val="es-ES"/>
        </w:rPr>
        <w:t>ribs</w:t>
      </w:r>
      <w:proofErr w:type="spellEnd"/>
      <w:r w:rsidR="005C749B" w:rsidRPr="00623806">
        <w:rPr>
          <w:rFonts w:ascii="Helvetica" w:hAnsi="Helvetica"/>
          <w:lang w:val="es-ES"/>
        </w:rPr>
        <w:t>;</w:t>
      </w:r>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black</w:t>
      </w:r>
      <w:proofErr w:type="spellEnd"/>
      <w:r w:rsidRPr="00623806">
        <w:rPr>
          <w:rFonts w:ascii="Helvetica" w:hAnsi="Helvetica"/>
          <w:lang w:val="es-ES"/>
        </w:rPr>
        <w:t xml:space="preserve"> </w:t>
      </w:r>
      <w:proofErr w:type="spellStart"/>
      <w:r w:rsidRPr="00623806">
        <w:rPr>
          <w:rFonts w:ascii="Helvetica" w:hAnsi="Helvetica"/>
          <w:lang w:val="es-ES"/>
        </w:rPr>
        <w:t>countered</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a </w:t>
      </w:r>
      <w:proofErr w:type="spellStart"/>
      <w:r w:rsidRPr="00623806">
        <w:rPr>
          <w:rFonts w:ascii="Helvetica" w:hAnsi="Helvetica"/>
          <w:lang w:val="es-ES"/>
        </w:rPr>
        <w:t>crushing</w:t>
      </w:r>
      <w:proofErr w:type="spellEnd"/>
      <w:r w:rsidRPr="00623806">
        <w:rPr>
          <w:rFonts w:ascii="Helvetica" w:hAnsi="Helvetica"/>
          <w:lang w:val="es-ES"/>
        </w:rPr>
        <w:t xml:space="preserve"> bite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flank</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savage</w:t>
      </w:r>
      <w:proofErr w:type="spellEnd"/>
      <w:r w:rsidRPr="00623806">
        <w:rPr>
          <w:rFonts w:ascii="Helvetica" w:hAnsi="Helvetica"/>
          <w:lang w:val="es-ES"/>
        </w:rPr>
        <w:t xml:space="preserve">, primal, and </w:t>
      </w:r>
      <w:proofErr w:type="spellStart"/>
      <w:r w:rsidRPr="00623806">
        <w:rPr>
          <w:rFonts w:ascii="Helvetica" w:hAnsi="Helvetica"/>
          <w:lang w:val="es-ES"/>
        </w:rPr>
        <w:t>breathtaking</w:t>
      </w:r>
      <w:proofErr w:type="spellEnd"/>
      <w:r w:rsidRPr="00623806">
        <w:rPr>
          <w:rFonts w:ascii="Helvetica" w:hAnsi="Helvetica"/>
          <w:lang w:val="es-ES"/>
        </w:rPr>
        <w:t>.</w:t>
      </w:r>
    </w:p>
    <w:p w14:paraId="0B1FDC33" w14:textId="75C47420"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And I </w:t>
      </w:r>
      <w:proofErr w:type="spellStart"/>
      <w:r w:rsidRPr="00623806">
        <w:rPr>
          <w:rFonts w:ascii="Helvetica" w:hAnsi="Helvetica"/>
          <w:lang w:val="es-ES"/>
        </w:rPr>
        <w:t>couldn’t</w:t>
      </w:r>
      <w:proofErr w:type="spellEnd"/>
      <w:r w:rsidRPr="00623806">
        <w:rPr>
          <w:rFonts w:ascii="Helvetica" w:hAnsi="Helvetica"/>
          <w:lang w:val="es-ES"/>
        </w:rPr>
        <w:t xml:space="preserve"> </w:t>
      </w:r>
      <w:proofErr w:type="spellStart"/>
      <w:r w:rsidRPr="00623806">
        <w:rPr>
          <w:rFonts w:ascii="Helvetica" w:hAnsi="Helvetica"/>
          <w:lang w:val="es-ES"/>
        </w:rPr>
        <w:t>move</w:t>
      </w:r>
      <w:proofErr w:type="spellEnd"/>
      <w:r w:rsidRPr="00623806">
        <w:rPr>
          <w:rFonts w:ascii="Helvetica" w:hAnsi="Helvetica"/>
          <w:lang w:val="es-ES"/>
        </w:rPr>
        <w:t xml:space="preserve">. I </w:t>
      </w:r>
      <w:proofErr w:type="spellStart"/>
      <w:r w:rsidRPr="00623806">
        <w:rPr>
          <w:rFonts w:ascii="Helvetica" w:hAnsi="Helvetica"/>
          <w:lang w:val="es-ES"/>
        </w:rPr>
        <w:t>wanted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run,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legs</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w:t>
      </w:r>
      <w:proofErr w:type="spellStart"/>
      <w:r w:rsidRPr="00623806">
        <w:rPr>
          <w:rFonts w:ascii="Helvetica" w:hAnsi="Helvetica"/>
          <w:lang w:val="es-ES"/>
        </w:rPr>
        <w:t>cemented</w:t>
      </w:r>
      <w:proofErr w:type="spellEnd"/>
      <w:r w:rsidRPr="00623806">
        <w:rPr>
          <w:rFonts w:ascii="Helvetica" w:hAnsi="Helvetica"/>
          <w:lang w:val="es-ES"/>
        </w:rPr>
        <w:t>.</w:t>
      </w:r>
    </w:p>
    <w:p w14:paraId="5BF66BC6" w14:textId="6AC3D4B8"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Then</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as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black</w:t>
      </w:r>
      <w:proofErr w:type="spellEnd"/>
      <w:r w:rsidRPr="00623806">
        <w:rPr>
          <w:rFonts w:ascii="Helvetica" w:hAnsi="Helvetica"/>
          <w:lang w:val="es-ES"/>
        </w:rPr>
        <w:t xml:space="preserve"> </w:t>
      </w:r>
      <w:proofErr w:type="spellStart"/>
      <w:r w:rsidRPr="00623806">
        <w:rPr>
          <w:rFonts w:ascii="Helvetica" w:hAnsi="Helvetica"/>
          <w:lang w:val="es-ES"/>
        </w:rPr>
        <w:t>wolf</w:t>
      </w:r>
      <w:proofErr w:type="spellEnd"/>
      <w:r w:rsidRPr="00623806">
        <w:rPr>
          <w:rFonts w:ascii="Helvetica" w:hAnsi="Helvetica"/>
          <w:lang w:val="es-ES"/>
        </w:rPr>
        <w:t xml:space="preserve"> </w:t>
      </w:r>
      <w:proofErr w:type="spellStart"/>
      <w:r w:rsidRPr="00623806">
        <w:rPr>
          <w:rFonts w:ascii="Helvetica" w:hAnsi="Helvetica"/>
          <w:lang w:val="es-ES"/>
        </w:rPr>
        <w:t>knocked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light </w:t>
      </w:r>
      <w:proofErr w:type="spellStart"/>
      <w:r w:rsidRPr="00623806">
        <w:rPr>
          <w:rFonts w:ascii="Helvetica" w:hAnsi="Helvetica"/>
          <w:lang w:val="es-ES"/>
        </w:rPr>
        <w:t>brown</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roots</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an</w:t>
      </w:r>
      <w:proofErr w:type="spellEnd"/>
      <w:r w:rsidRPr="00623806">
        <w:rPr>
          <w:rFonts w:ascii="Helvetica" w:hAnsi="Helvetica"/>
          <w:lang w:val="es-ES"/>
        </w:rPr>
        <w:t xml:space="preserve"> </w:t>
      </w:r>
      <w:proofErr w:type="spellStart"/>
      <w:r w:rsidRPr="00623806">
        <w:rPr>
          <w:rFonts w:ascii="Helvetica" w:hAnsi="Helvetica"/>
          <w:lang w:val="es-ES"/>
        </w:rPr>
        <w:t>ancient</w:t>
      </w:r>
      <w:proofErr w:type="spellEnd"/>
      <w:r w:rsidRPr="00623806">
        <w:rPr>
          <w:rFonts w:ascii="Helvetica" w:hAnsi="Helvetica"/>
          <w:lang w:val="es-ES"/>
        </w:rPr>
        <w:t xml:space="preserve"> </w:t>
      </w:r>
      <w:proofErr w:type="spellStart"/>
      <w:r w:rsidRPr="00623806">
        <w:rPr>
          <w:rFonts w:ascii="Helvetica" w:hAnsi="Helvetica"/>
          <w:lang w:val="es-ES"/>
        </w:rPr>
        <w:t>oak</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worse</w:t>
      </w:r>
      <w:proofErr w:type="spellEnd"/>
      <w:r w:rsidRPr="00623806">
        <w:rPr>
          <w:rFonts w:ascii="Helvetica" w:hAnsi="Helvetica"/>
          <w:lang w:val="es-ES"/>
        </w:rPr>
        <w:t xml:space="preserve"> </w:t>
      </w:r>
      <w:proofErr w:type="spellStart"/>
      <w:r w:rsidRPr="00623806">
        <w:rPr>
          <w:rFonts w:ascii="Helvetica" w:hAnsi="Helvetica"/>
          <w:lang w:val="es-ES"/>
        </w:rPr>
        <w:t>happened</w:t>
      </w:r>
      <w:proofErr w:type="spellEnd"/>
      <w:r w:rsidRPr="00623806">
        <w:rPr>
          <w:rFonts w:ascii="Helvetica" w:hAnsi="Helvetica"/>
          <w:lang w:val="es-ES"/>
        </w:rPr>
        <w:t>.</w:t>
      </w:r>
    </w:p>
    <w:p w14:paraId="4445F806" w14:textId="7DD83706"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lastRenderedPageBreak/>
        <w:t>The</w:t>
      </w:r>
      <w:proofErr w:type="spellEnd"/>
      <w:r w:rsidRPr="00623806">
        <w:rPr>
          <w:rFonts w:ascii="Helvetica" w:hAnsi="Helvetica"/>
          <w:lang w:val="es-ES"/>
        </w:rPr>
        <w:t xml:space="preserve"> light </w:t>
      </w:r>
      <w:proofErr w:type="spellStart"/>
      <w:r w:rsidRPr="00623806">
        <w:rPr>
          <w:rFonts w:ascii="Helvetica" w:hAnsi="Helvetica"/>
          <w:lang w:val="es-ES"/>
        </w:rPr>
        <w:t>brown</w:t>
      </w:r>
      <w:proofErr w:type="spellEnd"/>
      <w:r w:rsidRPr="00623806">
        <w:rPr>
          <w:rFonts w:ascii="Helvetica" w:hAnsi="Helvetica"/>
          <w:lang w:val="es-ES"/>
        </w:rPr>
        <w:t xml:space="preserve"> </w:t>
      </w:r>
      <w:proofErr w:type="spellStart"/>
      <w:r w:rsidRPr="00623806">
        <w:rPr>
          <w:rFonts w:ascii="Helvetica" w:hAnsi="Helvetica"/>
          <w:lang w:val="es-ES"/>
        </w:rPr>
        <w:t>wolf</w:t>
      </w:r>
      <w:proofErr w:type="spellEnd"/>
      <w:r w:rsidRPr="00623806">
        <w:rPr>
          <w:rFonts w:ascii="Helvetica" w:hAnsi="Helvetica"/>
          <w:lang w:val="es-ES"/>
        </w:rPr>
        <w:t xml:space="preserve"> </w:t>
      </w:r>
      <w:proofErr w:type="spellStart"/>
      <w:r w:rsidRPr="00623806">
        <w:rPr>
          <w:rFonts w:ascii="Helvetica" w:hAnsi="Helvetica"/>
          <w:lang w:val="es-ES"/>
        </w:rPr>
        <w:t>looked</w:t>
      </w:r>
      <w:proofErr w:type="spellEnd"/>
      <w:r w:rsidRPr="00623806">
        <w:rPr>
          <w:rFonts w:ascii="Helvetica" w:hAnsi="Helvetica"/>
          <w:lang w:val="es-ES"/>
        </w:rPr>
        <w:t xml:space="preserve"> at me. </w:t>
      </w:r>
      <w:proofErr w:type="spellStart"/>
      <w:r w:rsidRPr="00623806">
        <w:rPr>
          <w:rFonts w:ascii="Helvetica" w:hAnsi="Helvetica"/>
          <w:lang w:val="es-ES"/>
        </w:rPr>
        <w:t>Not</w:t>
      </w:r>
      <w:proofErr w:type="spellEnd"/>
      <w:r w:rsidRPr="00623806">
        <w:rPr>
          <w:rFonts w:ascii="Helvetica" w:hAnsi="Helvetica"/>
          <w:lang w:val="es-ES"/>
        </w:rPr>
        <w:t xml:space="preserve"> at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black</w:t>
      </w:r>
      <w:proofErr w:type="spellEnd"/>
      <w:r w:rsidRPr="00623806">
        <w:rPr>
          <w:rFonts w:ascii="Helvetica" w:hAnsi="Helvetica"/>
          <w:lang w:val="es-ES"/>
        </w:rPr>
        <w:t>. At me.</w:t>
      </w:r>
    </w:p>
    <w:p w14:paraId="47292BBE" w14:textId="7A0B3CB6"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air </w:t>
      </w:r>
      <w:proofErr w:type="spellStart"/>
      <w:r w:rsidRPr="00623806">
        <w:rPr>
          <w:rFonts w:ascii="Helvetica" w:hAnsi="Helvetica"/>
          <w:lang w:val="es-ES"/>
        </w:rPr>
        <w:t>thickened</w:t>
      </w:r>
      <w:proofErr w:type="spellEnd"/>
      <w:r w:rsidRPr="00623806">
        <w:rPr>
          <w:rFonts w:ascii="Helvetica" w:hAnsi="Helvetica"/>
          <w:lang w:val="es-ES"/>
        </w:rPr>
        <w:t>—</w:t>
      </w:r>
      <w:proofErr w:type="spellStart"/>
      <w:r w:rsidRPr="00623806">
        <w:rPr>
          <w:rFonts w:ascii="Helvetica" w:hAnsi="Helvetica"/>
          <w:lang w:val="es-ES"/>
        </w:rPr>
        <w:t>pressed</w:t>
      </w:r>
      <w:proofErr w:type="spellEnd"/>
      <w:r w:rsidRPr="00623806">
        <w:rPr>
          <w:rFonts w:ascii="Helvetica" w:hAnsi="Helvetica"/>
          <w:lang w:val="es-ES"/>
        </w:rPr>
        <w:t xml:space="preserve"> in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lungs</w:t>
      </w:r>
      <w:proofErr w:type="spellEnd"/>
      <w:r w:rsidRPr="00623806">
        <w:rPr>
          <w:rFonts w:ascii="Helvetica" w:hAnsi="Helvetica"/>
          <w:lang w:val="es-ES"/>
        </w:rPr>
        <w:t xml:space="preserve"> </w:t>
      </w:r>
      <w:proofErr w:type="spellStart"/>
      <w:r w:rsidRPr="00623806">
        <w:rPr>
          <w:rFonts w:ascii="Helvetica" w:hAnsi="Helvetica"/>
          <w:lang w:val="es-ES"/>
        </w:rPr>
        <w:t>filled</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smoke</w:t>
      </w:r>
      <w:proofErr w:type="spellEnd"/>
      <w:r w:rsidRPr="00623806">
        <w:rPr>
          <w:rFonts w:ascii="Helvetica" w:hAnsi="Helvetica"/>
          <w:lang w:val="es-ES"/>
        </w:rPr>
        <w:t xml:space="preserve">. </w:t>
      </w:r>
      <w:proofErr w:type="spellStart"/>
      <w:r w:rsidRPr="00623806">
        <w:rPr>
          <w:rFonts w:ascii="Helvetica" w:hAnsi="Helvetica"/>
          <w:lang w:val="es-ES"/>
        </w:rPr>
        <w:t>Every</w:t>
      </w:r>
      <w:proofErr w:type="spellEnd"/>
      <w:r w:rsidRPr="00623806">
        <w:rPr>
          <w:rFonts w:ascii="Helvetica" w:hAnsi="Helvetica"/>
          <w:lang w:val="es-ES"/>
        </w:rPr>
        <w:t xml:space="preserve"> </w:t>
      </w:r>
      <w:proofErr w:type="spellStart"/>
      <w:r w:rsidRPr="00623806">
        <w:rPr>
          <w:rFonts w:ascii="Helvetica" w:hAnsi="Helvetica"/>
          <w:lang w:val="es-ES"/>
        </w:rPr>
        <w:t>shadow</w:t>
      </w:r>
      <w:proofErr w:type="spellEnd"/>
      <w:r w:rsidRPr="00623806">
        <w:rPr>
          <w:rFonts w:ascii="Helvetica" w:hAnsi="Helvetica"/>
          <w:lang w:val="es-ES"/>
        </w:rPr>
        <w:t xml:space="preserve"> </w:t>
      </w:r>
      <w:proofErr w:type="spellStart"/>
      <w:r w:rsidRPr="00623806">
        <w:rPr>
          <w:rFonts w:ascii="Helvetica" w:hAnsi="Helvetica"/>
          <w:lang w:val="es-ES"/>
        </w:rPr>
        <w:t>twisted</w:t>
      </w:r>
      <w:proofErr w:type="spellEnd"/>
      <w:r w:rsidRPr="00623806">
        <w:rPr>
          <w:rFonts w:ascii="Helvetica" w:hAnsi="Helvetica"/>
          <w:lang w:val="es-ES"/>
        </w:rPr>
        <w:t xml:space="preserve"> </w:t>
      </w:r>
      <w:proofErr w:type="spellStart"/>
      <w:r w:rsidRPr="00623806">
        <w:rPr>
          <w:rFonts w:ascii="Helvetica" w:hAnsi="Helvetica"/>
          <w:lang w:val="es-ES"/>
        </w:rPr>
        <w:t>toward</w:t>
      </w:r>
      <w:proofErr w:type="spellEnd"/>
      <w:r w:rsidRPr="00623806">
        <w:rPr>
          <w:rFonts w:ascii="Helvetica" w:hAnsi="Helvetica"/>
          <w:lang w:val="es-ES"/>
        </w:rPr>
        <w:t xml:space="preserve"> me.</w:t>
      </w:r>
    </w:p>
    <w:p w14:paraId="760C6A55" w14:textId="6ED9A9D7"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night</w:t>
      </w:r>
      <w:proofErr w:type="spellEnd"/>
      <w:r w:rsidRPr="00623806">
        <w:rPr>
          <w:rFonts w:ascii="Helvetica" w:hAnsi="Helvetica"/>
          <w:lang w:val="es-ES"/>
        </w:rPr>
        <w:t xml:space="preserve"> </w:t>
      </w:r>
      <w:proofErr w:type="spellStart"/>
      <w:r w:rsidRPr="00623806">
        <w:rPr>
          <w:rFonts w:ascii="Helvetica" w:hAnsi="Helvetica"/>
          <w:lang w:val="es-ES"/>
        </w:rPr>
        <w:t>held</w:t>
      </w:r>
      <w:proofErr w:type="spellEnd"/>
      <w:r w:rsidRPr="00623806">
        <w:rPr>
          <w:rFonts w:ascii="Helvetica" w:hAnsi="Helvetica"/>
          <w:lang w:val="es-ES"/>
        </w:rPr>
        <w:t xml:space="preserve"> </w:t>
      </w:r>
      <w:proofErr w:type="spellStart"/>
      <w:r w:rsidRPr="00623806">
        <w:rPr>
          <w:rFonts w:ascii="Helvetica" w:hAnsi="Helvetica"/>
          <w:lang w:val="es-ES"/>
        </w:rPr>
        <w:t>its</w:t>
      </w:r>
      <w:proofErr w:type="spellEnd"/>
      <w:r w:rsidRPr="00623806">
        <w:rPr>
          <w:rFonts w:ascii="Helvetica" w:hAnsi="Helvetica"/>
          <w:lang w:val="es-ES"/>
        </w:rPr>
        <w:t xml:space="preserve"> </w:t>
      </w:r>
      <w:proofErr w:type="spellStart"/>
      <w:r w:rsidRPr="00623806">
        <w:rPr>
          <w:rFonts w:ascii="Helvetica" w:hAnsi="Helvetica"/>
          <w:lang w:val="es-ES"/>
        </w:rPr>
        <w:t>breath</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move</w:t>
      </w:r>
      <w:proofErr w:type="spellEnd"/>
      <w:r w:rsidRPr="00623806">
        <w:rPr>
          <w:rFonts w:ascii="Helvetica" w:hAnsi="Helvetica"/>
          <w:lang w:val="es-ES"/>
        </w:rPr>
        <w:t xml:space="preserve">. </w:t>
      </w:r>
      <w:proofErr w:type="spellStart"/>
      <w:r w:rsidRPr="00623806">
        <w:rPr>
          <w:rFonts w:ascii="Helvetica" w:hAnsi="Helvetica"/>
          <w:lang w:val="es-ES"/>
        </w:rPr>
        <w:t>Couldn’t</w:t>
      </w:r>
      <w:proofErr w:type="spellEnd"/>
      <w:r w:rsidRPr="00623806">
        <w:rPr>
          <w:rFonts w:ascii="Helvetica" w:hAnsi="Helvetica"/>
          <w:lang w:val="es-ES"/>
        </w:rPr>
        <w:t xml:space="preserve"> </w:t>
      </w:r>
      <w:proofErr w:type="spellStart"/>
      <w:r w:rsidRPr="00623806">
        <w:rPr>
          <w:rFonts w:ascii="Helvetica" w:hAnsi="Helvetica"/>
          <w:lang w:val="es-ES"/>
        </w:rPr>
        <w:t>move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world</w:t>
      </w:r>
      <w:proofErr w:type="spellEnd"/>
      <w:r w:rsidRPr="00623806">
        <w:rPr>
          <w:rFonts w:ascii="Helvetica" w:hAnsi="Helvetica"/>
          <w:lang w:val="es-ES"/>
        </w:rPr>
        <w:t xml:space="preserve"> </w:t>
      </w:r>
      <w:proofErr w:type="spellStart"/>
      <w:r w:rsidRPr="00623806">
        <w:rPr>
          <w:rFonts w:ascii="Helvetica" w:hAnsi="Helvetica"/>
          <w:lang w:val="es-ES"/>
        </w:rPr>
        <w:t>screamed</w:t>
      </w:r>
      <w:proofErr w:type="spellEnd"/>
      <w:r w:rsidRPr="00623806">
        <w:rPr>
          <w:rFonts w:ascii="Helvetica" w:hAnsi="Helvetica"/>
          <w:lang w:val="es-ES"/>
        </w:rPr>
        <w:t xml:space="preserve">, "Run!" </w:t>
      </w:r>
      <w:proofErr w:type="spellStart"/>
      <w:r w:rsidRPr="00623806">
        <w:rPr>
          <w:rFonts w:ascii="Helvetica" w:hAnsi="Helvetica"/>
          <w:lang w:val="es-ES"/>
        </w:rPr>
        <w:t>but</w:t>
      </w:r>
      <w:proofErr w:type="spellEnd"/>
      <w:r w:rsidRPr="00623806">
        <w:rPr>
          <w:rFonts w:ascii="Helvetica" w:hAnsi="Helvetica"/>
          <w:lang w:val="es-ES"/>
        </w:rPr>
        <w:t xml:space="preserve"> I </w:t>
      </w:r>
      <w:proofErr w:type="spellStart"/>
      <w:r w:rsidRPr="00623806">
        <w:rPr>
          <w:rFonts w:ascii="Helvetica" w:hAnsi="Helvetica"/>
          <w:lang w:val="es-ES"/>
        </w:rPr>
        <w:t>stood</w:t>
      </w:r>
      <w:proofErr w:type="spellEnd"/>
      <w:r w:rsidRPr="00623806">
        <w:rPr>
          <w:rFonts w:ascii="Helvetica" w:hAnsi="Helvetica"/>
          <w:lang w:val="es-ES"/>
        </w:rPr>
        <w:t xml:space="preserve"> </w:t>
      </w:r>
      <w:proofErr w:type="spellStart"/>
      <w:r w:rsidRPr="00623806">
        <w:rPr>
          <w:rFonts w:ascii="Helvetica" w:hAnsi="Helvetica"/>
          <w:lang w:val="es-ES"/>
        </w:rPr>
        <w:t>frozen</w:t>
      </w:r>
      <w:proofErr w:type="spellEnd"/>
      <w:r w:rsidRPr="00623806">
        <w:rPr>
          <w:rFonts w:ascii="Helvetica" w:hAnsi="Helvetica"/>
          <w:lang w:val="es-ES"/>
        </w:rPr>
        <w:t xml:space="preserve">, </w:t>
      </w:r>
      <w:proofErr w:type="spellStart"/>
      <w:r w:rsidRPr="00623806">
        <w:rPr>
          <w:rFonts w:ascii="Helvetica" w:hAnsi="Helvetica"/>
          <w:lang w:val="es-ES"/>
        </w:rPr>
        <w:t>trapped</w:t>
      </w:r>
      <w:proofErr w:type="spellEnd"/>
      <w:r w:rsidRPr="00623806">
        <w:rPr>
          <w:rFonts w:ascii="Helvetica" w:hAnsi="Helvetica"/>
          <w:lang w:val="es-ES"/>
        </w:rPr>
        <w:t xml:space="preserve"> in </w:t>
      </w:r>
      <w:proofErr w:type="spellStart"/>
      <w:r w:rsidRPr="00623806">
        <w:rPr>
          <w:rFonts w:ascii="Helvetica" w:hAnsi="Helvetica"/>
          <w:lang w:val="es-ES"/>
        </w:rPr>
        <w:t>some</w:t>
      </w:r>
      <w:proofErr w:type="spellEnd"/>
      <w:r w:rsidRPr="00623806">
        <w:rPr>
          <w:rFonts w:ascii="Helvetica" w:hAnsi="Helvetica"/>
          <w:lang w:val="es-ES"/>
        </w:rPr>
        <w:t xml:space="preserve"> terrible </w:t>
      </w:r>
      <w:proofErr w:type="spellStart"/>
      <w:r w:rsidRPr="00623806">
        <w:rPr>
          <w:rFonts w:ascii="Helvetica" w:hAnsi="Helvetica"/>
          <w:lang w:val="es-ES"/>
        </w:rPr>
        <w:t>dream</w:t>
      </w:r>
      <w:proofErr w:type="spellEnd"/>
      <w:r w:rsidRPr="00623806">
        <w:rPr>
          <w:rFonts w:ascii="Helvetica" w:hAnsi="Helvetica"/>
          <w:lang w:val="es-ES"/>
        </w:rPr>
        <w:t xml:space="preserve"> I </w:t>
      </w:r>
      <w:proofErr w:type="spellStart"/>
      <w:r w:rsidRPr="00623806">
        <w:rPr>
          <w:rFonts w:ascii="Helvetica" w:hAnsi="Helvetica"/>
          <w:lang w:val="es-ES"/>
        </w:rPr>
        <w:t>hadn’t</w:t>
      </w:r>
      <w:proofErr w:type="spellEnd"/>
      <w:r w:rsidRPr="00623806">
        <w:rPr>
          <w:rFonts w:ascii="Helvetica" w:hAnsi="Helvetica"/>
          <w:lang w:val="es-ES"/>
        </w:rPr>
        <w:t xml:space="preserve"> </w:t>
      </w:r>
      <w:proofErr w:type="spellStart"/>
      <w:r w:rsidRPr="00623806">
        <w:rPr>
          <w:rFonts w:ascii="Helvetica" w:hAnsi="Helvetica"/>
          <w:lang w:val="es-ES"/>
        </w:rPr>
        <w:t>meant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enter</w:t>
      </w:r>
      <w:proofErr w:type="spellEnd"/>
      <w:r w:rsidRPr="00623806">
        <w:rPr>
          <w:rFonts w:ascii="Helvetica" w:hAnsi="Helvetica"/>
          <w:lang w:val="es-ES"/>
        </w:rPr>
        <w:t>.</w:t>
      </w:r>
    </w:p>
    <w:p w14:paraId="32B5BA31" w14:textId="6EC74CC9"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light </w:t>
      </w:r>
      <w:proofErr w:type="spellStart"/>
      <w:r w:rsidRPr="00623806">
        <w:rPr>
          <w:rFonts w:ascii="Helvetica" w:hAnsi="Helvetica"/>
          <w:lang w:val="es-ES"/>
        </w:rPr>
        <w:t>brown</w:t>
      </w:r>
      <w:proofErr w:type="spellEnd"/>
      <w:r w:rsidRPr="00623806">
        <w:rPr>
          <w:rFonts w:ascii="Helvetica" w:hAnsi="Helvetica"/>
          <w:lang w:val="es-ES"/>
        </w:rPr>
        <w:t xml:space="preserve"> </w:t>
      </w:r>
      <w:proofErr w:type="spellStart"/>
      <w:r w:rsidRPr="00623806">
        <w:rPr>
          <w:rFonts w:ascii="Helvetica" w:hAnsi="Helvetica"/>
          <w:lang w:val="es-ES"/>
        </w:rPr>
        <w:t>wolf</w:t>
      </w:r>
      <w:proofErr w:type="spellEnd"/>
      <w:r w:rsidRPr="00623806">
        <w:rPr>
          <w:rFonts w:ascii="Helvetica" w:hAnsi="Helvetica"/>
          <w:lang w:val="es-ES"/>
        </w:rPr>
        <w:t xml:space="preserve"> rose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its</w:t>
      </w:r>
      <w:proofErr w:type="spellEnd"/>
      <w:r w:rsidRPr="00623806">
        <w:rPr>
          <w:rFonts w:ascii="Helvetica" w:hAnsi="Helvetica"/>
          <w:lang w:val="es-ES"/>
        </w:rPr>
        <w:t xml:space="preserve"> </w:t>
      </w:r>
      <w:proofErr w:type="spellStart"/>
      <w:r w:rsidRPr="00623806">
        <w:rPr>
          <w:rFonts w:ascii="Helvetica" w:hAnsi="Helvetica"/>
          <w:lang w:val="es-ES"/>
        </w:rPr>
        <w:t>crouch</w:t>
      </w:r>
      <w:proofErr w:type="spellEnd"/>
      <w:r w:rsidRPr="00623806">
        <w:rPr>
          <w:rFonts w:ascii="Helvetica" w:hAnsi="Helvetica"/>
          <w:lang w:val="es-ES"/>
        </w:rPr>
        <w:t xml:space="preserve">, </w:t>
      </w:r>
      <w:proofErr w:type="spellStart"/>
      <w:r w:rsidRPr="00623806">
        <w:rPr>
          <w:rFonts w:ascii="Helvetica" w:hAnsi="Helvetica"/>
          <w:lang w:val="es-ES"/>
        </w:rPr>
        <w:t>muscles</w:t>
      </w:r>
      <w:proofErr w:type="spellEnd"/>
      <w:r w:rsidRPr="00623806">
        <w:rPr>
          <w:rFonts w:ascii="Helvetica" w:hAnsi="Helvetica"/>
          <w:lang w:val="es-ES"/>
        </w:rPr>
        <w:t xml:space="preserve"> </w:t>
      </w:r>
      <w:proofErr w:type="spellStart"/>
      <w:r w:rsidRPr="00623806">
        <w:rPr>
          <w:rFonts w:ascii="Helvetica" w:hAnsi="Helvetica"/>
          <w:lang w:val="es-ES"/>
        </w:rPr>
        <w:t>rippling</w:t>
      </w:r>
      <w:proofErr w:type="spellEnd"/>
      <w:r w:rsidRPr="00623806">
        <w:rPr>
          <w:rFonts w:ascii="Helvetica" w:hAnsi="Helvetica"/>
          <w:lang w:val="es-ES"/>
        </w:rPr>
        <w:t xml:space="preserve"> </w:t>
      </w:r>
      <w:proofErr w:type="spellStart"/>
      <w:r w:rsidRPr="00623806">
        <w:rPr>
          <w:rFonts w:ascii="Helvetica" w:hAnsi="Helvetica"/>
          <w:lang w:val="es-ES"/>
        </w:rPr>
        <w:t>beneath</w:t>
      </w:r>
      <w:proofErr w:type="spellEnd"/>
      <w:r w:rsidRPr="00623806">
        <w:rPr>
          <w:rFonts w:ascii="Helvetica" w:hAnsi="Helvetica"/>
          <w:lang w:val="es-ES"/>
        </w:rPr>
        <w:t xml:space="preserve"> </w:t>
      </w:r>
      <w:proofErr w:type="spellStart"/>
      <w:r w:rsidRPr="00623806">
        <w:rPr>
          <w:rFonts w:ascii="Helvetica" w:hAnsi="Helvetica"/>
          <w:lang w:val="es-ES"/>
        </w:rPr>
        <w:t>coarse</w:t>
      </w:r>
      <w:proofErr w:type="spellEnd"/>
      <w:r w:rsidRPr="00623806">
        <w:rPr>
          <w:rFonts w:ascii="Helvetica" w:hAnsi="Helvetica"/>
          <w:lang w:val="es-ES"/>
        </w:rPr>
        <w:t xml:space="preserve"> </w:t>
      </w:r>
      <w:proofErr w:type="spellStart"/>
      <w:r w:rsidRPr="00623806">
        <w:rPr>
          <w:rFonts w:ascii="Helvetica" w:hAnsi="Helvetica"/>
          <w:lang w:val="es-ES"/>
        </w:rPr>
        <w:t>fur</w:t>
      </w:r>
      <w:proofErr w:type="spellEnd"/>
      <w:r w:rsidRPr="00623806">
        <w:rPr>
          <w:rFonts w:ascii="Helvetica" w:hAnsi="Helvetica"/>
          <w:lang w:val="es-ES"/>
        </w:rPr>
        <w:t xml:space="preserve">. Step </w:t>
      </w:r>
      <w:proofErr w:type="spellStart"/>
      <w:r w:rsidRPr="00623806">
        <w:rPr>
          <w:rFonts w:ascii="Helvetica" w:hAnsi="Helvetica"/>
          <w:lang w:val="es-ES"/>
        </w:rPr>
        <w:t>by</w:t>
      </w:r>
      <w:proofErr w:type="spellEnd"/>
      <w:r w:rsidRPr="00623806">
        <w:rPr>
          <w:rFonts w:ascii="Helvetica" w:hAnsi="Helvetica"/>
          <w:lang w:val="es-ES"/>
        </w:rPr>
        <w:t xml:space="preserve"> step,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stalked</w:t>
      </w:r>
      <w:proofErr w:type="spellEnd"/>
      <w:r w:rsidRPr="00623806">
        <w:rPr>
          <w:rFonts w:ascii="Helvetica" w:hAnsi="Helvetica"/>
          <w:lang w:val="es-ES"/>
        </w:rPr>
        <w:t xml:space="preserve"> </w:t>
      </w:r>
      <w:proofErr w:type="spellStart"/>
      <w:r w:rsidRPr="00623806">
        <w:rPr>
          <w:rFonts w:ascii="Helvetica" w:hAnsi="Helvetica"/>
          <w:lang w:val="es-ES"/>
        </w:rPr>
        <w:t>toward</w:t>
      </w:r>
      <w:proofErr w:type="spellEnd"/>
      <w:r w:rsidRPr="00623806">
        <w:rPr>
          <w:rFonts w:ascii="Helvetica" w:hAnsi="Helvetica"/>
          <w:lang w:val="es-ES"/>
        </w:rPr>
        <w:t xml:space="preserve"> me—</w:t>
      </w:r>
      <w:proofErr w:type="spellStart"/>
      <w:r w:rsidRPr="00623806">
        <w:rPr>
          <w:rFonts w:ascii="Helvetica" w:hAnsi="Helvetica"/>
          <w:lang w:val="es-ES"/>
        </w:rPr>
        <w:t>deliberate</w:t>
      </w:r>
      <w:proofErr w:type="spellEnd"/>
      <w:r w:rsidRPr="00623806">
        <w:rPr>
          <w:rFonts w:ascii="Helvetica" w:hAnsi="Helvetica"/>
          <w:lang w:val="es-ES"/>
        </w:rPr>
        <w:t xml:space="preserve">. </w:t>
      </w:r>
      <w:proofErr w:type="spellStart"/>
      <w:r w:rsidRPr="00623806">
        <w:rPr>
          <w:rFonts w:ascii="Helvetica" w:hAnsi="Helvetica"/>
          <w:lang w:val="es-ES"/>
        </w:rPr>
        <w:t>Measured</w:t>
      </w:r>
      <w:proofErr w:type="spellEnd"/>
      <w:r w:rsidRPr="00623806">
        <w:rPr>
          <w:rFonts w:ascii="Helvetica" w:hAnsi="Helvetica"/>
          <w:lang w:val="es-ES"/>
        </w:rPr>
        <w:t xml:space="preserve">. I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prey</w:t>
      </w:r>
      <w:proofErr w:type="spellEnd"/>
      <w:r w:rsidRPr="00623806">
        <w:rPr>
          <w:rFonts w:ascii="Helvetica" w:hAnsi="Helvetica"/>
          <w:lang w:val="es-ES"/>
        </w:rPr>
        <w:t>.</w:t>
      </w:r>
    </w:p>
    <w:p w14:paraId="2F6F3706" w14:textId="021806BE"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black</w:t>
      </w:r>
      <w:proofErr w:type="spellEnd"/>
      <w:r w:rsidRPr="00623806">
        <w:rPr>
          <w:rFonts w:ascii="Helvetica" w:hAnsi="Helvetica"/>
          <w:lang w:val="es-ES"/>
        </w:rPr>
        <w:t xml:space="preserve"> </w:t>
      </w:r>
      <w:proofErr w:type="spellStart"/>
      <w:r w:rsidRPr="00623806">
        <w:rPr>
          <w:rFonts w:ascii="Helvetica" w:hAnsi="Helvetica"/>
          <w:lang w:val="es-ES"/>
        </w:rPr>
        <w:t>wolf</w:t>
      </w:r>
      <w:proofErr w:type="spellEnd"/>
      <w:r w:rsidRPr="00623806">
        <w:rPr>
          <w:rFonts w:ascii="Helvetica" w:hAnsi="Helvetica"/>
          <w:lang w:val="es-ES"/>
        </w:rPr>
        <w:t xml:space="preserve"> moved </w:t>
      </w:r>
      <w:proofErr w:type="spellStart"/>
      <w:r w:rsidRPr="00623806">
        <w:rPr>
          <w:rFonts w:ascii="Helvetica" w:hAnsi="Helvetica"/>
          <w:lang w:val="es-ES"/>
        </w:rPr>
        <w:t>faster</w:t>
      </w:r>
      <w:proofErr w:type="spellEnd"/>
      <w:r w:rsidRPr="00623806">
        <w:rPr>
          <w:rFonts w:ascii="Helvetica" w:hAnsi="Helvetica"/>
          <w:lang w:val="es-ES"/>
        </w:rPr>
        <w:t xml:space="preserve"> </w:t>
      </w:r>
      <w:proofErr w:type="spellStart"/>
      <w:r w:rsidRPr="00623806">
        <w:rPr>
          <w:rFonts w:ascii="Helvetica" w:hAnsi="Helvetica"/>
          <w:lang w:val="es-ES"/>
        </w:rPr>
        <w:t>than</w:t>
      </w:r>
      <w:proofErr w:type="spellEnd"/>
      <w:r w:rsidRPr="00623806">
        <w:rPr>
          <w:rFonts w:ascii="Helvetica" w:hAnsi="Helvetica"/>
          <w:lang w:val="es-ES"/>
        </w:rPr>
        <w:t xml:space="preserve"> </w:t>
      </w:r>
      <w:proofErr w:type="spellStart"/>
      <w:r w:rsidRPr="00623806">
        <w:rPr>
          <w:rFonts w:ascii="Helvetica" w:hAnsi="Helvetica"/>
          <w:lang w:val="es-ES"/>
        </w:rPr>
        <w:t>thought</w:t>
      </w:r>
      <w:proofErr w:type="spellEnd"/>
      <w:r w:rsidRPr="00623806">
        <w:rPr>
          <w:rFonts w:ascii="Helvetica" w:hAnsi="Helvetica"/>
          <w:lang w:val="es-ES"/>
        </w:rPr>
        <w:t>—</w:t>
      </w:r>
      <w:proofErr w:type="spellStart"/>
      <w:r w:rsidRPr="00623806">
        <w:rPr>
          <w:rFonts w:ascii="Helvetica" w:hAnsi="Helvetica"/>
          <w:lang w:val="es-ES"/>
        </w:rPr>
        <w:t>an</w:t>
      </w:r>
      <w:proofErr w:type="spellEnd"/>
      <w:r w:rsidRPr="00623806">
        <w:rPr>
          <w:rFonts w:ascii="Helvetica" w:hAnsi="Helvetica"/>
          <w:lang w:val="es-ES"/>
        </w:rPr>
        <w:t xml:space="preserve"> </w:t>
      </w:r>
      <w:proofErr w:type="spellStart"/>
      <w:r w:rsidRPr="00623806">
        <w:rPr>
          <w:rFonts w:ascii="Helvetica" w:hAnsi="Helvetica"/>
          <w:lang w:val="es-ES"/>
        </w:rPr>
        <w:t>obsidian</w:t>
      </w:r>
      <w:proofErr w:type="spellEnd"/>
      <w:r w:rsidRPr="00623806">
        <w:rPr>
          <w:rFonts w:ascii="Helvetica" w:hAnsi="Helvetica"/>
          <w:lang w:val="es-ES"/>
        </w:rPr>
        <w:t xml:space="preserve"> </w:t>
      </w:r>
      <w:proofErr w:type="spellStart"/>
      <w:r w:rsidRPr="00623806">
        <w:rPr>
          <w:rFonts w:ascii="Helvetica" w:hAnsi="Helvetica"/>
          <w:lang w:val="es-ES"/>
        </w:rPr>
        <w:t>blur</w:t>
      </w:r>
      <w:proofErr w:type="spellEnd"/>
      <w:r w:rsidRPr="00623806">
        <w:rPr>
          <w:rFonts w:ascii="Helvetica" w:hAnsi="Helvetica"/>
          <w:lang w:val="es-ES"/>
        </w:rPr>
        <w:t xml:space="preserve"> </w:t>
      </w:r>
      <w:proofErr w:type="spellStart"/>
      <w:r w:rsidRPr="00623806">
        <w:rPr>
          <w:rFonts w:ascii="Helvetica" w:hAnsi="Helvetica"/>
          <w:lang w:val="es-ES"/>
        </w:rPr>
        <w:t>slicing</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moonlight</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slammed</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ground</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a </w:t>
      </w:r>
      <w:proofErr w:type="spellStart"/>
      <w:r w:rsidRPr="00623806">
        <w:rPr>
          <w:rFonts w:ascii="Helvetica" w:hAnsi="Helvetica"/>
          <w:lang w:val="es-ES"/>
        </w:rPr>
        <w:t>roar</w:t>
      </w:r>
      <w:proofErr w:type="spellEnd"/>
      <w:r w:rsidRPr="00623806">
        <w:rPr>
          <w:rFonts w:ascii="Helvetica" w:hAnsi="Helvetica"/>
          <w:lang w:val="es-ES"/>
        </w:rPr>
        <w:t xml:space="preserve"> so </w:t>
      </w:r>
      <w:proofErr w:type="spellStart"/>
      <w:r w:rsidRPr="00623806">
        <w:rPr>
          <w:rFonts w:ascii="Helvetica" w:hAnsi="Helvetica"/>
          <w:lang w:val="es-ES"/>
        </w:rPr>
        <w:t>deep</w:t>
      </w:r>
      <w:proofErr w:type="spellEnd"/>
      <w:r w:rsidRPr="00623806">
        <w:rPr>
          <w:rFonts w:ascii="Helvetica" w:hAnsi="Helvetica"/>
          <w:lang w:val="es-ES"/>
        </w:rPr>
        <w:t xml:space="preserve"> and </w:t>
      </w:r>
      <w:proofErr w:type="spellStart"/>
      <w:r w:rsidRPr="00623806">
        <w:rPr>
          <w:rFonts w:ascii="Helvetica" w:hAnsi="Helvetica"/>
          <w:lang w:val="es-ES"/>
        </w:rPr>
        <w:t>thunderous</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shook</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canopy</w:t>
      </w:r>
      <w:proofErr w:type="spellEnd"/>
      <w:r w:rsidRPr="00623806">
        <w:rPr>
          <w:rFonts w:ascii="Helvetica" w:hAnsi="Helvetica"/>
          <w:lang w:val="es-ES"/>
        </w:rPr>
        <w:t xml:space="preserve"> </w:t>
      </w:r>
      <w:proofErr w:type="spellStart"/>
      <w:r w:rsidRPr="00623806">
        <w:rPr>
          <w:rFonts w:ascii="Helvetica" w:hAnsi="Helvetica"/>
          <w:lang w:val="es-ES"/>
        </w:rPr>
        <w:t>above</w:t>
      </w:r>
      <w:proofErr w:type="spellEnd"/>
      <w:r w:rsidRPr="00623806">
        <w:rPr>
          <w:rFonts w:ascii="Helvetica" w:hAnsi="Helvetica"/>
          <w:lang w:val="es-ES"/>
        </w:rPr>
        <w:t xml:space="preserve"> </w:t>
      </w:r>
      <w:proofErr w:type="spellStart"/>
      <w:r w:rsidRPr="00623806">
        <w:rPr>
          <w:rFonts w:ascii="Helvetica" w:hAnsi="Helvetica"/>
          <w:lang w:val="es-ES"/>
        </w:rPr>
        <w:t>us</w:t>
      </w:r>
      <w:proofErr w:type="spellEnd"/>
      <w:r w:rsidRPr="00623806">
        <w:rPr>
          <w:rFonts w:ascii="Helvetica" w:hAnsi="Helvetica"/>
          <w:lang w:val="es-ES"/>
        </w:rPr>
        <w:t xml:space="preserve">, </w:t>
      </w:r>
      <w:proofErr w:type="spellStart"/>
      <w:r w:rsidRPr="00623806">
        <w:rPr>
          <w:rFonts w:ascii="Helvetica" w:hAnsi="Helvetica"/>
          <w:lang w:val="es-ES"/>
        </w:rPr>
        <w:t>loosening</w:t>
      </w:r>
      <w:proofErr w:type="spellEnd"/>
      <w:r w:rsidRPr="00623806">
        <w:rPr>
          <w:rFonts w:ascii="Helvetica" w:hAnsi="Helvetica"/>
          <w:lang w:val="es-ES"/>
        </w:rPr>
        <w:t xml:space="preserve"> </w:t>
      </w:r>
      <w:proofErr w:type="spellStart"/>
      <w:r w:rsidRPr="00623806">
        <w:rPr>
          <w:rFonts w:ascii="Helvetica" w:hAnsi="Helvetica"/>
          <w:lang w:val="es-ES"/>
        </w:rPr>
        <w:t>birds</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their</w:t>
      </w:r>
      <w:proofErr w:type="spellEnd"/>
      <w:r w:rsidRPr="00623806">
        <w:rPr>
          <w:rFonts w:ascii="Helvetica" w:hAnsi="Helvetica"/>
          <w:lang w:val="es-ES"/>
        </w:rPr>
        <w:t xml:space="preserve"> </w:t>
      </w:r>
      <w:proofErr w:type="spellStart"/>
      <w:r w:rsidRPr="00623806">
        <w:rPr>
          <w:rFonts w:ascii="Helvetica" w:hAnsi="Helvetica"/>
          <w:lang w:val="es-ES"/>
        </w:rPr>
        <w:t>branches</w:t>
      </w:r>
      <w:proofErr w:type="spellEnd"/>
      <w:r w:rsidRPr="00623806">
        <w:rPr>
          <w:rFonts w:ascii="Helvetica" w:hAnsi="Helvetica"/>
          <w:lang w:val="es-ES"/>
        </w:rPr>
        <w:t>.</w:t>
      </w:r>
    </w:p>
    <w:p w14:paraId="58045F55" w14:textId="217AE10A"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They</w:t>
      </w:r>
      <w:proofErr w:type="spellEnd"/>
      <w:r w:rsidRPr="00623806">
        <w:rPr>
          <w:rFonts w:ascii="Helvetica" w:hAnsi="Helvetica"/>
          <w:lang w:val="es-ES"/>
        </w:rPr>
        <w:t xml:space="preserve"> </w:t>
      </w:r>
      <w:proofErr w:type="spellStart"/>
      <w:r w:rsidRPr="00623806">
        <w:rPr>
          <w:rFonts w:ascii="Helvetica" w:hAnsi="Helvetica"/>
          <w:lang w:val="es-ES"/>
        </w:rPr>
        <w:t>collided</w:t>
      </w:r>
      <w:proofErr w:type="spellEnd"/>
      <w:r w:rsidRPr="00623806">
        <w:rPr>
          <w:rFonts w:ascii="Helvetica" w:hAnsi="Helvetica"/>
          <w:lang w:val="es-ES"/>
        </w:rPr>
        <w:t>—</w:t>
      </w:r>
      <w:proofErr w:type="spellStart"/>
      <w:r w:rsidRPr="00623806">
        <w:rPr>
          <w:rFonts w:ascii="Helvetica" w:hAnsi="Helvetica"/>
          <w:lang w:val="es-ES"/>
        </w:rPr>
        <w:t>again</w:t>
      </w:r>
      <w:proofErr w:type="spellEnd"/>
      <w:r w:rsidRPr="00623806">
        <w:rPr>
          <w:rFonts w:ascii="Helvetica" w:hAnsi="Helvetica"/>
          <w:lang w:val="es-ES"/>
        </w:rPr>
        <w:t>—</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time </w:t>
      </w:r>
      <w:proofErr w:type="spellStart"/>
      <w:r w:rsidRPr="00623806">
        <w:rPr>
          <w:rFonts w:ascii="Helvetica" w:hAnsi="Helvetica"/>
          <w:lang w:val="es-ES"/>
        </w:rPr>
        <w:t>closer</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close</w:t>
      </w:r>
      <w:proofErr w:type="spellEnd"/>
      <w:r w:rsidRPr="00623806">
        <w:rPr>
          <w:rFonts w:ascii="Helvetica" w:hAnsi="Helvetica"/>
          <w:lang w:val="es-ES"/>
        </w:rPr>
        <w:t>.</w:t>
      </w:r>
    </w:p>
    <w:p w14:paraId="76635859" w14:textId="20CADC87"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Claws</w:t>
      </w:r>
      <w:proofErr w:type="spellEnd"/>
      <w:r w:rsidRPr="00623806">
        <w:rPr>
          <w:rFonts w:ascii="Helvetica" w:hAnsi="Helvetica"/>
          <w:lang w:val="es-ES"/>
        </w:rPr>
        <w:t xml:space="preserve"> </w:t>
      </w:r>
      <w:proofErr w:type="spellStart"/>
      <w:r w:rsidRPr="00623806">
        <w:rPr>
          <w:rFonts w:ascii="Helvetica" w:hAnsi="Helvetica"/>
          <w:lang w:val="es-ES"/>
        </w:rPr>
        <w:t>raked</w:t>
      </w:r>
      <w:proofErr w:type="spellEnd"/>
      <w:r w:rsidRPr="00623806">
        <w:rPr>
          <w:rFonts w:ascii="Helvetica" w:hAnsi="Helvetica"/>
          <w:lang w:val="es-ES"/>
        </w:rPr>
        <w:t xml:space="preserve">. </w:t>
      </w:r>
      <w:proofErr w:type="spellStart"/>
      <w:r w:rsidRPr="00623806">
        <w:rPr>
          <w:rFonts w:ascii="Helvetica" w:hAnsi="Helvetica"/>
          <w:lang w:val="es-ES"/>
        </w:rPr>
        <w:t>Fangs</w:t>
      </w:r>
      <w:proofErr w:type="spellEnd"/>
      <w:r w:rsidRPr="00623806">
        <w:rPr>
          <w:rFonts w:ascii="Helvetica" w:hAnsi="Helvetica"/>
          <w:lang w:val="es-ES"/>
        </w:rPr>
        <w:t xml:space="preserve"> </w:t>
      </w:r>
      <w:proofErr w:type="spellStart"/>
      <w:r w:rsidRPr="00623806">
        <w:rPr>
          <w:rFonts w:ascii="Helvetica" w:hAnsi="Helvetica"/>
          <w:lang w:val="es-ES"/>
        </w:rPr>
        <w:t>snapped</w:t>
      </w:r>
      <w:proofErr w:type="spellEnd"/>
      <w:r w:rsidRPr="00623806">
        <w:rPr>
          <w:rFonts w:ascii="Helvetica" w:hAnsi="Helvetica"/>
          <w:lang w:val="es-ES"/>
        </w:rPr>
        <w:t xml:space="preserve">. </w:t>
      </w:r>
      <w:proofErr w:type="spellStart"/>
      <w:r w:rsidRPr="00623806">
        <w:rPr>
          <w:rFonts w:ascii="Helvetica" w:hAnsi="Helvetica"/>
          <w:lang w:val="es-ES"/>
        </w:rPr>
        <w:t>They</w:t>
      </w:r>
      <w:proofErr w:type="spellEnd"/>
      <w:r w:rsidRPr="00623806">
        <w:rPr>
          <w:rFonts w:ascii="Helvetica" w:hAnsi="Helvetica"/>
          <w:lang w:val="es-ES"/>
        </w:rPr>
        <w:t xml:space="preserve"> </w:t>
      </w:r>
      <w:proofErr w:type="spellStart"/>
      <w:r w:rsidRPr="00623806">
        <w:rPr>
          <w:rFonts w:ascii="Helvetica" w:hAnsi="Helvetica"/>
          <w:lang w:val="es-ES"/>
        </w:rPr>
        <w:t>tore</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each</w:t>
      </w:r>
      <w:proofErr w:type="spellEnd"/>
      <w:r w:rsidRPr="00623806">
        <w:rPr>
          <w:rFonts w:ascii="Helvetica" w:hAnsi="Helvetica"/>
          <w:lang w:val="es-ES"/>
        </w:rPr>
        <w:t xml:space="preserve"> </w:t>
      </w:r>
      <w:proofErr w:type="spellStart"/>
      <w:r w:rsidRPr="00623806">
        <w:rPr>
          <w:rFonts w:ascii="Helvetica" w:hAnsi="Helvetica"/>
          <w:lang w:val="es-ES"/>
        </w:rPr>
        <w:t>other</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enemies</w:t>
      </w:r>
      <w:proofErr w:type="spellEnd"/>
      <w:r w:rsidRPr="00623806">
        <w:rPr>
          <w:rFonts w:ascii="Helvetica" w:hAnsi="Helvetica"/>
          <w:lang w:val="es-ES"/>
        </w:rPr>
        <w:t xml:space="preserve"> </w:t>
      </w:r>
      <w:proofErr w:type="spellStart"/>
      <w:r w:rsidRPr="00623806">
        <w:rPr>
          <w:rFonts w:ascii="Helvetica" w:hAnsi="Helvetica"/>
          <w:lang w:val="es-ES"/>
        </w:rPr>
        <w:t>forged</w:t>
      </w:r>
      <w:proofErr w:type="spellEnd"/>
      <w:r w:rsidRPr="00623806">
        <w:rPr>
          <w:rFonts w:ascii="Helvetica" w:hAnsi="Helvetica"/>
          <w:lang w:val="es-ES"/>
        </w:rPr>
        <w:t xml:space="preserve"> </w:t>
      </w:r>
      <w:proofErr w:type="spellStart"/>
      <w:r w:rsidRPr="00623806">
        <w:rPr>
          <w:rFonts w:ascii="Helvetica" w:hAnsi="Helvetica"/>
          <w:lang w:val="es-ES"/>
        </w:rPr>
        <w:t>by</w:t>
      </w:r>
      <w:proofErr w:type="spellEnd"/>
      <w:r w:rsidRPr="00623806">
        <w:rPr>
          <w:rFonts w:ascii="Helvetica" w:hAnsi="Helvetica"/>
          <w:lang w:val="es-ES"/>
        </w:rPr>
        <w:t xml:space="preserve"> fate.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sound</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them</w:t>
      </w:r>
      <w:proofErr w:type="spellEnd"/>
      <w:r w:rsidRPr="00623806">
        <w:rPr>
          <w:rFonts w:ascii="Helvetica" w:hAnsi="Helvetica"/>
          <w:lang w:val="es-ES"/>
        </w:rPr>
        <w:t>—</w:t>
      </w:r>
      <w:proofErr w:type="spellStart"/>
      <w:r w:rsidRPr="00623806">
        <w:rPr>
          <w:rFonts w:ascii="Helvetica" w:hAnsi="Helvetica"/>
          <w:lang w:val="es-ES"/>
        </w:rPr>
        <w:t>bone</w:t>
      </w:r>
      <w:proofErr w:type="spellEnd"/>
      <w:r w:rsidRPr="00623806">
        <w:rPr>
          <w:rFonts w:ascii="Helvetica" w:hAnsi="Helvetica"/>
          <w:lang w:val="es-ES"/>
        </w:rPr>
        <w:t xml:space="preserve"> </w:t>
      </w:r>
      <w:proofErr w:type="spellStart"/>
      <w:r w:rsidRPr="00623806">
        <w:rPr>
          <w:rFonts w:ascii="Helvetica" w:hAnsi="Helvetica"/>
          <w:lang w:val="es-ES"/>
        </w:rPr>
        <w:t>against</w:t>
      </w:r>
      <w:proofErr w:type="spellEnd"/>
      <w:r w:rsidRPr="00623806">
        <w:rPr>
          <w:rFonts w:ascii="Helvetica" w:hAnsi="Helvetica"/>
          <w:lang w:val="es-ES"/>
        </w:rPr>
        <w:t xml:space="preserve"> </w:t>
      </w:r>
      <w:proofErr w:type="spellStart"/>
      <w:r w:rsidRPr="00623806">
        <w:rPr>
          <w:rFonts w:ascii="Helvetica" w:hAnsi="Helvetica"/>
          <w:lang w:val="es-ES"/>
        </w:rPr>
        <w:t>bone</w:t>
      </w:r>
      <w:proofErr w:type="spellEnd"/>
      <w:r w:rsidRPr="00623806">
        <w:rPr>
          <w:rFonts w:ascii="Helvetica" w:hAnsi="Helvetica"/>
          <w:lang w:val="es-ES"/>
        </w:rPr>
        <w:t xml:space="preserve">, </w:t>
      </w:r>
      <w:proofErr w:type="spellStart"/>
      <w:r w:rsidRPr="00623806">
        <w:rPr>
          <w:rFonts w:ascii="Helvetica" w:hAnsi="Helvetica"/>
          <w:lang w:val="es-ES"/>
        </w:rPr>
        <w:t>growls</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split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air—</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savage</w:t>
      </w:r>
      <w:proofErr w:type="spellEnd"/>
      <w:r w:rsidRPr="00623806">
        <w:rPr>
          <w:rFonts w:ascii="Helvetica" w:hAnsi="Helvetica"/>
          <w:lang w:val="es-ES"/>
        </w:rPr>
        <w:t xml:space="preserve">. </w:t>
      </w:r>
      <w:proofErr w:type="spellStart"/>
      <w:r w:rsidRPr="00623806">
        <w:rPr>
          <w:rFonts w:ascii="Helvetica" w:hAnsi="Helvetica"/>
          <w:lang w:val="es-ES"/>
        </w:rPr>
        <w:t>Ancient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kind</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violence</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belong</w:t>
      </w:r>
      <w:proofErr w:type="spellEnd"/>
      <w:r w:rsidRPr="00623806">
        <w:rPr>
          <w:rFonts w:ascii="Helvetica" w:hAnsi="Helvetica"/>
          <w:lang w:val="es-ES"/>
        </w:rPr>
        <w:t xml:space="preserve"> 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world</w:t>
      </w:r>
      <w:proofErr w:type="spellEnd"/>
      <w:r w:rsidRPr="00623806">
        <w:rPr>
          <w:rFonts w:ascii="Helvetica" w:hAnsi="Helvetica"/>
          <w:lang w:val="es-ES"/>
        </w:rPr>
        <w:t xml:space="preserve"> I </w:t>
      </w:r>
      <w:proofErr w:type="spellStart"/>
      <w:r w:rsidRPr="00623806">
        <w:rPr>
          <w:rFonts w:ascii="Helvetica" w:hAnsi="Helvetica"/>
          <w:lang w:val="es-ES"/>
        </w:rPr>
        <w:t>knew</w:t>
      </w:r>
      <w:proofErr w:type="spellEnd"/>
      <w:r w:rsidRPr="00623806">
        <w:rPr>
          <w:rFonts w:ascii="Helvetica" w:hAnsi="Helvetica"/>
          <w:lang w:val="es-ES"/>
        </w:rPr>
        <w:t>.</w:t>
      </w:r>
    </w:p>
    <w:p w14:paraId="508E4E05" w14:textId="3E76D429"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black</w:t>
      </w:r>
      <w:proofErr w:type="spellEnd"/>
      <w:r w:rsidRPr="00623806">
        <w:rPr>
          <w:rFonts w:ascii="Helvetica" w:hAnsi="Helvetica"/>
          <w:lang w:val="es-ES"/>
        </w:rPr>
        <w:t xml:space="preserve"> </w:t>
      </w:r>
      <w:proofErr w:type="spellStart"/>
      <w:r w:rsidRPr="00623806">
        <w:rPr>
          <w:rFonts w:ascii="Helvetica" w:hAnsi="Helvetica"/>
          <w:lang w:val="es-ES"/>
        </w:rPr>
        <w:t>wolf</w:t>
      </w:r>
      <w:proofErr w:type="spellEnd"/>
      <w:r w:rsidRPr="00623806">
        <w:rPr>
          <w:rFonts w:ascii="Helvetica" w:hAnsi="Helvetica"/>
          <w:lang w:val="es-ES"/>
        </w:rPr>
        <w:t xml:space="preserve"> </w:t>
      </w:r>
      <w:proofErr w:type="spellStart"/>
      <w:r w:rsidRPr="00623806">
        <w:rPr>
          <w:rFonts w:ascii="Helvetica" w:hAnsi="Helvetica"/>
          <w:lang w:val="es-ES"/>
        </w:rPr>
        <w:t>twisted</w:t>
      </w:r>
      <w:proofErr w:type="spellEnd"/>
      <w:r w:rsidRPr="00623806">
        <w:rPr>
          <w:rFonts w:ascii="Helvetica" w:hAnsi="Helvetica"/>
          <w:lang w:val="es-ES"/>
        </w:rPr>
        <w:t xml:space="preserve">, </w:t>
      </w:r>
      <w:proofErr w:type="spellStart"/>
      <w:r w:rsidRPr="00623806">
        <w:rPr>
          <w:rFonts w:ascii="Helvetica" w:hAnsi="Helvetica"/>
          <w:lang w:val="es-ES"/>
        </w:rPr>
        <w:t>yanking</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brown</w:t>
      </w:r>
      <w:proofErr w:type="spellEnd"/>
      <w:r w:rsidRPr="00623806">
        <w:rPr>
          <w:rFonts w:ascii="Helvetica" w:hAnsi="Helvetica"/>
          <w:lang w:val="es-ES"/>
        </w:rPr>
        <w:t xml:space="preserve"> </w:t>
      </w:r>
      <w:proofErr w:type="spellStart"/>
      <w:r w:rsidR="005C749B" w:rsidRPr="00623806">
        <w:rPr>
          <w:rFonts w:ascii="Helvetica" w:hAnsi="Helvetica"/>
          <w:lang w:val="es-ES"/>
        </w:rPr>
        <w:t>one</w:t>
      </w:r>
      <w:proofErr w:type="spellEnd"/>
      <w:r w:rsidR="005C749B" w:rsidRPr="00623806">
        <w:rPr>
          <w:rFonts w:ascii="Helvetica" w:hAnsi="Helvetica"/>
          <w:lang w:val="es-ES"/>
        </w:rPr>
        <w:t xml:space="preserve"> </w:t>
      </w:r>
      <w:r w:rsidRPr="00623806">
        <w:rPr>
          <w:rFonts w:ascii="Helvetica" w:hAnsi="Helvetica"/>
          <w:lang w:val="es-ES"/>
        </w:rPr>
        <w:t xml:space="preserve">off balance </w:t>
      </w:r>
      <w:proofErr w:type="spellStart"/>
      <w:r w:rsidRPr="00623806">
        <w:rPr>
          <w:rFonts w:ascii="Helvetica" w:hAnsi="Helvetica"/>
          <w:lang w:val="es-ES"/>
        </w:rPr>
        <w:t>with</w:t>
      </w:r>
      <w:proofErr w:type="spellEnd"/>
      <w:r w:rsidRPr="00623806">
        <w:rPr>
          <w:rFonts w:ascii="Helvetica" w:hAnsi="Helvetica"/>
          <w:lang w:val="es-ES"/>
        </w:rPr>
        <w:t xml:space="preserve"> brutal </w:t>
      </w:r>
      <w:proofErr w:type="spellStart"/>
      <w:r w:rsidRPr="00623806">
        <w:rPr>
          <w:rFonts w:ascii="Helvetica" w:hAnsi="Helvetica"/>
          <w:lang w:val="es-ES"/>
        </w:rPr>
        <w:t>strength</w:t>
      </w:r>
      <w:proofErr w:type="spellEnd"/>
      <w:r w:rsidRPr="00623806">
        <w:rPr>
          <w:rFonts w:ascii="Helvetica" w:hAnsi="Helvetica"/>
          <w:lang w:val="es-ES"/>
        </w:rPr>
        <w:t xml:space="preserve">. </w:t>
      </w:r>
      <w:proofErr w:type="spellStart"/>
      <w:r w:rsidRPr="00623806">
        <w:rPr>
          <w:rFonts w:ascii="Helvetica" w:hAnsi="Helvetica"/>
          <w:lang w:val="es-ES"/>
        </w:rPr>
        <w:t>They</w:t>
      </w:r>
      <w:proofErr w:type="spellEnd"/>
      <w:r w:rsidRPr="00623806">
        <w:rPr>
          <w:rFonts w:ascii="Helvetica" w:hAnsi="Helvetica"/>
          <w:lang w:val="es-ES"/>
        </w:rPr>
        <w:t xml:space="preserve"> </w:t>
      </w:r>
      <w:proofErr w:type="spellStart"/>
      <w:r w:rsidRPr="00623806">
        <w:rPr>
          <w:rFonts w:ascii="Helvetica" w:hAnsi="Helvetica"/>
          <w:lang w:val="es-ES"/>
        </w:rPr>
        <w:t>tumbled</w:t>
      </w:r>
      <w:proofErr w:type="spellEnd"/>
      <w:r w:rsidRPr="00623806">
        <w:rPr>
          <w:rFonts w:ascii="Helvetica" w:hAnsi="Helvetica"/>
          <w:lang w:val="es-ES"/>
        </w:rPr>
        <w:t xml:space="preserve"> </w:t>
      </w:r>
      <w:proofErr w:type="spellStart"/>
      <w:r w:rsidRPr="00623806">
        <w:rPr>
          <w:rFonts w:ascii="Helvetica" w:hAnsi="Helvetica"/>
          <w:lang w:val="es-ES"/>
        </w:rPr>
        <w:t>across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forest</w:t>
      </w:r>
      <w:proofErr w:type="spellEnd"/>
      <w:r w:rsidRPr="00623806">
        <w:rPr>
          <w:rFonts w:ascii="Helvetica" w:hAnsi="Helvetica"/>
          <w:lang w:val="es-ES"/>
        </w:rPr>
        <w:t xml:space="preserve"> </w:t>
      </w:r>
      <w:proofErr w:type="spellStart"/>
      <w:r w:rsidRPr="00623806">
        <w:rPr>
          <w:rFonts w:ascii="Helvetica" w:hAnsi="Helvetica"/>
          <w:lang w:val="es-ES"/>
        </w:rPr>
        <w:t>floor</w:t>
      </w:r>
      <w:proofErr w:type="spellEnd"/>
      <w:r w:rsidRPr="00623806">
        <w:rPr>
          <w:rFonts w:ascii="Helvetica" w:hAnsi="Helvetica"/>
          <w:lang w:val="es-ES"/>
        </w:rPr>
        <w:t xml:space="preserve">, a </w:t>
      </w:r>
      <w:proofErr w:type="spellStart"/>
      <w:r w:rsidRPr="00623806">
        <w:rPr>
          <w:rFonts w:ascii="Helvetica" w:hAnsi="Helvetica"/>
          <w:lang w:val="es-ES"/>
        </w:rPr>
        <w:t>tangle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rage</w:t>
      </w:r>
      <w:proofErr w:type="spellEnd"/>
      <w:r w:rsidRPr="00623806">
        <w:rPr>
          <w:rFonts w:ascii="Helvetica" w:hAnsi="Helvetica"/>
          <w:lang w:val="es-ES"/>
        </w:rPr>
        <w:t xml:space="preserve"> and </w:t>
      </w:r>
      <w:proofErr w:type="spellStart"/>
      <w:r w:rsidRPr="00623806">
        <w:rPr>
          <w:rFonts w:ascii="Helvetica" w:hAnsi="Helvetica"/>
          <w:lang w:val="es-ES"/>
        </w:rPr>
        <w:t>fur</w:t>
      </w:r>
      <w:proofErr w:type="spellEnd"/>
      <w:r w:rsidRPr="00623806">
        <w:rPr>
          <w:rFonts w:ascii="Helvetica" w:hAnsi="Helvetica"/>
          <w:lang w:val="es-ES"/>
        </w:rPr>
        <w:t>.</w:t>
      </w:r>
    </w:p>
    <w:p w14:paraId="74013E81" w14:textId="6227E02F"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stumbled</w:t>
      </w:r>
      <w:proofErr w:type="spellEnd"/>
      <w:r w:rsidRPr="00623806">
        <w:rPr>
          <w:rFonts w:ascii="Helvetica" w:hAnsi="Helvetica"/>
          <w:lang w:val="es-ES"/>
        </w:rPr>
        <w:t xml:space="preserve"> </w:t>
      </w:r>
      <w:proofErr w:type="spellStart"/>
      <w:r w:rsidRPr="00623806">
        <w:rPr>
          <w:rFonts w:ascii="Helvetica" w:hAnsi="Helvetica"/>
          <w:lang w:val="es-ES"/>
        </w:rPr>
        <w:t>backward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legs</w:t>
      </w:r>
      <w:proofErr w:type="spellEnd"/>
      <w:r w:rsidRPr="00623806">
        <w:rPr>
          <w:rFonts w:ascii="Helvetica" w:hAnsi="Helvetica"/>
          <w:lang w:val="es-ES"/>
        </w:rPr>
        <w:t xml:space="preserve"> </w:t>
      </w:r>
      <w:proofErr w:type="spellStart"/>
      <w:r w:rsidRPr="00623806">
        <w:rPr>
          <w:rFonts w:ascii="Helvetica" w:hAnsi="Helvetica"/>
          <w:lang w:val="es-ES"/>
        </w:rPr>
        <w:t>finally</w:t>
      </w:r>
      <w:proofErr w:type="spellEnd"/>
      <w:r w:rsidRPr="00623806">
        <w:rPr>
          <w:rFonts w:ascii="Helvetica" w:hAnsi="Helvetica"/>
          <w:lang w:val="es-ES"/>
        </w:rPr>
        <w:t xml:space="preserve"> </w:t>
      </w:r>
      <w:proofErr w:type="spellStart"/>
      <w:r w:rsidRPr="00623806">
        <w:rPr>
          <w:rFonts w:ascii="Helvetica" w:hAnsi="Helvetica"/>
          <w:lang w:val="es-ES"/>
        </w:rPr>
        <w:t>remembering</w:t>
      </w:r>
      <w:proofErr w:type="spellEnd"/>
      <w:r w:rsidRPr="00623806">
        <w:rPr>
          <w:rFonts w:ascii="Helvetica" w:hAnsi="Helvetica"/>
          <w:lang w:val="es-ES"/>
        </w:rPr>
        <w:t xml:space="preserve"> </w:t>
      </w:r>
      <w:proofErr w:type="spellStart"/>
      <w:r w:rsidRPr="00623806">
        <w:rPr>
          <w:rFonts w:ascii="Helvetica" w:hAnsi="Helvetica"/>
          <w:lang w:val="es-ES"/>
        </w:rPr>
        <w:t>what</w:t>
      </w:r>
      <w:proofErr w:type="spellEnd"/>
      <w:r w:rsidRPr="00623806">
        <w:rPr>
          <w:rFonts w:ascii="Helvetica" w:hAnsi="Helvetica"/>
          <w:lang w:val="es-ES"/>
        </w:rPr>
        <w:t xml:space="preserve"> </w:t>
      </w:r>
      <w:proofErr w:type="spellStart"/>
      <w:r w:rsidRPr="00623806">
        <w:rPr>
          <w:rFonts w:ascii="Helvetica" w:hAnsi="Helvetica"/>
          <w:lang w:val="es-ES"/>
        </w:rPr>
        <w:t>fear</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world</w:t>
      </w:r>
      <w:proofErr w:type="spellEnd"/>
      <w:r w:rsidRPr="00623806">
        <w:rPr>
          <w:rFonts w:ascii="Helvetica" w:hAnsi="Helvetica"/>
          <w:lang w:val="es-ES"/>
        </w:rPr>
        <w:t xml:space="preserve"> </w:t>
      </w:r>
      <w:proofErr w:type="spellStart"/>
      <w:r w:rsidRPr="00623806">
        <w:rPr>
          <w:rFonts w:ascii="Helvetica" w:hAnsi="Helvetica"/>
          <w:lang w:val="es-ES"/>
        </w:rPr>
        <w:t>began</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tilt.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foot</w:t>
      </w:r>
      <w:proofErr w:type="spellEnd"/>
      <w:r w:rsidRPr="00623806">
        <w:rPr>
          <w:rFonts w:ascii="Helvetica" w:hAnsi="Helvetica"/>
          <w:lang w:val="es-ES"/>
        </w:rPr>
        <w:t xml:space="preserve"> </w:t>
      </w:r>
      <w:proofErr w:type="spellStart"/>
      <w:r w:rsidRPr="00623806">
        <w:rPr>
          <w:rFonts w:ascii="Helvetica" w:hAnsi="Helvetica"/>
          <w:lang w:val="es-ES"/>
        </w:rPr>
        <w:t>caught</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a </w:t>
      </w:r>
      <w:proofErr w:type="spellStart"/>
      <w:r w:rsidRPr="00623806">
        <w:rPr>
          <w:rFonts w:ascii="Helvetica" w:hAnsi="Helvetica"/>
          <w:lang w:val="es-ES"/>
        </w:rPr>
        <w:t>root</w:t>
      </w:r>
      <w:proofErr w:type="spellEnd"/>
      <w:r w:rsidRPr="00623806">
        <w:rPr>
          <w:rFonts w:ascii="Helvetica" w:hAnsi="Helvetica"/>
          <w:lang w:val="es-ES"/>
        </w:rPr>
        <w:t xml:space="preserve">—I </w:t>
      </w:r>
      <w:proofErr w:type="spellStart"/>
      <w:r w:rsidRPr="00623806">
        <w:rPr>
          <w:rFonts w:ascii="Helvetica" w:hAnsi="Helvetica"/>
          <w:lang w:val="es-ES"/>
        </w:rPr>
        <w:t>fell</w:t>
      </w:r>
      <w:proofErr w:type="spellEnd"/>
      <w:r w:rsidRPr="00623806">
        <w:rPr>
          <w:rFonts w:ascii="Helvetica" w:hAnsi="Helvetica"/>
          <w:lang w:val="es-ES"/>
        </w:rPr>
        <w:t xml:space="preserve"> </w:t>
      </w:r>
      <w:proofErr w:type="spellStart"/>
      <w:r w:rsidRPr="00623806">
        <w:rPr>
          <w:rFonts w:ascii="Helvetica" w:hAnsi="Helvetica"/>
          <w:lang w:val="es-ES"/>
        </w:rPr>
        <w:t>hard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wind</w:t>
      </w:r>
      <w:proofErr w:type="spellEnd"/>
      <w:r w:rsidRPr="00623806">
        <w:rPr>
          <w:rFonts w:ascii="Helvetica" w:hAnsi="Helvetica"/>
          <w:lang w:val="es-ES"/>
        </w:rPr>
        <w:t xml:space="preserve"> </w:t>
      </w:r>
      <w:proofErr w:type="spellStart"/>
      <w:r w:rsidRPr="00623806">
        <w:rPr>
          <w:rFonts w:ascii="Helvetica" w:hAnsi="Helvetica"/>
          <w:lang w:val="es-ES"/>
        </w:rPr>
        <w:t>knocked</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lungs</w:t>
      </w:r>
      <w:proofErr w:type="spellEnd"/>
      <w:r w:rsidRPr="00623806">
        <w:rPr>
          <w:rFonts w:ascii="Helvetica" w:hAnsi="Helvetica"/>
          <w:lang w:val="es-ES"/>
        </w:rPr>
        <w:t xml:space="preserve"> as I hit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earth</w:t>
      </w:r>
      <w:proofErr w:type="spellEnd"/>
      <w:r w:rsidRPr="00623806">
        <w:rPr>
          <w:rFonts w:ascii="Helvetica" w:hAnsi="Helvetica"/>
          <w:lang w:val="es-ES"/>
        </w:rPr>
        <w:t>.</w:t>
      </w:r>
    </w:p>
    <w:p w14:paraId="020405C2" w14:textId="5E93AB84"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braced</w:t>
      </w:r>
      <w:proofErr w:type="spellEnd"/>
      <w:r w:rsidRPr="00623806">
        <w:rPr>
          <w:rFonts w:ascii="Helvetica" w:hAnsi="Helvetica"/>
          <w:lang w:val="es-ES"/>
        </w:rPr>
        <w:t xml:space="preserve"> </w:t>
      </w:r>
      <w:proofErr w:type="spellStart"/>
      <w:r w:rsidRPr="00623806">
        <w:rPr>
          <w:rFonts w:ascii="Helvetica" w:hAnsi="Helvetica"/>
          <w:lang w:val="es-ES"/>
        </w:rPr>
        <w:t>myself</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next</w:t>
      </w:r>
      <w:proofErr w:type="spellEnd"/>
      <w:r w:rsidRPr="00623806">
        <w:rPr>
          <w:rFonts w:ascii="Helvetica" w:hAnsi="Helvetica"/>
          <w:lang w:val="es-ES"/>
        </w:rPr>
        <w:t xml:space="preserve"> </w:t>
      </w:r>
      <w:proofErr w:type="spellStart"/>
      <w:r w:rsidRPr="00623806">
        <w:rPr>
          <w:rFonts w:ascii="Helvetica" w:hAnsi="Helvetica"/>
          <w:lang w:val="es-ES"/>
        </w:rPr>
        <w:t>clash</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end</w:t>
      </w:r>
      <w:proofErr w:type="spellEnd"/>
      <w:r w:rsidRPr="00623806">
        <w:rPr>
          <w:rFonts w:ascii="Helvetica" w:hAnsi="Helvetica"/>
          <w:lang w:val="es-ES"/>
        </w:rPr>
        <w:t>.</w:t>
      </w:r>
    </w:p>
    <w:p w14:paraId="7349EDC3" w14:textId="6996F075"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suddenly</w:t>
      </w:r>
      <w:proofErr w:type="spellEnd"/>
      <w:r w:rsidRPr="00623806">
        <w:rPr>
          <w:rFonts w:ascii="Helvetica" w:hAnsi="Helvetica"/>
          <w:lang w:val="es-ES"/>
        </w:rPr>
        <w:t>—</w:t>
      </w:r>
      <w:proofErr w:type="spellStart"/>
      <w:r w:rsidRPr="00623806">
        <w:rPr>
          <w:rFonts w:ascii="Helvetica" w:hAnsi="Helvetica"/>
          <w:lang w:val="es-ES"/>
        </w:rPr>
        <w:t>stillness</w:t>
      </w:r>
      <w:proofErr w:type="spellEnd"/>
      <w:r w:rsidRPr="00623806">
        <w:rPr>
          <w:rFonts w:ascii="Helvetica" w:hAnsi="Helvetica"/>
          <w:lang w:val="es-ES"/>
        </w:rPr>
        <w:t>.</w:t>
      </w:r>
    </w:p>
    <w:p w14:paraId="287AD1C8" w14:textId="7749E9B0"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forest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silent</w:t>
      </w:r>
      <w:proofErr w:type="spellEnd"/>
      <w:r w:rsidRPr="00623806">
        <w:rPr>
          <w:rFonts w:ascii="Helvetica" w:hAnsi="Helvetica"/>
          <w:lang w:val="es-ES"/>
        </w:rPr>
        <w:t xml:space="preserve"> </w:t>
      </w:r>
      <w:proofErr w:type="spellStart"/>
      <w:r w:rsidRPr="00623806">
        <w:rPr>
          <w:rFonts w:ascii="Helvetica" w:hAnsi="Helvetica"/>
          <w:lang w:val="es-ES"/>
        </w:rPr>
        <w:t>again</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trees</w:t>
      </w:r>
      <w:proofErr w:type="spellEnd"/>
      <w:r w:rsidRPr="00623806">
        <w:rPr>
          <w:rFonts w:ascii="Helvetica" w:hAnsi="Helvetica"/>
          <w:lang w:val="es-ES"/>
        </w:rPr>
        <w:t xml:space="preserve"> </w:t>
      </w:r>
      <w:proofErr w:type="spellStart"/>
      <w:r w:rsidRPr="00623806">
        <w:rPr>
          <w:rFonts w:ascii="Helvetica" w:hAnsi="Helvetica"/>
          <w:lang w:val="es-ES"/>
        </w:rPr>
        <w:t>themselves</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w:t>
      </w:r>
      <w:proofErr w:type="spellStart"/>
      <w:r w:rsidRPr="00623806">
        <w:rPr>
          <w:rFonts w:ascii="Helvetica" w:hAnsi="Helvetica"/>
          <w:lang w:val="es-ES"/>
        </w:rPr>
        <w:t>listening</w:t>
      </w:r>
      <w:proofErr w:type="spellEnd"/>
      <w:r w:rsidRPr="00623806">
        <w:rPr>
          <w:rFonts w:ascii="Helvetica" w:hAnsi="Helvetica"/>
          <w:lang w:val="es-ES"/>
        </w:rPr>
        <w:t>.</w:t>
      </w:r>
    </w:p>
    <w:p w14:paraId="35A9DE6F" w14:textId="295D31BD"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black</w:t>
      </w:r>
      <w:proofErr w:type="spellEnd"/>
      <w:r w:rsidRPr="00623806">
        <w:rPr>
          <w:rFonts w:ascii="Helvetica" w:hAnsi="Helvetica"/>
          <w:lang w:val="es-ES"/>
        </w:rPr>
        <w:t xml:space="preserve"> </w:t>
      </w:r>
      <w:proofErr w:type="spellStart"/>
      <w:r w:rsidRPr="00623806">
        <w:rPr>
          <w:rFonts w:ascii="Helvetica" w:hAnsi="Helvetica"/>
          <w:lang w:val="es-ES"/>
        </w:rPr>
        <w:t>wolf</w:t>
      </w:r>
      <w:proofErr w:type="spellEnd"/>
      <w:r w:rsidRPr="00623806">
        <w:rPr>
          <w:rFonts w:ascii="Helvetica" w:hAnsi="Helvetica"/>
          <w:lang w:val="es-ES"/>
        </w:rPr>
        <w:t xml:space="preserve"> rose </w:t>
      </w:r>
      <w:proofErr w:type="spellStart"/>
      <w:r w:rsidRPr="00623806">
        <w:rPr>
          <w:rFonts w:ascii="Helvetica" w:hAnsi="Helvetica"/>
          <w:lang w:val="es-ES"/>
        </w:rPr>
        <w:t>first</w:t>
      </w:r>
      <w:proofErr w:type="spellEnd"/>
      <w:r w:rsidRPr="00623806">
        <w:rPr>
          <w:rFonts w:ascii="Helvetica" w:hAnsi="Helvetica"/>
          <w:lang w:val="es-ES"/>
        </w:rPr>
        <w:t xml:space="preserve">, standing </w:t>
      </w:r>
      <w:proofErr w:type="spellStart"/>
      <w:r w:rsidRPr="00623806">
        <w:rPr>
          <w:rFonts w:ascii="Helvetica" w:hAnsi="Helvetica"/>
          <w:lang w:val="es-ES"/>
        </w:rPr>
        <w:t>between</w:t>
      </w:r>
      <w:proofErr w:type="spellEnd"/>
      <w:r w:rsidRPr="00623806">
        <w:rPr>
          <w:rFonts w:ascii="Helvetica" w:hAnsi="Helvetica"/>
          <w:lang w:val="es-ES"/>
        </w:rPr>
        <w:t xml:space="preserve"> me and </w:t>
      </w:r>
      <w:proofErr w:type="spellStart"/>
      <w:r w:rsidRPr="00623806">
        <w:rPr>
          <w:rFonts w:ascii="Helvetica" w:hAnsi="Helvetica"/>
          <w:lang w:val="es-ES"/>
        </w:rPr>
        <w:t>the</w:t>
      </w:r>
      <w:proofErr w:type="spellEnd"/>
      <w:r w:rsidRPr="00623806">
        <w:rPr>
          <w:rFonts w:ascii="Helvetica" w:hAnsi="Helvetica"/>
          <w:lang w:val="es-ES"/>
        </w:rPr>
        <w:t xml:space="preserve"> light </w:t>
      </w:r>
      <w:proofErr w:type="spellStart"/>
      <w:r w:rsidRPr="00623806">
        <w:rPr>
          <w:rFonts w:ascii="Helvetica" w:hAnsi="Helvetica"/>
          <w:lang w:val="es-ES"/>
        </w:rPr>
        <w:t>brown</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w:t>
      </w:r>
    </w:p>
    <w:p w14:paraId="01FDBC5E" w14:textId="5F35ADE6"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then</w:t>
      </w:r>
      <w:proofErr w:type="spellEnd"/>
      <w:r w:rsidRPr="00623806">
        <w:rPr>
          <w:rFonts w:ascii="Helvetica" w:hAnsi="Helvetica"/>
          <w:lang w:val="es-ES"/>
        </w:rPr>
        <w:t xml:space="preserve">—he </w:t>
      </w:r>
      <w:proofErr w:type="spellStart"/>
      <w:r w:rsidRPr="00623806">
        <w:rPr>
          <w:rFonts w:ascii="Helvetica" w:hAnsi="Helvetica"/>
          <w:lang w:val="es-ES"/>
        </w:rPr>
        <w:t>turned</w:t>
      </w:r>
      <w:proofErr w:type="spellEnd"/>
      <w:r w:rsidRPr="00623806">
        <w:rPr>
          <w:rFonts w:ascii="Helvetica" w:hAnsi="Helvetica"/>
          <w:lang w:val="es-ES"/>
        </w:rPr>
        <w:t>.</w:t>
      </w:r>
    </w:p>
    <w:p w14:paraId="12DA8DE9" w14:textId="273CB698"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lastRenderedPageBreak/>
        <w:t>His</w:t>
      </w:r>
      <w:proofErr w:type="spellEnd"/>
      <w:r w:rsidRPr="00623806">
        <w:rPr>
          <w:rFonts w:ascii="Helvetica" w:hAnsi="Helvetica"/>
          <w:lang w:val="es-ES"/>
        </w:rPr>
        <w:t xml:space="preserve"> </w:t>
      </w:r>
      <w:proofErr w:type="spellStart"/>
      <w:r w:rsidRPr="00623806">
        <w:rPr>
          <w:rFonts w:ascii="Helvetica" w:hAnsi="Helvetica"/>
          <w:lang w:val="es-ES"/>
        </w:rPr>
        <w:t>green</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locked</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mine.</w:t>
      </w:r>
    </w:p>
    <w:p w14:paraId="68020C3E" w14:textId="1858F1B0"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breath</w:t>
      </w:r>
      <w:proofErr w:type="spellEnd"/>
      <w:r w:rsidRPr="00623806">
        <w:rPr>
          <w:rFonts w:ascii="Helvetica" w:hAnsi="Helvetica"/>
          <w:lang w:val="es-ES"/>
        </w:rPr>
        <w:t xml:space="preserve"> </w:t>
      </w:r>
      <w:proofErr w:type="spellStart"/>
      <w:r w:rsidRPr="00623806">
        <w:rPr>
          <w:rFonts w:ascii="Helvetica" w:hAnsi="Helvetica"/>
          <w:lang w:val="es-ES"/>
        </w:rPr>
        <w:t>caught</w:t>
      </w:r>
      <w:proofErr w:type="spellEnd"/>
      <w:r w:rsidRPr="00623806">
        <w:rPr>
          <w:rFonts w:ascii="Helvetica" w:hAnsi="Helvetica"/>
          <w:lang w:val="es-ES"/>
        </w:rPr>
        <w:t>.</w:t>
      </w:r>
    </w:p>
    <w:p w14:paraId="5D767020" w14:textId="628EF13C"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In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instant</w:t>
      </w:r>
      <w:proofErr w:type="spellEnd"/>
      <w:r w:rsidRPr="00623806">
        <w:rPr>
          <w:rFonts w:ascii="Helvetica" w:hAnsi="Helvetica"/>
          <w:lang w:val="es-ES"/>
        </w:rPr>
        <w:t xml:space="preserve">, time </w:t>
      </w:r>
      <w:proofErr w:type="spellStart"/>
      <w:r w:rsidRPr="00623806">
        <w:rPr>
          <w:rFonts w:ascii="Helvetica" w:hAnsi="Helvetica"/>
          <w:lang w:val="es-ES"/>
        </w:rPr>
        <w:t>fractured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fur</w:t>
      </w:r>
      <w:proofErr w:type="spellEnd"/>
      <w:r w:rsidRPr="00623806">
        <w:rPr>
          <w:rFonts w:ascii="Helvetica" w:hAnsi="Helvetica"/>
          <w:lang w:val="es-ES"/>
        </w:rPr>
        <w:t xml:space="preserve"> </w:t>
      </w:r>
      <w:proofErr w:type="spellStart"/>
      <w:r w:rsidRPr="00623806">
        <w:rPr>
          <w:rFonts w:ascii="Helvetica" w:hAnsi="Helvetica"/>
          <w:lang w:val="es-ES"/>
        </w:rPr>
        <w:t>shimmered</w:t>
      </w:r>
      <w:proofErr w:type="spellEnd"/>
      <w:r w:rsidRPr="00623806">
        <w:rPr>
          <w:rFonts w:ascii="Helvetica" w:hAnsi="Helvetica"/>
          <w:lang w:val="es-ES"/>
        </w:rPr>
        <w:t xml:space="preserve">, </w:t>
      </w:r>
      <w:proofErr w:type="spellStart"/>
      <w:r w:rsidRPr="00623806">
        <w:rPr>
          <w:rFonts w:ascii="Helvetica" w:hAnsi="Helvetica"/>
          <w:lang w:val="es-ES"/>
        </w:rPr>
        <w:t>rippling</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waves</w:t>
      </w:r>
      <w:proofErr w:type="spellEnd"/>
      <w:r w:rsidRPr="00623806">
        <w:rPr>
          <w:rFonts w:ascii="Helvetica" w:hAnsi="Helvetica"/>
          <w:lang w:val="es-ES"/>
        </w:rPr>
        <w:t xml:space="preserve"> </w:t>
      </w:r>
      <w:proofErr w:type="spellStart"/>
      <w:r w:rsidRPr="00623806">
        <w:rPr>
          <w:rFonts w:ascii="Helvetica" w:hAnsi="Helvetica"/>
          <w:lang w:val="es-ES"/>
        </w:rPr>
        <w:t>beneath</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skin. </w:t>
      </w:r>
      <w:proofErr w:type="spellStart"/>
      <w:r w:rsidRPr="00623806">
        <w:rPr>
          <w:rFonts w:ascii="Helvetica" w:hAnsi="Helvetica"/>
          <w:lang w:val="es-ES"/>
        </w:rPr>
        <w:t>Then</w:t>
      </w:r>
      <w:proofErr w:type="spellEnd"/>
      <w:r w:rsidRPr="00623806">
        <w:rPr>
          <w:rFonts w:ascii="Helvetica" w:hAnsi="Helvetica"/>
          <w:lang w:val="es-ES"/>
        </w:rPr>
        <w:t xml:space="preserve"> </w:t>
      </w:r>
      <w:proofErr w:type="spellStart"/>
      <w:r w:rsidRPr="00623806">
        <w:rPr>
          <w:rFonts w:ascii="Helvetica" w:hAnsi="Helvetica"/>
          <w:lang w:val="es-ES"/>
        </w:rPr>
        <w:t>came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sound</w:t>
      </w:r>
      <w:proofErr w:type="spellEnd"/>
      <w:r w:rsidRPr="00623806">
        <w:rPr>
          <w:rFonts w:ascii="Helvetica" w:hAnsi="Helvetica"/>
          <w:lang w:val="es-ES"/>
        </w:rPr>
        <w:t>.</w:t>
      </w:r>
    </w:p>
    <w:p w14:paraId="751D6096" w14:textId="6229397A" w:rsidR="007D7C07" w:rsidRPr="00623806" w:rsidRDefault="007D7C07" w:rsidP="00F53E1A">
      <w:pPr>
        <w:pStyle w:val="Scene"/>
        <w:spacing w:line="276" w:lineRule="auto"/>
        <w:jc w:val="both"/>
        <w:rPr>
          <w:rFonts w:ascii="Helvetica" w:hAnsi="Helvetica"/>
          <w:lang w:val="es-ES"/>
        </w:rPr>
      </w:pPr>
      <w:proofErr w:type="gramStart"/>
      <w:r w:rsidRPr="00623806">
        <w:rPr>
          <w:rFonts w:ascii="Helvetica" w:hAnsi="Helvetica"/>
          <w:lang w:val="es-ES"/>
        </w:rPr>
        <w:t>Crack</w:t>
      </w:r>
      <w:proofErr w:type="gramEnd"/>
      <w:r w:rsidRPr="00623806">
        <w:rPr>
          <w:rFonts w:ascii="Helvetica" w:hAnsi="Helvetica"/>
          <w:lang w:val="es-ES"/>
        </w:rPr>
        <w:t>.</w:t>
      </w:r>
    </w:p>
    <w:p w14:paraId="7B401CA3" w14:textId="0C151B74"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sound</w:t>
      </w:r>
      <w:proofErr w:type="spellEnd"/>
      <w:r w:rsidRPr="00623806">
        <w:rPr>
          <w:rFonts w:ascii="Helvetica" w:hAnsi="Helvetica"/>
          <w:lang w:val="es-ES"/>
        </w:rPr>
        <w:t xml:space="preserve"> </w:t>
      </w:r>
      <w:proofErr w:type="spellStart"/>
      <w:r w:rsidRPr="00623806">
        <w:rPr>
          <w:rFonts w:ascii="Helvetica" w:hAnsi="Helvetica"/>
          <w:lang w:val="es-ES"/>
        </w:rPr>
        <w:t>resembled</w:t>
      </w:r>
      <w:proofErr w:type="spellEnd"/>
      <w:r w:rsidRPr="00623806">
        <w:rPr>
          <w:rFonts w:ascii="Helvetica" w:hAnsi="Helvetica"/>
          <w:lang w:val="es-ES"/>
        </w:rPr>
        <w:t xml:space="preserve"> a </w:t>
      </w:r>
      <w:proofErr w:type="spellStart"/>
      <w:r w:rsidRPr="00623806">
        <w:rPr>
          <w:rFonts w:ascii="Helvetica" w:hAnsi="Helvetica"/>
          <w:lang w:val="es-ES"/>
        </w:rPr>
        <w:t>sharp</w:t>
      </w:r>
      <w:proofErr w:type="spellEnd"/>
      <w:r w:rsidRPr="00623806">
        <w:rPr>
          <w:rFonts w:ascii="Helvetica" w:hAnsi="Helvetica"/>
          <w:lang w:val="es-ES"/>
        </w:rPr>
        <w:t xml:space="preserve"> break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bones</w:t>
      </w:r>
      <w:proofErr w:type="spellEnd"/>
      <w:r w:rsidRPr="00623806">
        <w:rPr>
          <w:rFonts w:ascii="Helvetica" w:hAnsi="Helvetica"/>
          <w:lang w:val="es-ES"/>
        </w:rPr>
        <w:t xml:space="preserve">. A twist. A groan.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flesh</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contorting</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limbs</w:t>
      </w:r>
      <w:proofErr w:type="spellEnd"/>
      <w:r w:rsidRPr="00623806">
        <w:rPr>
          <w:rFonts w:ascii="Helvetica" w:hAnsi="Helvetica"/>
          <w:lang w:val="es-ES"/>
        </w:rPr>
        <w:t xml:space="preserve"> </w:t>
      </w:r>
      <w:proofErr w:type="spellStart"/>
      <w:r w:rsidRPr="00623806">
        <w:rPr>
          <w:rFonts w:ascii="Helvetica" w:hAnsi="Helvetica"/>
          <w:lang w:val="es-ES"/>
        </w:rPr>
        <w:t>reshaping</w:t>
      </w:r>
      <w:proofErr w:type="spellEnd"/>
      <w:r w:rsidRPr="00623806">
        <w:rPr>
          <w:rFonts w:ascii="Helvetica" w:hAnsi="Helvetica"/>
          <w:lang w:val="es-ES"/>
        </w:rPr>
        <w:t xml:space="preserve">, </w:t>
      </w:r>
      <w:proofErr w:type="spellStart"/>
      <w:r w:rsidRPr="00623806">
        <w:rPr>
          <w:rFonts w:ascii="Helvetica" w:hAnsi="Helvetica"/>
          <w:lang w:val="es-ES"/>
        </w:rPr>
        <w:t>collapsing</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almost</w:t>
      </w:r>
      <w:proofErr w:type="spellEnd"/>
      <w:r w:rsidRPr="00623806">
        <w:rPr>
          <w:rFonts w:ascii="Helvetica" w:hAnsi="Helvetica"/>
          <w:lang w:val="es-ES"/>
        </w:rPr>
        <w:t xml:space="preserve"> human—</w:t>
      </w:r>
      <w:proofErr w:type="spellStart"/>
      <w:r w:rsidRPr="00623806">
        <w:rPr>
          <w:rFonts w:ascii="Helvetica" w:hAnsi="Helvetica"/>
          <w:lang w:val="es-ES"/>
        </w:rPr>
        <w:t>then</w:t>
      </w:r>
      <w:proofErr w:type="spellEnd"/>
      <w:r w:rsidRPr="00623806">
        <w:rPr>
          <w:rFonts w:ascii="Helvetica" w:hAnsi="Helvetica"/>
          <w:lang w:val="es-ES"/>
        </w:rPr>
        <w:t xml:space="preserve"> </w:t>
      </w:r>
      <w:proofErr w:type="spellStart"/>
      <w:r w:rsidRPr="00623806">
        <w:rPr>
          <w:rFonts w:ascii="Helvetica" w:hAnsi="Helvetica"/>
          <w:lang w:val="es-ES"/>
        </w:rPr>
        <w:t>fully</w:t>
      </w:r>
      <w:proofErr w:type="spellEnd"/>
      <w:r w:rsidRPr="00623806">
        <w:rPr>
          <w:rFonts w:ascii="Helvetica" w:hAnsi="Helvetica"/>
          <w:lang w:val="es-ES"/>
        </w:rPr>
        <w:t xml:space="preserve"> human.</w:t>
      </w:r>
    </w:p>
    <w:p w14:paraId="035E6C8E" w14:textId="389A73CB"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couldn’t</w:t>
      </w:r>
      <w:proofErr w:type="spellEnd"/>
      <w:r w:rsidRPr="00623806">
        <w:rPr>
          <w:rFonts w:ascii="Helvetica" w:hAnsi="Helvetica"/>
          <w:lang w:val="es-ES"/>
        </w:rPr>
        <w:t xml:space="preserve"> </w:t>
      </w:r>
      <w:proofErr w:type="gramStart"/>
      <w:r w:rsidRPr="00623806">
        <w:rPr>
          <w:rFonts w:ascii="Helvetica" w:hAnsi="Helvetica"/>
          <w:lang w:val="es-ES"/>
        </w:rPr>
        <w:t>look</w:t>
      </w:r>
      <w:proofErr w:type="gramEnd"/>
      <w:r w:rsidRPr="00623806">
        <w:rPr>
          <w:rFonts w:ascii="Helvetica" w:hAnsi="Helvetica"/>
          <w:lang w:val="es-ES"/>
        </w:rPr>
        <w:t xml:space="preserve"> </w:t>
      </w:r>
      <w:proofErr w:type="spellStart"/>
      <w:r w:rsidRPr="00623806">
        <w:rPr>
          <w:rFonts w:ascii="Helvetica" w:hAnsi="Helvetica"/>
          <w:lang w:val="es-ES"/>
        </w:rPr>
        <w:t>away</w:t>
      </w:r>
      <w:proofErr w:type="spellEnd"/>
      <w:r w:rsidRPr="00623806">
        <w:rPr>
          <w:rFonts w:ascii="Helvetica" w:hAnsi="Helvetica"/>
          <w:lang w:val="es-ES"/>
        </w:rPr>
        <w:t xml:space="preserve">. </w:t>
      </w:r>
      <w:proofErr w:type="spellStart"/>
      <w:r w:rsidRPr="00623806">
        <w:rPr>
          <w:rFonts w:ascii="Helvetica" w:hAnsi="Helvetica"/>
          <w:lang w:val="es-ES"/>
        </w:rPr>
        <w:t>Couldn’t</w:t>
      </w:r>
      <w:proofErr w:type="spellEnd"/>
      <w:r w:rsidRPr="00623806">
        <w:rPr>
          <w:rFonts w:ascii="Helvetica" w:hAnsi="Helvetica"/>
          <w:lang w:val="es-ES"/>
        </w:rPr>
        <w:t xml:space="preserve"> </w:t>
      </w:r>
      <w:proofErr w:type="spellStart"/>
      <w:r w:rsidRPr="00623806">
        <w:rPr>
          <w:rFonts w:ascii="Helvetica" w:hAnsi="Helvetica"/>
          <w:lang w:val="es-ES"/>
        </w:rPr>
        <w:t>blink</w:t>
      </w:r>
      <w:proofErr w:type="spellEnd"/>
      <w:r w:rsidRPr="00623806">
        <w:rPr>
          <w:rFonts w:ascii="Helvetica" w:hAnsi="Helvetica"/>
          <w:lang w:val="es-ES"/>
        </w:rPr>
        <w:t>.</w:t>
      </w:r>
    </w:p>
    <w:p w14:paraId="6E57ABB3" w14:textId="1AEAB124"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wolf</w:t>
      </w:r>
      <w:proofErr w:type="spellEnd"/>
      <w:r w:rsidRPr="00623806">
        <w:rPr>
          <w:rFonts w:ascii="Helvetica" w:hAnsi="Helvetica"/>
          <w:lang w:val="es-ES"/>
        </w:rPr>
        <w:t xml:space="preserve"> </w:t>
      </w:r>
      <w:proofErr w:type="spellStart"/>
      <w:r w:rsidRPr="00623806">
        <w:rPr>
          <w:rFonts w:ascii="Helvetica" w:hAnsi="Helvetica"/>
          <w:lang w:val="es-ES"/>
        </w:rPr>
        <w:t>became</w:t>
      </w:r>
      <w:proofErr w:type="spellEnd"/>
      <w:r w:rsidRPr="00623806">
        <w:rPr>
          <w:rFonts w:ascii="Helvetica" w:hAnsi="Helvetica"/>
          <w:lang w:val="es-ES"/>
        </w:rPr>
        <w:t xml:space="preserve"> a </w:t>
      </w:r>
      <w:proofErr w:type="spellStart"/>
      <w:r w:rsidRPr="00623806">
        <w:rPr>
          <w:rFonts w:ascii="Helvetica" w:hAnsi="Helvetica"/>
          <w:lang w:val="es-ES"/>
        </w:rPr>
        <w:t>man</w:t>
      </w:r>
      <w:proofErr w:type="spellEnd"/>
      <w:r w:rsidRPr="00623806">
        <w:rPr>
          <w:rFonts w:ascii="Helvetica" w:hAnsi="Helvetica"/>
          <w:lang w:val="es-ES"/>
        </w:rPr>
        <w:t>.</w:t>
      </w:r>
    </w:p>
    <w:p w14:paraId="5294B75F" w14:textId="51F40EDA"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Naked</w:t>
      </w:r>
      <w:proofErr w:type="spellEnd"/>
      <w:r w:rsidRPr="00623806">
        <w:rPr>
          <w:rFonts w:ascii="Helvetica" w:hAnsi="Helvetica"/>
          <w:lang w:val="es-ES"/>
        </w:rPr>
        <w:t xml:space="preserve">. </w:t>
      </w:r>
      <w:proofErr w:type="spellStart"/>
      <w:r w:rsidRPr="00623806">
        <w:rPr>
          <w:rFonts w:ascii="Helvetica" w:hAnsi="Helvetica"/>
          <w:lang w:val="es-ES"/>
        </w:rPr>
        <w:t>Bleeding</w:t>
      </w:r>
      <w:proofErr w:type="spellEnd"/>
      <w:r w:rsidRPr="00623806">
        <w:rPr>
          <w:rFonts w:ascii="Helvetica" w:hAnsi="Helvetica"/>
          <w:lang w:val="es-ES"/>
        </w:rPr>
        <w:t xml:space="preserve">. </w:t>
      </w:r>
      <w:proofErr w:type="spellStart"/>
      <w:r w:rsidRPr="00623806">
        <w:rPr>
          <w:rFonts w:ascii="Helvetica" w:hAnsi="Helvetica"/>
          <w:lang w:val="es-ES"/>
        </w:rPr>
        <w:t>Breathless</w:t>
      </w:r>
      <w:proofErr w:type="spellEnd"/>
      <w:r w:rsidRPr="00623806">
        <w:rPr>
          <w:rFonts w:ascii="Helvetica" w:hAnsi="Helvetica"/>
          <w:lang w:val="es-ES"/>
        </w:rPr>
        <w:t>.</w:t>
      </w:r>
    </w:p>
    <w:p w14:paraId="2724B810" w14:textId="32DC8C03"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stood</w:t>
      </w:r>
      <w:proofErr w:type="spellEnd"/>
      <w:r w:rsidRPr="00623806">
        <w:rPr>
          <w:rFonts w:ascii="Helvetica" w:hAnsi="Helvetica"/>
          <w:lang w:val="es-ES"/>
        </w:rPr>
        <w:t xml:space="preserve"> </w:t>
      </w:r>
      <w:proofErr w:type="spellStart"/>
      <w:r w:rsidRPr="00623806">
        <w:rPr>
          <w:rFonts w:ascii="Helvetica" w:hAnsi="Helvetica"/>
          <w:lang w:val="es-ES"/>
        </w:rPr>
        <w:t>where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black</w:t>
      </w:r>
      <w:proofErr w:type="spellEnd"/>
      <w:r w:rsidRPr="00623806">
        <w:rPr>
          <w:rFonts w:ascii="Helvetica" w:hAnsi="Helvetica"/>
          <w:lang w:val="es-ES"/>
        </w:rPr>
        <w:t xml:space="preserve"> </w:t>
      </w:r>
      <w:proofErr w:type="spellStart"/>
      <w:r w:rsidRPr="00623806">
        <w:rPr>
          <w:rFonts w:ascii="Helvetica" w:hAnsi="Helvetica"/>
          <w:lang w:val="es-ES"/>
        </w:rPr>
        <w:t>wolf</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been</w:t>
      </w:r>
      <w:proofErr w:type="spellEnd"/>
      <w:r w:rsidRPr="00623806">
        <w:rPr>
          <w:rFonts w:ascii="Helvetica" w:hAnsi="Helvetica"/>
          <w:lang w:val="es-ES"/>
        </w:rPr>
        <w:t xml:space="preserve">, </w:t>
      </w:r>
      <w:proofErr w:type="spellStart"/>
      <w:r w:rsidRPr="00623806">
        <w:rPr>
          <w:rFonts w:ascii="Helvetica" w:hAnsi="Helvetica"/>
          <w:lang w:val="es-ES"/>
        </w:rPr>
        <w:t>steam</w:t>
      </w:r>
      <w:proofErr w:type="spellEnd"/>
      <w:r w:rsidRPr="00623806">
        <w:rPr>
          <w:rFonts w:ascii="Helvetica" w:hAnsi="Helvetica"/>
          <w:lang w:val="es-ES"/>
        </w:rPr>
        <w:t xml:space="preserve"> </w:t>
      </w:r>
      <w:proofErr w:type="spellStart"/>
      <w:r w:rsidRPr="00623806">
        <w:rPr>
          <w:rFonts w:ascii="Helvetica" w:hAnsi="Helvetica"/>
          <w:lang w:val="es-ES"/>
        </w:rPr>
        <w:t>rising</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skin 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cool</w:t>
      </w:r>
      <w:proofErr w:type="spellEnd"/>
      <w:r w:rsidRPr="00623806">
        <w:rPr>
          <w:rFonts w:ascii="Helvetica" w:hAnsi="Helvetica"/>
          <w:lang w:val="es-ES"/>
        </w:rPr>
        <w:t xml:space="preserve"> </w:t>
      </w:r>
      <w:proofErr w:type="spellStart"/>
      <w:r w:rsidRPr="00623806">
        <w:rPr>
          <w:rFonts w:ascii="Helvetica" w:hAnsi="Helvetica"/>
          <w:lang w:val="es-ES"/>
        </w:rPr>
        <w:t>night</w:t>
      </w:r>
      <w:proofErr w:type="spellEnd"/>
      <w:r w:rsidRPr="00623806">
        <w:rPr>
          <w:rFonts w:ascii="Helvetica" w:hAnsi="Helvetica"/>
          <w:lang w:val="es-ES"/>
        </w:rPr>
        <w:t xml:space="preserve"> air,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muscles</w:t>
      </w:r>
      <w:proofErr w:type="spellEnd"/>
      <w:r w:rsidRPr="00623806">
        <w:rPr>
          <w:rFonts w:ascii="Helvetica" w:hAnsi="Helvetica"/>
          <w:lang w:val="es-ES"/>
        </w:rPr>
        <w:t xml:space="preserve"> tense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effort</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pain</w:t>
      </w:r>
      <w:proofErr w:type="spellEnd"/>
      <w:r w:rsidRPr="00623806">
        <w:rPr>
          <w:rFonts w:ascii="Helvetica" w:hAnsi="Helvetica"/>
          <w:lang w:val="es-ES"/>
        </w:rPr>
        <w:t xml:space="preserve">, and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fury</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chest</w:t>
      </w:r>
      <w:proofErr w:type="spellEnd"/>
      <w:r w:rsidRPr="00623806">
        <w:rPr>
          <w:rFonts w:ascii="Helvetica" w:hAnsi="Helvetica"/>
          <w:lang w:val="es-ES"/>
        </w:rPr>
        <w:t xml:space="preserve"> </w:t>
      </w:r>
      <w:proofErr w:type="spellStart"/>
      <w:r w:rsidRPr="00623806">
        <w:rPr>
          <w:rFonts w:ascii="Helvetica" w:hAnsi="Helvetica"/>
          <w:lang w:val="es-ES"/>
        </w:rPr>
        <w:t>heaved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trembling</w:t>
      </w:r>
      <w:proofErr w:type="spellEnd"/>
      <w:r w:rsidRPr="00623806">
        <w:rPr>
          <w:rFonts w:ascii="Helvetica" w:hAnsi="Helvetica"/>
          <w:lang w:val="es-ES"/>
        </w:rPr>
        <w:t>—</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stance</w:t>
      </w:r>
      <w:proofErr w:type="spellEnd"/>
      <w:r w:rsidRPr="00623806">
        <w:rPr>
          <w:rFonts w:ascii="Helvetica" w:hAnsi="Helvetica"/>
          <w:lang w:val="es-ES"/>
        </w:rPr>
        <w:t xml:space="preserve"> </w:t>
      </w:r>
      <w:proofErr w:type="spellStart"/>
      <w:r w:rsidRPr="00623806">
        <w:rPr>
          <w:rFonts w:ascii="Helvetica" w:hAnsi="Helvetica"/>
          <w:lang w:val="es-ES"/>
        </w:rPr>
        <w:t>never</w:t>
      </w:r>
      <w:proofErr w:type="spellEnd"/>
      <w:r w:rsidRPr="00623806">
        <w:rPr>
          <w:rFonts w:ascii="Helvetica" w:hAnsi="Helvetica"/>
          <w:lang w:val="es-ES"/>
        </w:rPr>
        <w:t xml:space="preserve"> </w:t>
      </w:r>
      <w:proofErr w:type="spellStart"/>
      <w:r w:rsidRPr="00623806">
        <w:rPr>
          <w:rFonts w:ascii="Helvetica" w:hAnsi="Helvetica"/>
          <w:lang w:val="es-ES"/>
        </w:rPr>
        <w:t>faltered</w:t>
      </w:r>
      <w:proofErr w:type="spellEnd"/>
      <w:r w:rsidRPr="00623806">
        <w:rPr>
          <w:rFonts w:ascii="Helvetica" w:hAnsi="Helvetica"/>
          <w:lang w:val="es-ES"/>
        </w:rPr>
        <w:t xml:space="preserve">. He </w:t>
      </w:r>
      <w:proofErr w:type="spellStart"/>
      <w:r w:rsidRPr="00623806">
        <w:rPr>
          <w:rFonts w:ascii="Helvetica" w:hAnsi="Helvetica"/>
          <w:lang w:val="es-ES"/>
        </w:rPr>
        <w:t>continued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protect</w:t>
      </w:r>
      <w:proofErr w:type="spellEnd"/>
      <w:r w:rsidRPr="00623806">
        <w:rPr>
          <w:rFonts w:ascii="Helvetica" w:hAnsi="Helvetica"/>
          <w:lang w:val="es-ES"/>
        </w:rPr>
        <w:t xml:space="preserve"> me.</w:t>
      </w:r>
    </w:p>
    <w:p w14:paraId="50C4E9B6" w14:textId="1F199101"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Those</w:t>
      </w:r>
      <w:proofErr w:type="spellEnd"/>
      <w:r w:rsidRPr="00623806">
        <w:rPr>
          <w:rFonts w:ascii="Helvetica" w:hAnsi="Helvetica"/>
          <w:lang w:val="es-ES"/>
        </w:rPr>
        <w:t xml:space="preserve"> </w:t>
      </w:r>
      <w:proofErr w:type="spellStart"/>
      <w:r w:rsidRPr="00623806">
        <w:rPr>
          <w:rFonts w:ascii="Helvetica" w:hAnsi="Helvetica"/>
          <w:lang w:val="es-ES"/>
        </w:rPr>
        <w:t>green</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once wild, </w:t>
      </w:r>
      <w:proofErr w:type="spellStart"/>
      <w:r w:rsidRPr="00623806">
        <w:rPr>
          <w:rFonts w:ascii="Helvetica" w:hAnsi="Helvetica"/>
          <w:lang w:val="es-ES"/>
        </w:rPr>
        <w:t>now</w:t>
      </w:r>
      <w:proofErr w:type="spellEnd"/>
      <w:r w:rsidRPr="00623806">
        <w:rPr>
          <w:rFonts w:ascii="Helvetica" w:hAnsi="Helvetica"/>
          <w:lang w:val="es-ES"/>
        </w:rPr>
        <w:t xml:space="preserve"> </w:t>
      </w:r>
      <w:proofErr w:type="spellStart"/>
      <w:r w:rsidRPr="00623806">
        <w:rPr>
          <w:rFonts w:ascii="Helvetica" w:hAnsi="Helvetica"/>
          <w:lang w:val="es-ES"/>
        </w:rPr>
        <w:t>locked</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mine—and </w:t>
      </w:r>
      <w:proofErr w:type="spellStart"/>
      <w:r w:rsidRPr="00623806">
        <w:rPr>
          <w:rFonts w:ascii="Helvetica" w:hAnsi="Helvetica"/>
          <w:lang w:val="es-ES"/>
        </w:rPr>
        <w:t>softened</w:t>
      </w:r>
      <w:proofErr w:type="spellEnd"/>
      <w:r w:rsidRPr="00623806">
        <w:rPr>
          <w:rFonts w:ascii="Helvetica" w:hAnsi="Helvetica"/>
          <w:lang w:val="es-ES"/>
        </w:rPr>
        <w:t>.</w:t>
      </w:r>
    </w:p>
    <w:p w14:paraId="1248F6C9" w14:textId="137C3568"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“Run,” he </w:t>
      </w:r>
      <w:proofErr w:type="spellStart"/>
      <w:r w:rsidRPr="00623806">
        <w:rPr>
          <w:rFonts w:ascii="Helvetica" w:hAnsi="Helvetica"/>
          <w:lang w:val="es-ES"/>
        </w:rPr>
        <w:t>rasped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cracked</w:t>
      </w:r>
      <w:proofErr w:type="spellEnd"/>
      <w:r w:rsidRPr="00623806">
        <w:rPr>
          <w:rFonts w:ascii="Helvetica" w:hAnsi="Helvetica"/>
          <w:lang w:val="es-ES"/>
        </w:rPr>
        <w:t xml:space="preserve"> </w:t>
      </w:r>
      <w:proofErr w:type="spellStart"/>
      <w:r w:rsidRPr="00623806">
        <w:rPr>
          <w:rFonts w:ascii="Helvetica" w:hAnsi="Helvetica"/>
          <w:lang w:val="es-ES"/>
        </w:rPr>
        <w:t>stone</w:t>
      </w:r>
      <w:proofErr w:type="spellEnd"/>
      <w:r w:rsidRPr="00623806">
        <w:rPr>
          <w:rFonts w:ascii="Helvetica" w:hAnsi="Helvetica"/>
          <w:lang w:val="es-ES"/>
        </w:rPr>
        <w:t xml:space="preserve">, </w:t>
      </w:r>
      <w:proofErr w:type="spellStart"/>
      <w:r w:rsidRPr="00623806">
        <w:rPr>
          <w:rFonts w:ascii="Helvetica" w:hAnsi="Helvetica"/>
          <w:lang w:val="es-ES"/>
        </w:rPr>
        <w:t>barely</w:t>
      </w:r>
      <w:proofErr w:type="spellEnd"/>
      <w:r w:rsidRPr="00623806">
        <w:rPr>
          <w:rFonts w:ascii="Helvetica" w:hAnsi="Helvetica"/>
          <w:lang w:val="es-ES"/>
        </w:rPr>
        <w:t xml:space="preserve"> a </w:t>
      </w:r>
      <w:proofErr w:type="spellStart"/>
      <w:r w:rsidRPr="00623806">
        <w:rPr>
          <w:rFonts w:ascii="Helvetica" w:hAnsi="Helvetica"/>
          <w:lang w:val="es-ES"/>
        </w:rPr>
        <w:t>whisper</w:t>
      </w:r>
      <w:proofErr w:type="spellEnd"/>
      <w:r w:rsidRPr="00623806">
        <w:rPr>
          <w:rFonts w:ascii="Helvetica" w:hAnsi="Helvetica"/>
          <w:lang w:val="es-ES"/>
        </w:rPr>
        <w:t xml:space="preserve">, </w:t>
      </w:r>
      <w:proofErr w:type="spellStart"/>
      <w:r w:rsidRPr="00623806">
        <w:rPr>
          <w:rFonts w:ascii="Helvetica" w:hAnsi="Helvetica"/>
          <w:lang w:val="es-ES"/>
        </w:rPr>
        <w:t>almost</w:t>
      </w:r>
      <w:proofErr w:type="spellEnd"/>
      <w:r w:rsidRPr="00623806">
        <w:rPr>
          <w:rFonts w:ascii="Helvetica" w:hAnsi="Helvetica"/>
          <w:lang w:val="es-ES"/>
        </w:rPr>
        <w:t xml:space="preserve"> a </w:t>
      </w:r>
      <w:proofErr w:type="spellStart"/>
      <w:r w:rsidRPr="00623806">
        <w:rPr>
          <w:rFonts w:ascii="Helvetica" w:hAnsi="Helvetica"/>
          <w:lang w:val="es-ES"/>
        </w:rPr>
        <w:t>growl</w:t>
      </w:r>
      <w:proofErr w:type="spellEnd"/>
      <w:r w:rsidRPr="00623806">
        <w:rPr>
          <w:rFonts w:ascii="Helvetica" w:hAnsi="Helvetica"/>
          <w:lang w:val="es-ES"/>
        </w:rPr>
        <w:t>.</w:t>
      </w:r>
    </w:p>
    <w:p w14:paraId="1AB547CC" w14:textId="403D29B8"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lips</w:t>
      </w:r>
      <w:proofErr w:type="spellEnd"/>
      <w:r w:rsidRPr="00623806">
        <w:rPr>
          <w:rFonts w:ascii="Helvetica" w:hAnsi="Helvetica"/>
          <w:lang w:val="es-ES"/>
        </w:rPr>
        <w:t xml:space="preserve"> </w:t>
      </w:r>
      <w:proofErr w:type="spellStart"/>
      <w:r w:rsidRPr="00623806">
        <w:rPr>
          <w:rFonts w:ascii="Helvetica" w:hAnsi="Helvetica"/>
          <w:lang w:val="es-ES"/>
        </w:rPr>
        <w:t>parted</w:t>
      </w:r>
      <w:proofErr w:type="spellEnd"/>
      <w:r w:rsidRPr="00623806">
        <w:rPr>
          <w:rFonts w:ascii="Helvetica" w:hAnsi="Helvetica"/>
          <w:lang w:val="es-ES"/>
        </w:rPr>
        <w:t xml:space="preserve"> in a </w:t>
      </w:r>
      <w:proofErr w:type="spellStart"/>
      <w:r w:rsidRPr="00623806">
        <w:rPr>
          <w:rFonts w:ascii="Helvetica" w:hAnsi="Helvetica"/>
          <w:lang w:val="es-ES"/>
        </w:rPr>
        <w:t>scream</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never</w:t>
      </w:r>
      <w:proofErr w:type="spellEnd"/>
      <w:r w:rsidRPr="00623806">
        <w:rPr>
          <w:rFonts w:ascii="Helvetica" w:hAnsi="Helvetica"/>
          <w:lang w:val="es-ES"/>
        </w:rPr>
        <w:t xml:space="preserve"> </w:t>
      </w:r>
      <w:proofErr w:type="spellStart"/>
      <w:r w:rsidRPr="00623806">
        <w:rPr>
          <w:rFonts w:ascii="Helvetica" w:hAnsi="Helvetica"/>
          <w:lang w:val="es-ES"/>
        </w:rPr>
        <w:t>came</w:t>
      </w:r>
      <w:proofErr w:type="spellEnd"/>
      <w:r w:rsidRPr="00623806">
        <w:rPr>
          <w:rFonts w:ascii="Helvetica" w:hAnsi="Helvetica"/>
          <w:lang w:val="es-ES"/>
        </w:rPr>
        <w:t xml:space="preserve">. I </w:t>
      </w:r>
      <w:proofErr w:type="spellStart"/>
      <w:r w:rsidRPr="00623806">
        <w:rPr>
          <w:rFonts w:ascii="Helvetica" w:hAnsi="Helvetica"/>
          <w:lang w:val="es-ES"/>
        </w:rPr>
        <w:t>wanted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move</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breathe</w:t>
      </w:r>
      <w:proofErr w:type="spellEnd"/>
      <w:r w:rsidRPr="00623806">
        <w:rPr>
          <w:rFonts w:ascii="Helvetica" w:hAnsi="Helvetica"/>
          <w:lang w:val="es-ES"/>
        </w:rPr>
        <w:t xml:space="preserve">. I </w:t>
      </w:r>
      <w:proofErr w:type="spellStart"/>
      <w:r w:rsidRPr="00623806">
        <w:rPr>
          <w:rFonts w:ascii="Helvetica" w:hAnsi="Helvetica"/>
          <w:lang w:val="es-ES"/>
        </w:rPr>
        <w:t>wanted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00775DFD" w:rsidRPr="00623806">
        <w:rPr>
          <w:rFonts w:ascii="Helvetica" w:hAnsi="Helvetica"/>
          <w:lang w:val="es-ES"/>
        </w:rPr>
        <w:t>act</w:t>
      </w:r>
      <w:proofErr w:type="spellEnd"/>
      <w:r w:rsidRPr="00623806">
        <w:rPr>
          <w:rFonts w:ascii="Helvetica" w:hAnsi="Helvetica"/>
          <w:lang w:val="es-ES"/>
        </w:rPr>
        <w:t>.</w:t>
      </w:r>
    </w:p>
    <w:p w14:paraId="3114CB69" w14:textId="6923B304"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world</w:t>
      </w:r>
      <w:proofErr w:type="spellEnd"/>
      <w:r w:rsidRPr="00623806">
        <w:rPr>
          <w:rFonts w:ascii="Helvetica" w:hAnsi="Helvetica"/>
          <w:lang w:val="es-ES"/>
        </w:rPr>
        <w:t xml:space="preserve"> </w:t>
      </w:r>
      <w:proofErr w:type="spellStart"/>
      <w:r w:rsidRPr="00623806">
        <w:rPr>
          <w:rFonts w:ascii="Helvetica" w:hAnsi="Helvetica"/>
          <w:lang w:val="es-ES"/>
        </w:rPr>
        <w:t>shattered</w:t>
      </w:r>
      <w:proofErr w:type="spellEnd"/>
      <w:r w:rsidRPr="00623806">
        <w:rPr>
          <w:rFonts w:ascii="Helvetica" w:hAnsi="Helvetica"/>
          <w:lang w:val="es-ES"/>
        </w:rPr>
        <w:t>—</w:t>
      </w:r>
    </w:p>
    <w:p w14:paraId="07F6DAFA" w14:textId="20C96490"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And I </w:t>
      </w:r>
      <w:proofErr w:type="spellStart"/>
      <w:r w:rsidRPr="00623806">
        <w:rPr>
          <w:rFonts w:ascii="Helvetica" w:hAnsi="Helvetica"/>
          <w:lang w:val="es-ES"/>
        </w:rPr>
        <w:t>woke</w:t>
      </w:r>
      <w:proofErr w:type="spellEnd"/>
      <w:r w:rsidRPr="00623806">
        <w:rPr>
          <w:rFonts w:ascii="Helvetica" w:hAnsi="Helvetica"/>
          <w:lang w:val="es-ES"/>
        </w:rPr>
        <w:t xml:space="preserve"> up.</w:t>
      </w:r>
    </w:p>
    <w:p w14:paraId="1475FF9A" w14:textId="63C83A94"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Gasping</w:t>
      </w:r>
      <w:proofErr w:type="spellEnd"/>
      <w:r w:rsidRPr="00623806">
        <w:rPr>
          <w:rFonts w:ascii="Helvetica" w:hAnsi="Helvetica"/>
          <w:lang w:val="es-ES"/>
        </w:rPr>
        <w:t xml:space="preserve">. I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drenched</w:t>
      </w:r>
      <w:proofErr w:type="spellEnd"/>
      <w:r w:rsidRPr="00623806">
        <w:rPr>
          <w:rFonts w:ascii="Helvetica" w:hAnsi="Helvetica"/>
          <w:lang w:val="es-ES"/>
        </w:rPr>
        <w:t xml:space="preserve"> in </w:t>
      </w:r>
      <w:proofErr w:type="spellStart"/>
      <w:r w:rsidRPr="00623806">
        <w:rPr>
          <w:rFonts w:ascii="Helvetica" w:hAnsi="Helvetica"/>
          <w:lang w:val="es-ES"/>
        </w:rPr>
        <w:t>sweat</w:t>
      </w:r>
      <w:proofErr w:type="spellEnd"/>
      <w:r w:rsidRPr="00623806">
        <w:rPr>
          <w:rFonts w:ascii="Helvetica" w:hAnsi="Helvetica"/>
          <w:lang w:val="es-ES"/>
        </w:rPr>
        <w:t xml:space="preserve">. </w:t>
      </w:r>
      <w:proofErr w:type="spellStart"/>
      <w:r w:rsidRPr="00623806">
        <w:rPr>
          <w:rFonts w:ascii="Helvetica" w:hAnsi="Helvetica"/>
          <w:lang w:val="es-ES"/>
        </w:rPr>
        <w:t>Sheets</w:t>
      </w:r>
      <w:proofErr w:type="spellEnd"/>
      <w:r w:rsidRPr="00623806">
        <w:rPr>
          <w:rFonts w:ascii="Helvetica" w:hAnsi="Helvetica"/>
          <w:lang w:val="es-ES"/>
        </w:rPr>
        <w:t xml:space="preserve"> </w:t>
      </w:r>
      <w:proofErr w:type="spellStart"/>
      <w:r w:rsidRPr="00623806">
        <w:rPr>
          <w:rFonts w:ascii="Helvetica" w:hAnsi="Helvetica"/>
          <w:lang w:val="es-ES"/>
        </w:rPr>
        <w:t>tangled</w:t>
      </w:r>
      <w:proofErr w:type="spellEnd"/>
      <w:r w:rsidRPr="00623806">
        <w:rPr>
          <w:rFonts w:ascii="Helvetica" w:hAnsi="Helvetica"/>
          <w:lang w:val="es-ES"/>
        </w:rPr>
        <w:t xml:space="preserve"> </w:t>
      </w:r>
      <w:proofErr w:type="spellStart"/>
      <w:r w:rsidRPr="00623806">
        <w:rPr>
          <w:rFonts w:ascii="Helvetica" w:hAnsi="Helvetica"/>
          <w:lang w:val="es-ES"/>
        </w:rPr>
        <w:t>around</w:t>
      </w:r>
      <w:proofErr w:type="spellEnd"/>
      <w:r w:rsidRPr="00623806">
        <w:rPr>
          <w:rFonts w:ascii="Helvetica" w:hAnsi="Helvetica"/>
          <w:lang w:val="es-ES"/>
        </w:rPr>
        <w:t xml:space="preserve"> me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vines</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heart</w:t>
      </w:r>
      <w:proofErr w:type="spellEnd"/>
      <w:r w:rsidRPr="00623806">
        <w:rPr>
          <w:rFonts w:ascii="Helvetica" w:hAnsi="Helvetica"/>
          <w:lang w:val="es-ES"/>
        </w:rPr>
        <w:t xml:space="preserve"> </w:t>
      </w:r>
      <w:proofErr w:type="spellStart"/>
      <w:r w:rsidRPr="00623806">
        <w:rPr>
          <w:rFonts w:ascii="Helvetica" w:hAnsi="Helvetica"/>
          <w:lang w:val="es-ES"/>
        </w:rPr>
        <w:t>slammed</w:t>
      </w:r>
      <w:proofErr w:type="spellEnd"/>
      <w:r w:rsidRPr="00623806">
        <w:rPr>
          <w:rFonts w:ascii="Helvetica" w:hAnsi="Helvetica"/>
          <w:lang w:val="es-ES"/>
        </w:rPr>
        <w:t xml:space="preserve"> </w:t>
      </w:r>
      <w:proofErr w:type="spellStart"/>
      <w:r w:rsidRPr="00623806">
        <w:rPr>
          <w:rFonts w:ascii="Helvetica" w:hAnsi="Helvetica"/>
          <w:lang w:val="es-ES"/>
        </w:rPr>
        <w:t>against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ribs</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trying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escape.</w:t>
      </w:r>
    </w:p>
    <w:p w14:paraId="38F57BB9" w14:textId="39D9589C"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stared</w:t>
      </w:r>
      <w:proofErr w:type="spellEnd"/>
      <w:r w:rsidRPr="00623806">
        <w:rPr>
          <w:rFonts w:ascii="Helvetica" w:hAnsi="Helvetica"/>
          <w:lang w:val="es-ES"/>
        </w:rPr>
        <w:t xml:space="preserve"> at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ceiling</w:t>
      </w:r>
      <w:proofErr w:type="spellEnd"/>
      <w:r w:rsidRPr="00623806">
        <w:rPr>
          <w:rFonts w:ascii="Helvetica" w:hAnsi="Helvetica"/>
          <w:lang w:val="es-ES"/>
        </w:rPr>
        <w:t xml:space="preserve">. </w:t>
      </w:r>
      <w:proofErr w:type="spellStart"/>
      <w:r w:rsidRPr="00623806">
        <w:rPr>
          <w:rFonts w:ascii="Helvetica" w:hAnsi="Helvetica"/>
          <w:lang w:val="es-ES"/>
        </w:rPr>
        <w:t>I'm</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trembling</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there</w:t>
      </w:r>
      <w:proofErr w:type="spellEnd"/>
      <w:r w:rsidRPr="00623806">
        <w:rPr>
          <w:rFonts w:ascii="Helvetica" w:hAnsi="Helvetica"/>
          <w:lang w:val="es-ES"/>
        </w:rPr>
        <w:t>.</w:t>
      </w:r>
    </w:p>
    <w:p w14:paraId="34F19D26" w14:textId="0C62801C"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remembered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fear</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skin </w:t>
      </w:r>
      <w:proofErr w:type="spellStart"/>
      <w:r w:rsidRPr="00623806">
        <w:rPr>
          <w:rFonts w:ascii="Helvetica" w:hAnsi="Helvetica"/>
          <w:lang w:val="es-ES"/>
        </w:rPr>
        <w:t>remembered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heat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gaze</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ears</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rang</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sound</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growls</w:t>
      </w:r>
      <w:proofErr w:type="spellEnd"/>
      <w:r w:rsidRPr="00623806">
        <w:rPr>
          <w:rFonts w:ascii="Helvetica" w:hAnsi="Helvetica"/>
          <w:lang w:val="es-ES"/>
        </w:rPr>
        <w:t>.</w:t>
      </w:r>
    </w:p>
    <w:p w14:paraId="4615FBA4" w14:textId="279EA667"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sat</w:t>
      </w:r>
      <w:proofErr w:type="spellEnd"/>
      <w:r w:rsidRPr="00623806">
        <w:rPr>
          <w:rFonts w:ascii="Helvetica" w:hAnsi="Helvetica"/>
          <w:lang w:val="es-ES"/>
        </w:rPr>
        <w:t xml:space="preserve"> up </w:t>
      </w:r>
      <w:proofErr w:type="spellStart"/>
      <w:r w:rsidRPr="00623806">
        <w:rPr>
          <w:rFonts w:ascii="Helvetica" w:hAnsi="Helvetica"/>
          <w:lang w:val="es-ES"/>
        </w:rPr>
        <w:t>slowly</w:t>
      </w:r>
      <w:proofErr w:type="spellEnd"/>
      <w:r w:rsidRPr="00623806">
        <w:rPr>
          <w:rFonts w:ascii="Helvetica" w:hAnsi="Helvetica"/>
          <w:lang w:val="es-ES"/>
        </w:rPr>
        <w:t xml:space="preserve">, running a </w:t>
      </w:r>
      <w:proofErr w:type="spellStart"/>
      <w:r w:rsidRPr="00623806">
        <w:rPr>
          <w:rFonts w:ascii="Helvetica" w:hAnsi="Helvetica"/>
          <w:lang w:val="es-ES"/>
        </w:rPr>
        <w:t>shaking</w:t>
      </w:r>
      <w:proofErr w:type="spellEnd"/>
      <w:r w:rsidRPr="00623806">
        <w:rPr>
          <w:rFonts w:ascii="Helvetica" w:hAnsi="Helvetica"/>
          <w:lang w:val="es-ES"/>
        </w:rPr>
        <w:t xml:space="preserve"> </w:t>
      </w:r>
      <w:proofErr w:type="spellStart"/>
      <w:r w:rsidRPr="00623806">
        <w:rPr>
          <w:rFonts w:ascii="Helvetica" w:hAnsi="Helvetica"/>
          <w:lang w:val="es-ES"/>
        </w:rPr>
        <w:t>hand</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hair</w:t>
      </w:r>
      <w:proofErr w:type="spellEnd"/>
      <w:r w:rsidRPr="00623806">
        <w:rPr>
          <w:rFonts w:ascii="Helvetica" w:hAnsi="Helvetica"/>
          <w:lang w:val="es-ES"/>
        </w:rPr>
        <w:t>.</w:t>
      </w:r>
    </w:p>
    <w:p w14:paraId="0C54E7F8" w14:textId="66ECDB1C"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lastRenderedPageBreak/>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a </w:t>
      </w:r>
      <w:proofErr w:type="spellStart"/>
      <w:r w:rsidRPr="00623806">
        <w:rPr>
          <w:rFonts w:ascii="Helvetica" w:hAnsi="Helvetica"/>
          <w:lang w:val="es-ES"/>
        </w:rPr>
        <w:t>dream</w:t>
      </w:r>
      <w:proofErr w:type="spellEnd"/>
      <w:r w:rsidRPr="00623806">
        <w:rPr>
          <w:rFonts w:ascii="Helvetica" w:hAnsi="Helvetica"/>
          <w:lang w:val="es-ES"/>
        </w:rPr>
        <w:t>.</w:t>
      </w:r>
    </w:p>
    <w:p w14:paraId="1A3C6F76" w14:textId="54E16BAE"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Except</w:t>
      </w:r>
      <w:proofErr w:type="spellEnd"/>
      <w:r w:rsidRPr="00623806">
        <w:rPr>
          <w:rFonts w:ascii="Helvetica" w:hAnsi="Helvetica"/>
          <w:lang w:val="es-ES"/>
        </w:rPr>
        <w:t>…</w:t>
      </w:r>
    </w:p>
    <w:p w14:paraId="03C77819" w14:textId="5216EF26"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feel</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w:t>
      </w:r>
    </w:p>
    <w:p w14:paraId="22349908" w14:textId="74ADFEDA"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how</w:t>
      </w:r>
      <w:proofErr w:type="spellEnd"/>
      <w:r w:rsidRPr="00623806">
        <w:rPr>
          <w:rFonts w:ascii="Helvetica" w:hAnsi="Helvetica"/>
          <w:lang w:val="es-ES"/>
        </w:rPr>
        <w:t xml:space="preserve"> real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dirt</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under</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hands</w:t>
      </w:r>
      <w:proofErr w:type="spellEnd"/>
      <w:r w:rsidRPr="00623806">
        <w:rPr>
          <w:rFonts w:ascii="Helvetica" w:hAnsi="Helvetica"/>
          <w:lang w:val="es-ES"/>
        </w:rPr>
        <w:t>.</w:t>
      </w:r>
    </w:p>
    <w:p w14:paraId="590873B1" w14:textId="6F7849A4"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feel</w:t>
      </w:r>
      <w:proofErr w:type="spellEnd"/>
      <w:r w:rsidRPr="00623806">
        <w:rPr>
          <w:rFonts w:ascii="Helvetica" w:hAnsi="Helvetica"/>
          <w:lang w:val="es-ES"/>
        </w:rPr>
        <w:t xml:space="preserve"> as genuine as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dirt</w:t>
      </w:r>
      <w:proofErr w:type="spellEnd"/>
      <w:r w:rsidRPr="00623806">
        <w:rPr>
          <w:rFonts w:ascii="Helvetica" w:hAnsi="Helvetica"/>
          <w:lang w:val="es-ES"/>
        </w:rPr>
        <w:t xml:space="preserve"> </w:t>
      </w:r>
      <w:proofErr w:type="spellStart"/>
      <w:r w:rsidRPr="00623806">
        <w:rPr>
          <w:rFonts w:ascii="Helvetica" w:hAnsi="Helvetica"/>
          <w:lang w:val="es-ES"/>
        </w:rPr>
        <w:t>beneath</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hands</w:t>
      </w:r>
      <w:proofErr w:type="spellEnd"/>
      <w:r w:rsidRPr="00623806">
        <w:rPr>
          <w:rFonts w:ascii="Helvetica" w:hAnsi="Helvetica"/>
          <w:lang w:val="es-ES"/>
        </w:rPr>
        <w:t>.</w:t>
      </w:r>
    </w:p>
    <w:p w14:paraId="43967153" w14:textId="0A90C8E9"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w:t>
      </w:r>
    </w:p>
    <w:p w14:paraId="27C0E90E" w14:textId="50CE8562"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imagination</w:t>
      </w:r>
      <w:proofErr w:type="spellEnd"/>
      <w:r w:rsidRPr="00623806">
        <w:rPr>
          <w:rFonts w:ascii="Helvetica" w:hAnsi="Helvetica"/>
          <w:lang w:val="es-ES"/>
        </w:rPr>
        <w:t>.</w:t>
      </w:r>
    </w:p>
    <w:p w14:paraId="70B5269F" w14:textId="2EB99707" w:rsidR="00721441" w:rsidRPr="00623806" w:rsidRDefault="007D7C07" w:rsidP="007D7C07">
      <w:pPr>
        <w:pStyle w:val="Scene"/>
        <w:spacing w:line="276" w:lineRule="auto"/>
        <w:jc w:val="both"/>
        <w:rPr>
          <w:rFonts w:ascii="Helvetica" w:hAnsi="Helvetica"/>
          <w:lang w:val="es-ES"/>
        </w:rPr>
      </w:pP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Zeff’s</w:t>
      </w:r>
      <w:proofErr w:type="spellEnd"/>
      <w:r w:rsidRPr="00623806">
        <w:rPr>
          <w:rFonts w:ascii="Helvetica" w:hAnsi="Helvetica"/>
          <w:lang w:val="es-ES"/>
        </w:rPr>
        <w:t>.</w:t>
      </w:r>
    </w:p>
    <w:p w14:paraId="483FC0A6" w14:textId="77777777" w:rsidR="00F53E1A" w:rsidRPr="00623806" w:rsidRDefault="00F53E1A" w:rsidP="007D7C07">
      <w:pPr>
        <w:pStyle w:val="Scene"/>
        <w:spacing w:line="276" w:lineRule="auto"/>
        <w:jc w:val="both"/>
        <w:rPr>
          <w:rFonts w:ascii="Helvetica" w:hAnsi="Helvetica"/>
          <w:lang w:val="es-ES"/>
        </w:rPr>
      </w:pPr>
    </w:p>
    <w:p w14:paraId="0005C255" w14:textId="7701B99F" w:rsidR="00721441" w:rsidRPr="00623806" w:rsidRDefault="00721441" w:rsidP="00F53E1A">
      <w:pPr>
        <w:pStyle w:val="SceneBreak"/>
        <w:spacing w:line="276" w:lineRule="auto"/>
        <w:rPr>
          <w:rFonts w:ascii="Helvetica" w:hAnsi="Helvetica"/>
          <w:lang w:val="es-ES"/>
        </w:rPr>
      </w:pPr>
      <w:r w:rsidRPr="00623806">
        <w:rPr>
          <w:rFonts w:ascii="Helvetica" w:hAnsi="Helvetica"/>
          <w:lang w:val="es-ES"/>
        </w:rPr>
        <w:t>****</w:t>
      </w:r>
    </w:p>
    <w:p w14:paraId="3F6AC2FF" w14:textId="77777777" w:rsidR="00F53E1A" w:rsidRPr="00623806" w:rsidRDefault="00F53E1A" w:rsidP="00F53E1A">
      <w:pPr>
        <w:pStyle w:val="Scene"/>
        <w:rPr>
          <w:lang w:val="es-ES"/>
        </w:rPr>
      </w:pPr>
    </w:p>
    <w:p w14:paraId="5A74C843" w14:textId="375946E6"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blinked</w:t>
      </w:r>
      <w:proofErr w:type="spellEnd"/>
      <w:r w:rsidRPr="00623806">
        <w:rPr>
          <w:rFonts w:ascii="Helvetica" w:hAnsi="Helvetica"/>
          <w:lang w:val="es-ES"/>
        </w:rPr>
        <w:t xml:space="preserve"> </w:t>
      </w:r>
      <w:proofErr w:type="spellStart"/>
      <w:r w:rsidRPr="00623806">
        <w:rPr>
          <w:rFonts w:ascii="Helvetica" w:hAnsi="Helvetica"/>
          <w:lang w:val="es-ES"/>
        </w:rPr>
        <w:t>awake</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faint</w:t>
      </w:r>
      <w:proofErr w:type="spellEnd"/>
      <w:r w:rsidRPr="00623806">
        <w:rPr>
          <w:rFonts w:ascii="Helvetica" w:hAnsi="Helvetica"/>
          <w:lang w:val="es-ES"/>
        </w:rPr>
        <w:t xml:space="preserve"> </w:t>
      </w:r>
      <w:proofErr w:type="spellStart"/>
      <w:r w:rsidRPr="00623806">
        <w:rPr>
          <w:rFonts w:ascii="Helvetica" w:hAnsi="Helvetica"/>
          <w:lang w:val="es-ES"/>
        </w:rPr>
        <w:t>sound</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humming</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house</w:t>
      </w:r>
      <w:proofErr w:type="spellEnd"/>
      <w:r w:rsidRPr="00623806">
        <w:rPr>
          <w:rFonts w:ascii="Helvetica" w:hAnsi="Helvetica"/>
          <w:lang w:val="es-ES"/>
        </w:rPr>
        <w:t xml:space="preserve"> </w:t>
      </w:r>
      <w:proofErr w:type="spellStart"/>
      <w:r w:rsidRPr="00623806">
        <w:rPr>
          <w:rFonts w:ascii="Helvetica" w:hAnsi="Helvetica"/>
          <w:lang w:val="es-ES"/>
        </w:rPr>
        <w:t>smelled</w:t>
      </w:r>
      <w:proofErr w:type="spellEnd"/>
      <w:r w:rsidRPr="00623806">
        <w:rPr>
          <w:rFonts w:ascii="Helvetica" w:hAnsi="Helvetica"/>
          <w:lang w:val="es-ES"/>
        </w:rPr>
        <w:t xml:space="preserve">… </w:t>
      </w:r>
      <w:proofErr w:type="spellStart"/>
      <w:r w:rsidRPr="00623806">
        <w:rPr>
          <w:rFonts w:ascii="Helvetica" w:hAnsi="Helvetica"/>
          <w:lang w:val="es-ES"/>
        </w:rPr>
        <w:t>different</w:t>
      </w:r>
      <w:proofErr w:type="spellEnd"/>
      <w:r w:rsidRPr="00623806">
        <w:rPr>
          <w:rFonts w:ascii="Helvetica" w:hAnsi="Helvetica"/>
          <w:lang w:val="es-ES"/>
        </w:rPr>
        <w:t xml:space="preserve">. </w:t>
      </w:r>
      <w:proofErr w:type="spellStart"/>
      <w:r w:rsidRPr="00623806">
        <w:rPr>
          <w:rFonts w:ascii="Helvetica" w:hAnsi="Helvetica"/>
          <w:lang w:val="es-ES"/>
        </w:rPr>
        <w:t>Warm</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scent</w:t>
      </w:r>
      <w:proofErr w:type="spellEnd"/>
      <w:r w:rsidRPr="00623806">
        <w:rPr>
          <w:rFonts w:ascii="Helvetica" w:hAnsi="Helvetica"/>
          <w:lang w:val="es-ES"/>
        </w:rPr>
        <w:t xml:space="preserve"> </w:t>
      </w:r>
      <w:proofErr w:type="spellStart"/>
      <w:r w:rsidRPr="00623806">
        <w:rPr>
          <w:rFonts w:ascii="Helvetica" w:hAnsi="Helvetica"/>
          <w:lang w:val="es-ES"/>
        </w:rPr>
        <w:t>wafted</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house</w:t>
      </w:r>
      <w:proofErr w:type="spellEnd"/>
      <w:r w:rsidRPr="00623806">
        <w:rPr>
          <w:rFonts w:ascii="Helvetica" w:hAnsi="Helvetica"/>
          <w:lang w:val="es-ES"/>
        </w:rPr>
        <w:t xml:space="preserve">, </w:t>
      </w:r>
      <w:proofErr w:type="spellStart"/>
      <w:r w:rsidRPr="00623806">
        <w:rPr>
          <w:rFonts w:ascii="Helvetica" w:hAnsi="Helvetica"/>
          <w:lang w:val="es-ES"/>
        </w:rPr>
        <w:t>akin</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butter</w:t>
      </w:r>
      <w:proofErr w:type="spellEnd"/>
      <w:r w:rsidRPr="00623806">
        <w:rPr>
          <w:rFonts w:ascii="Helvetica" w:hAnsi="Helvetica"/>
          <w:lang w:val="es-ES"/>
        </w:rPr>
        <w:t xml:space="preserve"> and </w:t>
      </w:r>
      <w:proofErr w:type="spellStart"/>
      <w:r w:rsidRPr="00623806">
        <w:rPr>
          <w:rFonts w:ascii="Helvetica" w:hAnsi="Helvetica"/>
          <w:lang w:val="es-ES"/>
        </w:rPr>
        <w:t>cinnamon</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a </w:t>
      </w:r>
      <w:proofErr w:type="spellStart"/>
      <w:r w:rsidRPr="00623806">
        <w:rPr>
          <w:rFonts w:ascii="Helvetica" w:hAnsi="Helvetica"/>
          <w:lang w:val="es-ES"/>
        </w:rPr>
        <w:t>hint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effort</w:t>
      </w:r>
      <w:proofErr w:type="spellEnd"/>
      <w:r w:rsidRPr="00623806">
        <w:rPr>
          <w:rFonts w:ascii="Helvetica" w:hAnsi="Helvetica"/>
          <w:lang w:val="es-ES"/>
        </w:rPr>
        <w:t>.</w:t>
      </w:r>
    </w:p>
    <w:p w14:paraId="4FD198A5" w14:textId="0CA7F54D"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turned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find</w:t>
      </w:r>
      <w:proofErr w:type="spellEnd"/>
      <w:r w:rsidRPr="00623806">
        <w:rPr>
          <w:rFonts w:ascii="Helvetica" w:hAnsi="Helvetica"/>
          <w:lang w:val="es-ES"/>
        </w:rPr>
        <w:t xml:space="preserve"> Owen standing at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bedroom</w:t>
      </w:r>
      <w:proofErr w:type="spellEnd"/>
      <w:r w:rsidRPr="00623806">
        <w:rPr>
          <w:rFonts w:ascii="Helvetica" w:hAnsi="Helvetica"/>
          <w:lang w:val="es-ES"/>
        </w:rPr>
        <w:t xml:space="preserve"> </w:t>
      </w:r>
      <w:proofErr w:type="spellStart"/>
      <w:r w:rsidRPr="00623806">
        <w:rPr>
          <w:rFonts w:ascii="Helvetica" w:hAnsi="Helvetica"/>
          <w:lang w:val="es-ES"/>
        </w:rPr>
        <w:t>door</w:t>
      </w:r>
      <w:proofErr w:type="spellEnd"/>
      <w:r w:rsidRPr="00623806">
        <w:rPr>
          <w:rFonts w:ascii="Helvetica" w:hAnsi="Helvetica"/>
          <w:lang w:val="es-ES"/>
        </w:rPr>
        <w:t xml:space="preserve">, </w:t>
      </w:r>
      <w:proofErr w:type="spellStart"/>
      <w:r w:rsidRPr="00623806">
        <w:rPr>
          <w:rFonts w:ascii="Helvetica" w:hAnsi="Helvetica"/>
          <w:lang w:val="es-ES"/>
        </w:rPr>
        <w:t>smiling</w:t>
      </w:r>
      <w:proofErr w:type="spellEnd"/>
      <w:r w:rsidRPr="00623806">
        <w:rPr>
          <w:rFonts w:ascii="Helvetica" w:hAnsi="Helvetica"/>
          <w:lang w:val="es-ES"/>
        </w:rPr>
        <w:t xml:space="preserve">. “Good </w:t>
      </w:r>
      <w:proofErr w:type="spellStart"/>
      <w:r w:rsidRPr="00623806">
        <w:rPr>
          <w:rFonts w:ascii="Helvetica" w:hAnsi="Helvetica"/>
          <w:lang w:val="es-ES"/>
        </w:rPr>
        <w:t>morning</w:t>
      </w:r>
      <w:proofErr w:type="spellEnd"/>
      <w:r w:rsidRPr="00623806">
        <w:rPr>
          <w:rFonts w:ascii="Helvetica" w:hAnsi="Helvetica"/>
          <w:lang w:val="es-ES"/>
        </w:rPr>
        <w:t xml:space="preserve">,” he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softly</w:t>
      </w:r>
      <w:proofErr w:type="spellEnd"/>
      <w:r w:rsidRPr="00623806">
        <w:rPr>
          <w:rFonts w:ascii="Helvetica" w:hAnsi="Helvetica"/>
          <w:lang w:val="es-ES"/>
        </w:rPr>
        <w:t>.</w:t>
      </w:r>
    </w:p>
    <w:p w14:paraId="5FEF40D9" w14:textId="5696C00D"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sat</w:t>
      </w:r>
      <w:proofErr w:type="spellEnd"/>
      <w:r w:rsidRPr="00623806">
        <w:rPr>
          <w:rFonts w:ascii="Helvetica" w:hAnsi="Helvetica"/>
          <w:lang w:val="es-ES"/>
        </w:rPr>
        <w:t xml:space="preserve"> up </w:t>
      </w:r>
      <w:proofErr w:type="spellStart"/>
      <w:r w:rsidRPr="00623806">
        <w:rPr>
          <w:rFonts w:ascii="Helvetica" w:hAnsi="Helvetica"/>
          <w:lang w:val="es-ES"/>
        </w:rPr>
        <w:t>slowly</w:t>
      </w:r>
      <w:proofErr w:type="spellEnd"/>
      <w:r w:rsidRPr="00623806">
        <w:rPr>
          <w:rFonts w:ascii="Helvetica" w:hAnsi="Helvetica"/>
          <w:lang w:val="es-ES"/>
        </w:rPr>
        <w:t>. “</w:t>
      </w:r>
      <w:proofErr w:type="spellStart"/>
      <w:r w:rsidRPr="00623806">
        <w:rPr>
          <w:rFonts w:ascii="Helvetica" w:hAnsi="Helvetica"/>
          <w:lang w:val="es-ES"/>
        </w:rPr>
        <w:t>Hey</w:t>
      </w:r>
      <w:proofErr w:type="spellEnd"/>
      <w:r w:rsidRPr="00623806">
        <w:rPr>
          <w:rFonts w:ascii="Helvetica" w:hAnsi="Helvetica"/>
          <w:lang w:val="es-ES"/>
        </w:rPr>
        <w:t xml:space="preserve">,” I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remembering</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night</w:t>
      </w:r>
      <w:proofErr w:type="spellEnd"/>
      <w:r w:rsidRPr="00623806">
        <w:rPr>
          <w:rFonts w:ascii="Helvetica" w:hAnsi="Helvetica"/>
          <w:lang w:val="es-ES"/>
        </w:rPr>
        <w:t xml:space="preserve"> </w:t>
      </w:r>
      <w:proofErr w:type="spellStart"/>
      <w:r w:rsidRPr="00623806">
        <w:rPr>
          <w:rFonts w:ascii="Helvetica" w:hAnsi="Helvetica"/>
          <w:lang w:val="es-ES"/>
        </w:rPr>
        <w:t>before</w:t>
      </w:r>
      <w:proofErr w:type="spellEnd"/>
      <w:r w:rsidRPr="00623806">
        <w:rPr>
          <w:rFonts w:ascii="Helvetica" w:hAnsi="Helvetica"/>
          <w:lang w:val="es-ES"/>
        </w:rPr>
        <w:t xml:space="preserve">. Owen </w:t>
      </w:r>
      <w:proofErr w:type="spellStart"/>
      <w:r w:rsidRPr="00623806">
        <w:rPr>
          <w:rFonts w:ascii="Helvetica" w:hAnsi="Helvetica"/>
          <w:lang w:val="es-ES"/>
        </w:rPr>
        <w:t>acted</w:t>
      </w:r>
      <w:proofErr w:type="spellEnd"/>
      <w:r w:rsidRPr="00623806">
        <w:rPr>
          <w:rFonts w:ascii="Helvetica" w:hAnsi="Helvetica"/>
          <w:lang w:val="es-ES"/>
        </w:rPr>
        <w:t xml:space="preserve"> as </w:t>
      </w:r>
      <w:proofErr w:type="spellStart"/>
      <w:r w:rsidRPr="00623806">
        <w:rPr>
          <w:rFonts w:ascii="Helvetica" w:hAnsi="Helvetica"/>
          <w:lang w:val="es-ES"/>
        </w:rPr>
        <w:t>if</w:t>
      </w:r>
      <w:proofErr w:type="spellEnd"/>
      <w:r w:rsidRPr="00623806">
        <w:rPr>
          <w:rFonts w:ascii="Helvetica" w:hAnsi="Helvetica"/>
          <w:lang w:val="es-ES"/>
        </w:rPr>
        <w:t xml:space="preserve"> </w:t>
      </w:r>
      <w:proofErr w:type="spellStart"/>
      <w:r w:rsidRPr="00623806">
        <w:rPr>
          <w:rFonts w:ascii="Helvetica" w:hAnsi="Helvetica"/>
          <w:lang w:val="es-ES"/>
        </w:rPr>
        <w:t>nothing</w:t>
      </w:r>
      <w:proofErr w:type="spellEnd"/>
      <w:r w:rsidRPr="00623806">
        <w:rPr>
          <w:rFonts w:ascii="Helvetica" w:hAnsi="Helvetica"/>
          <w:lang w:val="es-ES"/>
        </w:rPr>
        <w:t xml:space="preserve"> </w:t>
      </w:r>
      <w:proofErr w:type="spellStart"/>
      <w:r w:rsidRPr="00623806">
        <w:rPr>
          <w:rFonts w:ascii="Helvetica" w:hAnsi="Helvetica"/>
          <w:lang w:val="es-ES"/>
        </w:rPr>
        <w:t>happened</w:t>
      </w:r>
      <w:proofErr w:type="spellEnd"/>
      <w:r w:rsidRPr="00623806">
        <w:rPr>
          <w:rFonts w:ascii="Helvetica" w:hAnsi="Helvetica"/>
          <w:lang w:val="es-ES"/>
        </w:rPr>
        <w:t xml:space="preserve">. Am I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exaggerating</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situation</w:t>
      </w:r>
      <w:proofErr w:type="spellEnd"/>
      <w:r w:rsidRPr="00623806">
        <w:rPr>
          <w:rFonts w:ascii="Helvetica" w:hAnsi="Helvetica"/>
          <w:lang w:val="es-ES"/>
        </w:rPr>
        <w:t>?</w:t>
      </w:r>
    </w:p>
    <w:p w14:paraId="6DC885F8" w14:textId="2F40735F"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made</w:t>
      </w:r>
      <w:proofErr w:type="spellEnd"/>
      <w:r w:rsidRPr="00623806">
        <w:rPr>
          <w:rFonts w:ascii="Helvetica" w:hAnsi="Helvetica"/>
          <w:lang w:val="es-ES"/>
        </w:rPr>
        <w:t xml:space="preserve"> </w:t>
      </w:r>
      <w:proofErr w:type="spellStart"/>
      <w:r w:rsidRPr="00623806">
        <w:rPr>
          <w:rFonts w:ascii="Helvetica" w:hAnsi="Helvetica"/>
          <w:lang w:val="es-ES"/>
        </w:rPr>
        <w:t>breakfast</w:t>
      </w:r>
      <w:proofErr w:type="spellEnd"/>
      <w:r w:rsidRPr="00623806">
        <w:rPr>
          <w:rFonts w:ascii="Helvetica" w:hAnsi="Helvetica"/>
          <w:lang w:val="es-ES"/>
        </w:rPr>
        <w:t xml:space="preserve">,” he </w:t>
      </w:r>
      <w:proofErr w:type="spellStart"/>
      <w:r w:rsidRPr="00623806">
        <w:rPr>
          <w:rFonts w:ascii="Helvetica" w:hAnsi="Helvetica"/>
          <w:lang w:val="es-ES"/>
        </w:rPr>
        <w:t>said</w:t>
      </w:r>
      <w:proofErr w:type="spellEnd"/>
      <w:r w:rsidRPr="00623806">
        <w:rPr>
          <w:rFonts w:ascii="Helvetica" w:hAnsi="Helvetica"/>
          <w:lang w:val="es-ES"/>
        </w:rPr>
        <w:t xml:space="preserve">, as </w:t>
      </w:r>
      <w:proofErr w:type="spellStart"/>
      <w:r w:rsidRPr="00623806">
        <w:rPr>
          <w:rFonts w:ascii="Helvetica" w:hAnsi="Helvetica"/>
          <w:lang w:val="es-ES"/>
        </w:rPr>
        <w:t>if</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most</w:t>
      </w:r>
      <w:proofErr w:type="spellEnd"/>
      <w:r w:rsidRPr="00623806">
        <w:rPr>
          <w:rFonts w:ascii="Helvetica" w:hAnsi="Helvetica"/>
          <w:lang w:val="es-ES"/>
        </w:rPr>
        <w:t xml:space="preserve"> casual </w:t>
      </w:r>
      <w:proofErr w:type="spellStart"/>
      <w:r w:rsidRPr="00623806">
        <w:rPr>
          <w:rFonts w:ascii="Helvetica" w:hAnsi="Helvetica"/>
          <w:lang w:val="es-ES"/>
        </w:rPr>
        <w:t>thing</w:t>
      </w:r>
      <w:proofErr w:type="spellEnd"/>
      <w:r w:rsidRPr="00623806">
        <w:rPr>
          <w:rFonts w:ascii="Helvetica" w:hAnsi="Helvetica"/>
          <w:lang w:val="es-ES"/>
        </w:rPr>
        <w:t xml:space="preserve"> 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world</w:t>
      </w:r>
      <w:proofErr w:type="spellEnd"/>
      <w:r w:rsidRPr="00623806">
        <w:rPr>
          <w:rFonts w:ascii="Helvetica" w:hAnsi="Helvetica"/>
          <w:lang w:val="es-ES"/>
        </w:rPr>
        <w:t xml:space="preserve">. “Come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Let’s</w:t>
      </w:r>
      <w:proofErr w:type="spellEnd"/>
      <w:r w:rsidRPr="00623806">
        <w:rPr>
          <w:rFonts w:ascii="Helvetica" w:hAnsi="Helvetica"/>
          <w:lang w:val="es-ES"/>
        </w:rPr>
        <w:t xml:space="preserve"> </w:t>
      </w:r>
      <w:proofErr w:type="spellStart"/>
      <w:r w:rsidRPr="00623806">
        <w:rPr>
          <w:rFonts w:ascii="Helvetica" w:hAnsi="Helvetica"/>
          <w:lang w:val="es-ES"/>
        </w:rPr>
        <w:t>eat</w:t>
      </w:r>
      <w:proofErr w:type="spellEnd"/>
      <w:r w:rsidRPr="00623806">
        <w:rPr>
          <w:rFonts w:ascii="Helvetica" w:hAnsi="Helvetica"/>
          <w:lang w:val="es-ES"/>
        </w:rPr>
        <w:t xml:space="preserve"> </w:t>
      </w:r>
      <w:proofErr w:type="spellStart"/>
      <w:r w:rsidRPr="00623806">
        <w:rPr>
          <w:rFonts w:ascii="Helvetica" w:hAnsi="Helvetica"/>
          <w:lang w:val="es-ES"/>
        </w:rPr>
        <w:t>together</w:t>
      </w:r>
      <w:proofErr w:type="spellEnd"/>
      <w:r w:rsidRPr="00623806">
        <w:rPr>
          <w:rFonts w:ascii="Helvetica" w:hAnsi="Helvetica"/>
          <w:lang w:val="es-ES"/>
        </w:rPr>
        <w:t>.”</w:t>
      </w:r>
    </w:p>
    <w:p w14:paraId="659F2AD2" w14:textId="629C9D07"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That</w:t>
      </w:r>
      <w:proofErr w:type="spellEnd"/>
      <w:r w:rsidRPr="00623806">
        <w:rPr>
          <w:rFonts w:ascii="Helvetica" w:hAnsi="Helvetica"/>
          <w:lang w:val="es-ES"/>
        </w:rPr>
        <w:t xml:space="preserve"> alone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enough</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make</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heart</w:t>
      </w:r>
      <w:proofErr w:type="spellEnd"/>
      <w:r w:rsidRPr="00623806">
        <w:rPr>
          <w:rFonts w:ascii="Helvetica" w:hAnsi="Helvetica"/>
          <w:lang w:val="es-ES"/>
        </w:rPr>
        <w:t xml:space="preserve"> twist. He </w:t>
      </w:r>
      <w:proofErr w:type="spellStart"/>
      <w:r w:rsidRPr="00623806">
        <w:rPr>
          <w:rFonts w:ascii="Helvetica" w:hAnsi="Helvetica"/>
          <w:lang w:val="es-ES"/>
        </w:rPr>
        <w:t>never</w:t>
      </w:r>
      <w:proofErr w:type="spellEnd"/>
      <w:r w:rsidRPr="00623806">
        <w:rPr>
          <w:rFonts w:ascii="Helvetica" w:hAnsi="Helvetica"/>
          <w:lang w:val="es-ES"/>
        </w:rPr>
        <w:t xml:space="preserve"> </w:t>
      </w:r>
      <w:proofErr w:type="spellStart"/>
      <w:r w:rsidRPr="00623806">
        <w:rPr>
          <w:rFonts w:ascii="Helvetica" w:hAnsi="Helvetica"/>
          <w:lang w:val="es-ES"/>
        </w:rPr>
        <w:t>did</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since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early</w:t>
      </w:r>
      <w:proofErr w:type="spellEnd"/>
      <w:r w:rsidRPr="00623806">
        <w:rPr>
          <w:rFonts w:ascii="Helvetica" w:hAnsi="Helvetica"/>
          <w:lang w:val="es-ES"/>
        </w:rPr>
        <w:t xml:space="preserve"> </w:t>
      </w:r>
      <w:proofErr w:type="spellStart"/>
      <w:r w:rsidRPr="00623806">
        <w:rPr>
          <w:rFonts w:ascii="Helvetica" w:hAnsi="Helvetica"/>
          <w:lang w:val="es-ES"/>
        </w:rPr>
        <w:t>days</w:t>
      </w:r>
      <w:proofErr w:type="spellEnd"/>
      <w:r w:rsidRPr="00623806">
        <w:rPr>
          <w:rFonts w:ascii="Helvetica" w:hAnsi="Helvetica"/>
          <w:lang w:val="es-ES"/>
        </w:rPr>
        <w:t xml:space="preserve">. He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never</w:t>
      </w:r>
      <w:proofErr w:type="spellEnd"/>
      <w:r w:rsidRPr="00623806">
        <w:rPr>
          <w:rFonts w:ascii="Helvetica" w:hAnsi="Helvetica"/>
          <w:lang w:val="es-ES"/>
        </w:rPr>
        <w:t xml:space="preserve"> done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before</w:t>
      </w:r>
      <w:proofErr w:type="spellEnd"/>
      <w:r w:rsidRPr="00623806">
        <w:rPr>
          <w:rFonts w:ascii="Helvetica" w:hAnsi="Helvetica"/>
          <w:lang w:val="es-ES"/>
        </w:rPr>
        <w:t>.</w:t>
      </w:r>
    </w:p>
    <w:p w14:paraId="336DC3D7" w14:textId="2447693A"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followed</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bedroom</w:t>
      </w:r>
      <w:proofErr w:type="spellEnd"/>
      <w:r w:rsidRPr="00623806">
        <w:rPr>
          <w:rFonts w:ascii="Helvetica" w:hAnsi="Helvetica"/>
          <w:lang w:val="es-ES"/>
        </w:rPr>
        <w:t xml:space="preserve">, </w:t>
      </w:r>
      <w:proofErr w:type="spellStart"/>
      <w:r w:rsidRPr="00623806">
        <w:rPr>
          <w:rFonts w:ascii="Helvetica" w:hAnsi="Helvetica"/>
          <w:lang w:val="es-ES"/>
        </w:rPr>
        <w:t>Shadow’s</w:t>
      </w:r>
      <w:proofErr w:type="spellEnd"/>
      <w:r w:rsidRPr="00623806">
        <w:rPr>
          <w:rFonts w:ascii="Helvetica" w:hAnsi="Helvetica"/>
          <w:lang w:val="es-ES"/>
        </w:rPr>
        <w:t xml:space="preserve"> </w:t>
      </w:r>
      <w:proofErr w:type="spellStart"/>
      <w:r w:rsidRPr="00623806">
        <w:rPr>
          <w:rFonts w:ascii="Helvetica" w:hAnsi="Helvetica"/>
          <w:lang w:val="es-ES"/>
        </w:rPr>
        <w:t>tiny</w:t>
      </w:r>
      <w:proofErr w:type="spellEnd"/>
      <w:r w:rsidRPr="00623806">
        <w:rPr>
          <w:rFonts w:ascii="Helvetica" w:hAnsi="Helvetica"/>
          <w:lang w:val="es-ES"/>
        </w:rPr>
        <w:t xml:space="preserve"> </w:t>
      </w:r>
      <w:proofErr w:type="spellStart"/>
      <w:r w:rsidRPr="00623806">
        <w:rPr>
          <w:rFonts w:ascii="Helvetica" w:hAnsi="Helvetica"/>
          <w:lang w:val="es-ES"/>
        </w:rPr>
        <w:t>paws</w:t>
      </w:r>
      <w:proofErr w:type="spellEnd"/>
      <w:r w:rsidRPr="00623806">
        <w:rPr>
          <w:rFonts w:ascii="Helvetica" w:hAnsi="Helvetica"/>
          <w:lang w:val="es-ES"/>
        </w:rPr>
        <w:t xml:space="preserve"> </w:t>
      </w:r>
      <w:proofErr w:type="spellStart"/>
      <w:r w:rsidRPr="00623806">
        <w:rPr>
          <w:rFonts w:ascii="Helvetica" w:hAnsi="Helvetica"/>
          <w:lang w:val="es-ES"/>
        </w:rPr>
        <w:t>padding</w:t>
      </w:r>
      <w:proofErr w:type="spellEnd"/>
      <w:r w:rsidRPr="00623806">
        <w:rPr>
          <w:rFonts w:ascii="Helvetica" w:hAnsi="Helvetica"/>
          <w:lang w:val="es-ES"/>
        </w:rPr>
        <w:t xml:space="preserve"> </w:t>
      </w:r>
      <w:proofErr w:type="spellStart"/>
      <w:r w:rsidRPr="00623806">
        <w:rPr>
          <w:rFonts w:ascii="Helvetica" w:hAnsi="Helvetica"/>
          <w:lang w:val="es-ES"/>
        </w:rPr>
        <w:t>behind</w:t>
      </w:r>
      <w:proofErr w:type="spellEnd"/>
      <w:r w:rsidRPr="00623806">
        <w:rPr>
          <w:rFonts w:ascii="Helvetica" w:hAnsi="Helvetica"/>
          <w:lang w:val="es-ES"/>
        </w:rPr>
        <w:t xml:space="preserve"> me, </w:t>
      </w:r>
      <w:proofErr w:type="spellStart"/>
      <w:r w:rsidRPr="00623806">
        <w:rPr>
          <w:rFonts w:ascii="Helvetica" w:hAnsi="Helvetica"/>
          <w:lang w:val="es-ES"/>
        </w:rPr>
        <w:t>always</w:t>
      </w:r>
      <w:proofErr w:type="spellEnd"/>
      <w:r w:rsidRPr="00623806">
        <w:rPr>
          <w:rFonts w:ascii="Helvetica" w:hAnsi="Helvetica"/>
          <w:lang w:val="es-ES"/>
        </w:rPr>
        <w:t xml:space="preserve"> at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side</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shadow</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truth</w:t>
      </w:r>
      <w:proofErr w:type="spellEnd"/>
      <w:r w:rsidRPr="00623806">
        <w:rPr>
          <w:rFonts w:ascii="Helvetica" w:hAnsi="Helvetica"/>
          <w:lang w:val="es-ES"/>
        </w:rPr>
        <w:t xml:space="preserve"> I </w:t>
      </w:r>
      <w:proofErr w:type="spellStart"/>
      <w:r w:rsidRPr="00623806">
        <w:rPr>
          <w:rFonts w:ascii="Helvetica" w:hAnsi="Helvetica"/>
          <w:lang w:val="es-ES"/>
        </w:rPr>
        <w:t>couldn’t</w:t>
      </w:r>
      <w:proofErr w:type="spellEnd"/>
      <w:r w:rsidRPr="00623806">
        <w:rPr>
          <w:rFonts w:ascii="Helvetica" w:hAnsi="Helvetica"/>
          <w:lang w:val="es-ES"/>
        </w:rPr>
        <w:t xml:space="preserve"> ignore.</w:t>
      </w:r>
    </w:p>
    <w:p w14:paraId="0DD1B06A" w14:textId="5D691B41"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kitchen</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glowing</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sunlight</w:t>
      </w:r>
      <w:proofErr w:type="spellEnd"/>
      <w:r w:rsidRPr="00623806">
        <w:rPr>
          <w:rFonts w:ascii="Helvetica" w:hAnsi="Helvetica"/>
          <w:lang w:val="es-ES"/>
        </w:rPr>
        <w:t xml:space="preserve">—and </w:t>
      </w:r>
      <w:proofErr w:type="spellStart"/>
      <w:r w:rsidRPr="00623806">
        <w:rPr>
          <w:rFonts w:ascii="Helvetica" w:hAnsi="Helvetica"/>
          <w:lang w:val="es-ES"/>
        </w:rPr>
        <w:t>effort</w:t>
      </w:r>
      <w:proofErr w:type="spellEnd"/>
      <w:r w:rsidRPr="00623806">
        <w:rPr>
          <w:rFonts w:ascii="Helvetica" w:hAnsi="Helvetica"/>
          <w:lang w:val="es-ES"/>
        </w:rPr>
        <w:t xml:space="preserve">. </w:t>
      </w:r>
      <w:proofErr w:type="spellStart"/>
      <w:r w:rsidRPr="00623806">
        <w:rPr>
          <w:rFonts w:ascii="Helvetica" w:hAnsi="Helvetica"/>
          <w:lang w:val="es-ES"/>
        </w:rPr>
        <w:t>Eggs</w:t>
      </w:r>
      <w:proofErr w:type="spellEnd"/>
      <w:r w:rsidRPr="00623806">
        <w:rPr>
          <w:rFonts w:ascii="Helvetica" w:hAnsi="Helvetica"/>
          <w:lang w:val="es-ES"/>
        </w:rPr>
        <w:t xml:space="preserve">. Bacon. </w:t>
      </w:r>
      <w:proofErr w:type="spellStart"/>
      <w:r w:rsidRPr="00623806">
        <w:rPr>
          <w:rFonts w:ascii="Helvetica" w:hAnsi="Helvetica"/>
          <w:lang w:val="es-ES"/>
        </w:rPr>
        <w:t>Toast</w:t>
      </w:r>
      <w:proofErr w:type="spellEnd"/>
      <w:r w:rsidRPr="00623806">
        <w:rPr>
          <w:rFonts w:ascii="Helvetica" w:hAnsi="Helvetica"/>
          <w:lang w:val="es-ES"/>
        </w:rPr>
        <w:t xml:space="preserve">. </w:t>
      </w:r>
      <w:proofErr w:type="spellStart"/>
      <w:r w:rsidRPr="00623806">
        <w:rPr>
          <w:rFonts w:ascii="Helvetica" w:hAnsi="Helvetica"/>
          <w:lang w:val="es-ES"/>
        </w:rPr>
        <w:t>Coffee</w:t>
      </w:r>
      <w:proofErr w:type="spellEnd"/>
      <w:r w:rsidRPr="00623806">
        <w:rPr>
          <w:rFonts w:ascii="Helvetica" w:hAnsi="Helvetica"/>
          <w:lang w:val="es-ES"/>
        </w:rPr>
        <w:t xml:space="preserve">. </w:t>
      </w:r>
      <w:proofErr w:type="spellStart"/>
      <w:r w:rsidRPr="00623806">
        <w:rPr>
          <w:rFonts w:ascii="Helvetica" w:hAnsi="Helvetica"/>
          <w:lang w:val="es-ES"/>
        </w:rPr>
        <w:t>Even</w:t>
      </w:r>
      <w:proofErr w:type="spellEnd"/>
      <w:r w:rsidRPr="00623806">
        <w:rPr>
          <w:rFonts w:ascii="Helvetica" w:hAnsi="Helvetica"/>
          <w:lang w:val="es-ES"/>
        </w:rPr>
        <w:t xml:space="preserve"> a </w:t>
      </w:r>
      <w:proofErr w:type="spellStart"/>
      <w:r w:rsidRPr="00623806">
        <w:rPr>
          <w:rFonts w:ascii="Helvetica" w:hAnsi="Helvetica"/>
          <w:lang w:val="es-ES"/>
        </w:rPr>
        <w:t>bowl</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strawberries</w:t>
      </w:r>
      <w:proofErr w:type="spellEnd"/>
      <w:r w:rsidRPr="00623806">
        <w:rPr>
          <w:rFonts w:ascii="Helvetica" w:hAnsi="Helvetica"/>
          <w:lang w:val="es-ES"/>
        </w:rPr>
        <w:t xml:space="preserve">, </w:t>
      </w:r>
      <w:proofErr w:type="spellStart"/>
      <w:r w:rsidRPr="00623806">
        <w:rPr>
          <w:rFonts w:ascii="Helvetica" w:hAnsi="Helvetica"/>
          <w:lang w:val="es-ES"/>
        </w:rPr>
        <w:t>perfectly</w:t>
      </w:r>
      <w:proofErr w:type="spellEnd"/>
      <w:r w:rsidRPr="00623806">
        <w:rPr>
          <w:rFonts w:ascii="Helvetica" w:hAnsi="Helvetica"/>
          <w:lang w:val="es-ES"/>
        </w:rPr>
        <w:t xml:space="preserve"> </w:t>
      </w:r>
      <w:proofErr w:type="spellStart"/>
      <w:r w:rsidRPr="00623806">
        <w:rPr>
          <w:rFonts w:ascii="Helvetica" w:hAnsi="Helvetica"/>
          <w:lang w:val="es-ES"/>
        </w:rPr>
        <w:t>halved</w:t>
      </w:r>
      <w:proofErr w:type="spellEnd"/>
      <w:r w:rsidRPr="00623806">
        <w:rPr>
          <w:rFonts w:ascii="Helvetica" w:hAnsi="Helvetica"/>
          <w:lang w:val="es-ES"/>
        </w:rPr>
        <w:t>.</w:t>
      </w:r>
    </w:p>
    <w:p w14:paraId="2C73B8A4" w14:textId="10D884BE"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blinked</w:t>
      </w:r>
      <w:proofErr w:type="spellEnd"/>
      <w:r w:rsidRPr="00623806">
        <w:rPr>
          <w:rFonts w:ascii="Helvetica" w:hAnsi="Helvetica"/>
          <w:lang w:val="es-ES"/>
        </w:rPr>
        <w:t>. “</w:t>
      </w:r>
      <w:proofErr w:type="spellStart"/>
      <w:r w:rsidRPr="00623806">
        <w:rPr>
          <w:rFonts w:ascii="Helvetica" w:hAnsi="Helvetica"/>
          <w:lang w:val="es-ES"/>
        </w:rPr>
        <w:t>What’s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occasion</w:t>
      </w:r>
      <w:proofErr w:type="spellEnd"/>
      <w:r w:rsidRPr="00623806">
        <w:rPr>
          <w:rFonts w:ascii="Helvetica" w:hAnsi="Helvetica"/>
          <w:lang w:val="es-ES"/>
        </w:rPr>
        <w:t>?”</w:t>
      </w:r>
    </w:p>
    <w:p w14:paraId="21EA9ED1" w14:textId="2FFCD086"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lastRenderedPageBreak/>
        <w:t xml:space="preserve">Owen </w:t>
      </w:r>
      <w:proofErr w:type="spellStart"/>
      <w:r w:rsidRPr="00623806">
        <w:rPr>
          <w:rFonts w:ascii="Helvetica" w:hAnsi="Helvetica"/>
          <w:lang w:val="es-ES"/>
        </w:rPr>
        <w:t>shrugged</w:t>
      </w:r>
      <w:proofErr w:type="spellEnd"/>
      <w:r w:rsidRPr="00623806">
        <w:rPr>
          <w:rFonts w:ascii="Helvetica" w:hAnsi="Helvetica"/>
          <w:lang w:val="es-ES"/>
        </w:rPr>
        <w:t xml:space="preserve">, </w:t>
      </w:r>
      <w:proofErr w:type="spellStart"/>
      <w:r w:rsidRPr="00623806">
        <w:rPr>
          <w:rFonts w:ascii="Helvetica" w:hAnsi="Helvetica"/>
          <w:lang w:val="es-ES"/>
        </w:rPr>
        <w:t>flipping</w:t>
      </w:r>
      <w:proofErr w:type="spellEnd"/>
      <w:r w:rsidRPr="00623806">
        <w:rPr>
          <w:rFonts w:ascii="Helvetica" w:hAnsi="Helvetica"/>
          <w:lang w:val="es-ES"/>
        </w:rPr>
        <w:t xml:space="preserve"> a </w:t>
      </w:r>
      <w:proofErr w:type="spellStart"/>
      <w:r w:rsidRPr="00623806">
        <w:rPr>
          <w:rFonts w:ascii="Helvetica" w:hAnsi="Helvetica"/>
          <w:lang w:val="es-ES"/>
        </w:rPr>
        <w:t>towel</w:t>
      </w:r>
      <w:proofErr w:type="spellEnd"/>
      <w:r w:rsidRPr="00623806">
        <w:rPr>
          <w:rFonts w:ascii="Helvetica" w:hAnsi="Helvetica"/>
          <w:lang w:val="es-ES"/>
        </w:rPr>
        <w:t xml:space="preserve"> </w:t>
      </w:r>
      <w:proofErr w:type="spellStart"/>
      <w:r w:rsidRPr="00623806">
        <w:rPr>
          <w:rFonts w:ascii="Helvetica" w:hAnsi="Helvetica"/>
          <w:lang w:val="es-ES"/>
        </w:rPr>
        <w:t>over</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shoulder</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a </w:t>
      </w:r>
      <w:proofErr w:type="spellStart"/>
      <w:r w:rsidRPr="00623806">
        <w:rPr>
          <w:rFonts w:ascii="Helvetica" w:hAnsi="Helvetica"/>
          <w:lang w:val="es-ES"/>
        </w:rPr>
        <w:t>little</w:t>
      </w:r>
      <w:proofErr w:type="spellEnd"/>
      <w:r w:rsidRPr="00623806">
        <w:rPr>
          <w:rFonts w:ascii="Helvetica" w:hAnsi="Helvetica"/>
          <w:lang w:val="es-ES"/>
        </w:rPr>
        <w:t xml:space="preserve"> </w:t>
      </w:r>
      <w:proofErr w:type="spellStart"/>
      <w:r w:rsidRPr="00623806">
        <w:rPr>
          <w:rFonts w:ascii="Helvetica" w:hAnsi="Helvetica"/>
          <w:lang w:val="es-ES"/>
        </w:rPr>
        <w:t>grin</w:t>
      </w:r>
      <w:proofErr w:type="spellEnd"/>
      <w:r w:rsidRPr="00623806">
        <w:rPr>
          <w:rFonts w:ascii="Helvetica" w:hAnsi="Helvetica"/>
          <w:lang w:val="es-ES"/>
        </w:rPr>
        <w:t xml:space="preserve">. “No </w:t>
      </w:r>
      <w:proofErr w:type="spellStart"/>
      <w:r w:rsidRPr="00623806">
        <w:rPr>
          <w:rFonts w:ascii="Helvetica" w:hAnsi="Helvetica"/>
          <w:lang w:val="es-ES"/>
        </w:rPr>
        <w:t>occasion</w:t>
      </w:r>
      <w:proofErr w:type="spellEnd"/>
      <w:r w:rsidRPr="00623806">
        <w:rPr>
          <w:rFonts w:ascii="Helvetica" w:hAnsi="Helvetica"/>
          <w:lang w:val="es-ES"/>
        </w:rPr>
        <w:t xml:space="preserve">. </w:t>
      </w:r>
      <w:proofErr w:type="spellStart"/>
      <w:r w:rsidRPr="00623806">
        <w:rPr>
          <w:rFonts w:ascii="Helvetica" w:hAnsi="Helvetica"/>
          <w:lang w:val="es-ES"/>
        </w:rPr>
        <w:t>You've</w:t>
      </w:r>
      <w:proofErr w:type="spellEnd"/>
      <w:r w:rsidRPr="00623806">
        <w:rPr>
          <w:rFonts w:ascii="Helvetica" w:hAnsi="Helvetica"/>
          <w:lang w:val="es-ES"/>
        </w:rPr>
        <w:t xml:space="preserve"> </w:t>
      </w:r>
      <w:proofErr w:type="spellStart"/>
      <w:r w:rsidRPr="00623806">
        <w:rPr>
          <w:rFonts w:ascii="Helvetica" w:hAnsi="Helvetica"/>
          <w:lang w:val="es-ES"/>
        </w:rPr>
        <w:t>been</w:t>
      </w:r>
      <w:proofErr w:type="spellEnd"/>
      <w:r w:rsidRPr="00623806">
        <w:rPr>
          <w:rFonts w:ascii="Helvetica" w:hAnsi="Helvetica"/>
          <w:lang w:val="es-ES"/>
        </w:rPr>
        <w:t xml:space="preserve"> </w:t>
      </w:r>
      <w:proofErr w:type="spellStart"/>
      <w:r w:rsidRPr="00623806">
        <w:rPr>
          <w:rFonts w:ascii="Helvetica" w:hAnsi="Helvetica"/>
          <w:lang w:val="es-ES"/>
        </w:rPr>
        <w:t>undergoing</w:t>
      </w:r>
      <w:proofErr w:type="spellEnd"/>
      <w:r w:rsidRPr="00623806">
        <w:rPr>
          <w:rFonts w:ascii="Helvetica" w:hAnsi="Helvetica"/>
          <w:lang w:val="es-ES"/>
        </w:rPr>
        <w:t xml:space="preserve"> stress. I </w:t>
      </w:r>
      <w:proofErr w:type="spellStart"/>
      <w:r w:rsidRPr="00623806">
        <w:rPr>
          <w:rFonts w:ascii="Helvetica" w:hAnsi="Helvetica"/>
          <w:lang w:val="es-ES"/>
        </w:rPr>
        <w:t>thought</w:t>
      </w:r>
      <w:proofErr w:type="spellEnd"/>
      <w:r w:rsidRPr="00623806">
        <w:rPr>
          <w:rFonts w:ascii="Helvetica" w:hAnsi="Helvetica"/>
          <w:lang w:val="es-ES"/>
        </w:rPr>
        <w:t xml:space="preserve"> </w:t>
      </w:r>
      <w:proofErr w:type="spellStart"/>
      <w:r w:rsidRPr="00623806">
        <w:rPr>
          <w:rFonts w:ascii="Helvetica" w:hAnsi="Helvetica"/>
          <w:lang w:val="es-ES"/>
        </w:rPr>
        <w:t>I’d</w:t>
      </w:r>
      <w:proofErr w:type="spellEnd"/>
      <w:r w:rsidRPr="00623806">
        <w:rPr>
          <w:rFonts w:ascii="Helvetica" w:hAnsi="Helvetica"/>
          <w:lang w:val="es-ES"/>
        </w:rPr>
        <w:t xml:space="preserve"> do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nice</w:t>
      </w:r>
      <w:proofErr w:type="spellEnd"/>
      <w:r w:rsidRPr="00623806">
        <w:rPr>
          <w:rFonts w:ascii="Helvetica" w:hAnsi="Helvetica"/>
          <w:lang w:val="es-ES"/>
        </w:rPr>
        <w:t>.”</w:t>
      </w:r>
    </w:p>
    <w:p w14:paraId="3CAE6059" w14:textId="1DDFDBB7"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stared</w:t>
      </w:r>
      <w:proofErr w:type="spellEnd"/>
      <w:r w:rsidRPr="00623806">
        <w:rPr>
          <w:rFonts w:ascii="Helvetica" w:hAnsi="Helvetica"/>
          <w:lang w:val="es-ES"/>
        </w:rPr>
        <w:t xml:space="preserve"> at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unsure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what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say</w:t>
      </w:r>
      <w:proofErr w:type="spellEnd"/>
      <w:r w:rsidRPr="00623806">
        <w:rPr>
          <w:rFonts w:ascii="Helvetica" w:hAnsi="Helvetica"/>
          <w:lang w:val="es-ES"/>
        </w:rPr>
        <w:t xml:space="preserve">. I </w:t>
      </w:r>
      <w:proofErr w:type="spellStart"/>
      <w:r w:rsidRPr="00623806">
        <w:rPr>
          <w:rFonts w:ascii="Helvetica" w:hAnsi="Helvetica"/>
          <w:lang w:val="es-ES"/>
        </w:rPr>
        <w:t>sat</w:t>
      </w:r>
      <w:proofErr w:type="spellEnd"/>
      <w:r w:rsidRPr="00623806">
        <w:rPr>
          <w:rFonts w:ascii="Helvetica" w:hAnsi="Helvetica"/>
          <w:lang w:val="es-ES"/>
        </w:rPr>
        <w:t xml:space="preserve"> and </w:t>
      </w:r>
      <w:proofErr w:type="spellStart"/>
      <w:r w:rsidRPr="00623806">
        <w:rPr>
          <w:rFonts w:ascii="Helvetica" w:hAnsi="Helvetica"/>
          <w:lang w:val="es-ES"/>
        </w:rPr>
        <w:t>touched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warm</w:t>
      </w:r>
      <w:proofErr w:type="spellEnd"/>
      <w:r w:rsidRPr="00623806">
        <w:rPr>
          <w:rFonts w:ascii="Helvetica" w:hAnsi="Helvetica"/>
          <w:lang w:val="es-ES"/>
        </w:rPr>
        <w:t xml:space="preserve"> </w:t>
      </w:r>
      <w:proofErr w:type="spellStart"/>
      <w:r w:rsidRPr="00623806">
        <w:rPr>
          <w:rFonts w:ascii="Helvetica" w:hAnsi="Helvetica"/>
          <w:lang w:val="es-ES"/>
        </w:rPr>
        <w:t>coffee</w:t>
      </w:r>
      <w:proofErr w:type="spellEnd"/>
      <w:r w:rsidRPr="00623806">
        <w:rPr>
          <w:rFonts w:ascii="Helvetica" w:hAnsi="Helvetica"/>
          <w:lang w:val="es-ES"/>
        </w:rPr>
        <w:t xml:space="preserve"> </w:t>
      </w:r>
      <w:proofErr w:type="spellStart"/>
      <w:r w:rsidRPr="00623806">
        <w:rPr>
          <w:rFonts w:ascii="Helvetica" w:hAnsi="Helvetica"/>
          <w:lang w:val="es-ES"/>
        </w:rPr>
        <w:t>mug</w:t>
      </w:r>
      <w:proofErr w:type="spellEnd"/>
      <w:r w:rsidRPr="00623806">
        <w:rPr>
          <w:rFonts w:ascii="Helvetica" w:hAnsi="Helvetica"/>
          <w:lang w:val="es-ES"/>
        </w:rPr>
        <w:t xml:space="preserve"> in </w:t>
      </w:r>
      <w:proofErr w:type="spellStart"/>
      <w:r w:rsidRPr="00623806">
        <w:rPr>
          <w:rFonts w:ascii="Helvetica" w:hAnsi="Helvetica"/>
          <w:lang w:val="es-ES"/>
        </w:rPr>
        <w:t>front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me,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mind</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spinning. Shadow </w:t>
      </w:r>
      <w:proofErr w:type="spellStart"/>
      <w:r w:rsidRPr="00623806">
        <w:rPr>
          <w:rFonts w:ascii="Helvetica" w:hAnsi="Helvetica"/>
          <w:lang w:val="es-ES"/>
        </w:rPr>
        <w:t>took</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place </w:t>
      </w:r>
      <w:proofErr w:type="spellStart"/>
      <w:r w:rsidRPr="00623806">
        <w:rPr>
          <w:rFonts w:ascii="Helvetica" w:hAnsi="Helvetica"/>
          <w:lang w:val="es-ES"/>
        </w:rPr>
        <w:t>beneath</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table—</w:t>
      </w:r>
      <w:proofErr w:type="spellStart"/>
      <w:r w:rsidRPr="00623806">
        <w:rPr>
          <w:rFonts w:ascii="Helvetica" w:hAnsi="Helvetica"/>
          <w:lang w:val="es-ES"/>
        </w:rPr>
        <w:t>until</w:t>
      </w:r>
      <w:proofErr w:type="spellEnd"/>
      <w:r w:rsidRPr="00623806">
        <w:rPr>
          <w:rFonts w:ascii="Helvetica" w:hAnsi="Helvetica"/>
          <w:lang w:val="es-ES"/>
        </w:rPr>
        <w:t xml:space="preserve"> Owen </w:t>
      </w:r>
      <w:proofErr w:type="spellStart"/>
      <w:r w:rsidRPr="00623806">
        <w:rPr>
          <w:rFonts w:ascii="Helvetica" w:hAnsi="Helvetica"/>
          <w:lang w:val="es-ES"/>
        </w:rPr>
        <w:t>sat</w:t>
      </w:r>
      <w:proofErr w:type="spellEnd"/>
      <w:r w:rsidRPr="00623806">
        <w:rPr>
          <w:rFonts w:ascii="Helvetica" w:hAnsi="Helvetica"/>
          <w:lang w:val="es-ES"/>
        </w:rPr>
        <w:t xml:space="preserve"> </w:t>
      </w:r>
      <w:proofErr w:type="spellStart"/>
      <w:r w:rsidRPr="00623806">
        <w:rPr>
          <w:rFonts w:ascii="Helvetica" w:hAnsi="Helvetica"/>
          <w:lang w:val="es-ES"/>
        </w:rPr>
        <w:t>down</w:t>
      </w:r>
      <w:proofErr w:type="spellEnd"/>
      <w:r w:rsidRPr="00623806">
        <w:rPr>
          <w:rFonts w:ascii="Helvetica" w:hAnsi="Helvetica"/>
          <w:lang w:val="es-ES"/>
        </w:rPr>
        <w:t xml:space="preserve">. </w:t>
      </w:r>
      <w:proofErr w:type="spellStart"/>
      <w:r w:rsidRPr="00623806">
        <w:rPr>
          <w:rFonts w:ascii="Helvetica" w:hAnsi="Helvetica"/>
          <w:lang w:val="es-ES"/>
        </w:rPr>
        <w:t>Then</w:t>
      </w:r>
      <w:proofErr w:type="spellEnd"/>
      <w:r w:rsidRPr="00623806">
        <w:rPr>
          <w:rFonts w:ascii="Helvetica" w:hAnsi="Helvetica"/>
          <w:lang w:val="es-ES"/>
        </w:rPr>
        <w:t xml:space="preserve"> </w:t>
      </w:r>
      <w:proofErr w:type="spellStart"/>
      <w:r w:rsidRPr="00623806">
        <w:rPr>
          <w:rFonts w:ascii="Helvetica" w:hAnsi="Helvetica"/>
          <w:lang w:val="es-ES"/>
        </w:rPr>
        <w:t>came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growl</w:t>
      </w:r>
      <w:proofErr w:type="spellEnd"/>
      <w:r w:rsidRPr="00623806">
        <w:rPr>
          <w:rFonts w:ascii="Helvetica" w:hAnsi="Helvetica"/>
          <w:lang w:val="es-ES"/>
        </w:rPr>
        <w:t xml:space="preserve">. Low. </w:t>
      </w:r>
      <w:proofErr w:type="spellStart"/>
      <w:r w:rsidRPr="00623806">
        <w:rPr>
          <w:rFonts w:ascii="Helvetica" w:hAnsi="Helvetica"/>
          <w:lang w:val="es-ES"/>
        </w:rPr>
        <w:t>Warning</w:t>
      </w:r>
      <w:proofErr w:type="spellEnd"/>
      <w:r w:rsidRPr="00623806">
        <w:rPr>
          <w:rFonts w:ascii="Helvetica" w:hAnsi="Helvetica"/>
          <w:lang w:val="es-ES"/>
        </w:rPr>
        <w:t>.</w:t>
      </w:r>
    </w:p>
    <w:p w14:paraId="59AB2C35" w14:textId="2D40EFE8"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Owen </w:t>
      </w:r>
      <w:proofErr w:type="spellStart"/>
      <w:r w:rsidRPr="00623806">
        <w:rPr>
          <w:rFonts w:ascii="Helvetica" w:hAnsi="Helvetica"/>
          <w:lang w:val="es-ES"/>
        </w:rPr>
        <w:t>frowned</w:t>
      </w:r>
      <w:proofErr w:type="spellEnd"/>
      <w:r w:rsidRPr="00623806">
        <w:rPr>
          <w:rFonts w:ascii="Helvetica" w:hAnsi="Helvetica"/>
          <w:lang w:val="es-ES"/>
        </w:rPr>
        <w:t>. “</w:t>
      </w:r>
      <w:proofErr w:type="spellStart"/>
      <w:r w:rsidRPr="00623806">
        <w:rPr>
          <w:rFonts w:ascii="Helvetica" w:hAnsi="Helvetica"/>
          <w:lang w:val="es-ES"/>
        </w:rPr>
        <w:t>Seriously</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w:t>
      </w:r>
    </w:p>
    <w:p w14:paraId="2193818D" w14:textId="56C7C86F"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He’s</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being</w:t>
      </w:r>
      <w:proofErr w:type="spellEnd"/>
      <w:r w:rsidRPr="00623806">
        <w:rPr>
          <w:rFonts w:ascii="Helvetica" w:hAnsi="Helvetica"/>
          <w:lang w:val="es-ES"/>
        </w:rPr>
        <w:t xml:space="preserve"> </w:t>
      </w:r>
      <w:proofErr w:type="spellStart"/>
      <w:r w:rsidRPr="00623806">
        <w:rPr>
          <w:rFonts w:ascii="Helvetica" w:hAnsi="Helvetica"/>
          <w:lang w:val="es-ES"/>
        </w:rPr>
        <w:t>cautious</w:t>
      </w:r>
      <w:proofErr w:type="spellEnd"/>
      <w:r w:rsidRPr="00623806">
        <w:rPr>
          <w:rFonts w:ascii="Helvetica" w:hAnsi="Helvetica"/>
          <w:lang w:val="es-ES"/>
        </w:rPr>
        <w:t xml:space="preserve">,” I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quietly</w:t>
      </w:r>
      <w:proofErr w:type="spellEnd"/>
      <w:r w:rsidRPr="00623806">
        <w:rPr>
          <w:rFonts w:ascii="Helvetica" w:hAnsi="Helvetica"/>
          <w:lang w:val="es-ES"/>
        </w:rPr>
        <w:t xml:space="preserve">, </w:t>
      </w:r>
      <w:proofErr w:type="spellStart"/>
      <w:r w:rsidRPr="00623806">
        <w:rPr>
          <w:rFonts w:ascii="Helvetica" w:hAnsi="Helvetica"/>
          <w:lang w:val="es-ES"/>
        </w:rPr>
        <w:t>nudging</w:t>
      </w:r>
      <w:proofErr w:type="spellEnd"/>
      <w:r w:rsidRPr="00623806">
        <w:rPr>
          <w:rFonts w:ascii="Helvetica" w:hAnsi="Helvetica"/>
          <w:lang w:val="es-ES"/>
        </w:rPr>
        <w:t xml:space="preserve"> Shadow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foot</w:t>
      </w:r>
      <w:proofErr w:type="spellEnd"/>
      <w:r w:rsidRPr="00623806">
        <w:rPr>
          <w:rFonts w:ascii="Helvetica" w:hAnsi="Helvetica"/>
          <w:lang w:val="es-ES"/>
        </w:rPr>
        <w:t xml:space="preserve">. He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move</w:t>
      </w:r>
      <w:proofErr w:type="spellEnd"/>
      <w:r w:rsidRPr="00623806">
        <w:rPr>
          <w:rFonts w:ascii="Helvetica" w:hAnsi="Helvetica"/>
          <w:lang w:val="es-ES"/>
        </w:rPr>
        <w:t>.</w:t>
      </w:r>
    </w:p>
    <w:p w14:paraId="7E756C01" w14:textId="10724E9D"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meal</w:t>
      </w:r>
      <w:proofErr w:type="spellEnd"/>
      <w:r w:rsidRPr="00623806">
        <w:rPr>
          <w:rFonts w:ascii="Helvetica" w:hAnsi="Helvetica"/>
          <w:lang w:val="es-ES"/>
        </w:rPr>
        <w:t xml:space="preserve"> </w:t>
      </w:r>
      <w:proofErr w:type="spellStart"/>
      <w:r w:rsidRPr="00623806">
        <w:rPr>
          <w:rFonts w:ascii="Helvetica" w:hAnsi="Helvetica"/>
          <w:lang w:val="es-ES"/>
        </w:rPr>
        <w:t>tasted</w:t>
      </w:r>
      <w:proofErr w:type="spellEnd"/>
      <w:r w:rsidRPr="00623806">
        <w:rPr>
          <w:rFonts w:ascii="Helvetica" w:hAnsi="Helvetica"/>
          <w:lang w:val="es-ES"/>
        </w:rPr>
        <w:t xml:space="preserve"> as </w:t>
      </w:r>
      <w:proofErr w:type="spellStart"/>
      <w:r w:rsidRPr="00623806">
        <w:rPr>
          <w:rFonts w:ascii="Helvetica" w:hAnsi="Helvetica"/>
          <w:lang w:val="es-ES"/>
        </w:rPr>
        <w:t>good</w:t>
      </w:r>
      <w:proofErr w:type="spellEnd"/>
      <w:r w:rsidRPr="00623806">
        <w:rPr>
          <w:rFonts w:ascii="Helvetica" w:hAnsi="Helvetica"/>
          <w:lang w:val="es-ES"/>
        </w:rPr>
        <w:t xml:space="preserve"> as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looked</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stomach</w:t>
      </w:r>
      <w:proofErr w:type="spellEnd"/>
      <w:r w:rsidRPr="00623806">
        <w:rPr>
          <w:rFonts w:ascii="Helvetica" w:hAnsi="Helvetica"/>
          <w:lang w:val="es-ES"/>
        </w:rPr>
        <w:t xml:space="preserve"> </w:t>
      </w:r>
      <w:proofErr w:type="spellStart"/>
      <w:r w:rsidRPr="00623806">
        <w:rPr>
          <w:rFonts w:ascii="Helvetica" w:hAnsi="Helvetica"/>
          <w:lang w:val="es-ES"/>
        </w:rPr>
        <w:t>stayed</w:t>
      </w:r>
      <w:proofErr w:type="spellEnd"/>
      <w:r w:rsidRPr="00623806">
        <w:rPr>
          <w:rFonts w:ascii="Helvetica" w:hAnsi="Helvetica"/>
          <w:lang w:val="es-ES"/>
        </w:rPr>
        <w:t xml:space="preserve"> </w:t>
      </w:r>
      <w:proofErr w:type="spellStart"/>
      <w:r w:rsidRPr="00623806">
        <w:rPr>
          <w:rFonts w:ascii="Helvetica" w:hAnsi="Helvetica"/>
          <w:lang w:val="es-ES"/>
        </w:rPr>
        <w:t>tight</w:t>
      </w:r>
      <w:proofErr w:type="spellEnd"/>
      <w:r w:rsidRPr="00623806">
        <w:rPr>
          <w:rFonts w:ascii="Helvetica" w:hAnsi="Helvetica"/>
          <w:lang w:val="es-ES"/>
        </w:rPr>
        <w:t xml:space="preserve">. Owen </w:t>
      </w:r>
      <w:proofErr w:type="spellStart"/>
      <w:r w:rsidRPr="00623806">
        <w:rPr>
          <w:rFonts w:ascii="Helvetica" w:hAnsi="Helvetica"/>
          <w:lang w:val="es-ES"/>
        </w:rPr>
        <w:t>kept</w:t>
      </w:r>
      <w:proofErr w:type="spellEnd"/>
      <w:r w:rsidRPr="00623806">
        <w:rPr>
          <w:rFonts w:ascii="Helvetica" w:hAnsi="Helvetica"/>
          <w:lang w:val="es-ES"/>
        </w:rPr>
        <w:t xml:space="preserve"> </w:t>
      </w:r>
      <w:proofErr w:type="spellStart"/>
      <w:r w:rsidRPr="00623806">
        <w:rPr>
          <w:rFonts w:ascii="Helvetica" w:hAnsi="Helvetica"/>
          <w:lang w:val="es-ES"/>
        </w:rPr>
        <w:t>talking</w:t>
      </w:r>
      <w:proofErr w:type="spellEnd"/>
      <w:r w:rsidRPr="00623806">
        <w:rPr>
          <w:rFonts w:ascii="Helvetica" w:hAnsi="Helvetica"/>
          <w:lang w:val="es-ES"/>
        </w:rPr>
        <w:t>—</w:t>
      </w:r>
      <w:proofErr w:type="spellStart"/>
      <w:r w:rsidRPr="00623806">
        <w:rPr>
          <w:rFonts w:ascii="Helvetica" w:hAnsi="Helvetica"/>
          <w:lang w:val="es-ES"/>
        </w:rPr>
        <w:t>about</w:t>
      </w:r>
      <w:proofErr w:type="spellEnd"/>
      <w:r w:rsidRPr="00623806">
        <w:rPr>
          <w:rFonts w:ascii="Helvetica" w:hAnsi="Helvetica"/>
          <w:lang w:val="es-ES"/>
        </w:rPr>
        <w:t xml:space="preserve"> </w:t>
      </w:r>
      <w:proofErr w:type="spellStart"/>
      <w:r w:rsidRPr="00623806">
        <w:rPr>
          <w:rFonts w:ascii="Helvetica" w:hAnsi="Helvetica"/>
          <w:lang w:val="es-ES"/>
        </w:rPr>
        <w:t>work</w:t>
      </w:r>
      <w:proofErr w:type="spellEnd"/>
      <w:r w:rsidRPr="00623806">
        <w:rPr>
          <w:rFonts w:ascii="Helvetica" w:hAnsi="Helvetica"/>
          <w:lang w:val="es-ES"/>
        </w:rPr>
        <w:t xml:space="preserve">, </w:t>
      </w:r>
      <w:proofErr w:type="spellStart"/>
      <w:r w:rsidRPr="00623806">
        <w:rPr>
          <w:rFonts w:ascii="Helvetica" w:hAnsi="Helvetica"/>
          <w:lang w:val="es-ES"/>
        </w:rPr>
        <w:t>about</w:t>
      </w:r>
      <w:proofErr w:type="spellEnd"/>
      <w:r w:rsidRPr="00623806">
        <w:rPr>
          <w:rFonts w:ascii="Helvetica" w:hAnsi="Helvetica"/>
          <w:lang w:val="es-ES"/>
        </w:rPr>
        <w:t xml:space="preserve"> </w:t>
      </w:r>
      <w:proofErr w:type="spellStart"/>
      <w:r w:rsidRPr="00623806">
        <w:rPr>
          <w:rFonts w:ascii="Helvetica" w:hAnsi="Helvetica"/>
          <w:lang w:val="es-ES"/>
        </w:rPr>
        <w:t>upgrades</w:t>
      </w:r>
      <w:proofErr w:type="spellEnd"/>
      <w:r w:rsidRPr="00623806">
        <w:rPr>
          <w:rFonts w:ascii="Helvetica" w:hAnsi="Helvetica"/>
          <w:lang w:val="es-ES"/>
        </w:rPr>
        <w:t xml:space="preserve">, </w:t>
      </w:r>
      <w:proofErr w:type="spellStart"/>
      <w:r w:rsidRPr="00623806">
        <w:rPr>
          <w:rFonts w:ascii="Helvetica" w:hAnsi="Helvetica"/>
          <w:lang w:val="es-ES"/>
        </w:rPr>
        <w:t>about</w:t>
      </w:r>
      <w:proofErr w:type="spellEnd"/>
      <w:r w:rsidRPr="00623806">
        <w:rPr>
          <w:rFonts w:ascii="Helvetica" w:hAnsi="Helvetica"/>
          <w:lang w:val="es-ES"/>
        </w:rPr>
        <w:t xml:space="preserve"> </w:t>
      </w:r>
      <w:proofErr w:type="spellStart"/>
      <w:r w:rsidRPr="00623806">
        <w:rPr>
          <w:rFonts w:ascii="Helvetica" w:hAnsi="Helvetica"/>
          <w:lang w:val="es-ES"/>
        </w:rPr>
        <w:t>things</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used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matter</w:t>
      </w:r>
      <w:proofErr w:type="spellEnd"/>
      <w:r w:rsidRPr="00623806">
        <w:rPr>
          <w:rFonts w:ascii="Helvetica" w:hAnsi="Helvetica"/>
          <w:lang w:val="es-ES"/>
        </w:rPr>
        <w:t xml:space="preserve">. He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trying</w:t>
      </w:r>
      <w:proofErr w:type="spellEnd"/>
      <w:r w:rsidRPr="00623806">
        <w:rPr>
          <w:rFonts w:ascii="Helvetica" w:hAnsi="Helvetica"/>
          <w:lang w:val="es-ES"/>
        </w:rPr>
        <w:t xml:space="preserve">; I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see</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And I </w:t>
      </w:r>
      <w:proofErr w:type="spellStart"/>
      <w:r w:rsidRPr="00623806">
        <w:rPr>
          <w:rFonts w:ascii="Helvetica" w:hAnsi="Helvetica"/>
          <w:lang w:val="es-ES"/>
        </w:rPr>
        <w:t>wanted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appreciate</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I </w:t>
      </w:r>
      <w:proofErr w:type="spellStart"/>
      <w:r w:rsidRPr="00623806">
        <w:rPr>
          <w:rFonts w:ascii="Helvetica" w:hAnsi="Helvetica"/>
          <w:lang w:val="es-ES"/>
        </w:rPr>
        <w:t>did</w:t>
      </w:r>
      <w:proofErr w:type="spellEnd"/>
      <w:r w:rsidRPr="00623806">
        <w:rPr>
          <w:rFonts w:ascii="Helvetica" w:hAnsi="Helvetica"/>
          <w:lang w:val="es-ES"/>
        </w:rPr>
        <w:t>.</w:t>
      </w:r>
    </w:p>
    <w:p w14:paraId="72FC5517" w14:textId="0C3E8D84"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all</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practiced</w:t>
      </w:r>
      <w:proofErr w:type="spellEnd"/>
      <w:r w:rsidRPr="00623806">
        <w:rPr>
          <w:rFonts w:ascii="Helvetica" w:hAnsi="Helvetica"/>
          <w:lang w:val="es-ES"/>
        </w:rPr>
        <w:t xml:space="preserve">. He </w:t>
      </w:r>
      <w:proofErr w:type="spellStart"/>
      <w:r w:rsidRPr="00623806">
        <w:rPr>
          <w:rFonts w:ascii="Helvetica" w:hAnsi="Helvetica"/>
          <w:lang w:val="es-ES"/>
        </w:rPr>
        <w:t>resembled</w:t>
      </w:r>
      <w:proofErr w:type="spellEnd"/>
      <w:r w:rsidRPr="00623806">
        <w:rPr>
          <w:rFonts w:ascii="Helvetica" w:hAnsi="Helvetica"/>
          <w:lang w:val="es-ES"/>
        </w:rPr>
        <w:t xml:space="preserve"> a </w:t>
      </w:r>
      <w:proofErr w:type="spellStart"/>
      <w:r w:rsidRPr="00623806">
        <w:rPr>
          <w:rFonts w:ascii="Helvetica" w:hAnsi="Helvetica"/>
          <w:lang w:val="es-ES"/>
        </w:rPr>
        <w:t>man</w:t>
      </w:r>
      <w:proofErr w:type="spellEnd"/>
      <w:r w:rsidRPr="00623806">
        <w:rPr>
          <w:rFonts w:ascii="Helvetica" w:hAnsi="Helvetica"/>
          <w:lang w:val="es-ES"/>
        </w:rPr>
        <w:t xml:space="preserve"> </w:t>
      </w:r>
      <w:proofErr w:type="spellStart"/>
      <w:r w:rsidRPr="00623806">
        <w:rPr>
          <w:rFonts w:ascii="Helvetica" w:hAnsi="Helvetica"/>
          <w:lang w:val="es-ES"/>
        </w:rPr>
        <w:t>attempting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cover</w:t>
      </w:r>
      <w:proofErr w:type="spellEnd"/>
      <w:r w:rsidRPr="00623806">
        <w:rPr>
          <w:rFonts w:ascii="Helvetica" w:hAnsi="Helvetica"/>
          <w:lang w:val="es-ES"/>
        </w:rPr>
        <w:t xml:space="preserve"> up a </w:t>
      </w:r>
      <w:proofErr w:type="spellStart"/>
      <w:r w:rsidRPr="00623806">
        <w:rPr>
          <w:rFonts w:ascii="Helvetica" w:hAnsi="Helvetica"/>
          <w:lang w:val="es-ES"/>
        </w:rPr>
        <w:t>sinister</w:t>
      </w:r>
      <w:proofErr w:type="spellEnd"/>
      <w:r w:rsidRPr="00623806">
        <w:rPr>
          <w:rFonts w:ascii="Helvetica" w:hAnsi="Helvetica"/>
          <w:lang w:val="es-ES"/>
        </w:rPr>
        <w:t xml:space="preserve"> </w:t>
      </w:r>
      <w:proofErr w:type="spellStart"/>
      <w:r w:rsidRPr="00623806">
        <w:rPr>
          <w:rFonts w:ascii="Helvetica" w:hAnsi="Helvetica"/>
          <w:lang w:val="es-ES"/>
        </w:rPr>
        <w:t>scene</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toast</w:t>
      </w:r>
      <w:proofErr w:type="spellEnd"/>
      <w:r w:rsidRPr="00623806">
        <w:rPr>
          <w:rFonts w:ascii="Helvetica" w:hAnsi="Helvetica"/>
          <w:lang w:val="es-ES"/>
        </w:rPr>
        <w:t xml:space="preserve"> and </w:t>
      </w:r>
      <w:proofErr w:type="spellStart"/>
      <w:r w:rsidRPr="00623806">
        <w:rPr>
          <w:rFonts w:ascii="Helvetica" w:hAnsi="Helvetica"/>
          <w:lang w:val="es-ES"/>
        </w:rPr>
        <w:t>the</w:t>
      </w:r>
      <w:proofErr w:type="spellEnd"/>
      <w:r w:rsidRPr="00623806">
        <w:rPr>
          <w:rFonts w:ascii="Helvetica" w:hAnsi="Helvetica"/>
          <w:lang w:val="es-ES"/>
        </w:rPr>
        <w:t xml:space="preserve"> table </w:t>
      </w:r>
      <w:proofErr w:type="spellStart"/>
      <w:r w:rsidRPr="00623806">
        <w:rPr>
          <w:rFonts w:ascii="Helvetica" w:hAnsi="Helvetica"/>
          <w:lang w:val="es-ES"/>
        </w:rPr>
        <w:t>arrangements</w:t>
      </w:r>
      <w:proofErr w:type="spellEnd"/>
      <w:r w:rsidRPr="00623806">
        <w:rPr>
          <w:rFonts w:ascii="Helvetica" w:hAnsi="Helvetica"/>
          <w:lang w:val="es-ES"/>
        </w:rPr>
        <w:t>.</w:t>
      </w:r>
    </w:p>
    <w:p w14:paraId="5D9FB570" w14:textId="6A59C1F2"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Afterward</w:t>
      </w:r>
      <w:proofErr w:type="spellEnd"/>
      <w:r w:rsidRPr="00623806">
        <w:rPr>
          <w:rFonts w:ascii="Helvetica" w:hAnsi="Helvetica"/>
          <w:lang w:val="es-ES"/>
        </w:rPr>
        <w:t xml:space="preserve">, he </w:t>
      </w:r>
      <w:proofErr w:type="spellStart"/>
      <w:r w:rsidRPr="00623806">
        <w:rPr>
          <w:rFonts w:ascii="Helvetica" w:hAnsi="Helvetica"/>
          <w:lang w:val="es-ES"/>
        </w:rPr>
        <w:t>stood</w:t>
      </w:r>
      <w:proofErr w:type="spellEnd"/>
      <w:r w:rsidRPr="00623806">
        <w:rPr>
          <w:rFonts w:ascii="Helvetica" w:hAnsi="Helvetica"/>
          <w:lang w:val="es-ES"/>
        </w:rPr>
        <w:t xml:space="preserve"> and </w:t>
      </w:r>
      <w:proofErr w:type="spellStart"/>
      <w:r w:rsidRPr="00623806">
        <w:rPr>
          <w:rFonts w:ascii="Helvetica" w:hAnsi="Helvetica"/>
          <w:lang w:val="es-ES"/>
        </w:rPr>
        <w:t>began</w:t>
      </w:r>
      <w:proofErr w:type="spellEnd"/>
      <w:r w:rsidRPr="00623806">
        <w:rPr>
          <w:rFonts w:ascii="Helvetica" w:hAnsi="Helvetica"/>
          <w:lang w:val="es-ES"/>
        </w:rPr>
        <w:t xml:space="preserve"> </w:t>
      </w:r>
      <w:proofErr w:type="spellStart"/>
      <w:r w:rsidRPr="00623806">
        <w:rPr>
          <w:rFonts w:ascii="Helvetica" w:hAnsi="Helvetica"/>
          <w:lang w:val="es-ES"/>
        </w:rPr>
        <w:t>clearing</w:t>
      </w:r>
      <w:proofErr w:type="spellEnd"/>
      <w:r w:rsidRPr="00623806">
        <w:rPr>
          <w:rFonts w:ascii="Helvetica" w:hAnsi="Helvetica"/>
          <w:lang w:val="es-ES"/>
        </w:rPr>
        <w:t xml:space="preserve"> </w:t>
      </w:r>
      <w:proofErr w:type="spellStart"/>
      <w:r w:rsidRPr="00623806">
        <w:rPr>
          <w:rFonts w:ascii="Helvetica" w:hAnsi="Helvetica"/>
          <w:lang w:val="es-ES"/>
        </w:rPr>
        <w:t>plates</w:t>
      </w:r>
      <w:proofErr w:type="spellEnd"/>
      <w:r w:rsidRPr="00623806">
        <w:rPr>
          <w:rFonts w:ascii="Helvetica" w:hAnsi="Helvetica"/>
          <w:lang w:val="es-ES"/>
        </w:rPr>
        <w:t xml:space="preserve">, </w:t>
      </w:r>
      <w:proofErr w:type="spellStart"/>
      <w:r w:rsidRPr="00623806">
        <w:rPr>
          <w:rFonts w:ascii="Helvetica" w:hAnsi="Helvetica"/>
          <w:lang w:val="es-ES"/>
        </w:rPr>
        <w:t>speaking</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a </w:t>
      </w:r>
      <w:proofErr w:type="spellStart"/>
      <w:r w:rsidRPr="00623806">
        <w:rPr>
          <w:rFonts w:ascii="Helvetica" w:hAnsi="Helvetica"/>
          <w:lang w:val="es-ES"/>
        </w:rPr>
        <w:t>strange</w:t>
      </w:r>
      <w:proofErr w:type="spellEnd"/>
      <w:r w:rsidRPr="00623806">
        <w:rPr>
          <w:rFonts w:ascii="Helvetica" w:hAnsi="Helvetica"/>
          <w:lang w:val="es-ES"/>
        </w:rPr>
        <w:t xml:space="preserve"> </w:t>
      </w:r>
      <w:proofErr w:type="spellStart"/>
      <w:r w:rsidRPr="00623806">
        <w:rPr>
          <w:rFonts w:ascii="Helvetica" w:hAnsi="Helvetica"/>
          <w:lang w:val="es-ES"/>
        </w:rPr>
        <w:t>gentleness</w:t>
      </w:r>
      <w:proofErr w:type="spellEnd"/>
      <w:r w:rsidRPr="00623806">
        <w:rPr>
          <w:rFonts w:ascii="Helvetica" w:hAnsi="Helvetica"/>
          <w:lang w:val="es-ES"/>
        </w:rPr>
        <w:t xml:space="preserve">. “I </w:t>
      </w:r>
      <w:proofErr w:type="spellStart"/>
      <w:r w:rsidRPr="00623806">
        <w:rPr>
          <w:rFonts w:ascii="Helvetica" w:hAnsi="Helvetica"/>
          <w:lang w:val="es-ES"/>
        </w:rPr>
        <w:t>know</w:t>
      </w:r>
      <w:proofErr w:type="spellEnd"/>
      <w:r w:rsidRPr="00623806">
        <w:rPr>
          <w:rFonts w:ascii="Helvetica" w:hAnsi="Helvetica"/>
          <w:lang w:val="es-ES"/>
        </w:rPr>
        <w:t xml:space="preserve"> I </w:t>
      </w:r>
      <w:proofErr w:type="spellStart"/>
      <w:r w:rsidRPr="00623806">
        <w:rPr>
          <w:rFonts w:ascii="Helvetica" w:hAnsi="Helvetica"/>
          <w:lang w:val="es-ES"/>
        </w:rPr>
        <w:t>haven’t</w:t>
      </w:r>
      <w:proofErr w:type="spellEnd"/>
      <w:r w:rsidRPr="00623806">
        <w:rPr>
          <w:rFonts w:ascii="Helvetica" w:hAnsi="Helvetica"/>
          <w:lang w:val="es-ES"/>
        </w:rPr>
        <w:t xml:space="preserve"> </w:t>
      </w:r>
      <w:proofErr w:type="spellStart"/>
      <w:r w:rsidRPr="00623806">
        <w:rPr>
          <w:rFonts w:ascii="Helvetica" w:hAnsi="Helvetica"/>
          <w:lang w:val="es-ES"/>
        </w:rPr>
        <w:t>been</w:t>
      </w:r>
      <w:proofErr w:type="spellEnd"/>
      <w:r w:rsidRPr="00623806">
        <w:rPr>
          <w:rFonts w:ascii="Helvetica" w:hAnsi="Helvetica"/>
          <w:lang w:val="es-ES"/>
        </w:rPr>
        <w:t xml:space="preserve"> </w:t>
      </w:r>
      <w:proofErr w:type="spellStart"/>
      <w:r w:rsidRPr="00623806">
        <w:rPr>
          <w:rFonts w:ascii="Helvetica" w:hAnsi="Helvetica"/>
          <w:lang w:val="es-ES"/>
        </w:rPr>
        <w:t>myself</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I </w:t>
      </w:r>
      <w:proofErr w:type="spellStart"/>
      <w:r w:rsidRPr="00623806">
        <w:rPr>
          <w:rFonts w:ascii="Helvetica" w:hAnsi="Helvetica"/>
          <w:lang w:val="es-ES"/>
        </w:rPr>
        <w:t>want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try, Liliam. I </w:t>
      </w:r>
      <w:proofErr w:type="spellStart"/>
      <w:r w:rsidRPr="00623806">
        <w:rPr>
          <w:rFonts w:ascii="Helvetica" w:hAnsi="Helvetica"/>
          <w:lang w:val="es-ES"/>
        </w:rPr>
        <w:t>don’t</w:t>
      </w:r>
      <w:proofErr w:type="spellEnd"/>
      <w:r w:rsidRPr="00623806">
        <w:rPr>
          <w:rFonts w:ascii="Helvetica" w:hAnsi="Helvetica"/>
          <w:lang w:val="es-ES"/>
        </w:rPr>
        <w:t xml:space="preserve"> </w:t>
      </w:r>
      <w:proofErr w:type="spellStart"/>
      <w:r w:rsidRPr="00623806">
        <w:rPr>
          <w:rFonts w:ascii="Helvetica" w:hAnsi="Helvetica"/>
          <w:lang w:val="es-ES"/>
        </w:rPr>
        <w:t>want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lose </w:t>
      </w:r>
      <w:proofErr w:type="spellStart"/>
      <w:r w:rsidRPr="00623806">
        <w:rPr>
          <w:rFonts w:ascii="Helvetica" w:hAnsi="Helvetica"/>
          <w:lang w:val="es-ES"/>
        </w:rPr>
        <w:t>you</w:t>
      </w:r>
      <w:proofErr w:type="spellEnd"/>
      <w:r w:rsidRPr="00623806">
        <w:rPr>
          <w:rFonts w:ascii="Helvetica" w:hAnsi="Helvetica"/>
          <w:lang w:val="es-ES"/>
        </w:rPr>
        <w:t>.”</w:t>
      </w:r>
    </w:p>
    <w:p w14:paraId="535B482B" w14:textId="49612F1A"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almost</w:t>
      </w:r>
      <w:proofErr w:type="spellEnd"/>
      <w:r w:rsidRPr="00623806">
        <w:rPr>
          <w:rFonts w:ascii="Helvetica" w:hAnsi="Helvetica"/>
          <w:lang w:val="es-ES"/>
        </w:rPr>
        <w:t xml:space="preserve"> </w:t>
      </w:r>
      <w:proofErr w:type="spellStart"/>
      <w:r w:rsidRPr="00623806">
        <w:rPr>
          <w:rFonts w:ascii="Helvetica" w:hAnsi="Helvetica"/>
          <w:lang w:val="es-ES"/>
        </w:rPr>
        <w:t>broke</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last</w:t>
      </w:r>
      <w:proofErr w:type="spellEnd"/>
      <w:r w:rsidRPr="00623806">
        <w:rPr>
          <w:rFonts w:ascii="Helvetica" w:hAnsi="Helvetica"/>
          <w:lang w:val="es-ES"/>
        </w:rPr>
        <w:t xml:space="preserve"> </w:t>
      </w:r>
      <w:proofErr w:type="spellStart"/>
      <w:r w:rsidRPr="00623806">
        <w:rPr>
          <w:rFonts w:ascii="Helvetica" w:hAnsi="Helvetica"/>
          <w:lang w:val="es-ES"/>
        </w:rPr>
        <w:t>word</w:t>
      </w:r>
      <w:proofErr w:type="spellEnd"/>
      <w:r w:rsidRPr="00623806">
        <w:rPr>
          <w:rFonts w:ascii="Helvetica" w:hAnsi="Helvetica"/>
          <w:lang w:val="es-ES"/>
        </w:rPr>
        <w:t>.</w:t>
      </w:r>
    </w:p>
    <w:p w14:paraId="5DB4606D" w14:textId="3058DE0D"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for</w:t>
      </w:r>
      <w:proofErr w:type="spellEnd"/>
      <w:r w:rsidRPr="00623806">
        <w:rPr>
          <w:rFonts w:ascii="Helvetica" w:hAnsi="Helvetica"/>
          <w:lang w:val="es-ES"/>
        </w:rPr>
        <w:t xml:space="preserve"> a </w:t>
      </w:r>
      <w:proofErr w:type="spellStart"/>
      <w:r w:rsidRPr="00623806">
        <w:rPr>
          <w:rFonts w:ascii="Helvetica" w:hAnsi="Helvetica"/>
          <w:lang w:val="es-ES"/>
        </w:rPr>
        <w:t>moment</w:t>
      </w:r>
      <w:proofErr w:type="spellEnd"/>
      <w:r w:rsidRPr="00623806">
        <w:rPr>
          <w:rFonts w:ascii="Helvetica" w:hAnsi="Helvetica"/>
          <w:lang w:val="es-ES"/>
        </w:rPr>
        <w:t xml:space="preserve">, I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old</w:t>
      </w:r>
      <w:proofErr w:type="spellEnd"/>
      <w:r w:rsidRPr="00623806">
        <w:rPr>
          <w:rFonts w:ascii="Helvetica" w:hAnsi="Helvetica"/>
          <w:lang w:val="es-ES"/>
        </w:rPr>
        <w:t xml:space="preserve"> </w:t>
      </w:r>
      <w:proofErr w:type="spellStart"/>
      <w:r w:rsidRPr="00623806">
        <w:rPr>
          <w:rFonts w:ascii="Helvetica" w:hAnsi="Helvetica"/>
          <w:lang w:val="es-ES"/>
        </w:rPr>
        <w:t>ache</w:t>
      </w:r>
      <w:proofErr w:type="spellEnd"/>
      <w:r w:rsidRPr="00623806">
        <w:rPr>
          <w:rFonts w:ascii="Helvetica" w:hAnsi="Helvetica"/>
          <w:lang w:val="es-ES"/>
        </w:rPr>
        <w:t xml:space="preserve"> </w:t>
      </w:r>
      <w:proofErr w:type="spellStart"/>
      <w:r w:rsidRPr="00623806">
        <w:rPr>
          <w:rFonts w:ascii="Helvetica" w:hAnsi="Helvetica"/>
          <w:lang w:val="es-ES"/>
        </w:rPr>
        <w:t>again</w:t>
      </w:r>
      <w:proofErr w:type="spellEnd"/>
      <w:r w:rsidRPr="00623806">
        <w:rPr>
          <w:rFonts w:ascii="Helvetica" w:hAnsi="Helvetica"/>
          <w:lang w:val="es-ES"/>
        </w:rPr>
        <w:t>—</w:t>
      </w:r>
      <w:proofErr w:type="spellStart"/>
      <w:r w:rsidRPr="00623806">
        <w:rPr>
          <w:rFonts w:ascii="Helvetica" w:hAnsi="Helvetica"/>
          <w:lang w:val="es-ES"/>
        </w:rPr>
        <w:t>memories</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us</w:t>
      </w:r>
      <w:proofErr w:type="spellEnd"/>
      <w:r w:rsidRPr="00623806">
        <w:rPr>
          <w:rFonts w:ascii="Helvetica" w:hAnsi="Helvetica"/>
          <w:lang w:val="es-ES"/>
        </w:rPr>
        <w:t xml:space="preserve"> </w:t>
      </w:r>
      <w:proofErr w:type="spellStart"/>
      <w:r w:rsidRPr="00623806">
        <w:rPr>
          <w:rFonts w:ascii="Helvetica" w:hAnsi="Helvetica"/>
          <w:lang w:val="es-ES"/>
        </w:rPr>
        <w:t>before</w:t>
      </w:r>
      <w:proofErr w:type="spellEnd"/>
      <w:r w:rsidRPr="00623806">
        <w:rPr>
          <w:rFonts w:ascii="Helvetica" w:hAnsi="Helvetica"/>
          <w:lang w:val="es-ES"/>
        </w:rPr>
        <w:t xml:space="preserve"> </w:t>
      </w:r>
      <w:proofErr w:type="spellStart"/>
      <w:r w:rsidRPr="00623806">
        <w:rPr>
          <w:rFonts w:ascii="Helvetica" w:hAnsi="Helvetica"/>
          <w:lang w:val="es-ES"/>
        </w:rPr>
        <w:t>everything</w:t>
      </w:r>
      <w:proofErr w:type="spellEnd"/>
      <w:r w:rsidRPr="00623806">
        <w:rPr>
          <w:rFonts w:ascii="Helvetica" w:hAnsi="Helvetica"/>
          <w:lang w:val="es-ES"/>
        </w:rPr>
        <w:t xml:space="preserve"> </w:t>
      </w:r>
      <w:proofErr w:type="spellStart"/>
      <w:r w:rsidRPr="00623806">
        <w:rPr>
          <w:rFonts w:ascii="Helvetica" w:hAnsi="Helvetica"/>
          <w:lang w:val="es-ES"/>
        </w:rPr>
        <w:t>cracked</w:t>
      </w:r>
      <w:proofErr w:type="spellEnd"/>
      <w:r w:rsidRPr="00623806">
        <w:rPr>
          <w:rFonts w:ascii="Helvetica" w:hAnsi="Helvetica"/>
          <w:lang w:val="es-ES"/>
        </w:rPr>
        <w:t>.</w:t>
      </w:r>
    </w:p>
    <w:p w14:paraId="27A9C7EE" w14:textId="5C4B57E3"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appreciate</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I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softly</w:t>
      </w:r>
      <w:proofErr w:type="spellEnd"/>
      <w:r w:rsidRPr="00623806">
        <w:rPr>
          <w:rFonts w:ascii="Helvetica" w:hAnsi="Helvetica"/>
          <w:lang w:val="es-ES"/>
        </w:rPr>
        <w:t xml:space="preserve">. “I </w:t>
      </w:r>
      <w:proofErr w:type="spellStart"/>
      <w:r w:rsidRPr="00623806">
        <w:rPr>
          <w:rFonts w:ascii="Helvetica" w:hAnsi="Helvetica"/>
          <w:lang w:val="es-ES"/>
        </w:rPr>
        <w:t>really</w:t>
      </w:r>
      <w:proofErr w:type="spellEnd"/>
      <w:r w:rsidRPr="00623806">
        <w:rPr>
          <w:rFonts w:ascii="Helvetica" w:hAnsi="Helvetica"/>
          <w:lang w:val="es-ES"/>
        </w:rPr>
        <w:t xml:space="preserve"> do.”</w:t>
      </w:r>
    </w:p>
    <w:p w14:paraId="2186314E" w14:textId="51777E06"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Then</w:t>
      </w:r>
      <w:proofErr w:type="spellEnd"/>
      <w:r w:rsidRPr="00623806">
        <w:rPr>
          <w:rFonts w:ascii="Helvetica" w:hAnsi="Helvetica"/>
          <w:lang w:val="es-ES"/>
        </w:rPr>
        <w:t xml:space="preserve"> Shadow </w:t>
      </w:r>
      <w:proofErr w:type="spellStart"/>
      <w:r w:rsidRPr="00623806">
        <w:rPr>
          <w:rFonts w:ascii="Helvetica" w:hAnsi="Helvetica"/>
          <w:lang w:val="es-ES"/>
        </w:rPr>
        <w:t>growled</w:t>
      </w:r>
      <w:proofErr w:type="spellEnd"/>
      <w:r w:rsidRPr="00623806">
        <w:rPr>
          <w:rFonts w:ascii="Helvetica" w:hAnsi="Helvetica"/>
          <w:lang w:val="es-ES"/>
        </w:rPr>
        <w:t xml:space="preserve"> </w:t>
      </w:r>
      <w:proofErr w:type="spellStart"/>
      <w:r w:rsidRPr="00623806">
        <w:rPr>
          <w:rFonts w:ascii="Helvetica" w:hAnsi="Helvetica"/>
          <w:lang w:val="es-ES"/>
        </w:rPr>
        <w:t>again</w:t>
      </w:r>
      <w:proofErr w:type="spellEnd"/>
      <w:r w:rsidRPr="00623806">
        <w:rPr>
          <w:rFonts w:ascii="Helvetica" w:hAnsi="Helvetica"/>
          <w:lang w:val="es-ES"/>
        </w:rPr>
        <w:t>—</w:t>
      </w:r>
      <w:proofErr w:type="spellStart"/>
      <w:r w:rsidRPr="00623806">
        <w:rPr>
          <w:rFonts w:ascii="Helvetica" w:hAnsi="Helvetica"/>
          <w:lang w:val="es-ES"/>
        </w:rPr>
        <w:t>louder</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time.</w:t>
      </w:r>
    </w:p>
    <w:p w14:paraId="09BB79C4" w14:textId="702A8EDC"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Okay</w:t>
      </w:r>
      <w:proofErr w:type="spellEnd"/>
      <w:r w:rsidRPr="00623806">
        <w:rPr>
          <w:rFonts w:ascii="Helvetica" w:hAnsi="Helvetica"/>
          <w:lang w:val="es-ES"/>
        </w:rPr>
        <w:t xml:space="preserve">, </w:t>
      </w:r>
      <w:proofErr w:type="spellStart"/>
      <w:r w:rsidRPr="00623806">
        <w:rPr>
          <w:rFonts w:ascii="Helvetica" w:hAnsi="Helvetica"/>
          <w:lang w:val="es-ES"/>
        </w:rPr>
        <w:t>seriously</w:t>
      </w:r>
      <w:proofErr w:type="spellEnd"/>
      <w:r w:rsidRPr="00623806">
        <w:rPr>
          <w:rFonts w:ascii="Helvetica" w:hAnsi="Helvetica"/>
          <w:lang w:val="es-ES"/>
        </w:rPr>
        <w:t xml:space="preserve">, </w:t>
      </w:r>
      <w:proofErr w:type="spellStart"/>
      <w:r w:rsidRPr="00623806">
        <w:rPr>
          <w:rFonts w:ascii="Helvetica" w:hAnsi="Helvetica"/>
          <w:lang w:val="es-ES"/>
        </w:rPr>
        <w:t>what’s</w:t>
      </w:r>
      <w:proofErr w:type="spellEnd"/>
      <w:r w:rsidRPr="00623806">
        <w:rPr>
          <w:rFonts w:ascii="Helvetica" w:hAnsi="Helvetica"/>
          <w:lang w:val="es-ES"/>
        </w:rPr>
        <w:t xml:space="preserve"> </w:t>
      </w:r>
      <w:proofErr w:type="spellStart"/>
      <w:r w:rsidRPr="00623806">
        <w:rPr>
          <w:rFonts w:ascii="Helvetica" w:hAnsi="Helvetica"/>
          <w:lang w:val="es-ES"/>
        </w:rPr>
        <w:t>wrong</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thing</w:t>
      </w:r>
      <w:proofErr w:type="spellEnd"/>
      <w:r w:rsidRPr="00623806">
        <w:rPr>
          <w:rFonts w:ascii="Helvetica" w:hAnsi="Helvetica"/>
          <w:lang w:val="es-ES"/>
        </w:rPr>
        <w:t xml:space="preserve">?” Owen </w:t>
      </w:r>
      <w:proofErr w:type="spellStart"/>
      <w:r w:rsidRPr="00623806">
        <w:rPr>
          <w:rFonts w:ascii="Helvetica" w:hAnsi="Helvetica"/>
          <w:lang w:val="es-ES"/>
        </w:rPr>
        <w:t>snapped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flicking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pup</w:t>
      </w:r>
      <w:proofErr w:type="spellEnd"/>
      <w:r w:rsidRPr="00623806">
        <w:rPr>
          <w:rFonts w:ascii="Helvetica" w:hAnsi="Helvetica"/>
          <w:lang w:val="es-ES"/>
        </w:rPr>
        <w:t>.</w:t>
      </w:r>
    </w:p>
    <w:p w14:paraId="0CFB605E" w14:textId="2BB7703B"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Shadow </w:t>
      </w:r>
      <w:proofErr w:type="spellStart"/>
      <w:r w:rsidRPr="00623806">
        <w:rPr>
          <w:rFonts w:ascii="Helvetica" w:hAnsi="Helvetica"/>
          <w:lang w:val="es-ES"/>
        </w:rPr>
        <w:t>stood</w:t>
      </w:r>
      <w:proofErr w:type="spellEnd"/>
      <w:r w:rsidRPr="00623806">
        <w:rPr>
          <w:rFonts w:ascii="Helvetica" w:hAnsi="Helvetica"/>
          <w:lang w:val="es-ES"/>
        </w:rPr>
        <w:t xml:space="preserve"> </w:t>
      </w:r>
      <w:proofErr w:type="spellStart"/>
      <w:r w:rsidRPr="00623806">
        <w:rPr>
          <w:rFonts w:ascii="Helvetica" w:hAnsi="Helvetica"/>
          <w:lang w:val="es-ES"/>
        </w:rPr>
        <w:t>now</w:t>
      </w:r>
      <w:proofErr w:type="spellEnd"/>
      <w:r w:rsidRPr="00623806">
        <w:rPr>
          <w:rFonts w:ascii="Helvetica" w:hAnsi="Helvetica"/>
          <w:lang w:val="es-ES"/>
        </w:rPr>
        <w:t xml:space="preserve">, </w:t>
      </w:r>
      <w:proofErr w:type="spellStart"/>
      <w:r w:rsidRPr="00623806">
        <w:rPr>
          <w:rFonts w:ascii="Helvetica" w:hAnsi="Helvetica"/>
          <w:lang w:val="es-ES"/>
        </w:rPr>
        <w:t>fur</w:t>
      </w:r>
      <w:proofErr w:type="spellEnd"/>
      <w:r w:rsidRPr="00623806">
        <w:rPr>
          <w:rFonts w:ascii="Helvetica" w:hAnsi="Helvetica"/>
          <w:lang w:val="es-ES"/>
        </w:rPr>
        <w:t xml:space="preserve"> </w:t>
      </w:r>
      <w:proofErr w:type="spellStart"/>
      <w:r w:rsidRPr="00623806">
        <w:rPr>
          <w:rFonts w:ascii="Helvetica" w:hAnsi="Helvetica"/>
          <w:lang w:val="es-ES"/>
        </w:rPr>
        <w:t>raised</w:t>
      </w:r>
      <w:proofErr w:type="spellEnd"/>
      <w:r w:rsidRPr="00623806">
        <w:rPr>
          <w:rFonts w:ascii="Helvetica" w:hAnsi="Helvetica"/>
          <w:lang w:val="es-ES"/>
        </w:rPr>
        <w:t xml:space="preserve">, </w:t>
      </w:r>
      <w:proofErr w:type="spellStart"/>
      <w:r w:rsidRPr="00623806">
        <w:rPr>
          <w:rFonts w:ascii="Helvetica" w:hAnsi="Helvetica"/>
          <w:lang w:val="es-ES"/>
        </w:rPr>
        <w:t>teeth</w:t>
      </w:r>
      <w:proofErr w:type="spellEnd"/>
      <w:r w:rsidRPr="00623806">
        <w:rPr>
          <w:rFonts w:ascii="Helvetica" w:hAnsi="Helvetica"/>
          <w:lang w:val="es-ES"/>
        </w:rPr>
        <w:t xml:space="preserve"> </w:t>
      </w:r>
      <w:proofErr w:type="spellStart"/>
      <w:r w:rsidRPr="00623806">
        <w:rPr>
          <w:rFonts w:ascii="Helvetica" w:hAnsi="Helvetica"/>
          <w:lang w:val="es-ES"/>
        </w:rPr>
        <w:t>bared</w:t>
      </w:r>
      <w:proofErr w:type="spellEnd"/>
      <w:r w:rsidRPr="00623806">
        <w:rPr>
          <w:rFonts w:ascii="Helvetica" w:hAnsi="Helvetica"/>
          <w:lang w:val="es-ES"/>
        </w:rPr>
        <w:t>—</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afraid</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protecting</w:t>
      </w:r>
      <w:proofErr w:type="spellEnd"/>
      <w:r w:rsidRPr="00623806">
        <w:rPr>
          <w:rFonts w:ascii="Helvetica" w:hAnsi="Helvetica"/>
          <w:lang w:val="es-ES"/>
        </w:rPr>
        <w:t>.</w:t>
      </w:r>
    </w:p>
    <w:p w14:paraId="5583EA54" w14:textId="68FA6DF8"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scooped</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up, pressing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warm</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chest</w:t>
      </w:r>
      <w:proofErr w:type="spellEnd"/>
      <w:r w:rsidRPr="00623806">
        <w:rPr>
          <w:rFonts w:ascii="Helvetica" w:hAnsi="Helvetica"/>
          <w:lang w:val="es-ES"/>
        </w:rPr>
        <w:t>. “</w:t>
      </w:r>
      <w:proofErr w:type="spellStart"/>
      <w:r w:rsidRPr="00623806">
        <w:rPr>
          <w:rFonts w:ascii="Helvetica" w:hAnsi="Helvetica"/>
          <w:lang w:val="es-ES"/>
        </w:rPr>
        <w:t>He’s</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protective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me,” I </w:t>
      </w:r>
      <w:proofErr w:type="spellStart"/>
      <w:r w:rsidRPr="00623806">
        <w:rPr>
          <w:rFonts w:ascii="Helvetica" w:hAnsi="Helvetica"/>
          <w:lang w:val="es-ES"/>
        </w:rPr>
        <w:t>said</w:t>
      </w:r>
      <w:proofErr w:type="spellEnd"/>
      <w:r w:rsidRPr="00623806">
        <w:rPr>
          <w:rFonts w:ascii="Helvetica" w:hAnsi="Helvetica"/>
          <w:lang w:val="es-ES"/>
        </w:rPr>
        <w:t xml:space="preserve">. “He </w:t>
      </w:r>
      <w:proofErr w:type="spellStart"/>
      <w:r w:rsidRPr="00623806">
        <w:rPr>
          <w:rFonts w:ascii="Helvetica" w:hAnsi="Helvetica"/>
          <w:lang w:val="es-ES"/>
        </w:rPr>
        <w:t>knows</w:t>
      </w:r>
      <w:proofErr w:type="spellEnd"/>
      <w:r w:rsidRPr="00623806">
        <w:rPr>
          <w:rFonts w:ascii="Helvetica" w:hAnsi="Helvetica"/>
          <w:lang w:val="es-ES"/>
        </w:rPr>
        <w:t xml:space="preserve"> </w:t>
      </w:r>
      <w:proofErr w:type="spellStart"/>
      <w:r w:rsidRPr="00623806">
        <w:rPr>
          <w:rFonts w:ascii="Helvetica" w:hAnsi="Helvetica"/>
          <w:lang w:val="es-ES"/>
        </w:rPr>
        <w:t>when</w:t>
      </w:r>
      <w:proofErr w:type="spellEnd"/>
      <w:r w:rsidRPr="00623806">
        <w:rPr>
          <w:rFonts w:ascii="Helvetica" w:hAnsi="Helvetica"/>
          <w:lang w:val="es-ES"/>
        </w:rPr>
        <w:t xml:space="preserve"> </w:t>
      </w:r>
      <w:proofErr w:type="spellStart"/>
      <w:r w:rsidRPr="00623806">
        <w:rPr>
          <w:rFonts w:ascii="Helvetica" w:hAnsi="Helvetica"/>
          <w:lang w:val="es-ES"/>
        </w:rPr>
        <w:t>something’s</w:t>
      </w:r>
      <w:proofErr w:type="spellEnd"/>
      <w:r w:rsidRPr="00623806">
        <w:rPr>
          <w:rFonts w:ascii="Helvetica" w:hAnsi="Helvetica"/>
          <w:lang w:val="es-ES"/>
        </w:rPr>
        <w:t>… off.”</w:t>
      </w:r>
    </w:p>
    <w:p w14:paraId="5BD935DD" w14:textId="650AC37D"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lastRenderedPageBreak/>
        <w:t xml:space="preserve">Owen </w:t>
      </w:r>
      <w:proofErr w:type="spellStart"/>
      <w:r w:rsidRPr="00623806">
        <w:rPr>
          <w:rFonts w:ascii="Helvetica" w:hAnsi="Helvetica"/>
          <w:lang w:val="es-ES"/>
        </w:rPr>
        <w:t>snorted</w:t>
      </w:r>
      <w:proofErr w:type="spellEnd"/>
      <w:r w:rsidRPr="00623806">
        <w:rPr>
          <w:rFonts w:ascii="Helvetica" w:hAnsi="Helvetica"/>
          <w:lang w:val="es-ES"/>
        </w:rPr>
        <w:t>. “</w:t>
      </w:r>
      <w:proofErr w:type="spellStart"/>
      <w:r w:rsidRPr="00623806">
        <w:rPr>
          <w:rFonts w:ascii="Helvetica" w:hAnsi="Helvetica"/>
          <w:lang w:val="es-ES"/>
        </w:rPr>
        <w:t>Yeah</w:t>
      </w:r>
      <w:proofErr w:type="spellEnd"/>
      <w:r w:rsidRPr="00623806">
        <w:rPr>
          <w:rFonts w:ascii="Helvetica" w:hAnsi="Helvetica"/>
          <w:lang w:val="es-ES"/>
        </w:rPr>
        <w:t xml:space="preserve">, </w:t>
      </w:r>
      <w:proofErr w:type="spellStart"/>
      <w:r w:rsidRPr="00623806">
        <w:rPr>
          <w:rFonts w:ascii="Helvetica" w:hAnsi="Helvetica"/>
          <w:lang w:val="es-ES"/>
        </w:rPr>
        <w:t>well</w:t>
      </w:r>
      <w:proofErr w:type="spellEnd"/>
      <w:r w:rsidRPr="00623806">
        <w:rPr>
          <w:rFonts w:ascii="Helvetica" w:hAnsi="Helvetica"/>
          <w:lang w:val="es-ES"/>
        </w:rPr>
        <w:t xml:space="preserve">, he </w:t>
      </w:r>
      <w:proofErr w:type="spellStart"/>
      <w:r w:rsidRPr="00623806">
        <w:rPr>
          <w:rFonts w:ascii="Helvetica" w:hAnsi="Helvetica"/>
          <w:lang w:val="es-ES"/>
        </w:rPr>
        <w:t>needs</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learn</w:t>
      </w:r>
      <w:proofErr w:type="spellEnd"/>
      <w:r w:rsidRPr="00623806">
        <w:rPr>
          <w:rFonts w:ascii="Helvetica" w:hAnsi="Helvetica"/>
          <w:lang w:val="es-ES"/>
        </w:rPr>
        <w:t xml:space="preserve"> </w:t>
      </w:r>
      <w:proofErr w:type="spellStart"/>
      <w:r w:rsidRPr="00623806">
        <w:rPr>
          <w:rFonts w:ascii="Helvetica" w:hAnsi="Helvetica"/>
          <w:lang w:val="es-ES"/>
        </w:rPr>
        <w:t>some</w:t>
      </w:r>
      <w:proofErr w:type="spellEnd"/>
      <w:r w:rsidRPr="00623806">
        <w:rPr>
          <w:rFonts w:ascii="Helvetica" w:hAnsi="Helvetica"/>
          <w:lang w:val="es-ES"/>
        </w:rPr>
        <w:t xml:space="preserve"> </w:t>
      </w:r>
      <w:proofErr w:type="spellStart"/>
      <w:r w:rsidRPr="00623806">
        <w:rPr>
          <w:rFonts w:ascii="Helvetica" w:hAnsi="Helvetica"/>
          <w:lang w:val="es-ES"/>
        </w:rPr>
        <w:t>boundaries</w:t>
      </w:r>
      <w:proofErr w:type="spellEnd"/>
      <w:r w:rsidRPr="00623806">
        <w:rPr>
          <w:rFonts w:ascii="Helvetica" w:hAnsi="Helvetica"/>
          <w:lang w:val="es-ES"/>
        </w:rPr>
        <w:t>.”</w:t>
      </w:r>
    </w:p>
    <w:p w14:paraId="527F8F73" w14:textId="513B2517"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So do </w:t>
      </w:r>
      <w:proofErr w:type="spellStart"/>
      <w:r w:rsidRPr="00623806">
        <w:rPr>
          <w:rFonts w:ascii="Helvetica" w:hAnsi="Helvetica"/>
          <w:lang w:val="es-ES"/>
        </w:rPr>
        <w:t>you</w:t>
      </w:r>
      <w:proofErr w:type="spellEnd"/>
      <w:r w:rsidRPr="00623806">
        <w:rPr>
          <w:rFonts w:ascii="Helvetica" w:hAnsi="Helvetica"/>
          <w:lang w:val="es-ES"/>
        </w:rPr>
        <w:t xml:space="preserve">. I </w:t>
      </w:r>
      <w:proofErr w:type="spellStart"/>
      <w:r w:rsidRPr="00623806">
        <w:rPr>
          <w:rFonts w:ascii="Helvetica" w:hAnsi="Helvetica"/>
          <w:lang w:val="es-ES"/>
        </w:rPr>
        <w:t>thought</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say</w:t>
      </w:r>
      <w:proofErr w:type="spellEnd"/>
      <w:r w:rsidRPr="00623806">
        <w:rPr>
          <w:rFonts w:ascii="Helvetica" w:hAnsi="Helvetica"/>
          <w:lang w:val="es-ES"/>
        </w:rPr>
        <w:t>.</w:t>
      </w:r>
    </w:p>
    <w:p w14:paraId="13823DB0" w14:textId="3722E86B"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As I </w:t>
      </w:r>
      <w:proofErr w:type="spellStart"/>
      <w:r w:rsidRPr="00623806">
        <w:rPr>
          <w:rFonts w:ascii="Helvetica" w:hAnsi="Helvetica"/>
          <w:lang w:val="es-ES"/>
        </w:rPr>
        <w:t>turned</w:t>
      </w:r>
      <w:proofErr w:type="spellEnd"/>
      <w:r w:rsidRPr="00623806">
        <w:rPr>
          <w:rFonts w:ascii="Helvetica" w:hAnsi="Helvetica"/>
          <w:lang w:val="es-ES"/>
        </w:rPr>
        <w:t xml:space="preserve"> </w:t>
      </w:r>
      <w:proofErr w:type="spellStart"/>
      <w:r w:rsidRPr="00623806">
        <w:rPr>
          <w:rFonts w:ascii="Helvetica" w:hAnsi="Helvetica"/>
          <w:lang w:val="es-ES"/>
        </w:rPr>
        <w:t>toward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hallway</w:t>
      </w:r>
      <w:proofErr w:type="spellEnd"/>
      <w:r w:rsidRPr="00623806">
        <w:rPr>
          <w:rFonts w:ascii="Helvetica" w:hAnsi="Helvetica"/>
          <w:lang w:val="es-ES"/>
        </w:rPr>
        <w:t xml:space="preserve">, Shadow </w:t>
      </w:r>
      <w:proofErr w:type="spellStart"/>
      <w:r w:rsidRPr="00623806">
        <w:rPr>
          <w:rFonts w:ascii="Helvetica" w:hAnsi="Helvetica"/>
          <w:lang w:val="es-ES"/>
        </w:rPr>
        <w:t>nuzzled</w:t>
      </w:r>
      <w:proofErr w:type="spellEnd"/>
      <w:r w:rsidRPr="00623806">
        <w:rPr>
          <w:rFonts w:ascii="Helvetica" w:hAnsi="Helvetica"/>
          <w:lang w:val="es-ES"/>
        </w:rPr>
        <w:t xml:space="preserve"> </w:t>
      </w:r>
      <w:proofErr w:type="spellStart"/>
      <w:r w:rsidRPr="00623806">
        <w:rPr>
          <w:rFonts w:ascii="Helvetica" w:hAnsi="Helvetica"/>
          <w:lang w:val="es-ES"/>
        </w:rPr>
        <w:t>closer</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neck</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little</w:t>
      </w:r>
      <w:proofErr w:type="spellEnd"/>
      <w:r w:rsidRPr="00623806">
        <w:rPr>
          <w:rFonts w:ascii="Helvetica" w:hAnsi="Helvetica"/>
          <w:lang w:val="es-ES"/>
        </w:rPr>
        <w:t xml:space="preserve"> </w:t>
      </w:r>
      <w:proofErr w:type="spellStart"/>
      <w:r w:rsidRPr="00623806">
        <w:rPr>
          <w:rFonts w:ascii="Helvetica" w:hAnsi="Helvetica"/>
          <w:lang w:val="es-ES"/>
        </w:rPr>
        <w:t>heart</w:t>
      </w:r>
      <w:proofErr w:type="spellEnd"/>
      <w:r w:rsidRPr="00623806">
        <w:rPr>
          <w:rFonts w:ascii="Helvetica" w:hAnsi="Helvetica"/>
          <w:lang w:val="es-ES"/>
        </w:rPr>
        <w:t xml:space="preserve"> </w:t>
      </w:r>
      <w:proofErr w:type="spellStart"/>
      <w:r w:rsidRPr="00623806">
        <w:rPr>
          <w:rFonts w:ascii="Helvetica" w:hAnsi="Helvetica"/>
          <w:lang w:val="es-ES"/>
        </w:rPr>
        <w:t>thudding</w:t>
      </w:r>
      <w:proofErr w:type="spellEnd"/>
      <w:r w:rsidRPr="00623806">
        <w:rPr>
          <w:rFonts w:ascii="Helvetica" w:hAnsi="Helvetica"/>
          <w:lang w:val="es-ES"/>
        </w:rPr>
        <w:t xml:space="preserve"> </w:t>
      </w:r>
      <w:proofErr w:type="spellStart"/>
      <w:r w:rsidRPr="00623806">
        <w:rPr>
          <w:rFonts w:ascii="Helvetica" w:hAnsi="Helvetica"/>
          <w:lang w:val="es-ES"/>
        </w:rPr>
        <w:t>fast</w:t>
      </w:r>
      <w:proofErr w:type="spellEnd"/>
      <w:r w:rsidRPr="00623806">
        <w:rPr>
          <w:rFonts w:ascii="Helvetica" w:hAnsi="Helvetica"/>
          <w:lang w:val="es-ES"/>
        </w:rPr>
        <w:t xml:space="preserve"> </w:t>
      </w:r>
      <w:proofErr w:type="spellStart"/>
      <w:r w:rsidRPr="00623806">
        <w:rPr>
          <w:rFonts w:ascii="Helvetica" w:hAnsi="Helvetica"/>
          <w:lang w:val="es-ES"/>
        </w:rPr>
        <w:t>against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collarbone</w:t>
      </w:r>
      <w:proofErr w:type="spellEnd"/>
      <w:r w:rsidRPr="00623806">
        <w:rPr>
          <w:rFonts w:ascii="Helvetica" w:hAnsi="Helvetica"/>
          <w:lang w:val="es-ES"/>
        </w:rPr>
        <w:t xml:space="preserve">. I </w:t>
      </w:r>
      <w:proofErr w:type="spellStart"/>
      <w:r w:rsidRPr="00623806">
        <w:rPr>
          <w:rFonts w:ascii="Helvetica" w:hAnsi="Helvetica"/>
          <w:lang w:val="es-ES"/>
        </w:rPr>
        <w:t>caught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reflection</w:t>
      </w:r>
      <w:proofErr w:type="spellEnd"/>
      <w:r w:rsidRPr="00623806">
        <w:rPr>
          <w:rFonts w:ascii="Helvetica" w:hAnsi="Helvetica"/>
          <w:lang w:val="es-ES"/>
        </w:rPr>
        <w:t xml:space="preserve"> 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hallway</w:t>
      </w:r>
      <w:proofErr w:type="spellEnd"/>
      <w:r w:rsidRPr="00623806">
        <w:rPr>
          <w:rFonts w:ascii="Helvetica" w:hAnsi="Helvetica"/>
          <w:lang w:val="es-ES"/>
        </w:rPr>
        <w:t xml:space="preserve"> </w:t>
      </w:r>
      <w:proofErr w:type="spellStart"/>
      <w:r w:rsidRPr="00623806">
        <w:rPr>
          <w:rFonts w:ascii="Helvetica" w:hAnsi="Helvetica"/>
          <w:lang w:val="es-ES"/>
        </w:rPr>
        <w:t>mirror</w:t>
      </w:r>
      <w:proofErr w:type="spellEnd"/>
      <w:r w:rsidRPr="00623806">
        <w:rPr>
          <w:rFonts w:ascii="Helvetica" w:hAnsi="Helvetica"/>
          <w:lang w:val="es-ES"/>
        </w:rPr>
        <w:t xml:space="preserve">, Shadow </w:t>
      </w:r>
      <w:proofErr w:type="spellStart"/>
      <w:r w:rsidRPr="00623806">
        <w:rPr>
          <w:rFonts w:ascii="Helvetica" w:hAnsi="Helvetica"/>
          <w:lang w:val="es-ES"/>
        </w:rPr>
        <w:t>tucked</w:t>
      </w:r>
      <w:proofErr w:type="spellEnd"/>
      <w:r w:rsidRPr="00623806">
        <w:rPr>
          <w:rFonts w:ascii="Helvetica" w:hAnsi="Helvetica"/>
          <w:lang w:val="es-ES"/>
        </w:rPr>
        <w:t xml:space="preserve"> </w:t>
      </w:r>
      <w:proofErr w:type="spellStart"/>
      <w:r w:rsidRPr="00623806">
        <w:rPr>
          <w:rFonts w:ascii="Helvetica" w:hAnsi="Helvetica"/>
          <w:lang w:val="es-ES"/>
        </w:rPr>
        <w:t>against</w:t>
      </w:r>
      <w:proofErr w:type="spellEnd"/>
      <w:r w:rsidRPr="00623806">
        <w:rPr>
          <w:rFonts w:ascii="Helvetica" w:hAnsi="Helvetica"/>
          <w:lang w:val="es-ES"/>
        </w:rPr>
        <w:t xml:space="preserve"> me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proofErr w:type="gramStart"/>
      <w:r w:rsidRPr="00623806">
        <w:rPr>
          <w:rFonts w:ascii="Helvetica" w:hAnsi="Helvetica"/>
          <w:lang w:val="es-ES"/>
        </w:rPr>
        <w:t>warning</w:t>
      </w:r>
      <w:proofErr w:type="spellEnd"/>
      <w:proofErr w:type="gramEnd"/>
      <w:r w:rsidRPr="00623806">
        <w:rPr>
          <w:rFonts w:ascii="Helvetica" w:hAnsi="Helvetica"/>
          <w:lang w:val="es-ES"/>
        </w:rPr>
        <w:t>.</w:t>
      </w:r>
    </w:p>
    <w:p w14:paraId="43F22E93" w14:textId="6357B761"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And in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moment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mind</w:t>
      </w:r>
      <w:proofErr w:type="spellEnd"/>
      <w:r w:rsidRPr="00623806">
        <w:rPr>
          <w:rFonts w:ascii="Helvetica" w:hAnsi="Helvetica"/>
          <w:lang w:val="es-ES"/>
        </w:rPr>
        <w:t xml:space="preserve"> </w:t>
      </w:r>
      <w:proofErr w:type="spellStart"/>
      <w:r w:rsidRPr="00623806">
        <w:rPr>
          <w:rFonts w:ascii="Helvetica" w:hAnsi="Helvetica"/>
          <w:lang w:val="es-ES"/>
        </w:rPr>
        <w:t>flashed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Zeff</w:t>
      </w:r>
      <w:proofErr w:type="spellEnd"/>
      <w:r w:rsidRPr="00623806">
        <w:rPr>
          <w:rFonts w:ascii="Helvetica" w:hAnsi="Helvetica"/>
          <w:lang w:val="es-ES"/>
        </w:rPr>
        <w:t>—</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warmth</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feeling</w:t>
      </w:r>
      <w:proofErr w:type="spellEnd"/>
      <w:r w:rsidRPr="00623806">
        <w:rPr>
          <w:rFonts w:ascii="Helvetica" w:hAnsi="Helvetica"/>
          <w:lang w:val="es-ES"/>
        </w:rPr>
        <w:t xml:space="preserve"> in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chest</w:t>
      </w:r>
      <w:proofErr w:type="spellEnd"/>
      <w:r w:rsidRPr="00623806">
        <w:rPr>
          <w:rFonts w:ascii="Helvetica" w:hAnsi="Helvetica"/>
          <w:lang w:val="es-ES"/>
        </w:rPr>
        <w:t xml:space="preserve"> </w:t>
      </w:r>
      <w:proofErr w:type="spellStart"/>
      <w:r w:rsidRPr="00623806">
        <w:rPr>
          <w:rFonts w:ascii="Helvetica" w:hAnsi="Helvetica"/>
          <w:lang w:val="es-ES"/>
        </w:rPr>
        <w:t>when</w:t>
      </w:r>
      <w:proofErr w:type="spellEnd"/>
      <w:r w:rsidRPr="00623806">
        <w:rPr>
          <w:rFonts w:ascii="Helvetica" w:hAnsi="Helvetica"/>
          <w:lang w:val="es-ES"/>
        </w:rPr>
        <w:t xml:space="preserve"> he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near</w:t>
      </w:r>
      <w:proofErr w:type="spellEnd"/>
      <w:r w:rsidRPr="00623806">
        <w:rPr>
          <w:rFonts w:ascii="Helvetica" w:hAnsi="Helvetica"/>
          <w:lang w:val="es-ES"/>
        </w:rPr>
        <w:t>.</w:t>
      </w:r>
    </w:p>
    <w:p w14:paraId="1B6395C6" w14:textId="32A79DA6"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With</w:t>
      </w:r>
      <w:proofErr w:type="spellEnd"/>
      <w:r w:rsidRPr="00623806">
        <w:rPr>
          <w:rFonts w:ascii="Helvetica" w:hAnsi="Helvetica"/>
          <w:lang w:val="es-ES"/>
        </w:rPr>
        <w:t xml:space="preserve"> Owen…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memory</w:t>
      </w:r>
      <w:proofErr w:type="spellEnd"/>
      <w:r w:rsidRPr="00623806">
        <w:rPr>
          <w:rFonts w:ascii="Helvetica" w:hAnsi="Helvetica"/>
          <w:lang w:val="es-ES"/>
        </w:rPr>
        <w:t xml:space="preserve"> </w:t>
      </w:r>
      <w:proofErr w:type="spellStart"/>
      <w:r w:rsidRPr="00623806">
        <w:rPr>
          <w:rFonts w:ascii="Helvetica" w:hAnsi="Helvetica"/>
          <w:lang w:val="es-ES"/>
        </w:rPr>
        <w:t>trying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resuscitate</w:t>
      </w:r>
      <w:proofErr w:type="spellEnd"/>
      <w:r w:rsidRPr="00623806">
        <w:rPr>
          <w:rFonts w:ascii="Helvetica" w:hAnsi="Helvetica"/>
          <w:lang w:val="es-ES"/>
        </w:rPr>
        <w:t xml:space="preserve"> </w:t>
      </w:r>
      <w:proofErr w:type="spellStart"/>
      <w:r w:rsidRPr="00623806">
        <w:rPr>
          <w:rFonts w:ascii="Helvetica" w:hAnsi="Helvetica"/>
          <w:lang w:val="es-ES"/>
        </w:rPr>
        <w:t>itself</w:t>
      </w:r>
      <w:proofErr w:type="spellEnd"/>
      <w:r w:rsidRPr="00623806">
        <w:rPr>
          <w:rFonts w:ascii="Helvetica" w:hAnsi="Helvetica"/>
          <w:lang w:val="es-ES"/>
        </w:rPr>
        <w:t>.</w:t>
      </w:r>
    </w:p>
    <w:p w14:paraId="564DD433" w14:textId="56759F5A" w:rsidR="00721441" w:rsidRPr="00623806" w:rsidRDefault="007D7C07" w:rsidP="007D7C07">
      <w:pPr>
        <w:pStyle w:val="Scene"/>
        <w:spacing w:line="276" w:lineRule="auto"/>
        <w:jc w:val="both"/>
        <w:rPr>
          <w:rFonts w:ascii="Helvetica" w:hAnsi="Helvetica"/>
          <w:lang w:val="es-ES"/>
        </w:rPr>
      </w:pP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beginning</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I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ready</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couldn’t</w:t>
      </w:r>
      <w:proofErr w:type="spellEnd"/>
      <w:r w:rsidRPr="00623806">
        <w:rPr>
          <w:rFonts w:ascii="Helvetica" w:hAnsi="Helvetica"/>
          <w:lang w:val="es-ES"/>
        </w:rPr>
        <w:t xml:space="preserve"> </w:t>
      </w:r>
      <w:proofErr w:type="spellStart"/>
      <w:r w:rsidRPr="00623806">
        <w:rPr>
          <w:rFonts w:ascii="Helvetica" w:hAnsi="Helvetica"/>
          <w:lang w:val="es-ES"/>
        </w:rPr>
        <w:t>turn</w:t>
      </w:r>
      <w:proofErr w:type="spellEnd"/>
      <w:r w:rsidRPr="00623806">
        <w:rPr>
          <w:rFonts w:ascii="Helvetica" w:hAnsi="Helvetica"/>
          <w:lang w:val="es-ES"/>
        </w:rPr>
        <w:t xml:space="preserve"> </w:t>
      </w:r>
      <w:proofErr w:type="spellStart"/>
      <w:r w:rsidRPr="00623806">
        <w:rPr>
          <w:rFonts w:ascii="Helvetica" w:hAnsi="Helvetica"/>
          <w:lang w:val="es-ES"/>
        </w:rPr>
        <w:t>away</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w:t>
      </w:r>
    </w:p>
    <w:p w14:paraId="02D291CE" w14:textId="77777777" w:rsidR="00721441" w:rsidRPr="00623806" w:rsidRDefault="00721441" w:rsidP="00721441">
      <w:pPr>
        <w:spacing w:line="276" w:lineRule="auto"/>
        <w:jc w:val="both"/>
        <w:rPr>
          <w:rFonts w:ascii="Helvetica" w:hAnsi="Helvetica"/>
          <w:lang w:val="es-ES"/>
        </w:rPr>
      </w:pPr>
      <w:r w:rsidRPr="00623806">
        <w:rPr>
          <w:rFonts w:ascii="Helvetica" w:hAnsi="Helvetica"/>
          <w:lang w:val="es-ES"/>
        </w:rPr>
        <w:br w:type="page"/>
      </w:r>
    </w:p>
    <w:p w14:paraId="6330472D" w14:textId="77777777" w:rsidR="00721441" w:rsidRPr="00623806" w:rsidRDefault="00721441" w:rsidP="00721441">
      <w:pPr>
        <w:jc w:val="center"/>
        <w:rPr>
          <w:rFonts w:ascii="Libre Baskerville" w:hAnsi="Libre Baskerville"/>
          <w:sz w:val="44"/>
          <w:szCs w:val="44"/>
          <w:lang w:val="es-ES"/>
        </w:rPr>
      </w:pPr>
    </w:p>
    <w:p w14:paraId="4E278428" w14:textId="77777777" w:rsidR="00721441" w:rsidRPr="00623806" w:rsidRDefault="00721441" w:rsidP="00721441">
      <w:pPr>
        <w:jc w:val="center"/>
        <w:rPr>
          <w:rFonts w:ascii="Libre Baskerville" w:hAnsi="Libre Baskerville"/>
          <w:sz w:val="44"/>
          <w:szCs w:val="44"/>
          <w:lang w:val="es-ES"/>
        </w:rPr>
      </w:pPr>
    </w:p>
    <w:p w14:paraId="5D05D835" w14:textId="77777777" w:rsidR="00721441" w:rsidRPr="00623806" w:rsidRDefault="00721441" w:rsidP="00721441">
      <w:pPr>
        <w:jc w:val="center"/>
        <w:rPr>
          <w:rFonts w:ascii="Libre Baskerville" w:hAnsi="Libre Baskerville"/>
          <w:sz w:val="44"/>
          <w:szCs w:val="44"/>
          <w:lang w:val="es-ES"/>
        </w:rPr>
      </w:pPr>
    </w:p>
    <w:p w14:paraId="444455C0" w14:textId="77777777" w:rsidR="00721441" w:rsidRPr="00623806" w:rsidRDefault="00721441" w:rsidP="00721441">
      <w:pPr>
        <w:jc w:val="center"/>
        <w:rPr>
          <w:rFonts w:ascii="Libre Baskerville" w:hAnsi="Libre Baskerville"/>
          <w:sz w:val="44"/>
          <w:szCs w:val="44"/>
          <w:lang w:val="es-ES"/>
        </w:rPr>
      </w:pPr>
    </w:p>
    <w:p w14:paraId="0C9A8131" w14:textId="77777777" w:rsidR="00721441" w:rsidRPr="00623806" w:rsidRDefault="00721441" w:rsidP="00721441">
      <w:pPr>
        <w:jc w:val="center"/>
        <w:rPr>
          <w:rFonts w:ascii="Libre Baskerville" w:hAnsi="Libre Baskerville"/>
          <w:sz w:val="44"/>
          <w:szCs w:val="44"/>
          <w:lang w:val="es-ES"/>
        </w:rPr>
      </w:pPr>
      <w:r w:rsidRPr="00623806">
        <w:rPr>
          <w:rFonts w:ascii="Libre Baskerville" w:hAnsi="Libre Baskerville"/>
          <w:sz w:val="44"/>
          <w:szCs w:val="44"/>
          <w:lang w:val="es-ES"/>
        </w:rPr>
        <w:t>16</w:t>
      </w:r>
    </w:p>
    <w:p w14:paraId="1E5AF17F" w14:textId="77777777" w:rsidR="00721441" w:rsidRPr="00623806" w:rsidRDefault="00721441" w:rsidP="00721441">
      <w:pPr>
        <w:jc w:val="center"/>
        <w:rPr>
          <w:rFonts w:ascii="Libre Baskerville" w:hAnsi="Libre Baskerville"/>
          <w:sz w:val="44"/>
          <w:szCs w:val="44"/>
          <w:lang w:val="es-ES"/>
        </w:rPr>
      </w:pPr>
      <w:r w:rsidRPr="00623806">
        <w:rPr>
          <w:rFonts w:ascii="Libre Baskerville" w:hAnsi="Libre Baskerville"/>
          <w:sz w:val="44"/>
          <w:szCs w:val="44"/>
          <w:lang w:val="es-ES"/>
        </w:rPr>
        <w:t>LUNA</w:t>
      </w:r>
    </w:p>
    <w:p w14:paraId="21EF4D8F" w14:textId="77777777" w:rsidR="00721441" w:rsidRPr="00623806" w:rsidRDefault="00721441" w:rsidP="00721441">
      <w:pPr>
        <w:pStyle w:val="NovelQuoteAlternate"/>
        <w:spacing w:line="276" w:lineRule="auto"/>
        <w:jc w:val="both"/>
        <w:rPr>
          <w:rFonts w:ascii="Helvetica" w:hAnsi="Helvetica"/>
          <w:b/>
          <w:bCs/>
          <w:lang w:val="es-ES"/>
        </w:rPr>
      </w:pPr>
    </w:p>
    <w:p w14:paraId="747F382B" w14:textId="77777777" w:rsidR="00721441" w:rsidRPr="00623806" w:rsidRDefault="00721441" w:rsidP="00721441">
      <w:pPr>
        <w:pStyle w:val="NovelQuoteAlternate"/>
        <w:spacing w:line="276" w:lineRule="auto"/>
        <w:rPr>
          <w:rFonts w:ascii="Helvetica" w:hAnsi="Helvetica"/>
          <w:b/>
          <w:bCs/>
          <w:lang w:val="es-ES"/>
        </w:rPr>
      </w:pPr>
      <w:r w:rsidRPr="00623806">
        <w:rPr>
          <w:rFonts w:ascii="Helvetica" w:hAnsi="Helvetica"/>
          <w:b/>
          <w:bCs/>
          <w:lang w:val="es-ES"/>
        </w:rPr>
        <w:t>Liliam</w:t>
      </w:r>
    </w:p>
    <w:p w14:paraId="4F9AC5ED" w14:textId="77777777" w:rsidR="00721441" w:rsidRPr="00623806" w:rsidRDefault="00721441" w:rsidP="00721441">
      <w:pPr>
        <w:pStyle w:val="SceneFirstParagraph"/>
        <w:spacing w:line="276" w:lineRule="auto"/>
        <w:jc w:val="both"/>
        <w:rPr>
          <w:rFonts w:ascii="Helvetica" w:hAnsi="Helvetica"/>
          <w:lang w:val="es-ES"/>
        </w:rPr>
      </w:pPr>
    </w:p>
    <w:p w14:paraId="003E313A" w14:textId="1791D6D7"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soft</w:t>
      </w:r>
      <w:proofErr w:type="spellEnd"/>
      <w:r w:rsidRPr="00623806">
        <w:rPr>
          <w:rFonts w:ascii="Helvetica" w:hAnsi="Helvetica"/>
          <w:lang w:val="es-ES"/>
        </w:rPr>
        <w:t xml:space="preserve"> </w:t>
      </w:r>
      <w:proofErr w:type="spellStart"/>
      <w:r w:rsidRPr="00623806">
        <w:rPr>
          <w:rFonts w:ascii="Helvetica" w:hAnsi="Helvetica"/>
          <w:lang w:val="es-ES"/>
        </w:rPr>
        <w:t>clack</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keyboard</w:t>
      </w:r>
      <w:proofErr w:type="spellEnd"/>
      <w:r w:rsidRPr="00623806">
        <w:rPr>
          <w:rFonts w:ascii="Helvetica" w:hAnsi="Helvetica"/>
          <w:lang w:val="es-ES"/>
        </w:rPr>
        <w:t xml:space="preserve"> </w:t>
      </w:r>
      <w:proofErr w:type="spellStart"/>
      <w:r w:rsidRPr="00623806">
        <w:rPr>
          <w:rFonts w:ascii="Helvetica" w:hAnsi="Helvetica"/>
          <w:lang w:val="es-ES"/>
        </w:rPr>
        <w:t>filled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otherwise</w:t>
      </w:r>
      <w:proofErr w:type="spellEnd"/>
      <w:r w:rsidRPr="00623806">
        <w:rPr>
          <w:rFonts w:ascii="Helvetica" w:hAnsi="Helvetica"/>
          <w:lang w:val="es-ES"/>
        </w:rPr>
        <w:t xml:space="preserve"> </w:t>
      </w:r>
      <w:proofErr w:type="spellStart"/>
      <w:r w:rsidRPr="00623806">
        <w:rPr>
          <w:rFonts w:ascii="Helvetica" w:hAnsi="Helvetica"/>
          <w:lang w:val="es-ES"/>
        </w:rPr>
        <w:t>quiet</w:t>
      </w:r>
      <w:proofErr w:type="spellEnd"/>
      <w:r w:rsidRPr="00623806">
        <w:rPr>
          <w:rFonts w:ascii="Helvetica" w:hAnsi="Helvetica"/>
          <w:lang w:val="es-ES"/>
        </w:rPr>
        <w:t xml:space="preserve"> office. I </w:t>
      </w:r>
      <w:proofErr w:type="spellStart"/>
      <w:r w:rsidRPr="00623806">
        <w:rPr>
          <w:rFonts w:ascii="Helvetica" w:hAnsi="Helvetica"/>
          <w:lang w:val="es-ES"/>
        </w:rPr>
        <w:t>should’ve</w:t>
      </w:r>
      <w:proofErr w:type="spellEnd"/>
      <w:r w:rsidRPr="00623806">
        <w:rPr>
          <w:rFonts w:ascii="Helvetica" w:hAnsi="Helvetica"/>
          <w:lang w:val="es-ES"/>
        </w:rPr>
        <w:t xml:space="preserve"> </w:t>
      </w:r>
      <w:proofErr w:type="spellStart"/>
      <w:r w:rsidRPr="00623806">
        <w:rPr>
          <w:rFonts w:ascii="Helvetica" w:hAnsi="Helvetica"/>
          <w:lang w:val="es-ES"/>
        </w:rPr>
        <w:t>been</w:t>
      </w:r>
      <w:proofErr w:type="spellEnd"/>
      <w:r w:rsidRPr="00623806">
        <w:rPr>
          <w:rFonts w:ascii="Helvetica" w:hAnsi="Helvetica"/>
          <w:lang w:val="es-ES"/>
        </w:rPr>
        <w:t xml:space="preserve"> </w:t>
      </w:r>
      <w:proofErr w:type="spellStart"/>
      <w:r w:rsidRPr="00623806">
        <w:rPr>
          <w:rFonts w:ascii="Helvetica" w:hAnsi="Helvetica"/>
          <w:lang w:val="es-ES"/>
        </w:rPr>
        <w:t>finishing</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report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gramStart"/>
      <w:r w:rsidRPr="00623806">
        <w:rPr>
          <w:rFonts w:ascii="Helvetica" w:hAnsi="Helvetica"/>
          <w:lang w:val="es-ES"/>
        </w:rPr>
        <w:t>manager</w:t>
      </w:r>
      <w:proofErr w:type="gram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assigned</w:t>
      </w:r>
      <w:proofErr w:type="spellEnd"/>
      <w:r w:rsidRPr="00623806">
        <w:rPr>
          <w:rFonts w:ascii="Helvetica" w:hAnsi="Helvetica"/>
          <w:lang w:val="es-ES"/>
        </w:rPr>
        <w:t xml:space="preserve"> me </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morning</w:t>
      </w:r>
      <w:proofErr w:type="spellEnd"/>
      <w:r w:rsidRPr="00623806">
        <w:rPr>
          <w:rFonts w:ascii="Helvetica" w:hAnsi="Helvetica"/>
          <w:lang w:val="es-ES"/>
        </w:rPr>
        <w:t>—</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mind</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elsewhere</w:t>
      </w:r>
      <w:proofErr w:type="spellEnd"/>
      <w:r w:rsidRPr="00623806">
        <w:rPr>
          <w:rFonts w:ascii="Helvetica" w:hAnsi="Helvetica"/>
          <w:lang w:val="es-ES"/>
        </w:rPr>
        <w:t xml:space="preserve">. </w:t>
      </w:r>
      <w:proofErr w:type="spellStart"/>
      <w:r w:rsidRPr="00623806">
        <w:rPr>
          <w:rFonts w:ascii="Helvetica" w:hAnsi="Helvetica"/>
          <w:lang w:val="es-ES"/>
        </w:rPr>
        <w:t>Again</w:t>
      </w:r>
      <w:proofErr w:type="spellEnd"/>
      <w:r w:rsidRPr="00623806">
        <w:rPr>
          <w:rFonts w:ascii="Helvetica" w:hAnsi="Helvetica"/>
          <w:lang w:val="es-ES"/>
        </w:rPr>
        <w:t>.</w:t>
      </w:r>
    </w:p>
    <w:p w14:paraId="49DA4CDC" w14:textId="50EBA66F"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couldn’t</w:t>
      </w:r>
      <w:proofErr w:type="spellEnd"/>
      <w:r w:rsidRPr="00623806">
        <w:rPr>
          <w:rFonts w:ascii="Helvetica" w:hAnsi="Helvetica"/>
          <w:lang w:val="es-ES"/>
        </w:rPr>
        <w:t xml:space="preserve"> stop </w:t>
      </w:r>
      <w:proofErr w:type="spellStart"/>
      <w:r w:rsidRPr="00623806">
        <w:rPr>
          <w:rFonts w:ascii="Helvetica" w:hAnsi="Helvetica"/>
          <w:lang w:val="es-ES"/>
        </w:rPr>
        <w:t>thinking</w:t>
      </w:r>
      <w:proofErr w:type="spellEnd"/>
      <w:r w:rsidRPr="00623806">
        <w:rPr>
          <w:rFonts w:ascii="Helvetica" w:hAnsi="Helvetica"/>
          <w:lang w:val="es-ES"/>
        </w:rPr>
        <w:t xml:space="preserve"> </w:t>
      </w:r>
      <w:proofErr w:type="spellStart"/>
      <w:r w:rsidRPr="00623806">
        <w:rPr>
          <w:rFonts w:ascii="Helvetica" w:hAnsi="Helvetica"/>
          <w:lang w:val="es-ES"/>
        </w:rPr>
        <w:t>about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dream</w:t>
      </w:r>
      <w:proofErr w:type="spellEnd"/>
      <w:r w:rsidRPr="00623806">
        <w:rPr>
          <w:rFonts w:ascii="Helvetica" w:hAnsi="Helvetica"/>
          <w:lang w:val="es-ES"/>
        </w:rPr>
        <w:t>.</w:t>
      </w:r>
    </w:p>
    <w:p w14:paraId="21652E61" w14:textId="7B5CD03B"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dream</w:t>
      </w:r>
      <w:proofErr w:type="spellEnd"/>
      <w:r w:rsidRPr="00623806">
        <w:rPr>
          <w:rFonts w:ascii="Helvetica" w:hAnsi="Helvetica"/>
          <w:lang w:val="es-ES"/>
        </w:rPr>
        <w:t xml:space="preserve">, </w:t>
      </w:r>
      <w:proofErr w:type="spellStart"/>
      <w:r w:rsidRPr="00623806">
        <w:rPr>
          <w:rFonts w:ascii="Helvetica" w:hAnsi="Helvetica"/>
          <w:lang w:val="es-ES"/>
        </w:rPr>
        <w:t>or</w:t>
      </w:r>
      <w:proofErr w:type="spellEnd"/>
      <w:r w:rsidRPr="00623806">
        <w:rPr>
          <w:rFonts w:ascii="Helvetica" w:hAnsi="Helvetica"/>
          <w:lang w:val="es-ES"/>
        </w:rPr>
        <w:t xml:space="preserve"> </w:t>
      </w:r>
      <w:proofErr w:type="spellStart"/>
      <w:r w:rsidRPr="00623806">
        <w:rPr>
          <w:rFonts w:ascii="Helvetica" w:hAnsi="Helvetica"/>
          <w:lang w:val="es-ES"/>
        </w:rPr>
        <w:t>whatever</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captivated</w:t>
      </w:r>
      <w:proofErr w:type="spellEnd"/>
      <w:r w:rsidRPr="00623806">
        <w:rPr>
          <w:rFonts w:ascii="Helvetica" w:hAnsi="Helvetica"/>
          <w:lang w:val="es-ES"/>
        </w:rPr>
        <w:t xml:space="preserve"> me.</w:t>
      </w:r>
    </w:p>
    <w:p w14:paraId="3C6D6760" w14:textId="32AD5475"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Two</w:t>
      </w:r>
      <w:proofErr w:type="spellEnd"/>
      <w:r w:rsidRPr="00623806">
        <w:rPr>
          <w:rFonts w:ascii="Helvetica" w:hAnsi="Helvetica"/>
          <w:lang w:val="es-ES"/>
        </w:rPr>
        <w:t xml:space="preserve"> </w:t>
      </w:r>
      <w:proofErr w:type="spellStart"/>
      <w:r w:rsidRPr="00623806">
        <w:rPr>
          <w:rFonts w:ascii="Helvetica" w:hAnsi="Helvetica"/>
          <w:lang w:val="es-ES"/>
        </w:rPr>
        <w:t>wolves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first</w:t>
      </w:r>
      <w:proofErr w:type="spellEnd"/>
      <w:r w:rsidRPr="00623806">
        <w:rPr>
          <w:rFonts w:ascii="Helvetica" w:hAnsi="Helvetica"/>
          <w:lang w:val="es-ES"/>
        </w:rPr>
        <w:t xml:space="preserve"> </w:t>
      </w:r>
      <w:proofErr w:type="spellStart"/>
      <w:r w:rsidRPr="00623806">
        <w:rPr>
          <w:rFonts w:ascii="Helvetica" w:hAnsi="Helvetica"/>
          <w:lang w:val="es-ES"/>
        </w:rPr>
        <w:t>wolf</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black</w:t>
      </w:r>
      <w:proofErr w:type="spellEnd"/>
      <w:r w:rsidRPr="00623806">
        <w:rPr>
          <w:rFonts w:ascii="Helvetica" w:hAnsi="Helvetica"/>
          <w:lang w:val="es-ES"/>
        </w:rPr>
        <w:t xml:space="preserve">, </w:t>
      </w:r>
      <w:proofErr w:type="spellStart"/>
      <w:r w:rsidRPr="00623806">
        <w:rPr>
          <w:rFonts w:ascii="Helvetica" w:hAnsi="Helvetica"/>
          <w:lang w:val="es-ES"/>
        </w:rPr>
        <w:t>while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other</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light </w:t>
      </w:r>
      <w:proofErr w:type="spellStart"/>
      <w:r w:rsidRPr="00623806">
        <w:rPr>
          <w:rFonts w:ascii="Helvetica" w:hAnsi="Helvetica"/>
          <w:lang w:val="es-ES"/>
        </w:rPr>
        <w:t>brown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wolves</w:t>
      </w:r>
      <w:proofErr w:type="spellEnd"/>
      <w:r w:rsidRPr="00623806">
        <w:rPr>
          <w:rFonts w:ascii="Helvetica" w:hAnsi="Helvetica"/>
          <w:lang w:val="es-ES"/>
        </w:rPr>
        <w:t xml:space="preserve">' </w:t>
      </w:r>
      <w:proofErr w:type="spellStart"/>
      <w:r w:rsidRPr="00623806">
        <w:rPr>
          <w:rFonts w:ascii="Helvetica" w:hAnsi="Helvetica"/>
          <w:lang w:val="es-ES"/>
        </w:rPr>
        <w:t>bodies</w:t>
      </w:r>
      <w:proofErr w:type="spellEnd"/>
      <w:r w:rsidRPr="00623806">
        <w:rPr>
          <w:rFonts w:ascii="Helvetica" w:hAnsi="Helvetica"/>
          <w:lang w:val="es-ES"/>
        </w:rPr>
        <w:t xml:space="preserve"> </w:t>
      </w:r>
      <w:proofErr w:type="spellStart"/>
      <w:r w:rsidRPr="00623806">
        <w:rPr>
          <w:rFonts w:ascii="Helvetica" w:hAnsi="Helvetica"/>
          <w:lang w:val="es-ES"/>
        </w:rPr>
        <w:t>circled</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storm</w:t>
      </w:r>
      <w:proofErr w:type="spellEnd"/>
      <w:r w:rsidRPr="00623806">
        <w:rPr>
          <w:rFonts w:ascii="Helvetica" w:hAnsi="Helvetica"/>
          <w:lang w:val="es-ES"/>
        </w:rPr>
        <w:t xml:space="preserve"> </w:t>
      </w:r>
      <w:proofErr w:type="spellStart"/>
      <w:r w:rsidRPr="00623806">
        <w:rPr>
          <w:rFonts w:ascii="Helvetica" w:hAnsi="Helvetica"/>
          <w:lang w:val="es-ES"/>
        </w:rPr>
        <w:t>fronts</w:t>
      </w:r>
      <w:proofErr w:type="spellEnd"/>
      <w:r w:rsidRPr="00623806">
        <w:rPr>
          <w:rFonts w:ascii="Helvetica" w:hAnsi="Helvetica"/>
          <w:lang w:val="es-ES"/>
        </w:rPr>
        <w:t xml:space="preserve"> </w:t>
      </w:r>
      <w:proofErr w:type="spellStart"/>
      <w:r w:rsidRPr="00623806">
        <w:rPr>
          <w:rFonts w:ascii="Helvetica" w:hAnsi="Helvetica"/>
          <w:lang w:val="es-ES"/>
        </w:rPr>
        <w:t>about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collide. I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stood</w:t>
      </w:r>
      <w:proofErr w:type="spellEnd"/>
      <w:r w:rsidRPr="00623806">
        <w:rPr>
          <w:rFonts w:ascii="Helvetica" w:hAnsi="Helvetica"/>
          <w:lang w:val="es-ES"/>
        </w:rPr>
        <w:t xml:space="preserve"> </w:t>
      </w:r>
      <w:proofErr w:type="spellStart"/>
      <w:r w:rsidRPr="00623806">
        <w:rPr>
          <w:rFonts w:ascii="Helvetica" w:hAnsi="Helvetica"/>
          <w:lang w:val="es-ES"/>
        </w:rPr>
        <w:t>frozen</w:t>
      </w:r>
      <w:proofErr w:type="spellEnd"/>
      <w:r w:rsidRPr="00623806">
        <w:rPr>
          <w:rFonts w:ascii="Helvetica" w:hAnsi="Helvetica"/>
          <w:lang w:val="es-ES"/>
        </w:rPr>
        <w:t xml:space="preserve"> 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forest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trees</w:t>
      </w:r>
      <w:proofErr w:type="spellEnd"/>
      <w:r w:rsidRPr="00623806">
        <w:rPr>
          <w:rFonts w:ascii="Helvetica" w:hAnsi="Helvetica"/>
          <w:lang w:val="es-ES"/>
        </w:rPr>
        <w:t xml:space="preserve"> </w:t>
      </w:r>
      <w:proofErr w:type="spellStart"/>
      <w:r w:rsidRPr="00623806">
        <w:rPr>
          <w:rFonts w:ascii="Helvetica" w:hAnsi="Helvetica"/>
          <w:lang w:val="es-ES"/>
        </w:rPr>
        <w:t>humming</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they</w:t>
      </w:r>
      <w:proofErr w:type="spellEnd"/>
      <w:r w:rsidRPr="00623806">
        <w:rPr>
          <w:rFonts w:ascii="Helvetica" w:hAnsi="Helvetica"/>
          <w:lang w:val="es-ES"/>
        </w:rPr>
        <w:t xml:space="preserve"> </w:t>
      </w:r>
      <w:proofErr w:type="spellStart"/>
      <w:r w:rsidRPr="00623806">
        <w:rPr>
          <w:rFonts w:ascii="Helvetica" w:hAnsi="Helvetica"/>
          <w:lang w:val="es-ES"/>
        </w:rPr>
        <w:t>knew</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And </w:t>
      </w:r>
      <w:proofErr w:type="spellStart"/>
      <w:r w:rsidRPr="00623806">
        <w:rPr>
          <w:rFonts w:ascii="Helvetica" w:hAnsi="Helvetica"/>
          <w:lang w:val="es-ES"/>
        </w:rPr>
        <w:t>when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fight</w:t>
      </w:r>
      <w:proofErr w:type="spellEnd"/>
      <w:r w:rsidRPr="00623806">
        <w:rPr>
          <w:rFonts w:ascii="Helvetica" w:hAnsi="Helvetica"/>
          <w:lang w:val="es-ES"/>
        </w:rPr>
        <w:t xml:space="preserve"> </w:t>
      </w:r>
      <w:proofErr w:type="spellStart"/>
      <w:r w:rsidRPr="00623806">
        <w:rPr>
          <w:rFonts w:ascii="Helvetica" w:hAnsi="Helvetica"/>
          <w:lang w:val="es-ES"/>
        </w:rPr>
        <w:t>erupted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wasn’t</w:t>
      </w:r>
      <w:proofErr w:type="spellEnd"/>
      <w:r w:rsidRPr="00623806">
        <w:rPr>
          <w:rFonts w:ascii="Helvetica" w:hAnsi="Helvetica"/>
          <w:lang w:val="es-ES"/>
        </w:rPr>
        <w:t xml:space="preserve"> chaos—</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deliberate</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war</w:t>
      </w:r>
      <w:proofErr w:type="spellEnd"/>
      <w:r w:rsidRPr="00623806">
        <w:rPr>
          <w:rFonts w:ascii="Helvetica" w:hAnsi="Helvetica"/>
          <w:lang w:val="es-ES"/>
        </w:rPr>
        <w:t xml:space="preserve"> </w:t>
      </w:r>
      <w:proofErr w:type="spellStart"/>
      <w:r w:rsidRPr="00623806">
        <w:rPr>
          <w:rFonts w:ascii="Helvetica" w:hAnsi="Helvetica"/>
          <w:lang w:val="es-ES"/>
        </w:rPr>
        <w:t>older</w:t>
      </w:r>
      <w:proofErr w:type="spellEnd"/>
      <w:r w:rsidRPr="00623806">
        <w:rPr>
          <w:rFonts w:ascii="Helvetica" w:hAnsi="Helvetica"/>
          <w:lang w:val="es-ES"/>
        </w:rPr>
        <w:t xml:space="preserve"> </w:t>
      </w:r>
      <w:proofErr w:type="spellStart"/>
      <w:r w:rsidRPr="00623806">
        <w:rPr>
          <w:rFonts w:ascii="Helvetica" w:hAnsi="Helvetica"/>
          <w:lang w:val="es-ES"/>
        </w:rPr>
        <w:t>than</w:t>
      </w:r>
      <w:proofErr w:type="spellEnd"/>
      <w:r w:rsidRPr="00623806">
        <w:rPr>
          <w:rFonts w:ascii="Helvetica" w:hAnsi="Helvetica"/>
          <w:lang w:val="es-ES"/>
        </w:rPr>
        <w:t xml:space="preserve"> </w:t>
      </w:r>
      <w:proofErr w:type="spellStart"/>
      <w:r w:rsidRPr="00623806">
        <w:rPr>
          <w:rFonts w:ascii="Helvetica" w:hAnsi="Helvetica"/>
          <w:lang w:val="es-ES"/>
        </w:rPr>
        <w:t>memory</w:t>
      </w:r>
      <w:proofErr w:type="spellEnd"/>
      <w:r w:rsidRPr="00623806">
        <w:rPr>
          <w:rFonts w:ascii="Helvetica" w:hAnsi="Helvetica"/>
          <w:lang w:val="es-ES"/>
        </w:rPr>
        <w:t>.</w:t>
      </w:r>
    </w:p>
    <w:p w14:paraId="10DFD265" w14:textId="3E8DCB12"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black</w:t>
      </w:r>
      <w:proofErr w:type="spellEnd"/>
      <w:r w:rsidRPr="00623806">
        <w:rPr>
          <w:rFonts w:ascii="Helvetica" w:hAnsi="Helvetica"/>
          <w:lang w:val="es-ES"/>
        </w:rPr>
        <w:t xml:space="preserve"> </w:t>
      </w:r>
      <w:proofErr w:type="spellStart"/>
      <w:r w:rsidRPr="00623806">
        <w:rPr>
          <w:rFonts w:ascii="Helvetica" w:hAnsi="Helvetica"/>
          <w:lang w:val="es-ES"/>
        </w:rPr>
        <w:t>wolf</w:t>
      </w:r>
      <w:proofErr w:type="spellEnd"/>
      <w:r w:rsidRPr="00623806">
        <w:rPr>
          <w:rFonts w:ascii="Helvetica" w:hAnsi="Helvetica"/>
          <w:lang w:val="es-ES"/>
        </w:rPr>
        <w:t xml:space="preserve">… </w:t>
      </w:r>
      <w:proofErr w:type="spellStart"/>
      <w:r w:rsidRPr="00623806">
        <w:rPr>
          <w:rFonts w:ascii="Helvetica" w:hAnsi="Helvetica"/>
          <w:lang w:val="es-ES"/>
        </w:rPr>
        <w:t>He’d</w:t>
      </w:r>
      <w:proofErr w:type="spellEnd"/>
      <w:r w:rsidRPr="00623806">
        <w:rPr>
          <w:rFonts w:ascii="Helvetica" w:hAnsi="Helvetica"/>
          <w:lang w:val="es-ES"/>
        </w:rPr>
        <w:t xml:space="preserve"> </w:t>
      </w:r>
      <w:proofErr w:type="spellStart"/>
      <w:r w:rsidRPr="00623806">
        <w:rPr>
          <w:rFonts w:ascii="Helvetica" w:hAnsi="Helvetica"/>
          <w:lang w:val="es-ES"/>
        </w:rPr>
        <w:t>stepped</w:t>
      </w:r>
      <w:proofErr w:type="spellEnd"/>
      <w:r w:rsidRPr="00623806">
        <w:rPr>
          <w:rFonts w:ascii="Helvetica" w:hAnsi="Helvetica"/>
          <w:lang w:val="es-ES"/>
        </w:rPr>
        <w:t xml:space="preserve"> in </w:t>
      </w:r>
      <w:proofErr w:type="spellStart"/>
      <w:r w:rsidRPr="00623806">
        <w:rPr>
          <w:rFonts w:ascii="Helvetica" w:hAnsi="Helvetica"/>
          <w:lang w:val="es-ES"/>
        </w:rPr>
        <w:t>front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me. </w:t>
      </w:r>
      <w:proofErr w:type="spellStart"/>
      <w:r w:rsidRPr="00623806">
        <w:rPr>
          <w:rFonts w:ascii="Helvetica" w:hAnsi="Helvetica"/>
          <w:lang w:val="es-ES"/>
        </w:rPr>
        <w:t>Protected</w:t>
      </w:r>
      <w:proofErr w:type="spellEnd"/>
      <w:r w:rsidRPr="00623806">
        <w:rPr>
          <w:rFonts w:ascii="Helvetica" w:hAnsi="Helvetica"/>
          <w:lang w:val="es-ES"/>
        </w:rPr>
        <w:t xml:space="preserve"> me. </w:t>
      </w:r>
      <w:proofErr w:type="spellStart"/>
      <w:r w:rsidRPr="00623806">
        <w:rPr>
          <w:rFonts w:ascii="Helvetica" w:hAnsi="Helvetica"/>
          <w:lang w:val="es-ES"/>
        </w:rPr>
        <w:t>Bared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teeth</w:t>
      </w:r>
      <w:proofErr w:type="spellEnd"/>
      <w:r w:rsidRPr="00623806">
        <w:rPr>
          <w:rFonts w:ascii="Helvetica" w:hAnsi="Helvetica"/>
          <w:lang w:val="es-ES"/>
        </w:rPr>
        <w:t xml:space="preserve">, </w:t>
      </w:r>
      <w:proofErr w:type="spellStart"/>
      <w:r w:rsidRPr="00623806">
        <w:rPr>
          <w:rFonts w:ascii="Helvetica" w:hAnsi="Helvetica"/>
          <w:lang w:val="es-ES"/>
        </w:rPr>
        <w:t>took</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hits, and </w:t>
      </w:r>
      <w:proofErr w:type="spellStart"/>
      <w:r w:rsidRPr="00623806">
        <w:rPr>
          <w:rFonts w:ascii="Helvetica" w:hAnsi="Helvetica"/>
          <w:lang w:val="es-ES"/>
        </w:rPr>
        <w:t>refused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let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light </w:t>
      </w:r>
      <w:proofErr w:type="spellStart"/>
      <w:r w:rsidRPr="00623806">
        <w:rPr>
          <w:rFonts w:ascii="Helvetica" w:hAnsi="Helvetica"/>
          <w:lang w:val="es-ES"/>
        </w:rPr>
        <w:t>brown</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reach</w:t>
      </w:r>
      <w:proofErr w:type="spellEnd"/>
      <w:r w:rsidRPr="00623806">
        <w:rPr>
          <w:rFonts w:ascii="Helvetica" w:hAnsi="Helvetica"/>
          <w:lang w:val="es-ES"/>
        </w:rPr>
        <w:t xml:space="preserve"> me. And he </w:t>
      </w:r>
      <w:proofErr w:type="spellStart"/>
      <w:r w:rsidRPr="00623806">
        <w:rPr>
          <w:rFonts w:ascii="Helvetica" w:hAnsi="Helvetica"/>
          <w:lang w:val="es-ES"/>
        </w:rPr>
        <w:t>turned</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Zeff</w:t>
      </w:r>
      <w:proofErr w:type="spellEnd"/>
      <w:r w:rsidRPr="00623806">
        <w:rPr>
          <w:rFonts w:ascii="Helvetica" w:hAnsi="Helvetica"/>
          <w:lang w:val="es-ES"/>
        </w:rPr>
        <w:t>.</w:t>
      </w:r>
    </w:p>
    <w:p w14:paraId="42329DDD" w14:textId="60B43EB7"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William has </w:t>
      </w:r>
      <w:proofErr w:type="spellStart"/>
      <w:r w:rsidRPr="00623806">
        <w:rPr>
          <w:rFonts w:ascii="Helvetica" w:hAnsi="Helvetica"/>
          <w:lang w:val="es-ES"/>
        </w:rPr>
        <w:t>known</w:t>
      </w:r>
      <w:proofErr w:type="spellEnd"/>
      <w:r w:rsidRPr="00623806">
        <w:rPr>
          <w:rFonts w:ascii="Helvetica" w:hAnsi="Helvetica"/>
          <w:lang w:val="es-ES"/>
        </w:rPr>
        <w:t xml:space="preserve"> </w:t>
      </w: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way</w:t>
      </w:r>
      <w:proofErr w:type="spellEnd"/>
      <w:r w:rsidRPr="00623806">
        <w:rPr>
          <w:rFonts w:ascii="Helvetica" w:hAnsi="Helvetica"/>
          <w:lang w:val="es-ES"/>
        </w:rPr>
        <w:t xml:space="preserve"> back, and </w:t>
      </w:r>
      <w:proofErr w:type="spellStart"/>
      <w:r w:rsidRPr="00623806">
        <w:rPr>
          <w:rFonts w:ascii="Helvetica" w:hAnsi="Helvetica"/>
          <w:lang w:val="es-ES"/>
        </w:rPr>
        <w:t>William’s</w:t>
      </w:r>
      <w:proofErr w:type="spellEnd"/>
      <w:r w:rsidRPr="00623806">
        <w:rPr>
          <w:rFonts w:ascii="Helvetica" w:hAnsi="Helvetica"/>
          <w:lang w:val="es-ES"/>
        </w:rPr>
        <w:t xml:space="preserve"> </w:t>
      </w:r>
      <w:proofErr w:type="spellStart"/>
      <w:r w:rsidRPr="00623806">
        <w:rPr>
          <w:rFonts w:ascii="Helvetica" w:hAnsi="Helvetica"/>
          <w:lang w:val="es-ES"/>
        </w:rPr>
        <w:t>hair</w:t>
      </w:r>
      <w:proofErr w:type="spellEnd"/>
      <w:r w:rsidRPr="00623806">
        <w:rPr>
          <w:rFonts w:ascii="Helvetica" w:hAnsi="Helvetica"/>
          <w:lang w:val="es-ES"/>
        </w:rPr>
        <w:t xml:space="preserve"> </w:t>
      </w:r>
      <w:proofErr w:type="spellStart"/>
      <w:r w:rsidRPr="00623806">
        <w:rPr>
          <w:rFonts w:ascii="Helvetica" w:hAnsi="Helvetica"/>
          <w:lang w:val="es-ES"/>
        </w:rPr>
        <w:t>is</w:t>
      </w:r>
      <w:proofErr w:type="spellEnd"/>
      <w:r w:rsidRPr="00623806">
        <w:rPr>
          <w:rFonts w:ascii="Helvetica" w:hAnsi="Helvetica"/>
          <w:lang w:val="es-ES"/>
        </w:rPr>
        <w:t xml:space="preserve"> </w:t>
      </w:r>
      <w:proofErr w:type="spellStart"/>
      <w:r w:rsidRPr="00623806">
        <w:rPr>
          <w:rFonts w:ascii="Helvetica" w:hAnsi="Helvetica"/>
          <w:lang w:val="es-ES"/>
        </w:rPr>
        <w:t>sandy</w:t>
      </w:r>
      <w:proofErr w:type="spellEnd"/>
      <w:r w:rsidRPr="00623806">
        <w:rPr>
          <w:rFonts w:ascii="Helvetica" w:hAnsi="Helvetica"/>
          <w:lang w:val="es-ES"/>
        </w:rPr>
        <w:t xml:space="preserve"> blonde.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bears</w:t>
      </w:r>
      <w:proofErr w:type="spellEnd"/>
      <w:r w:rsidRPr="00623806">
        <w:rPr>
          <w:rFonts w:ascii="Helvetica" w:hAnsi="Helvetica"/>
          <w:lang w:val="es-ES"/>
        </w:rPr>
        <w:t xml:space="preserve"> a </w:t>
      </w:r>
      <w:proofErr w:type="spellStart"/>
      <w:r w:rsidRPr="00623806">
        <w:rPr>
          <w:rFonts w:ascii="Helvetica" w:hAnsi="Helvetica"/>
          <w:lang w:val="es-ES"/>
        </w:rPr>
        <w:t>striking</w:t>
      </w:r>
      <w:proofErr w:type="spellEnd"/>
      <w:r w:rsidRPr="00623806">
        <w:rPr>
          <w:rFonts w:ascii="Helvetica" w:hAnsi="Helvetica"/>
          <w:lang w:val="es-ES"/>
        </w:rPr>
        <w:t xml:space="preserve"> </w:t>
      </w:r>
      <w:proofErr w:type="spellStart"/>
      <w:r w:rsidRPr="00623806">
        <w:rPr>
          <w:rFonts w:ascii="Helvetica" w:hAnsi="Helvetica"/>
          <w:lang w:val="es-ES"/>
        </w:rPr>
        <w:t>resemblance</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light </w:t>
      </w:r>
      <w:proofErr w:type="spellStart"/>
      <w:r w:rsidRPr="00623806">
        <w:rPr>
          <w:rFonts w:ascii="Helvetica" w:hAnsi="Helvetica"/>
          <w:lang w:val="es-ES"/>
        </w:rPr>
        <w:t>brown</w:t>
      </w:r>
      <w:proofErr w:type="spellEnd"/>
      <w:r w:rsidRPr="00623806">
        <w:rPr>
          <w:rFonts w:ascii="Helvetica" w:hAnsi="Helvetica"/>
          <w:lang w:val="es-ES"/>
        </w:rPr>
        <w:t>.</w:t>
      </w:r>
    </w:p>
    <w:p w14:paraId="45389CF5" w14:textId="7DD6CFC3"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similarities</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much</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a </w:t>
      </w:r>
      <w:proofErr w:type="spellStart"/>
      <w:r w:rsidRPr="00623806">
        <w:rPr>
          <w:rFonts w:ascii="Helvetica" w:hAnsi="Helvetica"/>
          <w:lang w:val="es-ES"/>
        </w:rPr>
        <w:t>coincidence</w:t>
      </w:r>
      <w:proofErr w:type="spellEnd"/>
      <w:r w:rsidRPr="00623806">
        <w:rPr>
          <w:rFonts w:ascii="Helvetica" w:hAnsi="Helvetica"/>
          <w:lang w:val="es-ES"/>
        </w:rPr>
        <w:t>.</w:t>
      </w:r>
    </w:p>
    <w:p w14:paraId="27EA344E" w14:textId="77777777" w:rsidR="007D7C07" w:rsidRPr="00623806" w:rsidRDefault="007D7C07" w:rsidP="007D7C07">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opened</w:t>
      </w:r>
      <w:proofErr w:type="spellEnd"/>
      <w:r w:rsidRPr="00623806">
        <w:rPr>
          <w:rFonts w:ascii="Helvetica" w:hAnsi="Helvetica"/>
          <w:lang w:val="es-ES"/>
        </w:rPr>
        <w:t xml:space="preserve"> a new </w:t>
      </w:r>
      <w:proofErr w:type="spellStart"/>
      <w:r w:rsidRPr="00623806">
        <w:rPr>
          <w:rFonts w:ascii="Helvetica" w:hAnsi="Helvetica"/>
          <w:lang w:val="es-ES"/>
        </w:rPr>
        <w:t>tab</w:t>
      </w:r>
      <w:proofErr w:type="spellEnd"/>
      <w:r w:rsidRPr="00623806">
        <w:rPr>
          <w:rFonts w:ascii="Helvetica" w:hAnsi="Helvetica"/>
          <w:lang w:val="es-ES"/>
        </w:rPr>
        <w:t xml:space="preserve"> and </w:t>
      </w:r>
      <w:proofErr w:type="spellStart"/>
      <w:r w:rsidRPr="00623806">
        <w:rPr>
          <w:rFonts w:ascii="Helvetica" w:hAnsi="Helvetica"/>
          <w:lang w:val="es-ES"/>
        </w:rPr>
        <w:t>typed</w:t>
      </w:r>
      <w:proofErr w:type="spellEnd"/>
      <w:r w:rsidRPr="00623806">
        <w:rPr>
          <w:rFonts w:ascii="Helvetica" w:hAnsi="Helvetica"/>
          <w:lang w:val="es-ES"/>
        </w:rPr>
        <w:t>:</w:t>
      </w:r>
    </w:p>
    <w:p w14:paraId="5EE54AE2" w14:textId="77777777" w:rsidR="007D7C07" w:rsidRPr="00623806" w:rsidRDefault="007D7C07" w:rsidP="007D7C07">
      <w:pPr>
        <w:pStyle w:val="Scene"/>
        <w:spacing w:line="276" w:lineRule="auto"/>
        <w:jc w:val="both"/>
        <w:rPr>
          <w:rFonts w:ascii="Helvetica" w:hAnsi="Helvetica"/>
          <w:lang w:val="es-ES"/>
        </w:rPr>
      </w:pPr>
    </w:p>
    <w:p w14:paraId="6B5574B4" w14:textId="5038EB4C"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lastRenderedPageBreak/>
        <w:t xml:space="preserve">“Black and </w:t>
      </w:r>
      <w:proofErr w:type="spellStart"/>
      <w:r w:rsidRPr="00623806">
        <w:rPr>
          <w:rFonts w:ascii="Helvetica" w:hAnsi="Helvetica"/>
          <w:lang w:val="es-ES"/>
        </w:rPr>
        <w:t>brown</w:t>
      </w:r>
      <w:proofErr w:type="spellEnd"/>
      <w:r w:rsidRPr="00623806">
        <w:rPr>
          <w:rFonts w:ascii="Helvetica" w:hAnsi="Helvetica"/>
          <w:lang w:val="es-ES"/>
        </w:rPr>
        <w:t xml:space="preserve"> </w:t>
      </w:r>
      <w:proofErr w:type="spellStart"/>
      <w:r w:rsidRPr="00623806">
        <w:rPr>
          <w:rFonts w:ascii="Helvetica" w:hAnsi="Helvetica"/>
          <w:lang w:val="es-ES"/>
        </w:rPr>
        <w:t>wolves</w:t>
      </w:r>
      <w:proofErr w:type="spellEnd"/>
      <w:r w:rsidRPr="00623806">
        <w:rPr>
          <w:rFonts w:ascii="Helvetica" w:hAnsi="Helvetica"/>
          <w:lang w:val="es-ES"/>
        </w:rPr>
        <w:t xml:space="preserve"> </w:t>
      </w:r>
      <w:proofErr w:type="spellStart"/>
      <w:r w:rsidRPr="00623806">
        <w:rPr>
          <w:rFonts w:ascii="Helvetica" w:hAnsi="Helvetica"/>
          <w:lang w:val="es-ES"/>
        </w:rPr>
        <w:t>fighting</w:t>
      </w:r>
      <w:proofErr w:type="spellEnd"/>
      <w:r w:rsidRPr="00623806">
        <w:rPr>
          <w:rFonts w:ascii="Helvetica" w:hAnsi="Helvetica"/>
          <w:lang w:val="es-ES"/>
        </w:rPr>
        <w:t xml:space="preserve"> in </w:t>
      </w:r>
      <w:proofErr w:type="spellStart"/>
      <w:r w:rsidRPr="00623806">
        <w:rPr>
          <w:rFonts w:ascii="Helvetica" w:hAnsi="Helvetica"/>
          <w:lang w:val="es-ES"/>
        </w:rPr>
        <w:t>dreams</w:t>
      </w:r>
      <w:proofErr w:type="spellEnd"/>
      <w:r w:rsidRPr="00623806">
        <w:rPr>
          <w:rFonts w:ascii="Helvetica" w:hAnsi="Helvetica"/>
          <w:lang w:val="es-ES"/>
        </w:rPr>
        <w:t xml:space="preserve"> </w:t>
      </w:r>
      <w:proofErr w:type="spellStart"/>
      <w:r w:rsidRPr="00623806">
        <w:rPr>
          <w:rFonts w:ascii="Helvetica" w:hAnsi="Helvetica"/>
          <w:lang w:val="es-ES"/>
        </w:rPr>
        <w:t>meaning</w:t>
      </w:r>
      <w:proofErr w:type="spellEnd"/>
      <w:r w:rsidRPr="00623806">
        <w:rPr>
          <w:rFonts w:ascii="Helvetica" w:hAnsi="Helvetica"/>
          <w:lang w:val="es-ES"/>
        </w:rPr>
        <w:t>”</w:t>
      </w:r>
    </w:p>
    <w:p w14:paraId="4B2B1DB7" w14:textId="608E5AA9"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Most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vague, spiritual </w:t>
      </w:r>
      <w:proofErr w:type="spellStart"/>
      <w:r w:rsidRPr="00623806">
        <w:rPr>
          <w:rFonts w:ascii="Helvetica" w:hAnsi="Helvetica"/>
          <w:lang w:val="es-ES"/>
        </w:rPr>
        <w:t>fluff</w:t>
      </w:r>
      <w:proofErr w:type="spellEnd"/>
      <w:r w:rsidRPr="00623806">
        <w:rPr>
          <w:rFonts w:ascii="Helvetica" w:hAnsi="Helvetica"/>
          <w:lang w:val="es-ES"/>
        </w:rPr>
        <w:t xml:space="preserve">. </w:t>
      </w:r>
      <w:proofErr w:type="spellStart"/>
      <w:r w:rsidRPr="00623806">
        <w:rPr>
          <w:rFonts w:ascii="Helvetica" w:hAnsi="Helvetica"/>
          <w:lang w:val="es-ES"/>
        </w:rPr>
        <w:t>Loyalty</w:t>
      </w:r>
      <w:proofErr w:type="spellEnd"/>
      <w:r w:rsidRPr="00623806">
        <w:rPr>
          <w:rFonts w:ascii="Helvetica" w:hAnsi="Helvetica"/>
          <w:lang w:val="es-ES"/>
        </w:rPr>
        <w:t xml:space="preserve">. </w:t>
      </w:r>
      <w:proofErr w:type="spellStart"/>
      <w:r w:rsidRPr="00623806">
        <w:rPr>
          <w:rFonts w:ascii="Helvetica" w:hAnsi="Helvetica"/>
          <w:lang w:val="es-ES"/>
        </w:rPr>
        <w:t>Inner</w:t>
      </w:r>
      <w:proofErr w:type="spellEnd"/>
      <w:r w:rsidRPr="00623806">
        <w:rPr>
          <w:rFonts w:ascii="Helvetica" w:hAnsi="Helvetica"/>
          <w:lang w:val="es-ES"/>
        </w:rPr>
        <w:t xml:space="preserve"> </w:t>
      </w:r>
      <w:proofErr w:type="spellStart"/>
      <w:r w:rsidRPr="00623806">
        <w:rPr>
          <w:rFonts w:ascii="Helvetica" w:hAnsi="Helvetica"/>
          <w:lang w:val="es-ES"/>
        </w:rPr>
        <w:t>conflict</w:t>
      </w:r>
      <w:proofErr w:type="spellEnd"/>
      <w:r w:rsidRPr="00623806">
        <w:rPr>
          <w:rFonts w:ascii="Helvetica" w:hAnsi="Helvetica"/>
          <w:lang w:val="es-ES"/>
        </w:rPr>
        <w:t xml:space="preserve">. </w:t>
      </w:r>
      <w:proofErr w:type="spellStart"/>
      <w:r w:rsidRPr="00623806">
        <w:rPr>
          <w:rFonts w:ascii="Helvetica" w:hAnsi="Helvetica"/>
          <w:lang w:val="es-ES"/>
        </w:rPr>
        <w:t>Protection</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nothing</w:t>
      </w:r>
      <w:proofErr w:type="spellEnd"/>
      <w:r w:rsidRPr="00623806">
        <w:rPr>
          <w:rFonts w:ascii="Helvetica" w:hAnsi="Helvetica"/>
          <w:lang w:val="es-ES"/>
        </w:rPr>
        <w:t xml:space="preserve"> </w:t>
      </w:r>
      <w:proofErr w:type="spellStart"/>
      <w:r w:rsidRPr="00623806">
        <w:rPr>
          <w:rFonts w:ascii="Helvetica" w:hAnsi="Helvetica"/>
          <w:lang w:val="es-ES"/>
        </w:rPr>
        <w:t>explained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sharpness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clarity</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heavy in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chest</w:t>
      </w:r>
      <w:proofErr w:type="spellEnd"/>
      <w:r w:rsidRPr="00623806">
        <w:rPr>
          <w:rFonts w:ascii="Helvetica" w:hAnsi="Helvetica"/>
          <w:lang w:val="es-ES"/>
        </w:rPr>
        <w:t xml:space="preserve">, as </w:t>
      </w:r>
      <w:proofErr w:type="spellStart"/>
      <w:r w:rsidRPr="00623806">
        <w:rPr>
          <w:rFonts w:ascii="Helvetica" w:hAnsi="Helvetica"/>
          <w:lang w:val="es-ES"/>
        </w:rPr>
        <w:t>if</w:t>
      </w:r>
      <w:proofErr w:type="spellEnd"/>
      <w:r w:rsidRPr="00623806">
        <w:rPr>
          <w:rFonts w:ascii="Helvetica" w:hAnsi="Helvetica"/>
          <w:lang w:val="es-ES"/>
        </w:rPr>
        <w:t xml:space="preserve"> I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witnessing</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genuine.</w:t>
      </w:r>
    </w:p>
    <w:p w14:paraId="501FC79A" w14:textId="77777777" w:rsidR="007D7C07" w:rsidRPr="00623806" w:rsidRDefault="007D7C07" w:rsidP="007D7C07">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even</w:t>
      </w:r>
      <w:proofErr w:type="spellEnd"/>
      <w:r w:rsidRPr="00623806">
        <w:rPr>
          <w:rFonts w:ascii="Helvetica" w:hAnsi="Helvetica"/>
          <w:lang w:val="es-ES"/>
        </w:rPr>
        <w:t xml:space="preserve"> </w:t>
      </w:r>
      <w:proofErr w:type="spellStart"/>
      <w:r w:rsidRPr="00623806">
        <w:rPr>
          <w:rFonts w:ascii="Helvetica" w:hAnsi="Helvetica"/>
          <w:lang w:val="es-ES"/>
        </w:rPr>
        <w:t>hear</w:t>
      </w:r>
      <w:proofErr w:type="spellEnd"/>
      <w:r w:rsidRPr="00623806">
        <w:rPr>
          <w:rFonts w:ascii="Helvetica" w:hAnsi="Helvetica"/>
          <w:lang w:val="es-ES"/>
        </w:rPr>
        <w:t xml:space="preserve"> </w:t>
      </w: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approach</w:t>
      </w:r>
      <w:proofErr w:type="spellEnd"/>
      <w:r w:rsidRPr="00623806">
        <w:rPr>
          <w:rFonts w:ascii="Helvetica" w:hAnsi="Helvetica"/>
          <w:lang w:val="es-ES"/>
        </w:rPr>
        <w:t xml:space="preserve"> </w:t>
      </w:r>
      <w:proofErr w:type="spellStart"/>
      <w:r w:rsidRPr="00623806">
        <w:rPr>
          <w:rFonts w:ascii="Helvetica" w:hAnsi="Helvetica"/>
          <w:lang w:val="es-ES"/>
        </w:rPr>
        <w:t>until</w:t>
      </w:r>
      <w:proofErr w:type="spellEnd"/>
      <w:r w:rsidRPr="00623806">
        <w:rPr>
          <w:rFonts w:ascii="Helvetica" w:hAnsi="Helvetica"/>
          <w:lang w:val="es-ES"/>
        </w:rPr>
        <w:t xml:space="preserve"> I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presence</w:t>
      </w:r>
      <w:proofErr w:type="spellEnd"/>
      <w:r w:rsidRPr="00623806">
        <w:rPr>
          <w:rFonts w:ascii="Helvetica" w:hAnsi="Helvetica"/>
          <w:lang w:val="es-ES"/>
        </w:rPr>
        <w:t>—</w:t>
      </w:r>
      <w:proofErr w:type="spellStart"/>
      <w:r w:rsidRPr="00623806">
        <w:rPr>
          <w:rFonts w:ascii="Helvetica" w:hAnsi="Helvetica"/>
          <w:lang w:val="es-ES"/>
        </w:rPr>
        <w:t>warm</w:t>
      </w:r>
      <w:proofErr w:type="spellEnd"/>
      <w:r w:rsidRPr="00623806">
        <w:rPr>
          <w:rFonts w:ascii="Helvetica" w:hAnsi="Helvetica"/>
          <w:lang w:val="es-ES"/>
        </w:rPr>
        <w:t xml:space="preserve"> and </w:t>
      </w:r>
      <w:proofErr w:type="spellStart"/>
      <w:r w:rsidRPr="00623806">
        <w:rPr>
          <w:rFonts w:ascii="Helvetica" w:hAnsi="Helvetica"/>
          <w:lang w:val="es-ES"/>
        </w:rPr>
        <w:t>unnervingly</w:t>
      </w:r>
      <w:proofErr w:type="spellEnd"/>
      <w:r w:rsidRPr="00623806">
        <w:rPr>
          <w:rFonts w:ascii="Helvetica" w:hAnsi="Helvetica"/>
          <w:lang w:val="es-ES"/>
        </w:rPr>
        <w:t xml:space="preserve"> </w:t>
      </w:r>
      <w:proofErr w:type="spellStart"/>
      <w:r w:rsidRPr="00623806">
        <w:rPr>
          <w:rFonts w:ascii="Helvetica" w:hAnsi="Helvetica"/>
          <w:lang w:val="es-ES"/>
        </w:rPr>
        <w:t>attuned</w:t>
      </w:r>
      <w:proofErr w:type="spellEnd"/>
      <w:r w:rsidRPr="00623806">
        <w:rPr>
          <w:rFonts w:ascii="Helvetica" w:hAnsi="Helvetica"/>
          <w:lang w:val="es-ES"/>
        </w:rPr>
        <w:t>—</w:t>
      </w:r>
      <w:proofErr w:type="spellStart"/>
      <w:r w:rsidRPr="00623806">
        <w:rPr>
          <w:rFonts w:ascii="Helvetica" w:hAnsi="Helvetica"/>
          <w:lang w:val="es-ES"/>
        </w:rPr>
        <w:t>leaning</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enough</w:t>
      </w:r>
      <w:proofErr w:type="spellEnd"/>
      <w:r w:rsidRPr="00623806">
        <w:rPr>
          <w:rFonts w:ascii="Helvetica" w:hAnsi="Helvetica"/>
          <w:lang w:val="es-ES"/>
        </w:rPr>
        <w:t xml:space="preserve"> </w:t>
      </w:r>
      <w:proofErr w:type="spellStart"/>
      <w:r w:rsidRPr="00623806">
        <w:rPr>
          <w:rFonts w:ascii="Helvetica" w:hAnsi="Helvetica"/>
          <w:lang w:val="es-ES"/>
        </w:rPr>
        <w:t>over</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shoulder</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see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glowing</w:t>
      </w:r>
      <w:proofErr w:type="spellEnd"/>
      <w:r w:rsidRPr="00623806">
        <w:rPr>
          <w:rFonts w:ascii="Helvetica" w:hAnsi="Helvetica"/>
          <w:lang w:val="es-ES"/>
        </w:rPr>
        <w:t xml:space="preserve"> </w:t>
      </w:r>
      <w:proofErr w:type="spellStart"/>
      <w:r w:rsidRPr="00623806">
        <w:rPr>
          <w:rFonts w:ascii="Helvetica" w:hAnsi="Helvetica"/>
          <w:lang w:val="es-ES"/>
        </w:rPr>
        <w:t>search</w:t>
      </w:r>
      <w:proofErr w:type="spellEnd"/>
      <w:r w:rsidRPr="00623806">
        <w:rPr>
          <w:rFonts w:ascii="Helvetica" w:hAnsi="Helvetica"/>
          <w:lang w:val="es-ES"/>
        </w:rPr>
        <w:t xml:space="preserve"> bar.</w:t>
      </w:r>
    </w:p>
    <w:p w14:paraId="6E393BC7" w14:textId="77777777" w:rsidR="007D7C07" w:rsidRPr="00623806" w:rsidRDefault="007D7C07" w:rsidP="007D7C07">
      <w:pPr>
        <w:pStyle w:val="Scene"/>
        <w:spacing w:line="276" w:lineRule="auto"/>
        <w:jc w:val="both"/>
        <w:rPr>
          <w:rFonts w:ascii="Helvetica" w:hAnsi="Helvetica"/>
          <w:lang w:val="es-ES"/>
        </w:rPr>
      </w:pPr>
    </w:p>
    <w:p w14:paraId="25A61352" w14:textId="1BD42DF4"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What</w:t>
      </w:r>
      <w:proofErr w:type="spellEnd"/>
      <w:r w:rsidRPr="00623806">
        <w:rPr>
          <w:rFonts w:ascii="Helvetica" w:hAnsi="Helvetica"/>
          <w:lang w:val="es-ES"/>
        </w:rPr>
        <w:t xml:space="preserve"> are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looking</w:t>
      </w:r>
      <w:proofErr w:type="spellEnd"/>
      <w:r w:rsidRPr="00623806">
        <w:rPr>
          <w:rFonts w:ascii="Helvetica" w:hAnsi="Helvetica"/>
          <w:lang w:val="es-ES"/>
        </w:rPr>
        <w:t xml:space="preserve"> at?” he </w:t>
      </w:r>
      <w:proofErr w:type="spellStart"/>
      <w:r w:rsidRPr="00623806">
        <w:rPr>
          <w:rFonts w:ascii="Helvetica" w:hAnsi="Helvetica"/>
          <w:lang w:val="es-ES"/>
        </w:rPr>
        <w:t>asked</w:t>
      </w:r>
      <w:proofErr w:type="spellEnd"/>
      <w:r w:rsidRPr="00623806">
        <w:rPr>
          <w:rFonts w:ascii="Helvetica" w:hAnsi="Helvetica"/>
          <w:lang w:val="es-ES"/>
        </w:rPr>
        <w:t xml:space="preserve">, </w:t>
      </w:r>
      <w:proofErr w:type="spellStart"/>
      <w:r w:rsidRPr="00623806">
        <w:rPr>
          <w:rFonts w:ascii="Helvetica" w:hAnsi="Helvetica"/>
          <w:lang w:val="es-ES"/>
        </w:rPr>
        <w:t>sipping</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water</w:t>
      </w:r>
      <w:proofErr w:type="spellEnd"/>
      <w:r w:rsidRPr="00623806">
        <w:rPr>
          <w:rFonts w:ascii="Helvetica" w:hAnsi="Helvetica"/>
          <w:lang w:val="es-ES"/>
        </w:rPr>
        <w:t xml:space="preserve"> </w:t>
      </w:r>
      <w:proofErr w:type="spellStart"/>
      <w:r w:rsidRPr="00623806">
        <w:rPr>
          <w:rFonts w:ascii="Helvetica" w:hAnsi="Helvetica"/>
          <w:lang w:val="es-ES"/>
        </w:rPr>
        <w:t>bottle</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another</w:t>
      </w:r>
      <w:proofErr w:type="spellEnd"/>
      <w:r w:rsidRPr="00623806">
        <w:rPr>
          <w:rFonts w:ascii="Helvetica" w:hAnsi="Helvetica"/>
          <w:lang w:val="es-ES"/>
        </w:rPr>
        <w:t xml:space="preserve"> </w:t>
      </w:r>
      <w:proofErr w:type="spellStart"/>
      <w:r w:rsidRPr="00623806">
        <w:rPr>
          <w:rFonts w:ascii="Helvetica" w:hAnsi="Helvetica"/>
          <w:lang w:val="es-ES"/>
        </w:rPr>
        <w:t>day</w:t>
      </w:r>
      <w:proofErr w:type="spellEnd"/>
      <w:r w:rsidRPr="00623806">
        <w:rPr>
          <w:rFonts w:ascii="Helvetica" w:hAnsi="Helvetica"/>
          <w:lang w:val="es-ES"/>
        </w:rPr>
        <w:t>.</w:t>
      </w:r>
    </w:p>
    <w:p w14:paraId="01A6308F" w14:textId="1FFF2FA9"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slammed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laptop </w:t>
      </w:r>
      <w:proofErr w:type="spellStart"/>
      <w:r w:rsidRPr="00623806">
        <w:rPr>
          <w:rFonts w:ascii="Helvetica" w:hAnsi="Helvetica"/>
          <w:lang w:val="es-ES"/>
        </w:rPr>
        <w:t>shut</w:t>
      </w:r>
      <w:proofErr w:type="spellEnd"/>
      <w:r w:rsidRPr="00623806">
        <w:rPr>
          <w:rFonts w:ascii="Helvetica" w:hAnsi="Helvetica"/>
          <w:lang w:val="es-ES"/>
        </w:rPr>
        <w:t xml:space="preserve"> </w:t>
      </w:r>
      <w:proofErr w:type="spellStart"/>
      <w:r w:rsidRPr="00623806">
        <w:rPr>
          <w:rFonts w:ascii="Helvetica" w:hAnsi="Helvetica"/>
          <w:lang w:val="es-ES"/>
        </w:rPr>
        <w:t>instinctively</w:t>
      </w:r>
      <w:proofErr w:type="spellEnd"/>
      <w:r w:rsidRPr="00623806">
        <w:rPr>
          <w:rFonts w:ascii="Helvetica" w:hAnsi="Helvetica"/>
          <w:lang w:val="es-ES"/>
        </w:rPr>
        <w:t>. “</w:t>
      </w:r>
      <w:proofErr w:type="spellStart"/>
      <w:r w:rsidRPr="00623806">
        <w:rPr>
          <w:rFonts w:ascii="Helvetica" w:hAnsi="Helvetica"/>
          <w:lang w:val="es-ES"/>
        </w:rPr>
        <w:t>Nothing</w:t>
      </w:r>
      <w:proofErr w:type="spellEnd"/>
      <w:r w:rsidRPr="00623806">
        <w:rPr>
          <w:rFonts w:ascii="Helvetica" w:hAnsi="Helvetica"/>
          <w:lang w:val="es-ES"/>
        </w:rPr>
        <w:t>.”</w:t>
      </w:r>
    </w:p>
    <w:p w14:paraId="553AC9EC" w14:textId="68765DF3"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quirked</w:t>
      </w:r>
      <w:proofErr w:type="spellEnd"/>
      <w:r w:rsidRPr="00623806">
        <w:rPr>
          <w:rFonts w:ascii="Helvetica" w:hAnsi="Helvetica"/>
          <w:lang w:val="es-ES"/>
        </w:rPr>
        <w:t xml:space="preserve"> </w:t>
      </w:r>
      <w:proofErr w:type="spellStart"/>
      <w:r w:rsidRPr="00623806">
        <w:rPr>
          <w:rFonts w:ascii="Helvetica" w:hAnsi="Helvetica"/>
          <w:lang w:val="es-ES"/>
        </w:rPr>
        <w:t>an</w:t>
      </w:r>
      <w:proofErr w:type="spellEnd"/>
      <w:r w:rsidRPr="00623806">
        <w:rPr>
          <w:rFonts w:ascii="Helvetica" w:hAnsi="Helvetica"/>
          <w:lang w:val="es-ES"/>
        </w:rPr>
        <w:t xml:space="preserve"> </w:t>
      </w:r>
      <w:proofErr w:type="spellStart"/>
      <w:r w:rsidRPr="00623806">
        <w:rPr>
          <w:rFonts w:ascii="Helvetica" w:hAnsi="Helvetica"/>
          <w:lang w:val="es-ES"/>
        </w:rPr>
        <w:t>eyebrow</w:t>
      </w:r>
      <w:proofErr w:type="spellEnd"/>
      <w:r w:rsidRPr="00623806">
        <w:rPr>
          <w:rFonts w:ascii="Helvetica" w:hAnsi="Helvetica"/>
          <w:lang w:val="es-ES"/>
        </w:rPr>
        <w:t>.</w:t>
      </w:r>
    </w:p>
    <w:p w14:paraId="705A1729" w14:textId="29060EE6"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Okay</w:t>
      </w:r>
      <w:proofErr w:type="spellEnd"/>
      <w:r w:rsidRPr="00623806">
        <w:rPr>
          <w:rFonts w:ascii="Helvetica" w:hAnsi="Helvetica"/>
          <w:lang w:val="es-ES"/>
        </w:rPr>
        <w:t xml:space="preserve">, fine. “Dreams,” I </w:t>
      </w:r>
      <w:proofErr w:type="spellStart"/>
      <w:r w:rsidRPr="00623806">
        <w:rPr>
          <w:rFonts w:ascii="Helvetica" w:hAnsi="Helvetica"/>
          <w:lang w:val="es-ES"/>
        </w:rPr>
        <w:t>muttered</w:t>
      </w:r>
      <w:proofErr w:type="spellEnd"/>
      <w:r w:rsidRPr="00623806">
        <w:rPr>
          <w:rFonts w:ascii="Helvetica" w:hAnsi="Helvetica"/>
          <w:lang w:val="es-ES"/>
        </w:rPr>
        <w:t xml:space="preserve">, </w:t>
      </w:r>
      <w:proofErr w:type="spellStart"/>
      <w:r w:rsidRPr="00623806">
        <w:rPr>
          <w:rFonts w:ascii="Helvetica" w:hAnsi="Helvetica"/>
          <w:lang w:val="es-ES"/>
        </w:rPr>
        <w:t>then</w:t>
      </w:r>
      <w:proofErr w:type="spellEnd"/>
      <w:r w:rsidRPr="00623806">
        <w:rPr>
          <w:rFonts w:ascii="Helvetica" w:hAnsi="Helvetica"/>
          <w:lang w:val="es-ES"/>
        </w:rPr>
        <w:t xml:space="preserve"> </w:t>
      </w:r>
      <w:proofErr w:type="spellStart"/>
      <w:r w:rsidRPr="00623806">
        <w:rPr>
          <w:rFonts w:ascii="Helvetica" w:hAnsi="Helvetica"/>
          <w:lang w:val="es-ES"/>
        </w:rPr>
        <w:t>added</w:t>
      </w:r>
      <w:proofErr w:type="spellEnd"/>
      <w:r w:rsidRPr="00623806">
        <w:rPr>
          <w:rFonts w:ascii="Helvetica" w:hAnsi="Helvetica"/>
          <w:lang w:val="es-ES"/>
        </w:rPr>
        <w:t>, “</w:t>
      </w:r>
      <w:proofErr w:type="spellStart"/>
      <w:r w:rsidRPr="00623806">
        <w:rPr>
          <w:rFonts w:ascii="Helvetica" w:hAnsi="Helvetica"/>
          <w:lang w:val="es-ES"/>
        </w:rPr>
        <w:t>about</w:t>
      </w:r>
      <w:proofErr w:type="spellEnd"/>
      <w:r w:rsidRPr="00623806">
        <w:rPr>
          <w:rFonts w:ascii="Helvetica" w:hAnsi="Helvetica"/>
          <w:lang w:val="es-ES"/>
        </w:rPr>
        <w:t xml:space="preserve"> </w:t>
      </w:r>
      <w:proofErr w:type="spellStart"/>
      <w:r w:rsidRPr="00623806">
        <w:rPr>
          <w:rFonts w:ascii="Helvetica" w:hAnsi="Helvetica"/>
          <w:lang w:val="es-ES"/>
        </w:rPr>
        <w:t>wolves</w:t>
      </w:r>
      <w:proofErr w:type="spellEnd"/>
      <w:r w:rsidRPr="00623806">
        <w:rPr>
          <w:rFonts w:ascii="Helvetica" w:hAnsi="Helvetica"/>
          <w:lang w:val="es-ES"/>
        </w:rPr>
        <w:t>.</w:t>
      </w:r>
      <w:r w:rsidR="00F53E1A" w:rsidRPr="00623806">
        <w:rPr>
          <w:rFonts w:ascii="Helvetica" w:hAnsi="Helvetica"/>
          <w:lang w:val="es-ES"/>
        </w:rPr>
        <w:t>”</w:t>
      </w:r>
    </w:p>
    <w:p w14:paraId="2A627A74" w14:textId="724BB287"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choked</w:t>
      </w:r>
      <w:proofErr w:type="spellEnd"/>
      <w:r w:rsidRPr="00623806">
        <w:rPr>
          <w:rFonts w:ascii="Helvetica" w:hAnsi="Helvetica"/>
          <w:lang w:val="es-ES"/>
        </w:rPr>
        <w:t>.</w:t>
      </w:r>
    </w:p>
    <w:p w14:paraId="7395C4E1" w14:textId="14288A3B"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I mean, </w:t>
      </w:r>
      <w:proofErr w:type="spellStart"/>
      <w:r w:rsidRPr="00623806">
        <w:rPr>
          <w:rFonts w:ascii="Helvetica" w:hAnsi="Helvetica"/>
          <w:lang w:val="es-ES"/>
        </w:rPr>
        <w:t>literally</w:t>
      </w:r>
      <w:proofErr w:type="spellEnd"/>
      <w:r w:rsidRPr="00623806">
        <w:rPr>
          <w:rFonts w:ascii="Helvetica" w:hAnsi="Helvetica"/>
          <w:lang w:val="es-ES"/>
        </w:rPr>
        <w:t xml:space="preserve">, </w:t>
      </w:r>
      <w:proofErr w:type="spellStart"/>
      <w:r w:rsidRPr="00623806">
        <w:rPr>
          <w:rFonts w:ascii="Helvetica" w:hAnsi="Helvetica"/>
          <w:lang w:val="es-ES"/>
        </w:rPr>
        <w:t>choked</w:t>
      </w:r>
      <w:proofErr w:type="spellEnd"/>
      <w:r w:rsidRPr="00623806">
        <w:rPr>
          <w:rFonts w:ascii="Helvetica" w:hAnsi="Helvetica"/>
          <w:lang w:val="es-ES"/>
        </w:rPr>
        <w:t xml:space="preserve">. </w:t>
      </w:r>
      <w:proofErr w:type="spellStart"/>
      <w:r w:rsidRPr="00623806">
        <w:rPr>
          <w:rFonts w:ascii="Helvetica" w:hAnsi="Helvetica"/>
          <w:lang w:val="es-ES"/>
        </w:rPr>
        <w:t>Water</w:t>
      </w:r>
      <w:proofErr w:type="spellEnd"/>
      <w:r w:rsidRPr="00623806">
        <w:rPr>
          <w:rFonts w:ascii="Helvetica" w:hAnsi="Helvetica"/>
          <w:lang w:val="es-ES"/>
        </w:rPr>
        <w:t xml:space="preserve"> </w:t>
      </w:r>
      <w:proofErr w:type="spellStart"/>
      <w:r w:rsidRPr="00623806">
        <w:rPr>
          <w:rFonts w:ascii="Helvetica" w:hAnsi="Helvetica"/>
          <w:lang w:val="es-ES"/>
        </w:rPr>
        <w:t>shot</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nose</w:t>
      </w:r>
      <w:proofErr w:type="spellEnd"/>
      <w:r w:rsidRPr="00623806">
        <w:rPr>
          <w:rFonts w:ascii="Helvetica" w:hAnsi="Helvetica"/>
          <w:lang w:val="es-ES"/>
        </w:rPr>
        <w:t xml:space="preserve">, and he </w:t>
      </w:r>
      <w:proofErr w:type="spellStart"/>
      <w:r w:rsidRPr="00623806">
        <w:rPr>
          <w:rFonts w:ascii="Helvetica" w:hAnsi="Helvetica"/>
          <w:lang w:val="es-ES"/>
        </w:rPr>
        <w:t>doubled</w:t>
      </w:r>
      <w:proofErr w:type="spellEnd"/>
      <w:r w:rsidRPr="00623806">
        <w:rPr>
          <w:rFonts w:ascii="Helvetica" w:hAnsi="Helvetica"/>
          <w:lang w:val="es-ES"/>
        </w:rPr>
        <w:t xml:space="preserve"> </w:t>
      </w:r>
      <w:proofErr w:type="spellStart"/>
      <w:r w:rsidRPr="00623806">
        <w:rPr>
          <w:rFonts w:ascii="Helvetica" w:hAnsi="Helvetica"/>
          <w:lang w:val="es-ES"/>
        </w:rPr>
        <w:t>over</w:t>
      </w:r>
      <w:proofErr w:type="spellEnd"/>
      <w:r w:rsidRPr="00623806">
        <w:rPr>
          <w:rFonts w:ascii="Helvetica" w:hAnsi="Helvetica"/>
          <w:lang w:val="es-ES"/>
        </w:rPr>
        <w:t xml:space="preserve">, </w:t>
      </w:r>
      <w:proofErr w:type="spellStart"/>
      <w:r w:rsidRPr="00623806">
        <w:rPr>
          <w:rFonts w:ascii="Helvetica" w:hAnsi="Helvetica"/>
          <w:lang w:val="es-ES"/>
        </w:rPr>
        <w:t>coughing</w:t>
      </w:r>
      <w:proofErr w:type="spellEnd"/>
      <w:r w:rsidRPr="00623806">
        <w:rPr>
          <w:rFonts w:ascii="Helvetica" w:hAnsi="Helvetica"/>
          <w:lang w:val="es-ES"/>
        </w:rPr>
        <w:t xml:space="preserve"> so </w:t>
      </w:r>
      <w:proofErr w:type="spellStart"/>
      <w:r w:rsidRPr="00623806">
        <w:rPr>
          <w:rFonts w:ascii="Helvetica" w:hAnsi="Helvetica"/>
          <w:lang w:val="es-ES"/>
        </w:rPr>
        <w:t>violently</w:t>
      </w:r>
      <w:proofErr w:type="spellEnd"/>
      <w:r w:rsidRPr="00623806">
        <w:rPr>
          <w:rFonts w:ascii="Helvetica" w:hAnsi="Helvetica"/>
          <w:lang w:val="es-ES"/>
        </w:rPr>
        <w:t xml:space="preserve"> I </w:t>
      </w:r>
      <w:proofErr w:type="spellStart"/>
      <w:r w:rsidRPr="00623806">
        <w:rPr>
          <w:rFonts w:ascii="Helvetica" w:hAnsi="Helvetica"/>
          <w:lang w:val="es-ES"/>
        </w:rPr>
        <w:t>thought</w:t>
      </w:r>
      <w:proofErr w:type="spellEnd"/>
      <w:r w:rsidRPr="00623806">
        <w:rPr>
          <w:rFonts w:ascii="Helvetica" w:hAnsi="Helvetica"/>
          <w:lang w:val="es-ES"/>
        </w:rPr>
        <w:t xml:space="preserve"> he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going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collapse</w:t>
      </w:r>
      <w:proofErr w:type="spellEnd"/>
      <w:r w:rsidRPr="00623806">
        <w:rPr>
          <w:rFonts w:ascii="Helvetica" w:hAnsi="Helvetica"/>
          <w:lang w:val="es-ES"/>
        </w:rPr>
        <w:t xml:space="preserve">. I </w:t>
      </w:r>
      <w:proofErr w:type="spellStart"/>
      <w:r w:rsidRPr="00623806">
        <w:rPr>
          <w:rFonts w:ascii="Helvetica" w:hAnsi="Helvetica"/>
          <w:lang w:val="es-ES"/>
        </w:rPr>
        <w:t>jumped</w:t>
      </w:r>
      <w:proofErr w:type="spellEnd"/>
      <w:r w:rsidRPr="00623806">
        <w:rPr>
          <w:rFonts w:ascii="Helvetica" w:hAnsi="Helvetica"/>
          <w:lang w:val="es-ES"/>
        </w:rPr>
        <w:t xml:space="preserve"> up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seat</w:t>
      </w:r>
      <w:proofErr w:type="spellEnd"/>
      <w:r w:rsidRPr="00623806">
        <w:rPr>
          <w:rFonts w:ascii="Helvetica" w:hAnsi="Helvetica"/>
          <w:lang w:val="es-ES"/>
        </w:rPr>
        <w:t xml:space="preserve"> and </w:t>
      </w:r>
      <w:proofErr w:type="spellStart"/>
      <w:r w:rsidRPr="00623806">
        <w:rPr>
          <w:rFonts w:ascii="Helvetica" w:hAnsi="Helvetica"/>
          <w:lang w:val="es-ES"/>
        </w:rPr>
        <w:t>reached</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a </w:t>
      </w:r>
      <w:proofErr w:type="spellStart"/>
      <w:r w:rsidRPr="00623806">
        <w:rPr>
          <w:rFonts w:ascii="Helvetica" w:hAnsi="Helvetica"/>
          <w:lang w:val="es-ES"/>
        </w:rPr>
        <w:t>napkin</w:t>
      </w:r>
      <w:proofErr w:type="spellEnd"/>
      <w:r w:rsidRPr="00623806">
        <w:rPr>
          <w:rFonts w:ascii="Helvetica" w:hAnsi="Helvetica"/>
          <w:lang w:val="es-ES"/>
        </w:rPr>
        <w:t>.</w:t>
      </w:r>
    </w:p>
    <w:p w14:paraId="75D84E2A" w14:textId="34ED7183"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Jesus</w:t>
      </w:r>
      <w:proofErr w:type="spellEnd"/>
      <w:r w:rsidRPr="00623806">
        <w:rPr>
          <w:rFonts w:ascii="Helvetica" w:hAnsi="Helvetica"/>
          <w:lang w:val="es-ES"/>
        </w:rPr>
        <w:t xml:space="preserve">, are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okay</w:t>
      </w:r>
      <w:proofErr w:type="spellEnd"/>
      <w:r w:rsidRPr="00623806">
        <w:rPr>
          <w:rFonts w:ascii="Helvetica" w:hAnsi="Helvetica"/>
          <w:lang w:val="es-ES"/>
        </w:rPr>
        <w:t xml:space="preserve">?” I </w:t>
      </w:r>
      <w:proofErr w:type="spellStart"/>
      <w:r w:rsidRPr="00623806">
        <w:rPr>
          <w:rFonts w:ascii="Helvetica" w:hAnsi="Helvetica"/>
          <w:lang w:val="es-ES"/>
        </w:rPr>
        <w:t>asked</w:t>
      </w:r>
      <w:proofErr w:type="spellEnd"/>
      <w:r w:rsidRPr="00623806">
        <w:rPr>
          <w:rFonts w:ascii="Helvetica" w:hAnsi="Helvetica"/>
          <w:lang w:val="es-ES"/>
        </w:rPr>
        <w:t xml:space="preserve">, </w:t>
      </w:r>
      <w:proofErr w:type="spellStart"/>
      <w:r w:rsidRPr="00623806">
        <w:rPr>
          <w:rFonts w:ascii="Helvetica" w:hAnsi="Helvetica"/>
          <w:lang w:val="es-ES"/>
        </w:rPr>
        <w:t>wide-eyed</w:t>
      </w:r>
      <w:proofErr w:type="spellEnd"/>
      <w:r w:rsidRPr="00623806">
        <w:rPr>
          <w:rFonts w:ascii="Helvetica" w:hAnsi="Helvetica"/>
          <w:lang w:val="es-ES"/>
        </w:rPr>
        <w:t>.</w:t>
      </w:r>
    </w:p>
    <w:p w14:paraId="35EDBD3A" w14:textId="35F3AF06"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waved</w:t>
      </w:r>
      <w:proofErr w:type="spellEnd"/>
      <w:r w:rsidRPr="00623806">
        <w:rPr>
          <w:rFonts w:ascii="Helvetica" w:hAnsi="Helvetica"/>
          <w:lang w:val="es-ES"/>
        </w:rPr>
        <w:t xml:space="preserve"> me off,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coughing</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watering</w:t>
      </w:r>
      <w:proofErr w:type="spellEnd"/>
      <w:r w:rsidRPr="00623806">
        <w:rPr>
          <w:rFonts w:ascii="Helvetica" w:hAnsi="Helvetica"/>
          <w:lang w:val="es-ES"/>
        </w:rPr>
        <w:t>.</w:t>
      </w:r>
    </w:p>
    <w:p w14:paraId="7FB4D139" w14:textId="77806790"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I’m</w:t>
      </w:r>
      <w:proofErr w:type="spellEnd"/>
      <w:r w:rsidRPr="00623806">
        <w:rPr>
          <w:rFonts w:ascii="Helvetica" w:hAnsi="Helvetica"/>
          <w:lang w:val="es-ES"/>
        </w:rPr>
        <w:t xml:space="preserve"> fine,” he </w:t>
      </w:r>
      <w:proofErr w:type="spellStart"/>
      <w:r w:rsidRPr="00623806">
        <w:rPr>
          <w:rFonts w:ascii="Helvetica" w:hAnsi="Helvetica"/>
          <w:lang w:val="es-ES"/>
        </w:rPr>
        <w:t>rasped</w:t>
      </w:r>
      <w:proofErr w:type="spellEnd"/>
      <w:r w:rsidRPr="00623806">
        <w:rPr>
          <w:rFonts w:ascii="Helvetica" w:hAnsi="Helvetica"/>
          <w:lang w:val="es-ES"/>
        </w:rPr>
        <w:t xml:space="preserve"> after a beat, </w:t>
      </w:r>
      <w:proofErr w:type="spellStart"/>
      <w:r w:rsidRPr="00623806">
        <w:rPr>
          <w:rFonts w:ascii="Helvetica" w:hAnsi="Helvetica"/>
          <w:lang w:val="es-ES"/>
        </w:rPr>
        <w:t>though</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strained</w:t>
      </w:r>
      <w:proofErr w:type="spellEnd"/>
      <w:r w:rsidRPr="00623806">
        <w:rPr>
          <w:rFonts w:ascii="Helvetica" w:hAnsi="Helvetica"/>
          <w:lang w:val="es-ES"/>
        </w:rPr>
        <w:t xml:space="preserve"> and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posture</w:t>
      </w:r>
      <w:proofErr w:type="spellEnd"/>
      <w:r w:rsidRPr="00623806">
        <w:rPr>
          <w:rFonts w:ascii="Helvetica" w:hAnsi="Helvetica"/>
          <w:lang w:val="es-ES"/>
        </w:rPr>
        <w:t xml:space="preserve"> a </w:t>
      </w:r>
      <w:proofErr w:type="spellStart"/>
      <w:r w:rsidRPr="00623806">
        <w:rPr>
          <w:rFonts w:ascii="Helvetica" w:hAnsi="Helvetica"/>
          <w:lang w:val="es-ES"/>
        </w:rPr>
        <w:t>little</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stiff</w:t>
      </w:r>
      <w:proofErr w:type="spellEnd"/>
      <w:r w:rsidRPr="00623806">
        <w:rPr>
          <w:rFonts w:ascii="Helvetica" w:hAnsi="Helvetica"/>
          <w:lang w:val="es-ES"/>
        </w:rPr>
        <w:t xml:space="preserve">. “Just </w:t>
      </w:r>
      <w:proofErr w:type="spellStart"/>
      <w:r w:rsidRPr="00623806">
        <w:rPr>
          <w:rFonts w:ascii="Helvetica" w:hAnsi="Helvetica"/>
          <w:lang w:val="es-ES"/>
        </w:rPr>
        <w:t>went</w:t>
      </w:r>
      <w:proofErr w:type="spellEnd"/>
      <w:r w:rsidRPr="00623806">
        <w:rPr>
          <w:rFonts w:ascii="Helvetica" w:hAnsi="Helvetica"/>
          <w:lang w:val="es-ES"/>
        </w:rPr>
        <w:t xml:space="preserve"> </w:t>
      </w:r>
      <w:proofErr w:type="spellStart"/>
      <w:r w:rsidRPr="00623806">
        <w:rPr>
          <w:rFonts w:ascii="Helvetica" w:hAnsi="Helvetica"/>
          <w:lang w:val="es-ES"/>
        </w:rPr>
        <w:t>down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wrong</w:t>
      </w:r>
      <w:proofErr w:type="spellEnd"/>
      <w:r w:rsidRPr="00623806">
        <w:rPr>
          <w:rFonts w:ascii="Helvetica" w:hAnsi="Helvetica"/>
          <w:lang w:val="es-ES"/>
        </w:rPr>
        <w:t xml:space="preserve"> pipe.”</w:t>
      </w:r>
    </w:p>
    <w:p w14:paraId="577BEF1D" w14:textId="16132508"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Yeah</w:t>
      </w:r>
      <w:proofErr w:type="spellEnd"/>
      <w:r w:rsidRPr="00623806">
        <w:rPr>
          <w:rFonts w:ascii="Helvetica" w:hAnsi="Helvetica"/>
          <w:lang w:val="es-ES"/>
        </w:rPr>
        <w:t xml:space="preserve">. </w:t>
      </w:r>
      <w:proofErr w:type="spellStart"/>
      <w:r w:rsidRPr="00623806">
        <w:rPr>
          <w:rFonts w:ascii="Helvetica" w:hAnsi="Helvetica"/>
          <w:lang w:val="es-ES"/>
        </w:rPr>
        <w:t>Right</w:t>
      </w:r>
      <w:proofErr w:type="spellEnd"/>
      <w:r w:rsidRPr="00623806">
        <w:rPr>
          <w:rFonts w:ascii="Helvetica" w:hAnsi="Helvetica"/>
          <w:lang w:val="es-ES"/>
        </w:rPr>
        <w:t>.</w:t>
      </w:r>
    </w:p>
    <w:p w14:paraId="003A1206" w14:textId="2F15E0C9"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sat</w:t>
      </w:r>
      <w:proofErr w:type="spellEnd"/>
      <w:r w:rsidRPr="00623806">
        <w:rPr>
          <w:rFonts w:ascii="Helvetica" w:hAnsi="Helvetica"/>
          <w:lang w:val="es-ES"/>
        </w:rPr>
        <w:t xml:space="preserve"> back </w:t>
      </w:r>
      <w:proofErr w:type="spellStart"/>
      <w:r w:rsidRPr="00623806">
        <w:rPr>
          <w:rFonts w:ascii="Helvetica" w:hAnsi="Helvetica"/>
          <w:lang w:val="es-ES"/>
        </w:rPr>
        <w:t>down</w:t>
      </w:r>
      <w:proofErr w:type="spellEnd"/>
      <w:r w:rsidRPr="00623806">
        <w:rPr>
          <w:rFonts w:ascii="Helvetica" w:hAnsi="Helvetica"/>
          <w:lang w:val="es-ES"/>
        </w:rPr>
        <w:t xml:space="preserve">, </w:t>
      </w:r>
      <w:proofErr w:type="spellStart"/>
      <w:r w:rsidRPr="00623806">
        <w:rPr>
          <w:rFonts w:ascii="Helvetica" w:hAnsi="Helvetica"/>
          <w:lang w:val="es-ES"/>
        </w:rPr>
        <w:t>eyeing</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a </w:t>
      </w:r>
      <w:proofErr w:type="spellStart"/>
      <w:r w:rsidRPr="00623806">
        <w:rPr>
          <w:rFonts w:ascii="Helvetica" w:hAnsi="Helvetica"/>
          <w:lang w:val="es-ES"/>
        </w:rPr>
        <w:t>dream</w:t>
      </w:r>
      <w:proofErr w:type="spellEnd"/>
      <w:r w:rsidRPr="00623806">
        <w:rPr>
          <w:rFonts w:ascii="Helvetica" w:hAnsi="Helvetica"/>
          <w:lang w:val="es-ES"/>
        </w:rPr>
        <w:t xml:space="preserve">,” I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carefully</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I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prodding</w:t>
      </w:r>
      <w:proofErr w:type="spellEnd"/>
      <w:r w:rsidRPr="00623806">
        <w:rPr>
          <w:rFonts w:ascii="Helvetica" w:hAnsi="Helvetica"/>
          <w:lang w:val="es-ES"/>
        </w:rPr>
        <w:t xml:space="preserve"> at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delicate</w:t>
      </w:r>
      <w:proofErr w:type="spellEnd"/>
      <w:r w:rsidRPr="00623806">
        <w:rPr>
          <w:rFonts w:ascii="Helvetica" w:hAnsi="Helvetica"/>
          <w:lang w:val="es-ES"/>
        </w:rPr>
        <w:t>. “</w:t>
      </w:r>
      <w:proofErr w:type="spellStart"/>
      <w:r w:rsidRPr="00623806">
        <w:rPr>
          <w:rFonts w:ascii="Helvetica" w:hAnsi="Helvetica"/>
          <w:lang w:val="es-ES"/>
        </w:rPr>
        <w:t>Two</w:t>
      </w:r>
      <w:proofErr w:type="spellEnd"/>
      <w:r w:rsidRPr="00623806">
        <w:rPr>
          <w:rFonts w:ascii="Helvetica" w:hAnsi="Helvetica"/>
          <w:lang w:val="es-ES"/>
        </w:rPr>
        <w:t xml:space="preserve"> </w:t>
      </w:r>
      <w:proofErr w:type="spellStart"/>
      <w:r w:rsidRPr="00623806">
        <w:rPr>
          <w:rFonts w:ascii="Helvetica" w:hAnsi="Helvetica"/>
          <w:lang w:val="es-ES"/>
        </w:rPr>
        <w:t>wolves</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black</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light </w:t>
      </w:r>
      <w:proofErr w:type="spellStart"/>
      <w:r w:rsidRPr="00623806">
        <w:rPr>
          <w:rFonts w:ascii="Helvetica" w:hAnsi="Helvetica"/>
          <w:lang w:val="es-ES"/>
        </w:rPr>
        <w:t>brown</w:t>
      </w:r>
      <w:proofErr w:type="spellEnd"/>
      <w:r w:rsidRPr="00623806">
        <w:rPr>
          <w:rFonts w:ascii="Helvetica" w:hAnsi="Helvetica"/>
          <w:lang w:val="es-ES"/>
        </w:rPr>
        <w:t xml:space="preserve">. </w:t>
      </w:r>
      <w:proofErr w:type="spellStart"/>
      <w:r w:rsidRPr="00623806">
        <w:rPr>
          <w:rFonts w:ascii="Helvetica" w:hAnsi="Helvetica"/>
          <w:lang w:val="es-ES"/>
        </w:rPr>
        <w:t>They</w:t>
      </w:r>
      <w:proofErr w:type="spellEnd"/>
      <w:r w:rsidRPr="00623806">
        <w:rPr>
          <w:rFonts w:ascii="Helvetica" w:hAnsi="Helvetica"/>
          <w:lang w:val="es-ES"/>
        </w:rPr>
        <w:t xml:space="preserve"> </w:t>
      </w:r>
      <w:proofErr w:type="spellStart"/>
      <w:r w:rsidRPr="00623806">
        <w:rPr>
          <w:rFonts w:ascii="Helvetica" w:hAnsi="Helvetica"/>
          <w:lang w:val="es-ES"/>
        </w:rPr>
        <w:t>fought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black</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protecting</w:t>
      </w:r>
      <w:proofErr w:type="spellEnd"/>
      <w:r w:rsidRPr="00623806">
        <w:rPr>
          <w:rFonts w:ascii="Helvetica" w:hAnsi="Helvetica"/>
          <w:lang w:val="es-ES"/>
        </w:rPr>
        <w:t xml:space="preserve"> me.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other</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wrong</w:t>
      </w:r>
      <w:proofErr w:type="spellEnd"/>
      <w:r w:rsidRPr="00623806">
        <w:rPr>
          <w:rFonts w:ascii="Helvetica" w:hAnsi="Helvetica"/>
          <w:lang w:val="es-ES"/>
        </w:rPr>
        <w:t xml:space="preserve">. </w:t>
      </w:r>
      <w:proofErr w:type="spellStart"/>
      <w:r w:rsidRPr="00623806">
        <w:rPr>
          <w:rFonts w:ascii="Helvetica" w:hAnsi="Helvetica"/>
          <w:lang w:val="es-ES"/>
        </w:rPr>
        <w:t>Hostile</w:t>
      </w:r>
      <w:proofErr w:type="spellEnd"/>
      <w:r w:rsidRPr="00623806">
        <w:rPr>
          <w:rFonts w:ascii="Helvetica" w:hAnsi="Helvetica"/>
          <w:lang w:val="es-ES"/>
        </w:rPr>
        <w:t xml:space="preserve">. I </w:t>
      </w:r>
      <w:proofErr w:type="spellStart"/>
      <w:r w:rsidRPr="00623806">
        <w:rPr>
          <w:rFonts w:ascii="Helvetica" w:hAnsi="Helvetica"/>
          <w:lang w:val="es-ES"/>
        </w:rPr>
        <w:t>don’t</w:t>
      </w:r>
      <w:proofErr w:type="spellEnd"/>
      <w:r w:rsidRPr="00623806">
        <w:rPr>
          <w:rFonts w:ascii="Helvetica" w:hAnsi="Helvetica"/>
          <w:lang w:val="es-ES"/>
        </w:rPr>
        <w:t xml:space="preserve"> </w:t>
      </w:r>
      <w:proofErr w:type="spellStart"/>
      <w:r w:rsidRPr="00623806">
        <w:rPr>
          <w:rFonts w:ascii="Helvetica" w:hAnsi="Helvetica"/>
          <w:lang w:val="es-ES"/>
        </w:rPr>
        <w:t>know</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real.”</w:t>
      </w:r>
    </w:p>
    <w:p w14:paraId="6D58A518" w14:textId="5E4C4592"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gone</w:t>
      </w:r>
      <w:proofErr w:type="spellEnd"/>
      <w:r w:rsidRPr="00623806">
        <w:rPr>
          <w:rFonts w:ascii="Helvetica" w:hAnsi="Helvetica"/>
          <w:lang w:val="es-ES"/>
        </w:rPr>
        <w:t xml:space="preserve"> </w:t>
      </w:r>
      <w:proofErr w:type="spellStart"/>
      <w:r w:rsidRPr="00623806">
        <w:rPr>
          <w:rFonts w:ascii="Helvetica" w:hAnsi="Helvetica"/>
          <w:lang w:val="es-ES"/>
        </w:rPr>
        <w:t>very</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w:t>
      </w:r>
    </w:p>
    <w:p w14:paraId="4949CCEC" w14:textId="379EB32B"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w:t>
      </w:r>
    </w:p>
    <w:p w14:paraId="5DFC4478" w14:textId="57B43694"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lastRenderedPageBreak/>
        <w:t>His</w:t>
      </w:r>
      <w:proofErr w:type="spellEnd"/>
      <w:r w:rsidRPr="00623806">
        <w:rPr>
          <w:rFonts w:ascii="Helvetica" w:hAnsi="Helvetica"/>
          <w:lang w:val="es-ES"/>
        </w:rPr>
        <w:t xml:space="preserve"> </w:t>
      </w:r>
      <w:proofErr w:type="spellStart"/>
      <w:r w:rsidRPr="00623806">
        <w:rPr>
          <w:rFonts w:ascii="Helvetica" w:hAnsi="Helvetica"/>
          <w:lang w:val="es-ES"/>
        </w:rPr>
        <w:t>face</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lost</w:t>
      </w:r>
      <w:proofErr w:type="spellEnd"/>
      <w:r w:rsidRPr="00623806">
        <w:rPr>
          <w:rFonts w:ascii="Helvetica" w:hAnsi="Helvetica"/>
          <w:lang w:val="es-ES"/>
        </w:rPr>
        <w:t xml:space="preserve"> </w:t>
      </w:r>
      <w:proofErr w:type="spellStart"/>
      <w:r w:rsidRPr="00623806">
        <w:rPr>
          <w:rFonts w:ascii="Helvetica" w:hAnsi="Helvetica"/>
          <w:lang w:val="es-ES"/>
        </w:rPr>
        <w:t>some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its</w:t>
      </w:r>
      <w:proofErr w:type="spellEnd"/>
      <w:r w:rsidRPr="00623806">
        <w:rPr>
          <w:rFonts w:ascii="Helvetica" w:hAnsi="Helvetica"/>
          <w:lang w:val="es-ES"/>
        </w:rPr>
        <w:t xml:space="preserve"> color, and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jaw</w:t>
      </w:r>
      <w:proofErr w:type="spellEnd"/>
      <w:r w:rsidRPr="00623806">
        <w:rPr>
          <w:rFonts w:ascii="Helvetica" w:hAnsi="Helvetica"/>
          <w:lang w:val="es-ES"/>
        </w:rPr>
        <w:t xml:space="preserve"> </w:t>
      </w:r>
      <w:proofErr w:type="spellStart"/>
      <w:r w:rsidRPr="00623806">
        <w:rPr>
          <w:rFonts w:ascii="Helvetica" w:hAnsi="Helvetica"/>
          <w:lang w:val="es-ES"/>
        </w:rPr>
        <w:t>remained</w:t>
      </w:r>
      <w:proofErr w:type="spellEnd"/>
      <w:r w:rsidRPr="00623806">
        <w:rPr>
          <w:rFonts w:ascii="Helvetica" w:hAnsi="Helvetica"/>
          <w:lang w:val="es-ES"/>
        </w:rPr>
        <w:t xml:space="preserve"> </w:t>
      </w:r>
      <w:proofErr w:type="spellStart"/>
      <w:r w:rsidRPr="00623806">
        <w:rPr>
          <w:rFonts w:ascii="Helvetica" w:hAnsi="Helvetica"/>
          <w:lang w:val="es-ES"/>
        </w:rPr>
        <w:t>fixed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hands</w:t>
      </w:r>
      <w:proofErr w:type="spellEnd"/>
      <w:r w:rsidRPr="00623806">
        <w:rPr>
          <w:rFonts w:ascii="Helvetica" w:hAnsi="Helvetica"/>
          <w:lang w:val="es-ES"/>
        </w:rPr>
        <w:t xml:space="preserve"> </w:t>
      </w:r>
      <w:proofErr w:type="spellStart"/>
      <w:r w:rsidRPr="00623806">
        <w:rPr>
          <w:rFonts w:ascii="Helvetica" w:hAnsi="Helvetica"/>
          <w:lang w:val="es-ES"/>
        </w:rPr>
        <w:t>clenched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edge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desk</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only</w:t>
      </w:r>
      <w:proofErr w:type="spellEnd"/>
      <w:r w:rsidRPr="00623806">
        <w:rPr>
          <w:rFonts w:ascii="Helvetica" w:hAnsi="Helvetica"/>
          <w:lang w:val="es-ES"/>
        </w:rPr>
        <w:t xml:space="preserve"> </w:t>
      </w:r>
      <w:proofErr w:type="spellStart"/>
      <w:r w:rsidRPr="00623806">
        <w:rPr>
          <w:rFonts w:ascii="Helvetica" w:hAnsi="Helvetica"/>
          <w:lang w:val="es-ES"/>
        </w:rPr>
        <w:t>thing</w:t>
      </w:r>
      <w:proofErr w:type="spellEnd"/>
      <w:r w:rsidRPr="00623806">
        <w:rPr>
          <w:rFonts w:ascii="Helvetica" w:hAnsi="Helvetica"/>
          <w:lang w:val="es-ES"/>
        </w:rPr>
        <w:t xml:space="preserve"> </w:t>
      </w:r>
      <w:proofErr w:type="spellStart"/>
      <w:r w:rsidRPr="00623806">
        <w:rPr>
          <w:rFonts w:ascii="Helvetica" w:hAnsi="Helvetica"/>
          <w:lang w:val="es-ES"/>
        </w:rPr>
        <w:t>keeping</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grounded</w:t>
      </w:r>
      <w:proofErr w:type="spellEnd"/>
      <w:r w:rsidRPr="00623806">
        <w:rPr>
          <w:rFonts w:ascii="Helvetica" w:hAnsi="Helvetica"/>
          <w:lang w:val="es-ES"/>
        </w:rPr>
        <w:t>.</w:t>
      </w:r>
    </w:p>
    <w:p w14:paraId="51E30E94" w14:textId="25DAD899"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that’s</w:t>
      </w:r>
      <w:proofErr w:type="spellEnd"/>
      <w:r w:rsidRPr="00623806">
        <w:rPr>
          <w:rFonts w:ascii="Helvetica" w:hAnsi="Helvetica"/>
          <w:lang w:val="es-ES"/>
        </w:rPr>
        <w:t xml:space="preserve"> </w:t>
      </w:r>
      <w:proofErr w:type="spellStart"/>
      <w:r w:rsidRPr="00623806">
        <w:rPr>
          <w:rFonts w:ascii="Helvetica" w:hAnsi="Helvetica"/>
          <w:lang w:val="es-ES"/>
        </w:rPr>
        <w:t>all</w:t>
      </w:r>
      <w:proofErr w:type="spellEnd"/>
      <w:r w:rsidRPr="00623806">
        <w:rPr>
          <w:rFonts w:ascii="Helvetica" w:hAnsi="Helvetica"/>
          <w:lang w:val="es-ES"/>
        </w:rPr>
        <w:t xml:space="preserve">?” he </w:t>
      </w:r>
      <w:proofErr w:type="spellStart"/>
      <w:r w:rsidRPr="00623806">
        <w:rPr>
          <w:rFonts w:ascii="Helvetica" w:hAnsi="Helvetica"/>
          <w:lang w:val="es-ES"/>
        </w:rPr>
        <w:t>asked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low</w:t>
      </w:r>
      <w:proofErr w:type="spellEnd"/>
      <w:r w:rsidRPr="00623806">
        <w:rPr>
          <w:rFonts w:ascii="Helvetica" w:hAnsi="Helvetica"/>
          <w:lang w:val="es-ES"/>
        </w:rPr>
        <w:t>.</w:t>
      </w:r>
    </w:p>
    <w:p w14:paraId="07196547" w14:textId="755D4453"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narrowed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w:t>
      </w:r>
      <w:proofErr w:type="spellStart"/>
      <w:r w:rsidRPr="00623806">
        <w:rPr>
          <w:rFonts w:ascii="Helvetica" w:hAnsi="Helvetica"/>
          <w:lang w:val="es-ES"/>
        </w:rPr>
        <w:t>Why</w:t>
      </w:r>
      <w:proofErr w:type="spellEnd"/>
      <w:r w:rsidRPr="00623806">
        <w:rPr>
          <w:rFonts w:ascii="Helvetica" w:hAnsi="Helvetica"/>
          <w:lang w:val="es-ES"/>
        </w:rPr>
        <w:t xml:space="preserve">? </w:t>
      </w:r>
      <w:proofErr w:type="spellStart"/>
      <w:r w:rsidRPr="00623806">
        <w:rPr>
          <w:rFonts w:ascii="Helvetica" w:hAnsi="Helvetica"/>
          <w:lang w:val="es-ES"/>
        </w:rPr>
        <w:t>Does</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sound</w:t>
      </w:r>
      <w:proofErr w:type="spellEnd"/>
      <w:r w:rsidRPr="00623806">
        <w:rPr>
          <w:rFonts w:ascii="Helvetica" w:hAnsi="Helvetica"/>
          <w:lang w:val="es-ES"/>
        </w:rPr>
        <w:t xml:space="preserve"> familiar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w:t>
      </w:r>
    </w:p>
    <w:p w14:paraId="19FF6E15" w14:textId="14120058"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throat</w:t>
      </w:r>
      <w:proofErr w:type="spellEnd"/>
      <w:r w:rsidRPr="00623806">
        <w:rPr>
          <w:rFonts w:ascii="Helvetica" w:hAnsi="Helvetica"/>
          <w:lang w:val="es-ES"/>
        </w:rPr>
        <w:t xml:space="preserve"> </w:t>
      </w:r>
      <w:proofErr w:type="spellStart"/>
      <w:r w:rsidRPr="00623806">
        <w:rPr>
          <w:rFonts w:ascii="Helvetica" w:hAnsi="Helvetica"/>
          <w:lang w:val="es-ES"/>
        </w:rPr>
        <w:t>bobbed</w:t>
      </w:r>
      <w:proofErr w:type="spellEnd"/>
      <w:r w:rsidRPr="00623806">
        <w:rPr>
          <w:rFonts w:ascii="Helvetica" w:hAnsi="Helvetica"/>
          <w:lang w:val="es-ES"/>
        </w:rPr>
        <w:t xml:space="preserve"> in a </w:t>
      </w:r>
      <w:proofErr w:type="spellStart"/>
      <w:r w:rsidRPr="00623806">
        <w:rPr>
          <w:rFonts w:ascii="Helvetica" w:hAnsi="Helvetica"/>
          <w:lang w:val="es-ES"/>
        </w:rPr>
        <w:t>swallow</w:t>
      </w:r>
      <w:proofErr w:type="spellEnd"/>
      <w:r w:rsidRPr="00623806">
        <w:rPr>
          <w:rFonts w:ascii="Helvetica" w:hAnsi="Helvetica"/>
          <w:lang w:val="es-ES"/>
        </w:rPr>
        <w:t xml:space="preserve">, and he </w:t>
      </w:r>
      <w:proofErr w:type="spellStart"/>
      <w:r w:rsidRPr="00623806">
        <w:rPr>
          <w:rFonts w:ascii="Helvetica" w:hAnsi="Helvetica"/>
          <w:lang w:val="es-ES"/>
        </w:rPr>
        <w:t>avoided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gaze</w:t>
      </w:r>
      <w:proofErr w:type="spellEnd"/>
      <w:r w:rsidRPr="00623806">
        <w:rPr>
          <w:rFonts w:ascii="Helvetica" w:hAnsi="Helvetica"/>
          <w:lang w:val="es-ES"/>
        </w:rPr>
        <w:t xml:space="preserve">. “Dreams are… </w:t>
      </w:r>
      <w:proofErr w:type="spellStart"/>
      <w:r w:rsidRPr="00623806">
        <w:rPr>
          <w:rFonts w:ascii="Helvetica" w:hAnsi="Helvetica"/>
          <w:lang w:val="es-ES"/>
        </w:rPr>
        <w:t>symbolic</w:t>
      </w:r>
      <w:proofErr w:type="spellEnd"/>
      <w:r w:rsidRPr="00623806">
        <w:rPr>
          <w:rFonts w:ascii="Helvetica" w:hAnsi="Helvetica"/>
          <w:lang w:val="es-ES"/>
        </w:rPr>
        <w:t xml:space="preserve">. Stress. </w:t>
      </w:r>
      <w:proofErr w:type="spellStart"/>
      <w:r w:rsidRPr="00623806">
        <w:rPr>
          <w:rFonts w:ascii="Helvetica" w:hAnsi="Helvetica"/>
          <w:lang w:val="es-ES"/>
        </w:rPr>
        <w:t>Subconscious</w:t>
      </w:r>
      <w:proofErr w:type="spellEnd"/>
      <w:r w:rsidRPr="00623806">
        <w:rPr>
          <w:rFonts w:ascii="Helvetica" w:hAnsi="Helvetica"/>
          <w:lang w:val="es-ES"/>
        </w:rPr>
        <w:t xml:space="preserve"> </w:t>
      </w:r>
      <w:proofErr w:type="spellStart"/>
      <w:r w:rsidRPr="00623806">
        <w:rPr>
          <w:rFonts w:ascii="Helvetica" w:hAnsi="Helvetica"/>
          <w:lang w:val="es-ES"/>
        </w:rPr>
        <w:t>junk</w:t>
      </w:r>
      <w:proofErr w:type="spellEnd"/>
      <w:r w:rsidRPr="00623806">
        <w:rPr>
          <w:rFonts w:ascii="Helvetica" w:hAnsi="Helvetica"/>
          <w:lang w:val="es-ES"/>
        </w:rPr>
        <w:t xml:space="preserve">. </w:t>
      </w:r>
      <w:proofErr w:type="spellStart"/>
      <w:r w:rsidRPr="00623806">
        <w:rPr>
          <w:rFonts w:ascii="Helvetica" w:hAnsi="Helvetica"/>
          <w:lang w:val="es-ES"/>
        </w:rPr>
        <w:t>You’ve</w:t>
      </w:r>
      <w:proofErr w:type="spellEnd"/>
      <w:r w:rsidRPr="00623806">
        <w:rPr>
          <w:rFonts w:ascii="Helvetica" w:hAnsi="Helvetica"/>
          <w:lang w:val="es-ES"/>
        </w:rPr>
        <w:t xml:space="preserve"> </w:t>
      </w:r>
      <w:proofErr w:type="spellStart"/>
      <w:r w:rsidRPr="00623806">
        <w:rPr>
          <w:rFonts w:ascii="Helvetica" w:hAnsi="Helvetica"/>
          <w:lang w:val="es-ES"/>
        </w:rPr>
        <w:t>been</w:t>
      </w:r>
      <w:proofErr w:type="spellEnd"/>
      <w:r w:rsidRPr="00623806">
        <w:rPr>
          <w:rFonts w:ascii="Helvetica" w:hAnsi="Helvetica"/>
          <w:lang w:val="es-ES"/>
        </w:rPr>
        <w:t xml:space="preserve"> </w:t>
      </w:r>
      <w:proofErr w:type="spellStart"/>
      <w:r w:rsidRPr="00623806">
        <w:rPr>
          <w:rFonts w:ascii="Helvetica" w:hAnsi="Helvetica"/>
          <w:lang w:val="es-ES"/>
        </w:rPr>
        <w:t>going</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a </w:t>
      </w:r>
      <w:proofErr w:type="spellStart"/>
      <w:r w:rsidRPr="00623806">
        <w:rPr>
          <w:rFonts w:ascii="Helvetica" w:hAnsi="Helvetica"/>
          <w:lang w:val="es-ES"/>
        </w:rPr>
        <w:t>lot</w:t>
      </w:r>
      <w:proofErr w:type="spellEnd"/>
      <w:r w:rsidRPr="00623806">
        <w:rPr>
          <w:rFonts w:ascii="Helvetica" w:hAnsi="Helvetica"/>
          <w:lang w:val="es-ES"/>
        </w:rPr>
        <w:t>.”</w:t>
      </w:r>
    </w:p>
    <w:p w14:paraId="5AF1434A" w14:textId="11A3DB35"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You’re</w:t>
      </w:r>
      <w:proofErr w:type="spellEnd"/>
      <w:r w:rsidRPr="00623806">
        <w:rPr>
          <w:rFonts w:ascii="Helvetica" w:hAnsi="Helvetica"/>
          <w:lang w:val="es-ES"/>
        </w:rPr>
        <w:t xml:space="preserve"> </w:t>
      </w:r>
      <w:proofErr w:type="spellStart"/>
      <w:r w:rsidRPr="00623806">
        <w:rPr>
          <w:rFonts w:ascii="Helvetica" w:hAnsi="Helvetica"/>
          <w:lang w:val="es-ES"/>
        </w:rPr>
        <w:t>deflecting</w:t>
      </w:r>
      <w:proofErr w:type="spellEnd"/>
      <w:r w:rsidRPr="00623806">
        <w:rPr>
          <w:rFonts w:ascii="Helvetica" w:hAnsi="Helvetica"/>
          <w:lang w:val="es-ES"/>
        </w:rPr>
        <w:t>.”</w:t>
      </w:r>
    </w:p>
    <w:p w14:paraId="038D53D0" w14:textId="5F4E20D2"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His</w:t>
      </w:r>
      <w:proofErr w:type="spellEnd"/>
      <w:r w:rsidRPr="00623806">
        <w:rPr>
          <w:rFonts w:ascii="Helvetica" w:hAnsi="Helvetica"/>
          <w:lang w:val="es-ES"/>
        </w:rPr>
        <w:t xml:space="preserve"> intense </w:t>
      </w:r>
      <w:proofErr w:type="spellStart"/>
      <w:r w:rsidRPr="00623806">
        <w:rPr>
          <w:rFonts w:ascii="Helvetica" w:hAnsi="Helvetica"/>
          <w:lang w:val="es-ES"/>
        </w:rPr>
        <w:t>gaze</w:t>
      </w:r>
      <w:proofErr w:type="spellEnd"/>
      <w:r w:rsidRPr="00623806">
        <w:rPr>
          <w:rFonts w:ascii="Helvetica" w:hAnsi="Helvetica"/>
          <w:lang w:val="es-ES"/>
        </w:rPr>
        <w:t xml:space="preserve"> </w:t>
      </w:r>
      <w:proofErr w:type="spellStart"/>
      <w:r w:rsidRPr="00623806">
        <w:rPr>
          <w:rFonts w:ascii="Helvetica" w:hAnsi="Helvetica"/>
          <w:lang w:val="es-ES"/>
        </w:rPr>
        <w:t>snapped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meet</w:t>
      </w:r>
      <w:proofErr w:type="spellEnd"/>
      <w:r w:rsidRPr="00623806">
        <w:rPr>
          <w:rFonts w:ascii="Helvetica" w:hAnsi="Helvetica"/>
          <w:lang w:val="es-ES"/>
        </w:rPr>
        <w:t xml:space="preserve"> mine in response. Intense. </w:t>
      </w:r>
      <w:proofErr w:type="spellStart"/>
      <w:r w:rsidRPr="00623806">
        <w:rPr>
          <w:rFonts w:ascii="Helvetica" w:hAnsi="Helvetica"/>
          <w:lang w:val="es-ES"/>
        </w:rPr>
        <w:t>Caught</w:t>
      </w:r>
      <w:proofErr w:type="spellEnd"/>
      <w:r w:rsidRPr="00623806">
        <w:rPr>
          <w:rFonts w:ascii="Helvetica" w:hAnsi="Helvetica"/>
          <w:lang w:val="es-ES"/>
        </w:rPr>
        <w:t>.</w:t>
      </w:r>
    </w:p>
    <w:p w14:paraId="0BE22D76" w14:textId="3075002B"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“Liliam,” he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slowly</w:t>
      </w:r>
      <w:proofErr w:type="spellEnd"/>
      <w:r w:rsidRPr="00623806">
        <w:rPr>
          <w:rFonts w:ascii="Helvetica" w:hAnsi="Helvetica"/>
          <w:lang w:val="es-ES"/>
        </w:rPr>
        <w:t xml:space="preserve">, </w:t>
      </w:r>
      <w:proofErr w:type="spellStart"/>
      <w:r w:rsidRPr="00623806">
        <w:rPr>
          <w:rFonts w:ascii="Helvetica" w:hAnsi="Helvetica"/>
          <w:lang w:val="es-ES"/>
        </w:rPr>
        <w:t>carefully</w:t>
      </w:r>
      <w:proofErr w:type="spellEnd"/>
      <w:r w:rsidRPr="00623806">
        <w:rPr>
          <w:rFonts w:ascii="Helvetica" w:hAnsi="Helvetica"/>
          <w:lang w:val="es-ES"/>
        </w:rPr>
        <w:t>. “</w:t>
      </w:r>
      <w:proofErr w:type="spellStart"/>
      <w:r w:rsidRPr="00623806">
        <w:rPr>
          <w:rFonts w:ascii="Helvetica" w:hAnsi="Helvetica"/>
          <w:lang w:val="es-ES"/>
        </w:rPr>
        <w:t>If</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ever</w:t>
      </w:r>
      <w:proofErr w:type="spellEnd"/>
      <w:r w:rsidRPr="00623806">
        <w:rPr>
          <w:rFonts w:ascii="Helvetica" w:hAnsi="Helvetica"/>
          <w:lang w:val="es-ES"/>
        </w:rPr>
        <w:t xml:space="preserve"> </w:t>
      </w:r>
      <w:proofErr w:type="spellStart"/>
      <w:r w:rsidRPr="00623806">
        <w:rPr>
          <w:rFonts w:ascii="Helvetica" w:hAnsi="Helvetica"/>
          <w:lang w:val="es-ES"/>
        </w:rPr>
        <w:t>became</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needed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know</w:t>
      </w:r>
      <w:proofErr w:type="spellEnd"/>
      <w:r w:rsidRPr="00623806">
        <w:rPr>
          <w:rFonts w:ascii="Helvetica" w:hAnsi="Helvetica"/>
          <w:lang w:val="es-ES"/>
        </w:rPr>
        <w:t xml:space="preserve">… </w:t>
      </w:r>
      <w:proofErr w:type="spellStart"/>
      <w:r w:rsidRPr="00623806">
        <w:rPr>
          <w:rFonts w:ascii="Helvetica" w:hAnsi="Helvetica"/>
          <w:lang w:val="es-ES"/>
        </w:rPr>
        <w:t>I’d</w:t>
      </w:r>
      <w:proofErr w:type="spellEnd"/>
      <w:r w:rsidRPr="00623806">
        <w:rPr>
          <w:rFonts w:ascii="Helvetica" w:hAnsi="Helvetica"/>
          <w:lang w:val="es-ES"/>
        </w:rPr>
        <w:t xml:space="preserve"> </w:t>
      </w:r>
      <w:proofErr w:type="spellStart"/>
      <w:r w:rsidRPr="00623806">
        <w:rPr>
          <w:rFonts w:ascii="Helvetica" w:hAnsi="Helvetica"/>
          <w:lang w:val="es-ES"/>
        </w:rPr>
        <w:t>tell</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w:t>
      </w:r>
    </w:p>
    <w:p w14:paraId="5B6F65C7" w14:textId="220B8EE1"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wasn’t</w:t>
      </w:r>
      <w:proofErr w:type="spellEnd"/>
      <w:r w:rsidRPr="00623806">
        <w:rPr>
          <w:rFonts w:ascii="Helvetica" w:hAnsi="Helvetica"/>
          <w:lang w:val="es-ES"/>
        </w:rPr>
        <w:t xml:space="preserve"> a no.</w:t>
      </w:r>
    </w:p>
    <w:p w14:paraId="31EDF55A" w14:textId="28856F4C"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wasn’t</w:t>
      </w:r>
      <w:proofErr w:type="spellEnd"/>
      <w:r w:rsidRPr="00623806">
        <w:rPr>
          <w:rFonts w:ascii="Helvetica" w:hAnsi="Helvetica"/>
          <w:lang w:val="es-ES"/>
        </w:rPr>
        <w:t xml:space="preserve"> a yes </w:t>
      </w:r>
      <w:proofErr w:type="spellStart"/>
      <w:r w:rsidRPr="00623806">
        <w:rPr>
          <w:rFonts w:ascii="Helvetica" w:hAnsi="Helvetica"/>
          <w:lang w:val="es-ES"/>
        </w:rPr>
        <w:t>either</w:t>
      </w:r>
      <w:proofErr w:type="spellEnd"/>
      <w:r w:rsidRPr="00623806">
        <w:rPr>
          <w:rFonts w:ascii="Helvetica" w:hAnsi="Helvetica"/>
          <w:lang w:val="es-ES"/>
        </w:rPr>
        <w:t>.</w:t>
      </w:r>
    </w:p>
    <w:p w14:paraId="08B9F99E" w14:textId="5EACDC1F"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And I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see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storm</w:t>
      </w:r>
      <w:proofErr w:type="spellEnd"/>
      <w:r w:rsidRPr="00623806">
        <w:rPr>
          <w:rFonts w:ascii="Helvetica" w:hAnsi="Helvetica"/>
          <w:lang w:val="es-ES"/>
        </w:rPr>
        <w:t xml:space="preserve"> </w:t>
      </w:r>
      <w:proofErr w:type="spellStart"/>
      <w:r w:rsidRPr="00623806">
        <w:rPr>
          <w:rFonts w:ascii="Helvetica" w:hAnsi="Helvetica"/>
          <w:lang w:val="es-ES"/>
        </w:rPr>
        <w:t>behind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way</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shoulders</w:t>
      </w:r>
      <w:proofErr w:type="spellEnd"/>
      <w:r w:rsidRPr="00623806">
        <w:rPr>
          <w:rFonts w:ascii="Helvetica" w:hAnsi="Helvetica"/>
          <w:lang w:val="es-ES"/>
        </w:rPr>
        <w:t xml:space="preserve"> </w:t>
      </w:r>
      <w:proofErr w:type="spellStart"/>
      <w:r w:rsidRPr="00623806">
        <w:rPr>
          <w:rFonts w:ascii="Helvetica" w:hAnsi="Helvetica"/>
          <w:lang w:val="es-ES"/>
        </w:rPr>
        <w:t>tensed</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he </w:t>
      </w:r>
      <w:proofErr w:type="spellStart"/>
      <w:r w:rsidRPr="00623806">
        <w:rPr>
          <w:rFonts w:ascii="Helvetica" w:hAnsi="Helvetica"/>
          <w:lang w:val="es-ES"/>
        </w:rPr>
        <w:t>was</w:t>
      </w:r>
      <w:proofErr w:type="spellEnd"/>
      <w:r w:rsidRPr="00623806">
        <w:rPr>
          <w:rFonts w:ascii="Helvetica" w:hAnsi="Helvetica"/>
          <w:lang w:val="es-ES"/>
        </w:rPr>
        <w:t xml:space="preserve"> holding </w:t>
      </w:r>
      <w:proofErr w:type="spellStart"/>
      <w:r w:rsidRPr="00623806">
        <w:rPr>
          <w:rFonts w:ascii="Helvetica" w:hAnsi="Helvetica"/>
          <w:lang w:val="es-ES"/>
        </w:rPr>
        <w:t>something</w:t>
      </w:r>
      <w:proofErr w:type="spellEnd"/>
      <w:r w:rsidRPr="00623806">
        <w:rPr>
          <w:rFonts w:ascii="Helvetica" w:hAnsi="Helvetica"/>
          <w:lang w:val="es-ES"/>
        </w:rPr>
        <w:t xml:space="preserve"> back.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knew</w:t>
      </w:r>
      <w:proofErr w:type="spellEnd"/>
      <w:r w:rsidRPr="00623806">
        <w:rPr>
          <w:rFonts w:ascii="Helvetica" w:hAnsi="Helvetica"/>
          <w:lang w:val="es-ES"/>
        </w:rPr>
        <w:t xml:space="preserve"> </w:t>
      </w:r>
      <w:proofErr w:type="spellStart"/>
      <w:r w:rsidRPr="00623806">
        <w:rPr>
          <w:rFonts w:ascii="Helvetica" w:hAnsi="Helvetica"/>
          <w:lang w:val="es-ES"/>
        </w:rPr>
        <w:t>what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dream</w:t>
      </w:r>
      <w:proofErr w:type="spellEnd"/>
      <w:r w:rsidRPr="00623806">
        <w:rPr>
          <w:rFonts w:ascii="Helvetica" w:hAnsi="Helvetica"/>
          <w:lang w:val="es-ES"/>
        </w:rPr>
        <w:t xml:space="preserve"> </w:t>
      </w:r>
      <w:proofErr w:type="spellStart"/>
      <w:r w:rsidRPr="00623806">
        <w:rPr>
          <w:rFonts w:ascii="Helvetica" w:hAnsi="Helvetica"/>
          <w:lang w:val="es-ES"/>
        </w:rPr>
        <w:t>meant</w:t>
      </w:r>
      <w:proofErr w:type="spellEnd"/>
      <w:r w:rsidRPr="00623806">
        <w:rPr>
          <w:rFonts w:ascii="Helvetica" w:hAnsi="Helvetica"/>
          <w:lang w:val="es-ES"/>
        </w:rPr>
        <w:t>.</w:t>
      </w:r>
    </w:p>
    <w:p w14:paraId="4D22712A" w14:textId="5D6AA0EF"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sat</w:t>
      </w:r>
      <w:proofErr w:type="spellEnd"/>
      <w:r w:rsidRPr="00623806">
        <w:rPr>
          <w:rFonts w:ascii="Helvetica" w:hAnsi="Helvetica"/>
          <w:lang w:val="es-ES"/>
        </w:rPr>
        <w:t xml:space="preserve"> back </w:t>
      </w:r>
      <w:proofErr w:type="spellStart"/>
      <w:r w:rsidRPr="00623806">
        <w:rPr>
          <w:rFonts w:ascii="Helvetica" w:hAnsi="Helvetica"/>
          <w:lang w:val="es-ES"/>
        </w:rPr>
        <w:t>slowly</w:t>
      </w:r>
      <w:proofErr w:type="spellEnd"/>
      <w:r w:rsidRPr="00623806">
        <w:rPr>
          <w:rFonts w:ascii="Helvetica" w:hAnsi="Helvetica"/>
          <w:lang w:val="es-ES"/>
        </w:rPr>
        <w:t xml:space="preserve">, </w:t>
      </w:r>
      <w:proofErr w:type="spellStart"/>
      <w:r w:rsidRPr="00623806">
        <w:rPr>
          <w:rFonts w:ascii="Helvetica" w:hAnsi="Helvetica"/>
          <w:lang w:val="es-ES"/>
        </w:rPr>
        <w:t>heart</w:t>
      </w:r>
      <w:proofErr w:type="spellEnd"/>
      <w:r w:rsidRPr="00623806">
        <w:rPr>
          <w:rFonts w:ascii="Helvetica" w:hAnsi="Helvetica"/>
          <w:lang w:val="es-ES"/>
        </w:rPr>
        <w:t xml:space="preserve"> </w:t>
      </w:r>
      <w:proofErr w:type="spellStart"/>
      <w:r w:rsidRPr="00623806">
        <w:rPr>
          <w:rFonts w:ascii="Helvetica" w:hAnsi="Helvetica"/>
          <w:lang w:val="es-ES"/>
        </w:rPr>
        <w:t>thudding</w:t>
      </w:r>
      <w:proofErr w:type="spellEnd"/>
      <w:r w:rsidRPr="00623806">
        <w:rPr>
          <w:rFonts w:ascii="Helvetica" w:hAnsi="Helvetica"/>
          <w:lang w:val="es-ES"/>
        </w:rPr>
        <w:t>. “</w:t>
      </w:r>
      <w:proofErr w:type="spellStart"/>
      <w:r w:rsidRPr="00623806">
        <w:rPr>
          <w:rFonts w:ascii="Helvetica" w:hAnsi="Helvetica"/>
          <w:lang w:val="es-ES"/>
        </w:rPr>
        <w:t>You’re</w:t>
      </w:r>
      <w:proofErr w:type="spellEnd"/>
      <w:r w:rsidRPr="00623806">
        <w:rPr>
          <w:rFonts w:ascii="Helvetica" w:hAnsi="Helvetica"/>
          <w:lang w:val="es-ES"/>
        </w:rPr>
        <w:t xml:space="preserve"> </w:t>
      </w:r>
      <w:proofErr w:type="spellStart"/>
      <w:r w:rsidRPr="00623806">
        <w:rPr>
          <w:rFonts w:ascii="Helvetica" w:hAnsi="Helvetica"/>
          <w:lang w:val="es-ES"/>
        </w:rPr>
        <w:t>scared</w:t>
      </w:r>
      <w:proofErr w:type="spellEnd"/>
      <w:r w:rsidRPr="00623806">
        <w:rPr>
          <w:rFonts w:ascii="Helvetica" w:hAnsi="Helvetica"/>
          <w:lang w:val="es-ES"/>
        </w:rPr>
        <w:t>.”</w:t>
      </w:r>
    </w:p>
    <w:p w14:paraId="16BB2695" w14:textId="36BF213B"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jaw</w:t>
      </w:r>
      <w:proofErr w:type="spellEnd"/>
      <w:r w:rsidRPr="00623806">
        <w:rPr>
          <w:rFonts w:ascii="Helvetica" w:hAnsi="Helvetica"/>
          <w:lang w:val="es-ES"/>
        </w:rPr>
        <w:t xml:space="preserve"> </w:t>
      </w:r>
      <w:proofErr w:type="spellStart"/>
      <w:r w:rsidRPr="00623806">
        <w:rPr>
          <w:rFonts w:ascii="Helvetica" w:hAnsi="Helvetica"/>
          <w:lang w:val="es-ES"/>
        </w:rPr>
        <w:t>tightened</w:t>
      </w:r>
      <w:proofErr w:type="spellEnd"/>
      <w:r w:rsidRPr="00623806">
        <w:rPr>
          <w:rFonts w:ascii="Helvetica" w:hAnsi="Helvetica"/>
          <w:lang w:val="es-ES"/>
        </w:rPr>
        <w:t>. “No.”</w:t>
      </w:r>
    </w:p>
    <w:p w14:paraId="09399DB9" w14:textId="19D5B64B"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You</w:t>
      </w:r>
      <w:proofErr w:type="spellEnd"/>
      <w:r w:rsidRPr="00623806">
        <w:rPr>
          <w:rFonts w:ascii="Helvetica" w:hAnsi="Helvetica"/>
          <w:lang w:val="es-ES"/>
        </w:rPr>
        <w:t xml:space="preserve"> are,” I </w:t>
      </w:r>
      <w:proofErr w:type="spellStart"/>
      <w:r w:rsidRPr="00623806">
        <w:rPr>
          <w:rFonts w:ascii="Helvetica" w:hAnsi="Helvetica"/>
          <w:lang w:val="es-ES"/>
        </w:rPr>
        <w:t>whispered</w:t>
      </w:r>
      <w:proofErr w:type="spellEnd"/>
      <w:r w:rsidRPr="00623806">
        <w:rPr>
          <w:rFonts w:ascii="Helvetica" w:hAnsi="Helvetica"/>
          <w:lang w:val="es-ES"/>
        </w:rPr>
        <w:t xml:space="preserve">, more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myself</w:t>
      </w:r>
      <w:proofErr w:type="spellEnd"/>
      <w:r w:rsidRPr="00623806">
        <w:rPr>
          <w:rFonts w:ascii="Helvetica" w:hAnsi="Helvetica"/>
          <w:lang w:val="es-ES"/>
        </w:rPr>
        <w:t xml:space="preserve"> </w:t>
      </w:r>
      <w:proofErr w:type="spellStart"/>
      <w:r w:rsidRPr="00623806">
        <w:rPr>
          <w:rFonts w:ascii="Helvetica" w:hAnsi="Helvetica"/>
          <w:lang w:val="es-ES"/>
        </w:rPr>
        <w:t>than</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know</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Zeff</w:t>
      </w:r>
      <w:proofErr w:type="spellEnd"/>
      <w:r w:rsidRPr="00623806">
        <w:rPr>
          <w:rFonts w:ascii="Helvetica" w:hAnsi="Helvetica"/>
          <w:lang w:val="es-ES"/>
        </w:rPr>
        <w:t xml:space="preserve">… Are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saying</w:t>
      </w:r>
      <w:proofErr w:type="spellEnd"/>
      <w:r w:rsidRPr="00623806">
        <w:rPr>
          <w:rFonts w:ascii="Helvetica" w:hAnsi="Helvetica"/>
          <w:lang w:val="es-ES"/>
        </w:rPr>
        <w:t xml:space="preserve"> </w:t>
      </w:r>
      <w:proofErr w:type="spellStart"/>
      <w:r w:rsidRPr="00623806">
        <w:rPr>
          <w:rFonts w:ascii="Helvetica" w:hAnsi="Helvetica"/>
          <w:lang w:val="es-ES"/>
        </w:rPr>
        <w:t>it’s</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a </w:t>
      </w:r>
      <w:proofErr w:type="spellStart"/>
      <w:r w:rsidRPr="00623806">
        <w:rPr>
          <w:rFonts w:ascii="Helvetica" w:hAnsi="Helvetica"/>
          <w:lang w:val="es-ES"/>
        </w:rPr>
        <w:t>dream</w:t>
      </w:r>
      <w:proofErr w:type="spellEnd"/>
      <w:r w:rsidRPr="00623806">
        <w:rPr>
          <w:rFonts w:ascii="Helvetica" w:hAnsi="Helvetica"/>
          <w:lang w:val="es-ES"/>
        </w:rPr>
        <w:t>?”</w:t>
      </w:r>
    </w:p>
    <w:p w14:paraId="64CF778D" w14:textId="2CF04D64"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silence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answer</w:t>
      </w:r>
      <w:proofErr w:type="spellEnd"/>
      <w:r w:rsidRPr="00623806">
        <w:rPr>
          <w:rFonts w:ascii="Helvetica" w:hAnsi="Helvetica"/>
          <w:lang w:val="es-ES"/>
        </w:rPr>
        <w:t xml:space="preserve"> </w:t>
      </w:r>
      <w:proofErr w:type="spellStart"/>
      <w:r w:rsidRPr="00623806">
        <w:rPr>
          <w:rFonts w:ascii="Helvetica" w:hAnsi="Helvetica"/>
          <w:lang w:val="es-ES"/>
        </w:rPr>
        <w:t>enough</w:t>
      </w:r>
      <w:proofErr w:type="spellEnd"/>
      <w:r w:rsidRPr="00623806">
        <w:rPr>
          <w:rFonts w:ascii="Helvetica" w:hAnsi="Helvetica"/>
          <w:lang w:val="es-ES"/>
        </w:rPr>
        <w:t>.</w:t>
      </w:r>
    </w:p>
    <w:p w14:paraId="21037777" w14:textId="75C7522D"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suddenly</w:t>
      </w:r>
      <w:proofErr w:type="spellEnd"/>
      <w:r w:rsidRPr="00623806">
        <w:rPr>
          <w:rFonts w:ascii="Helvetica" w:hAnsi="Helvetica"/>
          <w:lang w:val="es-ES"/>
        </w:rPr>
        <w:t xml:space="preserve">, </w:t>
      </w:r>
      <w:proofErr w:type="spellStart"/>
      <w:r w:rsidRPr="00623806">
        <w:rPr>
          <w:rFonts w:ascii="Helvetica" w:hAnsi="Helvetica"/>
          <w:lang w:val="es-ES"/>
        </w:rPr>
        <w:t>Shadow’s</w:t>
      </w:r>
      <w:proofErr w:type="spellEnd"/>
      <w:r w:rsidRPr="00623806">
        <w:rPr>
          <w:rFonts w:ascii="Helvetica" w:hAnsi="Helvetica"/>
          <w:lang w:val="es-ES"/>
        </w:rPr>
        <w:t xml:space="preserve"> </w:t>
      </w:r>
      <w:proofErr w:type="spellStart"/>
      <w:r w:rsidRPr="00623806">
        <w:rPr>
          <w:rFonts w:ascii="Helvetica" w:hAnsi="Helvetica"/>
          <w:lang w:val="es-ES"/>
        </w:rPr>
        <w:t>reactions</w:t>
      </w:r>
      <w:proofErr w:type="spellEnd"/>
      <w:r w:rsidRPr="00623806">
        <w:rPr>
          <w:rFonts w:ascii="Helvetica" w:hAnsi="Helvetica"/>
          <w:lang w:val="es-ES"/>
        </w:rPr>
        <w:t xml:space="preserve"> </w:t>
      </w:r>
      <w:proofErr w:type="spellStart"/>
      <w:r w:rsidRPr="00623806">
        <w:rPr>
          <w:rFonts w:ascii="Helvetica" w:hAnsi="Helvetica"/>
          <w:lang w:val="es-ES"/>
        </w:rPr>
        <w:t>made</w:t>
      </w:r>
      <w:proofErr w:type="spellEnd"/>
      <w:r w:rsidRPr="00623806">
        <w:rPr>
          <w:rFonts w:ascii="Helvetica" w:hAnsi="Helvetica"/>
          <w:lang w:val="es-ES"/>
        </w:rPr>
        <w:t xml:space="preserve"> </w:t>
      </w:r>
      <w:proofErr w:type="spellStart"/>
      <w:r w:rsidRPr="00623806">
        <w:rPr>
          <w:rFonts w:ascii="Helvetica" w:hAnsi="Helvetica"/>
          <w:lang w:val="es-ES"/>
        </w:rPr>
        <w:t>sense</w:t>
      </w:r>
      <w:proofErr w:type="spellEnd"/>
      <w:r w:rsidRPr="00623806">
        <w:rPr>
          <w:rFonts w:ascii="Helvetica" w:hAnsi="Helvetica"/>
          <w:lang w:val="es-ES"/>
        </w:rPr>
        <w:t xml:space="preserve">. </w:t>
      </w:r>
      <w:proofErr w:type="spellStart"/>
      <w:r w:rsidRPr="00623806">
        <w:rPr>
          <w:rFonts w:ascii="Helvetica" w:hAnsi="Helvetica"/>
          <w:lang w:val="es-ES"/>
        </w:rPr>
        <w:t>Zeff's</w:t>
      </w:r>
      <w:proofErr w:type="spellEnd"/>
      <w:r w:rsidRPr="00623806">
        <w:rPr>
          <w:rFonts w:ascii="Helvetica" w:hAnsi="Helvetica"/>
          <w:lang w:val="es-ES"/>
        </w:rPr>
        <w:t xml:space="preserve"> aroma </w:t>
      </w:r>
      <w:proofErr w:type="spellStart"/>
      <w:r w:rsidRPr="00623806">
        <w:rPr>
          <w:rFonts w:ascii="Helvetica" w:hAnsi="Helvetica"/>
          <w:lang w:val="es-ES"/>
        </w:rPr>
        <w:t>soothed</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w:t>
      </w:r>
    </w:p>
    <w:p w14:paraId="4516397B" w14:textId="1C3D4686"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Two</w:t>
      </w:r>
      <w:proofErr w:type="spellEnd"/>
      <w:r w:rsidRPr="00623806">
        <w:rPr>
          <w:rFonts w:ascii="Helvetica" w:hAnsi="Helvetica"/>
          <w:lang w:val="es-ES"/>
        </w:rPr>
        <w:t xml:space="preserve"> </w:t>
      </w:r>
      <w:proofErr w:type="spellStart"/>
      <w:r w:rsidRPr="00623806">
        <w:rPr>
          <w:rFonts w:ascii="Helvetica" w:hAnsi="Helvetica"/>
          <w:lang w:val="es-ES"/>
        </w:rPr>
        <w:t>wolves</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fight</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protector.</w:t>
      </w:r>
    </w:p>
    <w:p w14:paraId="47AD2FBD" w14:textId="561D2C50"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hand</w:t>
      </w:r>
      <w:proofErr w:type="spellEnd"/>
      <w:r w:rsidRPr="00623806">
        <w:rPr>
          <w:rFonts w:ascii="Helvetica" w:hAnsi="Helvetica"/>
          <w:lang w:val="es-ES"/>
        </w:rPr>
        <w:t xml:space="preserve"> </w:t>
      </w:r>
      <w:proofErr w:type="spellStart"/>
      <w:r w:rsidRPr="00623806">
        <w:rPr>
          <w:rFonts w:ascii="Helvetica" w:hAnsi="Helvetica"/>
          <w:lang w:val="es-ES"/>
        </w:rPr>
        <w:t>curled</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a </w:t>
      </w:r>
      <w:proofErr w:type="spellStart"/>
      <w:r w:rsidRPr="00623806">
        <w:rPr>
          <w:rFonts w:ascii="Helvetica" w:hAnsi="Helvetica"/>
          <w:lang w:val="es-ES"/>
        </w:rPr>
        <w:t>fist</w:t>
      </w:r>
      <w:proofErr w:type="spellEnd"/>
      <w:r w:rsidRPr="00623806">
        <w:rPr>
          <w:rFonts w:ascii="Helvetica" w:hAnsi="Helvetica"/>
          <w:lang w:val="es-ES"/>
        </w:rPr>
        <w:t xml:space="preserve"> in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lap</w:t>
      </w:r>
      <w:proofErr w:type="spellEnd"/>
      <w:r w:rsidRPr="00623806">
        <w:rPr>
          <w:rFonts w:ascii="Helvetica" w:hAnsi="Helvetica"/>
          <w:lang w:val="es-ES"/>
        </w:rPr>
        <w:t>.</w:t>
      </w:r>
    </w:p>
    <w:p w14:paraId="4B12FA13" w14:textId="3839CB69"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know</w:t>
      </w:r>
      <w:proofErr w:type="spellEnd"/>
      <w:r w:rsidRPr="00623806">
        <w:rPr>
          <w:rFonts w:ascii="Helvetica" w:hAnsi="Helvetica"/>
          <w:lang w:val="es-ES"/>
        </w:rPr>
        <w:t xml:space="preserve"> </w:t>
      </w:r>
      <w:proofErr w:type="spellStart"/>
      <w:r w:rsidRPr="00623806">
        <w:rPr>
          <w:rFonts w:ascii="Helvetica" w:hAnsi="Helvetica"/>
          <w:lang w:val="es-ES"/>
        </w:rPr>
        <w:t>what</w:t>
      </w:r>
      <w:proofErr w:type="spellEnd"/>
      <w:r w:rsidRPr="00623806">
        <w:rPr>
          <w:rFonts w:ascii="Helvetica" w:hAnsi="Helvetica"/>
          <w:lang w:val="es-ES"/>
        </w:rPr>
        <w:t xml:space="preserve"> I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uncovering</w:t>
      </w:r>
      <w:proofErr w:type="spellEnd"/>
      <w:r w:rsidRPr="00623806">
        <w:rPr>
          <w:rFonts w:ascii="Helvetica" w:hAnsi="Helvetica"/>
          <w:lang w:val="es-ES"/>
        </w:rPr>
        <w:t>—</w:t>
      </w:r>
      <w:proofErr w:type="spellStart"/>
      <w:r w:rsidRPr="00623806">
        <w:rPr>
          <w:rFonts w:ascii="Helvetica" w:hAnsi="Helvetica"/>
          <w:lang w:val="es-ES"/>
        </w:rPr>
        <w:t>but</w:t>
      </w:r>
      <w:proofErr w:type="spellEnd"/>
      <w:r w:rsidRPr="00623806">
        <w:rPr>
          <w:rFonts w:ascii="Helvetica" w:hAnsi="Helvetica"/>
          <w:lang w:val="es-ES"/>
        </w:rPr>
        <w:t xml:space="preserve"> I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close</w:t>
      </w:r>
      <w:proofErr w:type="spellEnd"/>
      <w:r w:rsidRPr="00623806">
        <w:rPr>
          <w:rFonts w:ascii="Helvetica" w:hAnsi="Helvetica"/>
          <w:lang w:val="es-ES"/>
        </w:rPr>
        <w:t xml:space="preserve">. </w:t>
      </w: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making</w:t>
      </w:r>
      <w:proofErr w:type="spellEnd"/>
      <w:r w:rsidRPr="00623806">
        <w:rPr>
          <w:rFonts w:ascii="Helvetica" w:hAnsi="Helvetica"/>
          <w:lang w:val="es-ES"/>
        </w:rPr>
        <w:t xml:space="preserve"> </w:t>
      </w:r>
      <w:proofErr w:type="spellStart"/>
      <w:r w:rsidRPr="00623806">
        <w:rPr>
          <w:rFonts w:ascii="Helvetica" w:hAnsi="Helvetica"/>
          <w:lang w:val="es-ES"/>
        </w:rPr>
        <w:t>every</w:t>
      </w:r>
      <w:proofErr w:type="spellEnd"/>
      <w:r w:rsidRPr="00623806">
        <w:rPr>
          <w:rFonts w:ascii="Helvetica" w:hAnsi="Helvetica"/>
          <w:lang w:val="es-ES"/>
        </w:rPr>
        <w:t xml:space="preserve"> </w:t>
      </w:r>
      <w:proofErr w:type="spellStart"/>
      <w:r w:rsidRPr="00623806">
        <w:rPr>
          <w:rFonts w:ascii="Helvetica" w:hAnsi="Helvetica"/>
          <w:lang w:val="es-ES"/>
        </w:rPr>
        <w:t>effort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postpone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revelation</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truth</w:t>
      </w:r>
      <w:proofErr w:type="spellEnd"/>
      <w:r w:rsidRPr="00623806">
        <w:rPr>
          <w:rFonts w:ascii="Helvetica" w:hAnsi="Helvetica"/>
          <w:lang w:val="es-ES"/>
        </w:rPr>
        <w:t>.</w:t>
      </w:r>
    </w:p>
    <w:p w14:paraId="3D06929D" w14:textId="7AA87DD5"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However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dream</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already</w:t>
      </w:r>
      <w:proofErr w:type="spellEnd"/>
      <w:r w:rsidRPr="00623806">
        <w:rPr>
          <w:rFonts w:ascii="Helvetica" w:hAnsi="Helvetica"/>
          <w:lang w:val="es-ES"/>
        </w:rPr>
        <w:t xml:space="preserve"> </w:t>
      </w:r>
      <w:proofErr w:type="spellStart"/>
      <w:r w:rsidRPr="00623806">
        <w:rPr>
          <w:rFonts w:ascii="Helvetica" w:hAnsi="Helvetica"/>
          <w:lang w:val="es-ES"/>
        </w:rPr>
        <w:t>started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reveal</w:t>
      </w:r>
      <w:proofErr w:type="spellEnd"/>
      <w:r w:rsidRPr="00623806">
        <w:rPr>
          <w:rFonts w:ascii="Helvetica" w:hAnsi="Helvetica"/>
          <w:lang w:val="es-ES"/>
        </w:rPr>
        <w:t xml:space="preserve"> </w:t>
      </w:r>
      <w:proofErr w:type="spellStart"/>
      <w:r w:rsidRPr="00623806">
        <w:rPr>
          <w:rFonts w:ascii="Helvetica" w:hAnsi="Helvetica"/>
          <w:lang w:val="es-ES"/>
        </w:rPr>
        <w:t>itself</w:t>
      </w:r>
      <w:proofErr w:type="spellEnd"/>
      <w:r w:rsidRPr="00623806">
        <w:rPr>
          <w:rFonts w:ascii="Helvetica" w:hAnsi="Helvetica"/>
          <w:lang w:val="es-ES"/>
        </w:rPr>
        <w:t>.</w:t>
      </w:r>
    </w:p>
    <w:p w14:paraId="26C932C8" w14:textId="403358E4" w:rsidR="00721441" w:rsidRPr="00623806" w:rsidRDefault="007D7C07" w:rsidP="007D7C07">
      <w:pPr>
        <w:pStyle w:val="Scene"/>
        <w:spacing w:line="276" w:lineRule="auto"/>
        <w:jc w:val="both"/>
        <w:rPr>
          <w:rFonts w:ascii="Helvetica" w:hAnsi="Helvetica"/>
          <w:lang w:val="es-ES"/>
        </w:rPr>
      </w:pPr>
      <w:r w:rsidRPr="00623806">
        <w:rPr>
          <w:rFonts w:ascii="Helvetica" w:hAnsi="Helvetica"/>
          <w:lang w:val="es-ES"/>
        </w:rPr>
        <w:lastRenderedPageBreak/>
        <w:t xml:space="preserve">And I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going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stop </w:t>
      </w:r>
      <w:proofErr w:type="spellStart"/>
      <w:r w:rsidRPr="00623806">
        <w:rPr>
          <w:rFonts w:ascii="Helvetica" w:hAnsi="Helvetica"/>
          <w:lang w:val="es-ES"/>
        </w:rPr>
        <w:t>until</w:t>
      </w:r>
      <w:proofErr w:type="spellEnd"/>
      <w:r w:rsidRPr="00623806">
        <w:rPr>
          <w:rFonts w:ascii="Helvetica" w:hAnsi="Helvetica"/>
          <w:lang w:val="es-ES"/>
        </w:rPr>
        <w:t xml:space="preserve"> I </w:t>
      </w:r>
      <w:proofErr w:type="spellStart"/>
      <w:r w:rsidRPr="00623806">
        <w:rPr>
          <w:rFonts w:ascii="Helvetica" w:hAnsi="Helvetica"/>
          <w:lang w:val="es-ES"/>
        </w:rPr>
        <w:t>dug</w:t>
      </w:r>
      <w:proofErr w:type="spellEnd"/>
      <w:r w:rsidRPr="00623806">
        <w:rPr>
          <w:rFonts w:ascii="Helvetica" w:hAnsi="Helvetica"/>
          <w:lang w:val="es-ES"/>
        </w:rPr>
        <w:t xml:space="preserve"> </w:t>
      </w:r>
      <w:proofErr w:type="spellStart"/>
      <w:r w:rsidRPr="00623806">
        <w:rPr>
          <w:rFonts w:ascii="Helvetica" w:hAnsi="Helvetica"/>
          <w:lang w:val="es-ES"/>
        </w:rPr>
        <w:t>all</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way</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w:t>
      </w:r>
    </w:p>
    <w:p w14:paraId="6D070802" w14:textId="77777777" w:rsidR="007D7C07" w:rsidRPr="00623806" w:rsidRDefault="007D7C07" w:rsidP="007D7C07">
      <w:pPr>
        <w:pStyle w:val="Scene"/>
        <w:spacing w:line="276" w:lineRule="auto"/>
        <w:jc w:val="both"/>
        <w:rPr>
          <w:rFonts w:ascii="Helvetica" w:hAnsi="Helvetica"/>
          <w:lang w:val="es-ES"/>
        </w:rPr>
      </w:pPr>
    </w:p>
    <w:p w14:paraId="0FADDAEE" w14:textId="77777777" w:rsidR="00721441" w:rsidRPr="00623806" w:rsidRDefault="00721441" w:rsidP="00721441">
      <w:pPr>
        <w:pStyle w:val="SceneBreak"/>
        <w:spacing w:line="276" w:lineRule="auto"/>
        <w:rPr>
          <w:rFonts w:ascii="Helvetica" w:hAnsi="Helvetica"/>
          <w:lang w:val="es-ES"/>
        </w:rPr>
      </w:pPr>
      <w:r w:rsidRPr="00623806">
        <w:rPr>
          <w:rFonts w:ascii="Helvetica" w:hAnsi="Helvetica"/>
          <w:lang w:val="es-ES"/>
        </w:rPr>
        <w:t>****</w:t>
      </w:r>
    </w:p>
    <w:p w14:paraId="430B57EA" w14:textId="77777777" w:rsidR="00721441" w:rsidRPr="00623806" w:rsidRDefault="00721441" w:rsidP="00721441">
      <w:pPr>
        <w:pStyle w:val="SceneFirstParagraph"/>
        <w:spacing w:line="276" w:lineRule="auto"/>
        <w:jc w:val="both"/>
        <w:rPr>
          <w:rFonts w:ascii="Helvetica" w:hAnsi="Helvetica"/>
          <w:lang w:val="es-ES"/>
        </w:rPr>
      </w:pPr>
    </w:p>
    <w:p w14:paraId="615A0935" w14:textId="13942E77"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want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bother</w:t>
      </w:r>
      <w:proofErr w:type="spellEnd"/>
      <w:r w:rsidRPr="00623806">
        <w:rPr>
          <w:rFonts w:ascii="Helvetica" w:hAnsi="Helvetica"/>
          <w:lang w:val="es-ES"/>
        </w:rPr>
        <w:t xml:space="preserve"> Owen </w:t>
      </w:r>
      <w:proofErr w:type="spellStart"/>
      <w:r w:rsidRPr="00623806">
        <w:rPr>
          <w:rFonts w:ascii="Helvetica" w:hAnsi="Helvetica"/>
          <w:lang w:val="es-ES"/>
        </w:rPr>
        <w:t>today</w:t>
      </w:r>
      <w:proofErr w:type="spellEnd"/>
      <w:r w:rsidRPr="00623806">
        <w:rPr>
          <w:rFonts w:ascii="Helvetica" w:hAnsi="Helvetica"/>
          <w:lang w:val="es-ES"/>
        </w:rPr>
        <w:t xml:space="preserve">. I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want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bother</w:t>
      </w:r>
      <w:proofErr w:type="spellEnd"/>
      <w:r w:rsidRPr="00623806">
        <w:rPr>
          <w:rFonts w:ascii="Helvetica" w:hAnsi="Helvetica"/>
          <w:lang w:val="es-ES"/>
        </w:rPr>
        <w:t xml:space="preserve"> Owen </w:t>
      </w:r>
      <w:proofErr w:type="spellStart"/>
      <w:r w:rsidRPr="00623806">
        <w:rPr>
          <w:rFonts w:ascii="Helvetica" w:hAnsi="Helvetica"/>
          <w:lang w:val="es-ES"/>
        </w:rPr>
        <w:t>today</w:t>
      </w:r>
      <w:proofErr w:type="spellEnd"/>
      <w:r w:rsidRPr="00623806">
        <w:rPr>
          <w:rFonts w:ascii="Helvetica" w:hAnsi="Helvetica"/>
          <w:lang w:val="es-ES"/>
        </w:rPr>
        <w:t xml:space="preserve">, </w:t>
      </w:r>
      <w:proofErr w:type="spellStart"/>
      <w:r w:rsidRPr="00623806">
        <w:rPr>
          <w:rFonts w:ascii="Helvetica" w:hAnsi="Helvetica"/>
          <w:lang w:val="es-ES"/>
        </w:rPr>
        <w:t>especially</w:t>
      </w:r>
      <w:proofErr w:type="spellEnd"/>
      <w:r w:rsidRPr="00623806">
        <w:rPr>
          <w:rFonts w:ascii="Helvetica" w:hAnsi="Helvetica"/>
          <w:lang w:val="es-ES"/>
        </w:rPr>
        <w:t xml:space="preserve"> </w:t>
      </w:r>
      <w:proofErr w:type="spellStart"/>
      <w:r w:rsidRPr="00623806">
        <w:rPr>
          <w:rFonts w:ascii="Helvetica" w:hAnsi="Helvetica"/>
          <w:lang w:val="es-ES"/>
        </w:rPr>
        <w:t>considering</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new </w:t>
      </w:r>
      <w:proofErr w:type="spellStart"/>
      <w:r w:rsidRPr="00623806">
        <w:rPr>
          <w:rFonts w:ascii="Helvetica" w:hAnsi="Helvetica"/>
          <w:lang w:val="es-ES"/>
        </w:rPr>
        <w:t>resolution</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fix</w:t>
      </w:r>
      <w:proofErr w:type="spellEnd"/>
      <w:r w:rsidRPr="00623806">
        <w:rPr>
          <w:rFonts w:ascii="Helvetica" w:hAnsi="Helvetica"/>
          <w:lang w:val="es-ES"/>
        </w:rPr>
        <w:t xml:space="preserve"> </w:t>
      </w:r>
      <w:proofErr w:type="spellStart"/>
      <w:r w:rsidRPr="00623806">
        <w:rPr>
          <w:rFonts w:ascii="Helvetica" w:hAnsi="Helvetica"/>
          <w:lang w:val="es-ES"/>
        </w:rPr>
        <w:t>our</w:t>
      </w:r>
      <w:proofErr w:type="spellEnd"/>
      <w:r w:rsidRPr="00623806">
        <w:rPr>
          <w:rFonts w:ascii="Helvetica" w:hAnsi="Helvetica"/>
          <w:lang w:val="es-ES"/>
        </w:rPr>
        <w:t xml:space="preserve"> </w:t>
      </w:r>
      <w:proofErr w:type="spellStart"/>
      <w:r w:rsidRPr="00623806">
        <w:rPr>
          <w:rFonts w:ascii="Helvetica" w:hAnsi="Helvetica"/>
          <w:lang w:val="es-ES"/>
        </w:rPr>
        <w:t>relationship</w:t>
      </w:r>
      <w:proofErr w:type="spellEnd"/>
      <w:r w:rsidRPr="00623806">
        <w:rPr>
          <w:rFonts w:ascii="Helvetica" w:hAnsi="Helvetica"/>
          <w:lang w:val="es-ES"/>
        </w:rPr>
        <w:t xml:space="preserve">." I </w:t>
      </w:r>
      <w:proofErr w:type="spellStart"/>
      <w:r w:rsidRPr="00623806">
        <w:rPr>
          <w:rFonts w:ascii="Helvetica" w:hAnsi="Helvetica"/>
          <w:lang w:val="es-ES"/>
        </w:rPr>
        <w:t>should</w:t>
      </w:r>
      <w:proofErr w:type="spellEnd"/>
      <w:r w:rsidRPr="00623806">
        <w:rPr>
          <w:rFonts w:ascii="Helvetica" w:hAnsi="Helvetica"/>
          <w:lang w:val="es-ES"/>
        </w:rPr>
        <w:t xml:space="preserve"> be </w:t>
      </w:r>
      <w:proofErr w:type="spellStart"/>
      <w:r w:rsidRPr="00623806">
        <w:rPr>
          <w:rFonts w:ascii="Helvetica" w:hAnsi="Helvetica"/>
          <w:lang w:val="es-ES"/>
        </w:rPr>
        <w:t>grateful</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after </w:t>
      </w:r>
      <w:proofErr w:type="spellStart"/>
      <w:r w:rsidRPr="00623806">
        <w:rPr>
          <w:rFonts w:ascii="Helvetica" w:hAnsi="Helvetica"/>
          <w:lang w:val="es-ES"/>
        </w:rPr>
        <w:t>everything</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Zeff</w:t>
      </w:r>
      <w:proofErr w:type="spellEnd"/>
      <w:r w:rsidRPr="00623806">
        <w:rPr>
          <w:rFonts w:ascii="Helvetica" w:hAnsi="Helvetica"/>
          <w:lang w:val="es-ES"/>
        </w:rPr>
        <w:t xml:space="preserve">, Owen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least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worries</w:t>
      </w:r>
      <w:proofErr w:type="spellEnd"/>
      <w:r w:rsidRPr="00623806">
        <w:rPr>
          <w:rFonts w:ascii="Helvetica" w:hAnsi="Helvetica"/>
          <w:lang w:val="es-ES"/>
        </w:rPr>
        <w:t>.</w:t>
      </w:r>
    </w:p>
    <w:p w14:paraId="2BD063F2" w14:textId="227A4040"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So, I </w:t>
      </w:r>
      <w:proofErr w:type="spellStart"/>
      <w:r w:rsidRPr="00623806">
        <w:rPr>
          <w:rFonts w:ascii="Helvetica" w:hAnsi="Helvetica"/>
          <w:lang w:val="es-ES"/>
        </w:rPr>
        <w:t>slipped</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a </w:t>
      </w:r>
      <w:proofErr w:type="spellStart"/>
      <w:r w:rsidRPr="00623806">
        <w:rPr>
          <w:rFonts w:ascii="Helvetica" w:hAnsi="Helvetica"/>
          <w:lang w:val="es-ES"/>
        </w:rPr>
        <w:t>pair</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comfortable</w:t>
      </w:r>
      <w:proofErr w:type="spellEnd"/>
      <w:r w:rsidRPr="00623806">
        <w:rPr>
          <w:rFonts w:ascii="Helvetica" w:hAnsi="Helvetica"/>
          <w:lang w:val="es-ES"/>
        </w:rPr>
        <w:t xml:space="preserve"> </w:t>
      </w:r>
      <w:proofErr w:type="spellStart"/>
      <w:r w:rsidRPr="00623806">
        <w:rPr>
          <w:rFonts w:ascii="Helvetica" w:hAnsi="Helvetica"/>
          <w:lang w:val="es-ES"/>
        </w:rPr>
        <w:t>sneakers</w:t>
      </w:r>
      <w:proofErr w:type="spellEnd"/>
      <w:r w:rsidRPr="00623806">
        <w:rPr>
          <w:rFonts w:ascii="Helvetica" w:hAnsi="Helvetica"/>
          <w:lang w:val="es-ES"/>
        </w:rPr>
        <w:t xml:space="preserve"> and </w:t>
      </w:r>
      <w:proofErr w:type="spellStart"/>
      <w:r w:rsidRPr="00623806">
        <w:rPr>
          <w:rFonts w:ascii="Helvetica" w:hAnsi="Helvetica"/>
          <w:lang w:val="es-ES"/>
        </w:rPr>
        <w:t>decided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walk</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work</w:t>
      </w:r>
      <w:proofErr w:type="spellEnd"/>
      <w:r w:rsidRPr="00623806">
        <w:rPr>
          <w:rFonts w:ascii="Helvetica" w:hAnsi="Helvetica"/>
          <w:lang w:val="es-ES"/>
        </w:rPr>
        <w:t xml:space="preserve">. Clear </w:t>
      </w:r>
      <w:proofErr w:type="spellStart"/>
      <w:r w:rsidRPr="00623806">
        <w:rPr>
          <w:rFonts w:ascii="Helvetica" w:hAnsi="Helvetica"/>
          <w:lang w:val="es-ES"/>
        </w:rPr>
        <w:t>my</w:t>
      </w:r>
      <w:proofErr w:type="spellEnd"/>
      <w:r w:rsidRPr="00623806">
        <w:rPr>
          <w:rFonts w:ascii="Helvetica" w:hAnsi="Helvetica"/>
          <w:lang w:val="es-ES"/>
        </w:rPr>
        <w:t xml:space="preserve"> head. </w:t>
      </w:r>
      <w:proofErr w:type="spellStart"/>
      <w:r w:rsidRPr="00623806">
        <w:rPr>
          <w:rFonts w:ascii="Helvetica" w:hAnsi="Helvetica"/>
          <w:lang w:val="es-ES"/>
        </w:rPr>
        <w:t>Feel</w:t>
      </w:r>
      <w:proofErr w:type="spellEnd"/>
      <w:r w:rsidRPr="00623806">
        <w:rPr>
          <w:rFonts w:ascii="Helvetica" w:hAnsi="Helvetica"/>
          <w:lang w:val="es-ES"/>
        </w:rPr>
        <w:t xml:space="preserve"> human </w:t>
      </w:r>
      <w:proofErr w:type="spellStart"/>
      <w:r w:rsidRPr="00623806">
        <w:rPr>
          <w:rFonts w:ascii="Helvetica" w:hAnsi="Helvetica"/>
          <w:lang w:val="es-ES"/>
        </w:rPr>
        <w:t>again</w:t>
      </w:r>
      <w:proofErr w:type="spellEnd"/>
      <w:r w:rsidRPr="00623806">
        <w:rPr>
          <w:rFonts w:ascii="Helvetica" w:hAnsi="Helvetica"/>
          <w:lang w:val="es-ES"/>
        </w:rPr>
        <w:t>.</w:t>
      </w:r>
    </w:p>
    <w:p w14:paraId="61A8316F" w14:textId="36C75197"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Shadow,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course</w:t>
      </w:r>
      <w:proofErr w:type="spellEnd"/>
      <w:r w:rsidRPr="00623806">
        <w:rPr>
          <w:rFonts w:ascii="Helvetica" w:hAnsi="Helvetica"/>
          <w:lang w:val="es-ES"/>
        </w:rPr>
        <w:t xml:space="preserve">,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having</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w:t>
      </w:r>
    </w:p>
    <w:p w14:paraId="3D5B62B5" w14:textId="46FF9058"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pawed</w:t>
      </w:r>
      <w:proofErr w:type="spellEnd"/>
      <w:r w:rsidRPr="00623806">
        <w:rPr>
          <w:rFonts w:ascii="Helvetica" w:hAnsi="Helvetica"/>
          <w:lang w:val="es-ES"/>
        </w:rPr>
        <w:t xml:space="preserve"> and </w:t>
      </w:r>
      <w:proofErr w:type="spellStart"/>
      <w:r w:rsidRPr="00623806">
        <w:rPr>
          <w:rFonts w:ascii="Helvetica" w:hAnsi="Helvetica"/>
          <w:lang w:val="es-ES"/>
        </w:rPr>
        <w:t>whimpered</w:t>
      </w:r>
      <w:proofErr w:type="spellEnd"/>
      <w:r w:rsidRPr="00623806">
        <w:rPr>
          <w:rFonts w:ascii="Helvetica" w:hAnsi="Helvetica"/>
          <w:lang w:val="es-ES"/>
        </w:rPr>
        <w:t xml:space="preserve"> at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door</w:t>
      </w:r>
      <w:proofErr w:type="spellEnd"/>
      <w:r w:rsidRPr="00623806">
        <w:rPr>
          <w:rFonts w:ascii="Helvetica" w:hAnsi="Helvetica"/>
          <w:lang w:val="es-ES"/>
        </w:rPr>
        <w:t xml:space="preserve"> as I </w:t>
      </w:r>
      <w:proofErr w:type="spellStart"/>
      <w:r w:rsidRPr="00623806">
        <w:rPr>
          <w:rFonts w:ascii="Helvetica" w:hAnsi="Helvetica"/>
          <w:lang w:val="es-ES"/>
        </w:rPr>
        <w:t>gently</w:t>
      </w:r>
      <w:proofErr w:type="spellEnd"/>
      <w:r w:rsidRPr="00623806">
        <w:rPr>
          <w:rFonts w:ascii="Helvetica" w:hAnsi="Helvetica"/>
          <w:lang w:val="es-ES"/>
        </w:rPr>
        <w:t xml:space="preserve"> </w:t>
      </w:r>
      <w:proofErr w:type="spellStart"/>
      <w:r w:rsidRPr="00623806">
        <w:rPr>
          <w:rFonts w:ascii="Helvetica" w:hAnsi="Helvetica"/>
          <w:lang w:val="es-ES"/>
        </w:rPr>
        <w:t>shut</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behind</w:t>
      </w:r>
      <w:proofErr w:type="spellEnd"/>
      <w:r w:rsidRPr="00623806">
        <w:rPr>
          <w:rFonts w:ascii="Helvetica" w:hAnsi="Helvetica"/>
          <w:lang w:val="es-ES"/>
        </w:rPr>
        <w:t xml:space="preserve"> me,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doggy</w:t>
      </w:r>
      <w:proofErr w:type="spellEnd"/>
      <w:r w:rsidRPr="00623806">
        <w:rPr>
          <w:rFonts w:ascii="Helvetica" w:hAnsi="Helvetica"/>
          <w:lang w:val="es-ES"/>
        </w:rPr>
        <w:t xml:space="preserve"> </w:t>
      </w:r>
      <w:proofErr w:type="spellStart"/>
      <w:r w:rsidRPr="00623806">
        <w:rPr>
          <w:rFonts w:ascii="Helvetica" w:hAnsi="Helvetica"/>
          <w:lang w:val="es-ES"/>
        </w:rPr>
        <w:t>door</w:t>
      </w:r>
      <w:proofErr w:type="spellEnd"/>
      <w:r w:rsidRPr="00623806">
        <w:rPr>
          <w:rFonts w:ascii="Helvetica" w:hAnsi="Helvetica"/>
          <w:lang w:val="es-ES"/>
        </w:rPr>
        <w:t xml:space="preserve"> </w:t>
      </w:r>
      <w:proofErr w:type="spellStart"/>
      <w:r w:rsidRPr="00623806">
        <w:rPr>
          <w:rFonts w:ascii="Helvetica" w:hAnsi="Helvetica"/>
          <w:lang w:val="es-ES"/>
        </w:rPr>
        <w:t>already</w:t>
      </w:r>
      <w:proofErr w:type="spellEnd"/>
      <w:r w:rsidRPr="00623806">
        <w:rPr>
          <w:rFonts w:ascii="Helvetica" w:hAnsi="Helvetica"/>
          <w:lang w:val="es-ES"/>
        </w:rPr>
        <w:t xml:space="preserve"> </w:t>
      </w:r>
      <w:proofErr w:type="spellStart"/>
      <w:r w:rsidRPr="00623806">
        <w:rPr>
          <w:rFonts w:ascii="Helvetica" w:hAnsi="Helvetica"/>
          <w:lang w:val="es-ES"/>
        </w:rPr>
        <w:t>locked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muffled</w:t>
      </w:r>
      <w:proofErr w:type="spellEnd"/>
      <w:r w:rsidRPr="00623806">
        <w:rPr>
          <w:rFonts w:ascii="Helvetica" w:hAnsi="Helvetica"/>
          <w:lang w:val="es-ES"/>
        </w:rPr>
        <w:t xml:space="preserve">, </w:t>
      </w:r>
      <w:proofErr w:type="spellStart"/>
      <w:r w:rsidRPr="00623806">
        <w:rPr>
          <w:rFonts w:ascii="Helvetica" w:hAnsi="Helvetica"/>
          <w:lang w:val="es-ES"/>
        </w:rPr>
        <w:t>indignant</w:t>
      </w:r>
      <w:proofErr w:type="spellEnd"/>
      <w:r w:rsidRPr="00623806">
        <w:rPr>
          <w:rFonts w:ascii="Helvetica" w:hAnsi="Helvetica"/>
          <w:lang w:val="es-ES"/>
        </w:rPr>
        <w:t xml:space="preserve"> </w:t>
      </w:r>
      <w:proofErr w:type="spellStart"/>
      <w:r w:rsidRPr="00623806">
        <w:rPr>
          <w:rFonts w:ascii="Helvetica" w:hAnsi="Helvetica"/>
          <w:lang w:val="es-ES"/>
        </w:rPr>
        <w:t>howl</w:t>
      </w:r>
      <w:proofErr w:type="spellEnd"/>
      <w:r w:rsidRPr="00623806">
        <w:rPr>
          <w:rFonts w:ascii="Helvetica" w:hAnsi="Helvetica"/>
          <w:lang w:val="es-ES"/>
        </w:rPr>
        <w:t xml:space="preserve"> </w:t>
      </w:r>
      <w:proofErr w:type="spellStart"/>
      <w:r w:rsidRPr="00623806">
        <w:rPr>
          <w:rFonts w:ascii="Helvetica" w:hAnsi="Helvetica"/>
          <w:lang w:val="es-ES"/>
        </w:rPr>
        <w:t>echoed</w:t>
      </w:r>
      <w:proofErr w:type="spellEnd"/>
      <w:r w:rsidRPr="00623806">
        <w:rPr>
          <w:rFonts w:ascii="Helvetica" w:hAnsi="Helvetica"/>
          <w:lang w:val="es-ES"/>
        </w:rPr>
        <w:t xml:space="preserve"> </w:t>
      </w:r>
      <w:proofErr w:type="spellStart"/>
      <w:r w:rsidRPr="00623806">
        <w:rPr>
          <w:rFonts w:ascii="Helvetica" w:hAnsi="Helvetica"/>
          <w:lang w:val="es-ES"/>
        </w:rPr>
        <w:t>behind</w:t>
      </w:r>
      <w:proofErr w:type="spellEnd"/>
      <w:r w:rsidRPr="00623806">
        <w:rPr>
          <w:rFonts w:ascii="Helvetica" w:hAnsi="Helvetica"/>
          <w:lang w:val="es-ES"/>
        </w:rPr>
        <w:t xml:space="preserve"> me—more husky drama </w:t>
      </w:r>
      <w:proofErr w:type="spellStart"/>
      <w:r w:rsidRPr="00623806">
        <w:rPr>
          <w:rFonts w:ascii="Helvetica" w:hAnsi="Helvetica"/>
          <w:lang w:val="es-ES"/>
        </w:rPr>
        <w:t>than</w:t>
      </w:r>
      <w:proofErr w:type="spellEnd"/>
      <w:r w:rsidRPr="00623806">
        <w:rPr>
          <w:rFonts w:ascii="Helvetica" w:hAnsi="Helvetica"/>
          <w:lang w:val="es-ES"/>
        </w:rPr>
        <w:t xml:space="preserve"> </w:t>
      </w:r>
      <w:proofErr w:type="spellStart"/>
      <w:r w:rsidRPr="00623806">
        <w:rPr>
          <w:rFonts w:ascii="Helvetica" w:hAnsi="Helvetica"/>
          <w:lang w:val="es-ES"/>
        </w:rPr>
        <w:t>wolf</w:t>
      </w:r>
      <w:proofErr w:type="spellEnd"/>
      <w:r w:rsidRPr="00623806">
        <w:rPr>
          <w:rFonts w:ascii="Helvetica" w:hAnsi="Helvetica"/>
          <w:lang w:val="es-ES"/>
        </w:rPr>
        <w:t xml:space="preserve"> </w:t>
      </w:r>
      <w:proofErr w:type="spellStart"/>
      <w:r w:rsidRPr="00623806">
        <w:rPr>
          <w:rFonts w:ascii="Helvetica" w:hAnsi="Helvetica"/>
          <w:lang w:val="es-ES"/>
        </w:rPr>
        <w:t>growl</w:t>
      </w:r>
      <w:proofErr w:type="spellEnd"/>
      <w:r w:rsidRPr="00623806">
        <w:rPr>
          <w:rFonts w:ascii="Helvetica" w:hAnsi="Helvetica"/>
          <w:lang w:val="es-ES"/>
        </w:rPr>
        <w:t xml:space="preserve">—and </w:t>
      </w:r>
      <w:proofErr w:type="spellStart"/>
      <w:r w:rsidRPr="00623806">
        <w:rPr>
          <w:rFonts w:ascii="Helvetica" w:hAnsi="Helvetica"/>
          <w:lang w:val="es-ES"/>
        </w:rPr>
        <w:t>guilt</w:t>
      </w:r>
      <w:proofErr w:type="spellEnd"/>
      <w:r w:rsidRPr="00623806">
        <w:rPr>
          <w:rFonts w:ascii="Helvetica" w:hAnsi="Helvetica"/>
          <w:lang w:val="es-ES"/>
        </w:rPr>
        <w:t xml:space="preserve"> </w:t>
      </w:r>
      <w:proofErr w:type="spellStart"/>
      <w:r w:rsidRPr="00623806">
        <w:rPr>
          <w:rFonts w:ascii="Helvetica" w:hAnsi="Helvetica"/>
          <w:lang w:val="es-ES"/>
        </w:rPr>
        <w:t>tugged</w:t>
      </w:r>
      <w:proofErr w:type="spellEnd"/>
      <w:r w:rsidRPr="00623806">
        <w:rPr>
          <w:rFonts w:ascii="Helvetica" w:hAnsi="Helvetica"/>
          <w:lang w:val="es-ES"/>
        </w:rPr>
        <w:t xml:space="preserve"> at me. </w:t>
      </w:r>
      <w:proofErr w:type="spellStart"/>
      <w:r w:rsidRPr="00623806">
        <w:rPr>
          <w:rFonts w:ascii="Helvetica" w:hAnsi="Helvetica"/>
          <w:lang w:val="es-ES"/>
        </w:rPr>
        <w:t>But</w:t>
      </w:r>
      <w:proofErr w:type="spellEnd"/>
      <w:r w:rsidRPr="00623806">
        <w:rPr>
          <w:rFonts w:ascii="Helvetica" w:hAnsi="Helvetica"/>
          <w:lang w:val="es-ES"/>
        </w:rPr>
        <w:t xml:space="preserve"> I </w:t>
      </w:r>
      <w:proofErr w:type="spellStart"/>
      <w:r w:rsidRPr="00623806">
        <w:rPr>
          <w:rFonts w:ascii="Helvetica" w:hAnsi="Helvetica"/>
          <w:lang w:val="es-ES"/>
        </w:rPr>
        <w:t>needed</w:t>
      </w:r>
      <w:proofErr w:type="spellEnd"/>
      <w:r w:rsidRPr="00623806">
        <w:rPr>
          <w:rFonts w:ascii="Helvetica" w:hAnsi="Helvetica"/>
          <w:lang w:val="es-ES"/>
        </w:rPr>
        <w:t xml:space="preserve"> </w:t>
      </w:r>
      <w:proofErr w:type="spellStart"/>
      <w:r w:rsidRPr="00623806">
        <w:rPr>
          <w:rFonts w:ascii="Helvetica" w:hAnsi="Helvetica"/>
          <w:lang w:val="es-ES"/>
        </w:rPr>
        <w:t>space</w:t>
      </w:r>
      <w:proofErr w:type="spellEnd"/>
      <w:r w:rsidRPr="00623806">
        <w:rPr>
          <w:rFonts w:ascii="Helvetica" w:hAnsi="Helvetica"/>
          <w:lang w:val="es-ES"/>
        </w:rPr>
        <w:t xml:space="preserve">. </w:t>
      </w:r>
      <w:proofErr w:type="spellStart"/>
      <w:r w:rsidRPr="00623806">
        <w:rPr>
          <w:rFonts w:ascii="Helvetica" w:hAnsi="Helvetica"/>
          <w:lang w:val="es-ES"/>
        </w:rPr>
        <w:t>Silence</w:t>
      </w:r>
      <w:proofErr w:type="spellEnd"/>
      <w:r w:rsidRPr="00623806">
        <w:rPr>
          <w:rFonts w:ascii="Helvetica" w:hAnsi="Helvetica"/>
          <w:lang w:val="es-ES"/>
        </w:rPr>
        <w:t xml:space="preserve">. I </w:t>
      </w:r>
      <w:proofErr w:type="spellStart"/>
      <w:r w:rsidRPr="00623806">
        <w:rPr>
          <w:rFonts w:ascii="Helvetica" w:hAnsi="Helvetica"/>
          <w:lang w:val="es-ES"/>
        </w:rPr>
        <w:t>desired</w:t>
      </w:r>
      <w:proofErr w:type="spellEnd"/>
      <w:r w:rsidRPr="00623806">
        <w:rPr>
          <w:rFonts w:ascii="Helvetica" w:hAnsi="Helvetica"/>
          <w:lang w:val="es-ES"/>
        </w:rPr>
        <w:t xml:space="preserve"> a </w:t>
      </w:r>
      <w:proofErr w:type="spellStart"/>
      <w:r w:rsidRPr="00623806">
        <w:rPr>
          <w:rFonts w:ascii="Helvetica" w:hAnsi="Helvetica"/>
          <w:lang w:val="es-ES"/>
        </w:rPr>
        <w:t>world</w:t>
      </w:r>
      <w:proofErr w:type="spellEnd"/>
      <w:r w:rsidRPr="00623806">
        <w:rPr>
          <w:rFonts w:ascii="Helvetica" w:hAnsi="Helvetica"/>
          <w:lang w:val="es-ES"/>
        </w:rPr>
        <w:t xml:space="preserve"> </w:t>
      </w:r>
      <w:proofErr w:type="spellStart"/>
      <w:r w:rsidRPr="00623806">
        <w:rPr>
          <w:rFonts w:ascii="Helvetica" w:hAnsi="Helvetica"/>
          <w:lang w:val="es-ES"/>
        </w:rPr>
        <w:t>where</w:t>
      </w:r>
      <w:proofErr w:type="spellEnd"/>
      <w:r w:rsidRPr="00623806">
        <w:rPr>
          <w:rFonts w:ascii="Helvetica" w:hAnsi="Helvetica"/>
          <w:lang w:val="es-ES"/>
        </w:rPr>
        <w:t xml:space="preserve"> no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attempted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alter me, </w:t>
      </w:r>
      <w:proofErr w:type="spellStart"/>
      <w:r w:rsidRPr="00623806">
        <w:rPr>
          <w:rFonts w:ascii="Helvetica" w:hAnsi="Helvetica"/>
          <w:lang w:val="es-ES"/>
        </w:rPr>
        <w:t>manage</w:t>
      </w:r>
      <w:proofErr w:type="spellEnd"/>
      <w:r w:rsidRPr="00623806">
        <w:rPr>
          <w:rFonts w:ascii="Helvetica" w:hAnsi="Helvetica"/>
          <w:lang w:val="es-ES"/>
        </w:rPr>
        <w:t xml:space="preserve"> me, </w:t>
      </w:r>
      <w:proofErr w:type="spellStart"/>
      <w:r w:rsidRPr="00623806">
        <w:rPr>
          <w:rFonts w:ascii="Helvetica" w:hAnsi="Helvetica"/>
          <w:lang w:val="es-ES"/>
        </w:rPr>
        <w:t>or</w:t>
      </w:r>
      <w:proofErr w:type="spellEnd"/>
      <w:r w:rsidRPr="00623806">
        <w:rPr>
          <w:rFonts w:ascii="Helvetica" w:hAnsi="Helvetica"/>
          <w:lang w:val="es-ES"/>
        </w:rPr>
        <w:t xml:space="preserve"> </w:t>
      </w:r>
      <w:proofErr w:type="spellStart"/>
      <w:r w:rsidRPr="00623806">
        <w:rPr>
          <w:rFonts w:ascii="Helvetica" w:hAnsi="Helvetica"/>
          <w:lang w:val="es-ES"/>
        </w:rPr>
        <w:t>take</w:t>
      </w:r>
      <w:proofErr w:type="spellEnd"/>
      <w:r w:rsidRPr="00623806">
        <w:rPr>
          <w:rFonts w:ascii="Helvetica" w:hAnsi="Helvetica"/>
          <w:lang w:val="es-ES"/>
        </w:rPr>
        <w:t xml:space="preserve"> </w:t>
      </w:r>
      <w:proofErr w:type="spellStart"/>
      <w:r w:rsidRPr="00623806">
        <w:rPr>
          <w:rFonts w:ascii="Helvetica" w:hAnsi="Helvetica"/>
          <w:lang w:val="es-ES"/>
        </w:rPr>
        <w:t>ownership</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me.</w:t>
      </w:r>
    </w:p>
    <w:p w14:paraId="279C9835" w14:textId="5551698B"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truth</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life</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always</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hollow</w:t>
      </w:r>
      <w:proofErr w:type="spellEnd"/>
      <w:r w:rsidRPr="00623806">
        <w:rPr>
          <w:rFonts w:ascii="Helvetica" w:hAnsi="Helvetica"/>
          <w:lang w:val="es-ES"/>
        </w:rPr>
        <w:t xml:space="preserve">. </w:t>
      </w:r>
      <w:proofErr w:type="spellStart"/>
      <w:r w:rsidRPr="00623806">
        <w:rPr>
          <w:rFonts w:ascii="Helvetica" w:hAnsi="Helvetica"/>
          <w:lang w:val="es-ES"/>
        </w:rPr>
        <w:t>Quiet</w:t>
      </w:r>
      <w:proofErr w:type="spellEnd"/>
      <w:r w:rsidRPr="00623806">
        <w:rPr>
          <w:rFonts w:ascii="Helvetica" w:hAnsi="Helvetica"/>
          <w:lang w:val="es-ES"/>
        </w:rPr>
        <w:t xml:space="preserve">. </w:t>
      </w:r>
      <w:proofErr w:type="spellStart"/>
      <w:r w:rsidRPr="00623806">
        <w:rPr>
          <w:rFonts w:ascii="Helvetica" w:hAnsi="Helvetica"/>
          <w:lang w:val="es-ES"/>
        </w:rPr>
        <w:t>Predictable</w:t>
      </w:r>
      <w:proofErr w:type="spellEnd"/>
      <w:r w:rsidRPr="00623806">
        <w:rPr>
          <w:rFonts w:ascii="Helvetica" w:hAnsi="Helvetica"/>
          <w:lang w:val="es-ES"/>
        </w:rPr>
        <w:t xml:space="preserve">. I </w:t>
      </w:r>
      <w:proofErr w:type="spellStart"/>
      <w:r w:rsidRPr="00623806">
        <w:rPr>
          <w:rFonts w:ascii="Helvetica" w:hAnsi="Helvetica"/>
          <w:lang w:val="es-ES"/>
        </w:rPr>
        <w:t>had</w:t>
      </w:r>
      <w:proofErr w:type="spellEnd"/>
      <w:r w:rsidRPr="00623806">
        <w:rPr>
          <w:rFonts w:ascii="Helvetica" w:hAnsi="Helvetica"/>
          <w:lang w:val="es-ES"/>
        </w:rPr>
        <w:t xml:space="preserve"> Owen. I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work</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I </w:t>
      </w:r>
      <w:proofErr w:type="spellStart"/>
      <w:r w:rsidRPr="00623806">
        <w:rPr>
          <w:rFonts w:ascii="Helvetica" w:hAnsi="Helvetica"/>
          <w:lang w:val="es-ES"/>
        </w:rPr>
        <w:t>had</w:t>
      </w:r>
      <w:proofErr w:type="spellEnd"/>
      <w:r w:rsidRPr="00623806">
        <w:rPr>
          <w:rFonts w:ascii="Helvetica" w:hAnsi="Helvetica"/>
          <w:lang w:val="es-ES"/>
        </w:rPr>
        <w:t xml:space="preserve"> no </w:t>
      </w:r>
      <w:proofErr w:type="spellStart"/>
      <w:r w:rsidRPr="00623806">
        <w:rPr>
          <w:rFonts w:ascii="Helvetica" w:hAnsi="Helvetica"/>
          <w:lang w:val="es-ES"/>
        </w:rPr>
        <w:t>close</w:t>
      </w:r>
      <w:proofErr w:type="spellEnd"/>
      <w:r w:rsidRPr="00623806">
        <w:rPr>
          <w:rFonts w:ascii="Helvetica" w:hAnsi="Helvetica"/>
          <w:lang w:val="es-ES"/>
        </w:rPr>
        <w:t xml:space="preserve"> </w:t>
      </w:r>
      <w:proofErr w:type="spellStart"/>
      <w:r w:rsidRPr="00623806">
        <w:rPr>
          <w:rFonts w:ascii="Helvetica" w:hAnsi="Helvetica"/>
          <w:lang w:val="es-ES"/>
        </w:rPr>
        <w:t>friends</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confide</w:t>
      </w:r>
      <w:proofErr w:type="spellEnd"/>
      <w:r w:rsidRPr="00623806">
        <w:rPr>
          <w:rFonts w:ascii="Helvetica" w:hAnsi="Helvetica"/>
          <w:lang w:val="es-ES"/>
        </w:rPr>
        <w:t xml:space="preserve"> in. </w:t>
      </w:r>
      <w:proofErr w:type="spellStart"/>
      <w:r w:rsidRPr="00623806">
        <w:rPr>
          <w:rFonts w:ascii="Helvetica" w:hAnsi="Helvetica"/>
          <w:lang w:val="es-ES"/>
        </w:rPr>
        <w:t>There</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no </w:t>
      </w:r>
      <w:proofErr w:type="spellStart"/>
      <w:r w:rsidRPr="00623806">
        <w:rPr>
          <w:rFonts w:ascii="Helvetica" w:hAnsi="Helvetica"/>
          <w:lang w:val="es-ES"/>
        </w:rPr>
        <w:t>hidden</w:t>
      </w:r>
      <w:proofErr w:type="spellEnd"/>
      <w:r w:rsidRPr="00623806">
        <w:rPr>
          <w:rFonts w:ascii="Helvetica" w:hAnsi="Helvetica"/>
          <w:lang w:val="es-ES"/>
        </w:rPr>
        <w:t xml:space="preserve"> </w:t>
      </w:r>
      <w:proofErr w:type="spellStart"/>
      <w:r w:rsidRPr="00623806">
        <w:rPr>
          <w:rFonts w:ascii="Helvetica" w:hAnsi="Helvetica"/>
          <w:lang w:val="es-ES"/>
        </w:rPr>
        <w:t>aspirations</w:t>
      </w:r>
      <w:proofErr w:type="spellEnd"/>
      <w:r w:rsidRPr="00623806">
        <w:rPr>
          <w:rFonts w:ascii="Helvetica" w:hAnsi="Helvetica"/>
          <w:lang w:val="es-ES"/>
        </w:rPr>
        <w:t xml:space="preserve">. Just… </w:t>
      </w:r>
      <w:proofErr w:type="spellStart"/>
      <w:r w:rsidRPr="00623806">
        <w:rPr>
          <w:rFonts w:ascii="Helvetica" w:hAnsi="Helvetica"/>
          <w:lang w:val="es-ES"/>
        </w:rPr>
        <w:t>survival</w:t>
      </w:r>
      <w:proofErr w:type="spellEnd"/>
      <w:r w:rsidRPr="00623806">
        <w:rPr>
          <w:rFonts w:ascii="Helvetica" w:hAnsi="Helvetica"/>
          <w:lang w:val="es-ES"/>
        </w:rPr>
        <w:t xml:space="preserve"> in </w:t>
      </w:r>
      <w:proofErr w:type="spellStart"/>
      <w:r w:rsidRPr="00623806">
        <w:rPr>
          <w:rFonts w:ascii="Helvetica" w:hAnsi="Helvetica"/>
          <w:lang w:val="es-ES"/>
        </w:rPr>
        <w:t>soft</w:t>
      </w:r>
      <w:proofErr w:type="spellEnd"/>
      <w:r w:rsidRPr="00623806">
        <w:rPr>
          <w:rFonts w:ascii="Helvetica" w:hAnsi="Helvetica"/>
          <w:lang w:val="es-ES"/>
        </w:rPr>
        <w:t xml:space="preserve"> beige.</w:t>
      </w:r>
    </w:p>
    <w:p w14:paraId="2139F773" w14:textId="2F4AD0B7"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flipped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entire</w:t>
      </w:r>
      <w:proofErr w:type="spellEnd"/>
      <w:r w:rsidRPr="00623806">
        <w:rPr>
          <w:rFonts w:ascii="Helvetica" w:hAnsi="Helvetica"/>
          <w:lang w:val="es-ES"/>
        </w:rPr>
        <w:t xml:space="preserve"> pallet. </w:t>
      </w:r>
      <w:proofErr w:type="spellStart"/>
      <w:r w:rsidRPr="00623806">
        <w:rPr>
          <w:rFonts w:ascii="Helvetica" w:hAnsi="Helvetica"/>
          <w:lang w:val="es-ES"/>
        </w:rPr>
        <w:t>Being</w:t>
      </w:r>
      <w:proofErr w:type="spellEnd"/>
      <w:r w:rsidRPr="00623806">
        <w:rPr>
          <w:rFonts w:ascii="Helvetica" w:hAnsi="Helvetica"/>
          <w:lang w:val="es-ES"/>
        </w:rPr>
        <w:t xml:space="preserve"> </w:t>
      </w:r>
      <w:proofErr w:type="spellStart"/>
      <w:r w:rsidRPr="00623806">
        <w:rPr>
          <w:rFonts w:ascii="Helvetica" w:hAnsi="Helvetica"/>
          <w:lang w:val="es-ES"/>
        </w:rPr>
        <w:t>wanted</w:t>
      </w:r>
      <w:proofErr w:type="spellEnd"/>
      <w:r w:rsidRPr="00623806">
        <w:rPr>
          <w:rFonts w:ascii="Helvetica" w:hAnsi="Helvetica"/>
          <w:lang w:val="es-ES"/>
        </w:rPr>
        <w:t>—</w:t>
      </w:r>
      <w:proofErr w:type="spellStart"/>
      <w:r w:rsidRPr="00623806">
        <w:rPr>
          <w:rFonts w:ascii="Helvetica" w:hAnsi="Helvetica"/>
          <w:lang w:val="es-ES"/>
        </w:rPr>
        <w:t>truly</w:t>
      </w:r>
      <w:proofErr w:type="spellEnd"/>
      <w:r w:rsidRPr="00623806">
        <w:rPr>
          <w:rFonts w:ascii="Helvetica" w:hAnsi="Helvetica"/>
          <w:lang w:val="es-ES"/>
        </w:rPr>
        <w:t xml:space="preserve"> </w:t>
      </w:r>
      <w:proofErr w:type="spellStart"/>
      <w:r w:rsidRPr="00623806">
        <w:rPr>
          <w:rFonts w:ascii="Helvetica" w:hAnsi="Helvetica"/>
          <w:lang w:val="es-ES"/>
        </w:rPr>
        <w:t>wanted</w:t>
      </w:r>
      <w:proofErr w:type="spellEnd"/>
      <w:r w:rsidRPr="00623806">
        <w:rPr>
          <w:rFonts w:ascii="Helvetica" w:hAnsi="Helvetica"/>
          <w:lang w:val="es-ES"/>
        </w:rPr>
        <w:t>—</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woken</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up in me.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and </w:t>
      </w:r>
      <w:proofErr w:type="spellStart"/>
      <w:r w:rsidRPr="00623806">
        <w:rPr>
          <w:rFonts w:ascii="Helvetica" w:hAnsi="Helvetica"/>
          <w:lang w:val="es-ES"/>
        </w:rPr>
        <w:t>soul</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been</w:t>
      </w:r>
      <w:proofErr w:type="spellEnd"/>
      <w:r w:rsidRPr="00623806">
        <w:rPr>
          <w:rFonts w:ascii="Helvetica" w:hAnsi="Helvetica"/>
          <w:lang w:val="es-ES"/>
        </w:rPr>
        <w:t xml:space="preserve"> </w:t>
      </w:r>
      <w:proofErr w:type="spellStart"/>
      <w:r w:rsidRPr="00623806">
        <w:rPr>
          <w:rFonts w:ascii="Helvetica" w:hAnsi="Helvetica"/>
          <w:lang w:val="es-ES"/>
        </w:rPr>
        <w:t>asleep</w:t>
      </w:r>
      <w:proofErr w:type="spellEnd"/>
      <w:r w:rsidRPr="00623806">
        <w:rPr>
          <w:rFonts w:ascii="Helvetica" w:hAnsi="Helvetica"/>
          <w:lang w:val="es-ES"/>
        </w:rPr>
        <w:t xml:space="preserve">, and </w:t>
      </w:r>
      <w:proofErr w:type="spellStart"/>
      <w:r w:rsidRPr="00623806">
        <w:rPr>
          <w:rFonts w:ascii="Helvetica" w:hAnsi="Helvetica"/>
          <w:lang w:val="es-ES"/>
        </w:rPr>
        <w:t>he’d</w:t>
      </w:r>
      <w:proofErr w:type="spellEnd"/>
      <w:r w:rsidRPr="00623806">
        <w:rPr>
          <w:rFonts w:ascii="Helvetica" w:hAnsi="Helvetica"/>
          <w:lang w:val="es-ES"/>
        </w:rPr>
        <w:t xml:space="preserve"> </w:t>
      </w:r>
      <w:proofErr w:type="spellStart"/>
      <w:r w:rsidRPr="00623806">
        <w:rPr>
          <w:rFonts w:ascii="Helvetica" w:hAnsi="Helvetica"/>
          <w:lang w:val="es-ES"/>
        </w:rPr>
        <w:t>spoken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language</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rouse</w:t>
      </w:r>
      <w:proofErr w:type="spellEnd"/>
      <w:r w:rsidRPr="00623806">
        <w:rPr>
          <w:rFonts w:ascii="Helvetica" w:hAnsi="Helvetica"/>
          <w:lang w:val="es-ES"/>
        </w:rPr>
        <w:t xml:space="preserve"> </w:t>
      </w:r>
      <w:proofErr w:type="spellStart"/>
      <w:r w:rsidRPr="00623806">
        <w:rPr>
          <w:rFonts w:ascii="Helvetica" w:hAnsi="Helvetica"/>
          <w:lang w:val="es-ES"/>
        </w:rPr>
        <w:t>them</w:t>
      </w:r>
      <w:proofErr w:type="spellEnd"/>
      <w:r w:rsidRPr="00623806">
        <w:rPr>
          <w:rFonts w:ascii="Helvetica" w:hAnsi="Helvetica"/>
          <w:lang w:val="es-ES"/>
        </w:rPr>
        <w:t>.</w:t>
      </w:r>
    </w:p>
    <w:p w14:paraId="166D1651" w14:textId="6435C070"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now</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dreams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pull</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heat</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lingered</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fingerprints</w:t>
      </w:r>
      <w:proofErr w:type="spellEnd"/>
      <w:r w:rsidRPr="00623806">
        <w:rPr>
          <w:rFonts w:ascii="Helvetica" w:hAnsi="Helvetica"/>
          <w:lang w:val="es-ES"/>
        </w:rPr>
        <w:t xml:space="preserve"> </w:t>
      </w:r>
      <w:proofErr w:type="spellStart"/>
      <w:r w:rsidRPr="00623806">
        <w:rPr>
          <w:rFonts w:ascii="Helvetica" w:hAnsi="Helvetica"/>
          <w:lang w:val="es-ES"/>
        </w:rPr>
        <w:t>pressed</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skin.</w:t>
      </w:r>
    </w:p>
    <w:p w14:paraId="31E33355" w14:textId="31777BCB" w:rsidR="007D7C07" w:rsidRPr="00623806" w:rsidRDefault="007D7C07" w:rsidP="003F29D2">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unraveling</w:t>
      </w:r>
      <w:proofErr w:type="spellEnd"/>
      <w:r w:rsidRPr="00623806">
        <w:rPr>
          <w:rFonts w:ascii="Helvetica" w:hAnsi="Helvetica"/>
          <w:lang w:val="es-ES"/>
        </w:rPr>
        <w:t xml:space="preserve">. And I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know</w:t>
      </w:r>
      <w:proofErr w:type="spellEnd"/>
      <w:r w:rsidRPr="00623806">
        <w:rPr>
          <w:rFonts w:ascii="Helvetica" w:hAnsi="Helvetica"/>
          <w:lang w:val="es-ES"/>
        </w:rPr>
        <w:t xml:space="preserve"> </w:t>
      </w:r>
      <w:proofErr w:type="spellStart"/>
      <w:r w:rsidRPr="00623806">
        <w:rPr>
          <w:rFonts w:ascii="Helvetica" w:hAnsi="Helvetica"/>
          <w:lang w:val="es-ES"/>
        </w:rPr>
        <w:t>if</w:t>
      </w:r>
      <w:proofErr w:type="spellEnd"/>
      <w:r w:rsidRPr="00623806">
        <w:rPr>
          <w:rFonts w:ascii="Helvetica" w:hAnsi="Helvetica"/>
          <w:lang w:val="es-ES"/>
        </w:rPr>
        <w:t xml:space="preserve"> I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ready</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005C749B" w:rsidRPr="00623806">
        <w:rPr>
          <w:rFonts w:ascii="Helvetica" w:hAnsi="Helvetica"/>
          <w:lang w:val="es-ES"/>
        </w:rPr>
        <w:t>truth</w:t>
      </w:r>
      <w:proofErr w:type="spellEnd"/>
      <w:r w:rsidR="005C749B" w:rsidRPr="00623806">
        <w:rPr>
          <w:rFonts w:ascii="Helvetica" w:hAnsi="Helvetica"/>
          <w:lang w:val="es-ES"/>
        </w:rPr>
        <w:t xml:space="preserve"> </w:t>
      </w:r>
      <w:r w:rsidRPr="00623806">
        <w:rPr>
          <w:rFonts w:ascii="Helvetica" w:hAnsi="Helvetica"/>
          <w:lang w:val="es-ES"/>
        </w:rPr>
        <w:t xml:space="preserve">I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feel</w:t>
      </w:r>
      <w:proofErr w:type="spellEnd"/>
      <w:r w:rsidRPr="00623806">
        <w:rPr>
          <w:rFonts w:ascii="Helvetica" w:hAnsi="Helvetica"/>
          <w:lang w:val="es-ES"/>
        </w:rPr>
        <w:t xml:space="preserve"> </w:t>
      </w:r>
      <w:proofErr w:type="spellStart"/>
      <w:r w:rsidRPr="00623806">
        <w:rPr>
          <w:rFonts w:ascii="Helvetica" w:hAnsi="Helvetica"/>
          <w:lang w:val="es-ES"/>
        </w:rPr>
        <w:t>coming</w:t>
      </w:r>
      <w:proofErr w:type="spellEnd"/>
      <w:r w:rsidRPr="00623806">
        <w:rPr>
          <w:rFonts w:ascii="Helvetica" w:hAnsi="Helvetica"/>
          <w:lang w:val="es-ES"/>
        </w:rPr>
        <w:t>.</w:t>
      </w:r>
    </w:p>
    <w:p w14:paraId="33747C85" w14:textId="564EBB4E"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knew</w:t>
      </w:r>
      <w:proofErr w:type="spellEnd"/>
      <w:r w:rsidRPr="00623806">
        <w:rPr>
          <w:rFonts w:ascii="Helvetica" w:hAnsi="Helvetica"/>
          <w:lang w:val="es-ES"/>
        </w:rPr>
        <w:t xml:space="preserve"> </w:t>
      </w:r>
      <w:proofErr w:type="spellStart"/>
      <w:r w:rsidRPr="00623806">
        <w:rPr>
          <w:rFonts w:ascii="Helvetica" w:hAnsi="Helvetica"/>
          <w:lang w:val="es-ES"/>
        </w:rPr>
        <w:t>I’d</w:t>
      </w:r>
      <w:proofErr w:type="spellEnd"/>
      <w:r w:rsidRPr="00623806">
        <w:rPr>
          <w:rFonts w:ascii="Helvetica" w:hAnsi="Helvetica"/>
          <w:lang w:val="es-ES"/>
        </w:rPr>
        <w:t xml:space="preserve"> </w:t>
      </w:r>
      <w:proofErr w:type="spellStart"/>
      <w:r w:rsidRPr="00623806">
        <w:rPr>
          <w:rFonts w:ascii="Helvetica" w:hAnsi="Helvetica"/>
          <w:lang w:val="es-ES"/>
        </w:rPr>
        <w:t>find</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here</w:t>
      </w:r>
      <w:proofErr w:type="spellEnd"/>
      <w:r w:rsidRPr="00623806">
        <w:rPr>
          <w:rFonts w:ascii="Helvetica" w:hAnsi="Helvetica"/>
          <w:lang w:val="es-ES"/>
        </w:rPr>
        <w:t>.”</w:t>
      </w:r>
    </w:p>
    <w:p w14:paraId="3A8238AC" w14:textId="6689FA28"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lastRenderedPageBreak/>
        <w:t>The</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wrapped</w:t>
      </w:r>
      <w:proofErr w:type="spellEnd"/>
      <w:r w:rsidRPr="00623806">
        <w:rPr>
          <w:rFonts w:ascii="Helvetica" w:hAnsi="Helvetica"/>
          <w:lang w:val="es-ES"/>
        </w:rPr>
        <w:t xml:space="preserve"> </w:t>
      </w:r>
      <w:proofErr w:type="spellStart"/>
      <w:r w:rsidRPr="00623806">
        <w:rPr>
          <w:rFonts w:ascii="Helvetica" w:hAnsi="Helvetica"/>
          <w:lang w:val="es-ES"/>
        </w:rPr>
        <w:t>around</w:t>
      </w:r>
      <w:proofErr w:type="spellEnd"/>
      <w:r w:rsidRPr="00623806">
        <w:rPr>
          <w:rFonts w:ascii="Helvetica" w:hAnsi="Helvetica"/>
          <w:lang w:val="es-ES"/>
        </w:rPr>
        <w:t xml:space="preserve"> me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velvet</w:t>
      </w:r>
      <w:proofErr w:type="spellEnd"/>
      <w:r w:rsidRPr="00623806">
        <w:rPr>
          <w:rFonts w:ascii="Helvetica" w:hAnsi="Helvetica"/>
          <w:lang w:val="es-ES"/>
        </w:rPr>
        <w:t xml:space="preserve"> </w:t>
      </w:r>
      <w:proofErr w:type="spellStart"/>
      <w:r w:rsidRPr="00623806">
        <w:rPr>
          <w:rFonts w:ascii="Helvetica" w:hAnsi="Helvetica"/>
          <w:lang w:val="es-ES"/>
        </w:rPr>
        <w:t>over</w:t>
      </w:r>
      <w:proofErr w:type="spellEnd"/>
      <w:r w:rsidRPr="00623806">
        <w:rPr>
          <w:rFonts w:ascii="Helvetica" w:hAnsi="Helvetica"/>
          <w:lang w:val="es-ES"/>
        </w:rPr>
        <w:t xml:space="preserve"> </w:t>
      </w:r>
      <w:proofErr w:type="spellStart"/>
      <w:r w:rsidRPr="00623806">
        <w:rPr>
          <w:rFonts w:ascii="Helvetica" w:hAnsi="Helvetica"/>
          <w:lang w:val="es-ES"/>
        </w:rPr>
        <w:t>steel</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man</w:t>
      </w:r>
      <w:proofErr w:type="spellEnd"/>
      <w:r w:rsidRPr="00623806">
        <w:rPr>
          <w:rFonts w:ascii="Helvetica" w:hAnsi="Helvetica"/>
          <w:lang w:val="es-ES"/>
        </w:rPr>
        <w:t xml:space="preserve"> I </w:t>
      </w:r>
      <w:proofErr w:type="spellStart"/>
      <w:r w:rsidRPr="00623806">
        <w:rPr>
          <w:rFonts w:ascii="Helvetica" w:hAnsi="Helvetica"/>
          <w:lang w:val="es-ES"/>
        </w:rPr>
        <w:t>somehow</w:t>
      </w:r>
      <w:proofErr w:type="spellEnd"/>
      <w:r w:rsidRPr="00623806">
        <w:rPr>
          <w:rFonts w:ascii="Helvetica" w:hAnsi="Helvetica"/>
          <w:lang w:val="es-ES"/>
        </w:rPr>
        <w:t xml:space="preserve"> </w:t>
      </w:r>
      <w:proofErr w:type="spellStart"/>
      <w:r w:rsidRPr="00623806">
        <w:rPr>
          <w:rFonts w:ascii="Helvetica" w:hAnsi="Helvetica"/>
          <w:lang w:val="es-ES"/>
        </w:rPr>
        <w:t>already</w:t>
      </w:r>
      <w:proofErr w:type="spellEnd"/>
      <w:r w:rsidRPr="00623806">
        <w:rPr>
          <w:rFonts w:ascii="Helvetica" w:hAnsi="Helvetica"/>
          <w:lang w:val="es-ES"/>
        </w:rPr>
        <w:t xml:space="preserve"> </w:t>
      </w:r>
      <w:proofErr w:type="spellStart"/>
      <w:r w:rsidRPr="00623806">
        <w:rPr>
          <w:rFonts w:ascii="Helvetica" w:hAnsi="Helvetica"/>
          <w:lang w:val="es-ES"/>
        </w:rPr>
        <w:t>knew</w:t>
      </w:r>
      <w:proofErr w:type="spellEnd"/>
      <w:r w:rsidRPr="00623806">
        <w:rPr>
          <w:rFonts w:ascii="Helvetica" w:hAnsi="Helvetica"/>
          <w:lang w:val="es-ES"/>
        </w:rPr>
        <w:t xml:space="preserve"> </w:t>
      </w:r>
      <w:proofErr w:type="spellStart"/>
      <w:r w:rsidRPr="00623806">
        <w:rPr>
          <w:rFonts w:ascii="Helvetica" w:hAnsi="Helvetica"/>
          <w:lang w:val="es-ES"/>
        </w:rPr>
        <w:t>effortlessly</w:t>
      </w:r>
      <w:proofErr w:type="spellEnd"/>
      <w:r w:rsidRPr="00623806">
        <w:rPr>
          <w:rFonts w:ascii="Helvetica" w:hAnsi="Helvetica"/>
          <w:lang w:val="es-ES"/>
        </w:rPr>
        <w:t xml:space="preserve"> </w:t>
      </w:r>
      <w:proofErr w:type="spellStart"/>
      <w:r w:rsidRPr="00623806">
        <w:rPr>
          <w:rFonts w:ascii="Helvetica" w:hAnsi="Helvetica"/>
          <w:lang w:val="es-ES"/>
        </w:rPr>
        <w:t>caught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phone</w:t>
      </w:r>
      <w:proofErr w:type="spellEnd"/>
      <w:r w:rsidRPr="00623806">
        <w:rPr>
          <w:rFonts w:ascii="Helvetica" w:hAnsi="Helvetica"/>
          <w:lang w:val="es-ES"/>
        </w:rPr>
        <w:t xml:space="preserve"> in </w:t>
      </w:r>
      <w:proofErr w:type="spellStart"/>
      <w:r w:rsidRPr="00623806">
        <w:rPr>
          <w:rFonts w:ascii="Helvetica" w:hAnsi="Helvetica"/>
          <w:lang w:val="es-ES"/>
        </w:rPr>
        <w:t>mid</w:t>
      </w:r>
      <w:proofErr w:type="spellEnd"/>
      <w:r w:rsidRPr="00623806">
        <w:rPr>
          <w:rFonts w:ascii="Helvetica" w:hAnsi="Helvetica"/>
          <w:lang w:val="es-ES"/>
        </w:rPr>
        <w:t xml:space="preserve">-air as I </w:t>
      </w:r>
      <w:proofErr w:type="spellStart"/>
      <w:r w:rsidRPr="00623806">
        <w:rPr>
          <w:rFonts w:ascii="Helvetica" w:hAnsi="Helvetica"/>
          <w:lang w:val="es-ES"/>
        </w:rPr>
        <w:t>jumped</w:t>
      </w:r>
      <w:proofErr w:type="spellEnd"/>
      <w:r w:rsidRPr="00623806">
        <w:rPr>
          <w:rFonts w:ascii="Helvetica" w:hAnsi="Helvetica"/>
          <w:lang w:val="es-ES"/>
        </w:rPr>
        <w:t>.</w:t>
      </w:r>
    </w:p>
    <w:p w14:paraId="11154734" w14:textId="257472F5"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William.</w:t>
      </w:r>
    </w:p>
    <w:p w14:paraId="175D0A6C" w14:textId="71B9233E"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entire</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tensed</w:t>
      </w:r>
      <w:proofErr w:type="spellEnd"/>
      <w:r w:rsidRPr="00623806">
        <w:rPr>
          <w:rFonts w:ascii="Helvetica" w:hAnsi="Helvetica"/>
          <w:lang w:val="es-ES"/>
        </w:rPr>
        <w:t xml:space="preserve">, </w:t>
      </w:r>
      <w:proofErr w:type="spellStart"/>
      <w:r w:rsidRPr="00623806">
        <w:rPr>
          <w:rFonts w:ascii="Helvetica" w:hAnsi="Helvetica"/>
          <w:lang w:val="es-ES"/>
        </w:rPr>
        <w:t>every</w:t>
      </w:r>
      <w:proofErr w:type="spellEnd"/>
      <w:r w:rsidRPr="00623806">
        <w:rPr>
          <w:rFonts w:ascii="Helvetica" w:hAnsi="Helvetica"/>
          <w:lang w:val="es-ES"/>
        </w:rPr>
        <w:t xml:space="preserve"> </w:t>
      </w:r>
      <w:proofErr w:type="spellStart"/>
      <w:r w:rsidRPr="00623806">
        <w:rPr>
          <w:rFonts w:ascii="Helvetica" w:hAnsi="Helvetica"/>
          <w:lang w:val="es-ES"/>
        </w:rPr>
        <w:t>instinct</w:t>
      </w:r>
      <w:proofErr w:type="spellEnd"/>
      <w:r w:rsidRPr="00623806">
        <w:rPr>
          <w:rFonts w:ascii="Helvetica" w:hAnsi="Helvetica"/>
          <w:lang w:val="es-ES"/>
        </w:rPr>
        <w:t xml:space="preserve"> </w:t>
      </w:r>
      <w:proofErr w:type="spellStart"/>
      <w:r w:rsidRPr="00623806">
        <w:rPr>
          <w:rFonts w:ascii="Helvetica" w:hAnsi="Helvetica"/>
          <w:lang w:val="es-ES"/>
        </w:rPr>
        <w:t>screaming</w:t>
      </w:r>
      <w:proofErr w:type="spellEnd"/>
      <w:r w:rsidRPr="00623806">
        <w:rPr>
          <w:rFonts w:ascii="Helvetica" w:hAnsi="Helvetica"/>
          <w:lang w:val="es-ES"/>
        </w:rPr>
        <w:t xml:space="preserve"> </w:t>
      </w:r>
      <w:proofErr w:type="spellStart"/>
      <w:r w:rsidRPr="00623806">
        <w:rPr>
          <w:rFonts w:ascii="Helvetica" w:hAnsi="Helvetica"/>
          <w:lang w:val="es-ES"/>
        </w:rPr>
        <w:t>danger</w:t>
      </w:r>
      <w:proofErr w:type="spellEnd"/>
      <w:r w:rsidRPr="00623806">
        <w:rPr>
          <w:rFonts w:ascii="Helvetica" w:hAnsi="Helvetica"/>
          <w:lang w:val="es-ES"/>
        </w:rPr>
        <w:t>—</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else</w:t>
      </w:r>
      <w:proofErr w:type="spellEnd"/>
      <w:r w:rsidRPr="00623806">
        <w:rPr>
          <w:rFonts w:ascii="Helvetica" w:hAnsi="Helvetica"/>
          <w:lang w:val="es-ES"/>
        </w:rPr>
        <w:t xml:space="preserve"> </w:t>
      </w:r>
      <w:proofErr w:type="spellStart"/>
      <w:r w:rsidRPr="00623806">
        <w:rPr>
          <w:rFonts w:ascii="Helvetica" w:hAnsi="Helvetica"/>
          <w:lang w:val="es-ES"/>
        </w:rPr>
        <w:t>sang</w:t>
      </w:r>
      <w:proofErr w:type="spellEnd"/>
      <w:r w:rsidRPr="00623806">
        <w:rPr>
          <w:rFonts w:ascii="Helvetica" w:hAnsi="Helvetica"/>
          <w:lang w:val="es-ES"/>
        </w:rPr>
        <w:t xml:space="preserve"> in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blood</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carnal. </w:t>
      </w:r>
      <w:proofErr w:type="spellStart"/>
      <w:r w:rsidRPr="00623806">
        <w:rPr>
          <w:rFonts w:ascii="Helvetica" w:hAnsi="Helvetica"/>
          <w:lang w:val="es-ES"/>
        </w:rPr>
        <w:t>Terrifying</w:t>
      </w:r>
      <w:proofErr w:type="spellEnd"/>
      <w:r w:rsidRPr="00623806">
        <w:rPr>
          <w:rFonts w:ascii="Helvetica" w:hAnsi="Helvetica"/>
          <w:lang w:val="es-ES"/>
        </w:rPr>
        <w:t>.</w:t>
      </w:r>
    </w:p>
    <w:p w14:paraId="3F02705F" w14:textId="364240FA"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“William?” I </w:t>
      </w:r>
      <w:proofErr w:type="spellStart"/>
      <w:r w:rsidR="005C749B" w:rsidRPr="00623806">
        <w:rPr>
          <w:rFonts w:ascii="Helvetica" w:hAnsi="Helvetica"/>
          <w:lang w:val="es-ES"/>
        </w:rPr>
        <w:t>managed</w:t>
      </w:r>
      <w:proofErr w:type="spellEnd"/>
      <w:r w:rsidR="005C749B" w:rsidRPr="00623806">
        <w:rPr>
          <w:rFonts w:ascii="Helvetica" w:hAnsi="Helvetica"/>
          <w:lang w:val="es-ES"/>
        </w:rPr>
        <w:t>,</w:t>
      </w:r>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thinner</w:t>
      </w:r>
      <w:proofErr w:type="spellEnd"/>
      <w:r w:rsidRPr="00623806">
        <w:rPr>
          <w:rFonts w:ascii="Helvetica" w:hAnsi="Helvetica"/>
          <w:lang w:val="es-ES"/>
        </w:rPr>
        <w:t xml:space="preserve"> </w:t>
      </w:r>
      <w:proofErr w:type="spellStart"/>
      <w:r w:rsidRPr="00623806">
        <w:rPr>
          <w:rFonts w:ascii="Helvetica" w:hAnsi="Helvetica"/>
          <w:lang w:val="es-ES"/>
        </w:rPr>
        <w:t>than</w:t>
      </w:r>
      <w:proofErr w:type="spellEnd"/>
      <w:r w:rsidRPr="00623806">
        <w:rPr>
          <w:rFonts w:ascii="Helvetica" w:hAnsi="Helvetica"/>
          <w:lang w:val="es-ES"/>
        </w:rPr>
        <w:t xml:space="preserve"> I </w:t>
      </w:r>
      <w:proofErr w:type="spellStart"/>
      <w:r w:rsidRPr="00623806">
        <w:rPr>
          <w:rFonts w:ascii="Helvetica" w:hAnsi="Helvetica"/>
          <w:lang w:val="es-ES"/>
        </w:rPr>
        <w:t>liked</w:t>
      </w:r>
      <w:proofErr w:type="spellEnd"/>
      <w:r w:rsidRPr="00623806">
        <w:rPr>
          <w:rFonts w:ascii="Helvetica" w:hAnsi="Helvetica"/>
          <w:lang w:val="es-ES"/>
        </w:rPr>
        <w:t>.</w:t>
      </w:r>
    </w:p>
    <w:p w14:paraId="500B6E24" w14:textId="2D507DD8"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offered</w:t>
      </w:r>
      <w:proofErr w:type="spellEnd"/>
      <w:r w:rsidRPr="00623806">
        <w:rPr>
          <w:rFonts w:ascii="Helvetica" w:hAnsi="Helvetica"/>
          <w:lang w:val="es-ES"/>
        </w:rPr>
        <w:t xml:space="preserve"> a </w:t>
      </w:r>
      <w:proofErr w:type="spellStart"/>
      <w:r w:rsidRPr="00623806">
        <w:rPr>
          <w:rFonts w:ascii="Helvetica" w:hAnsi="Helvetica"/>
          <w:lang w:val="es-ES"/>
        </w:rPr>
        <w:t>slow</w:t>
      </w:r>
      <w:proofErr w:type="spellEnd"/>
      <w:r w:rsidRPr="00623806">
        <w:rPr>
          <w:rFonts w:ascii="Helvetica" w:hAnsi="Helvetica"/>
          <w:lang w:val="es-ES"/>
        </w:rPr>
        <w:t xml:space="preserve">, </w:t>
      </w:r>
      <w:proofErr w:type="spellStart"/>
      <w:r w:rsidRPr="00623806">
        <w:rPr>
          <w:rFonts w:ascii="Helvetica" w:hAnsi="Helvetica"/>
          <w:lang w:val="es-ES"/>
        </w:rPr>
        <w:t>elegant</w:t>
      </w:r>
      <w:proofErr w:type="spellEnd"/>
      <w:r w:rsidRPr="00623806">
        <w:rPr>
          <w:rFonts w:ascii="Helvetica" w:hAnsi="Helvetica"/>
          <w:lang w:val="es-ES"/>
        </w:rPr>
        <w:t xml:space="preserve"> </w:t>
      </w:r>
      <w:proofErr w:type="spellStart"/>
      <w:r w:rsidRPr="00623806">
        <w:rPr>
          <w:rFonts w:ascii="Helvetica" w:hAnsi="Helvetica"/>
          <w:lang w:val="es-ES"/>
        </w:rPr>
        <w:t>bow</w:t>
      </w:r>
      <w:proofErr w:type="spellEnd"/>
      <w:r w:rsidRPr="00623806">
        <w:rPr>
          <w:rFonts w:ascii="Helvetica" w:hAnsi="Helvetica"/>
          <w:lang w:val="es-ES"/>
        </w:rPr>
        <w:t xml:space="preserve">, </w:t>
      </w:r>
      <w:proofErr w:type="spellStart"/>
      <w:r w:rsidRPr="00623806">
        <w:rPr>
          <w:rFonts w:ascii="Helvetica" w:hAnsi="Helvetica"/>
          <w:lang w:val="es-ES"/>
        </w:rPr>
        <w:t>then</w:t>
      </w:r>
      <w:proofErr w:type="spellEnd"/>
      <w:r w:rsidRPr="00623806">
        <w:rPr>
          <w:rFonts w:ascii="Helvetica" w:hAnsi="Helvetica"/>
          <w:lang w:val="es-ES"/>
        </w:rPr>
        <w:t xml:space="preserve"> </w:t>
      </w:r>
      <w:proofErr w:type="spellStart"/>
      <w:r w:rsidRPr="00623806">
        <w:rPr>
          <w:rFonts w:ascii="Helvetica" w:hAnsi="Helvetica"/>
          <w:lang w:val="es-ES"/>
        </w:rPr>
        <w:t>took</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hand</w:t>
      </w:r>
      <w:proofErr w:type="spellEnd"/>
      <w:r w:rsidRPr="00623806">
        <w:rPr>
          <w:rFonts w:ascii="Helvetica" w:hAnsi="Helvetica"/>
          <w:lang w:val="es-ES"/>
        </w:rPr>
        <w:t xml:space="preserve"> </w:t>
      </w:r>
      <w:proofErr w:type="spellStart"/>
      <w:r w:rsidRPr="00623806">
        <w:rPr>
          <w:rFonts w:ascii="Helvetica" w:hAnsi="Helvetica"/>
          <w:lang w:val="es-ES"/>
        </w:rPr>
        <w:t>before</w:t>
      </w:r>
      <w:proofErr w:type="spellEnd"/>
      <w:r w:rsidRPr="00623806">
        <w:rPr>
          <w:rFonts w:ascii="Helvetica" w:hAnsi="Helvetica"/>
          <w:lang w:val="es-ES"/>
        </w:rPr>
        <w:t xml:space="preserve"> I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react</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lips</w:t>
      </w:r>
      <w:proofErr w:type="spellEnd"/>
      <w:r w:rsidRPr="00623806">
        <w:rPr>
          <w:rFonts w:ascii="Helvetica" w:hAnsi="Helvetica"/>
          <w:lang w:val="es-ES"/>
        </w:rPr>
        <w:t xml:space="preserve"> </w:t>
      </w:r>
      <w:proofErr w:type="spellStart"/>
      <w:r w:rsidRPr="00623806">
        <w:rPr>
          <w:rFonts w:ascii="Helvetica" w:hAnsi="Helvetica"/>
          <w:lang w:val="es-ES"/>
        </w:rPr>
        <w:t>brushed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back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maddening</w:t>
      </w:r>
      <w:proofErr w:type="spellEnd"/>
      <w:r w:rsidRPr="00623806">
        <w:rPr>
          <w:rFonts w:ascii="Helvetica" w:hAnsi="Helvetica"/>
          <w:lang w:val="es-ES"/>
        </w:rPr>
        <w:t xml:space="preserve"> </w:t>
      </w:r>
      <w:proofErr w:type="spellStart"/>
      <w:r w:rsidRPr="00623806">
        <w:rPr>
          <w:rFonts w:ascii="Helvetica" w:hAnsi="Helvetica"/>
          <w:lang w:val="es-ES"/>
        </w:rPr>
        <w:t>gentleness</w:t>
      </w:r>
      <w:proofErr w:type="spellEnd"/>
      <w:r w:rsidRPr="00623806">
        <w:rPr>
          <w:rFonts w:ascii="Helvetica" w:hAnsi="Helvetica"/>
          <w:lang w:val="es-ES"/>
        </w:rPr>
        <w:t>.</w:t>
      </w:r>
    </w:p>
    <w:p w14:paraId="0230E1AB" w14:textId="15350012"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Madam</w:t>
      </w:r>
      <w:proofErr w:type="spellEnd"/>
      <w:r w:rsidRPr="00623806">
        <w:rPr>
          <w:rFonts w:ascii="Helvetica" w:hAnsi="Helvetica"/>
          <w:lang w:val="es-ES"/>
        </w:rPr>
        <w:t xml:space="preserve">,” he </w:t>
      </w:r>
      <w:proofErr w:type="spellStart"/>
      <w:r w:rsidRPr="00623806">
        <w:rPr>
          <w:rFonts w:ascii="Helvetica" w:hAnsi="Helvetica"/>
          <w:lang w:val="es-ES"/>
        </w:rPr>
        <w:t>murmured</w:t>
      </w:r>
      <w:proofErr w:type="spellEnd"/>
      <w:r w:rsidRPr="00623806">
        <w:rPr>
          <w:rFonts w:ascii="Helvetica" w:hAnsi="Helvetica"/>
          <w:lang w:val="es-ES"/>
        </w:rPr>
        <w:t>.</w:t>
      </w:r>
    </w:p>
    <w:p w14:paraId="53336E09" w14:textId="7C31952E"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Fireworks. </w:t>
      </w:r>
      <w:proofErr w:type="spellStart"/>
      <w:r w:rsidRPr="00623806">
        <w:rPr>
          <w:rFonts w:ascii="Helvetica" w:hAnsi="Helvetica"/>
          <w:lang w:val="es-ES"/>
        </w:rPr>
        <w:t>Electricity</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touch</w:t>
      </w:r>
      <w:proofErr w:type="spellEnd"/>
      <w:r w:rsidRPr="00623806">
        <w:rPr>
          <w:rFonts w:ascii="Helvetica" w:hAnsi="Helvetica"/>
          <w:lang w:val="es-ES"/>
        </w:rPr>
        <w:t xml:space="preserve">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Zeff’s</w:t>
      </w:r>
      <w:proofErr w:type="spellEnd"/>
      <w:r w:rsidRPr="00623806">
        <w:rPr>
          <w:rFonts w:ascii="Helvetica" w:hAnsi="Helvetica"/>
          <w:lang w:val="es-ES"/>
        </w:rPr>
        <w:t>—</w:t>
      </w:r>
      <w:proofErr w:type="spellStart"/>
      <w:r w:rsidRPr="00623806">
        <w:rPr>
          <w:rFonts w:ascii="Helvetica" w:hAnsi="Helvetica"/>
          <w:lang w:val="es-ES"/>
        </w:rPr>
        <w:t>warm</w:t>
      </w:r>
      <w:proofErr w:type="spellEnd"/>
      <w:r w:rsidRPr="00623806">
        <w:rPr>
          <w:rFonts w:ascii="Helvetica" w:hAnsi="Helvetica"/>
          <w:lang w:val="es-ES"/>
        </w:rPr>
        <w:t xml:space="preserve"> and </w:t>
      </w:r>
      <w:proofErr w:type="spellStart"/>
      <w:r w:rsidRPr="00623806">
        <w:rPr>
          <w:rFonts w:ascii="Helvetica" w:hAnsi="Helvetica"/>
          <w:lang w:val="es-ES"/>
        </w:rPr>
        <w:t>anchoring</w:t>
      </w:r>
      <w:proofErr w:type="spellEnd"/>
      <w:r w:rsidRPr="00623806">
        <w:rPr>
          <w:rFonts w:ascii="Helvetica" w:hAnsi="Helvetica"/>
          <w:lang w:val="es-ES"/>
        </w:rPr>
        <w:t xml:space="preserve">. </w:t>
      </w:r>
      <w:proofErr w:type="spellStart"/>
      <w:r w:rsidRPr="00623806">
        <w:rPr>
          <w:rFonts w:ascii="Helvetica" w:hAnsi="Helvetica"/>
          <w:lang w:val="es-ES"/>
        </w:rPr>
        <w:t>William’s</w:t>
      </w:r>
      <w:proofErr w:type="spellEnd"/>
      <w:r w:rsidRPr="00623806">
        <w:rPr>
          <w:rFonts w:ascii="Helvetica" w:hAnsi="Helvetica"/>
          <w:lang w:val="es-ES"/>
        </w:rPr>
        <w:t xml:space="preserve"> </w:t>
      </w:r>
      <w:proofErr w:type="spellStart"/>
      <w:r w:rsidRPr="00623806">
        <w:rPr>
          <w:rFonts w:ascii="Helvetica" w:hAnsi="Helvetica"/>
          <w:lang w:val="es-ES"/>
        </w:rPr>
        <w:t>touch</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sharp</w:t>
      </w:r>
      <w:proofErr w:type="spellEnd"/>
      <w:r w:rsidRPr="00623806">
        <w:rPr>
          <w:rFonts w:ascii="Helvetica" w:hAnsi="Helvetica"/>
          <w:lang w:val="es-ES"/>
        </w:rPr>
        <w:t xml:space="preserve">, </w:t>
      </w:r>
      <w:proofErr w:type="spellStart"/>
      <w:r w:rsidRPr="00623806">
        <w:rPr>
          <w:rFonts w:ascii="Helvetica" w:hAnsi="Helvetica"/>
          <w:lang w:val="es-ES"/>
        </w:rPr>
        <w:t>charged</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promise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lightning</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before</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strikes.</w:t>
      </w:r>
    </w:p>
    <w:p w14:paraId="6945FEA0" w14:textId="7D247F38"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What</w:t>
      </w:r>
      <w:proofErr w:type="spellEnd"/>
      <w:r w:rsidRPr="00623806">
        <w:rPr>
          <w:rFonts w:ascii="Helvetica" w:hAnsi="Helvetica"/>
          <w:lang w:val="es-ES"/>
        </w:rPr>
        <w:t xml:space="preserve"> are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doing</w:t>
      </w:r>
      <w:proofErr w:type="spellEnd"/>
      <w:r w:rsidRPr="00623806">
        <w:rPr>
          <w:rFonts w:ascii="Helvetica" w:hAnsi="Helvetica"/>
          <w:lang w:val="es-ES"/>
        </w:rPr>
        <w:t xml:space="preserve"> </w:t>
      </w:r>
      <w:proofErr w:type="spellStart"/>
      <w:r w:rsidRPr="00623806">
        <w:rPr>
          <w:rFonts w:ascii="Helvetica" w:hAnsi="Helvetica"/>
          <w:lang w:val="es-ES"/>
        </w:rPr>
        <w:t>here</w:t>
      </w:r>
      <w:proofErr w:type="spellEnd"/>
      <w:r w:rsidRPr="00623806">
        <w:rPr>
          <w:rFonts w:ascii="Helvetica" w:hAnsi="Helvetica"/>
          <w:lang w:val="es-ES"/>
        </w:rPr>
        <w:t xml:space="preserve">?” I </w:t>
      </w:r>
      <w:proofErr w:type="spellStart"/>
      <w:r w:rsidRPr="00623806">
        <w:rPr>
          <w:rFonts w:ascii="Helvetica" w:hAnsi="Helvetica"/>
          <w:lang w:val="es-ES"/>
        </w:rPr>
        <w:t>asked</w:t>
      </w:r>
      <w:proofErr w:type="spellEnd"/>
      <w:r w:rsidRPr="00623806">
        <w:rPr>
          <w:rFonts w:ascii="Helvetica" w:hAnsi="Helvetica"/>
          <w:lang w:val="es-ES"/>
        </w:rPr>
        <w:t xml:space="preserve">, </w:t>
      </w:r>
      <w:proofErr w:type="spellStart"/>
      <w:r w:rsidRPr="00623806">
        <w:rPr>
          <w:rFonts w:ascii="Helvetica" w:hAnsi="Helvetica"/>
          <w:lang w:val="es-ES"/>
        </w:rPr>
        <w:t>trying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sound</w:t>
      </w:r>
      <w:proofErr w:type="spellEnd"/>
      <w:r w:rsidRPr="00623806">
        <w:rPr>
          <w:rFonts w:ascii="Helvetica" w:hAnsi="Helvetica"/>
          <w:lang w:val="es-ES"/>
        </w:rPr>
        <w:t xml:space="preserve"> </w:t>
      </w:r>
      <w:proofErr w:type="spellStart"/>
      <w:r w:rsidRPr="00623806">
        <w:rPr>
          <w:rFonts w:ascii="Helvetica" w:hAnsi="Helvetica"/>
          <w:lang w:val="es-ES"/>
        </w:rPr>
        <w:t>composed</w:t>
      </w:r>
      <w:proofErr w:type="spellEnd"/>
      <w:r w:rsidRPr="00623806">
        <w:rPr>
          <w:rFonts w:ascii="Helvetica" w:hAnsi="Helvetica"/>
          <w:lang w:val="es-ES"/>
        </w:rPr>
        <w:t>.</w:t>
      </w:r>
    </w:p>
    <w:p w14:paraId="48448909" w14:textId="7F6AEFC0"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release</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hand</w:t>
      </w:r>
      <w:proofErr w:type="spellEnd"/>
      <w:r w:rsidRPr="00623806">
        <w:rPr>
          <w:rFonts w:ascii="Helvetica" w:hAnsi="Helvetica"/>
          <w:lang w:val="es-ES"/>
        </w:rPr>
        <w:t xml:space="preserve"> as he </w:t>
      </w:r>
      <w:proofErr w:type="spellStart"/>
      <w:r w:rsidRPr="00623806">
        <w:rPr>
          <w:rFonts w:ascii="Helvetica" w:hAnsi="Helvetica"/>
          <w:lang w:val="es-ES"/>
        </w:rPr>
        <w:t>returned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phone</w:t>
      </w:r>
      <w:proofErr w:type="spellEnd"/>
      <w:r w:rsidRPr="00623806">
        <w:rPr>
          <w:rFonts w:ascii="Helvetica" w:hAnsi="Helvetica"/>
          <w:lang w:val="es-ES"/>
        </w:rPr>
        <w:t>. “</w:t>
      </w:r>
      <w:proofErr w:type="spellStart"/>
      <w:r w:rsidRPr="00623806">
        <w:rPr>
          <w:rFonts w:ascii="Helvetica" w:hAnsi="Helvetica"/>
          <w:lang w:val="es-ES"/>
        </w:rPr>
        <w:t>Interacting</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a </w:t>
      </w:r>
      <w:proofErr w:type="spellStart"/>
      <w:r w:rsidRPr="00623806">
        <w:rPr>
          <w:rFonts w:ascii="Helvetica" w:hAnsi="Helvetica"/>
          <w:lang w:val="es-ES"/>
        </w:rPr>
        <w:t>beautiful</w:t>
      </w:r>
      <w:proofErr w:type="spellEnd"/>
      <w:r w:rsidRPr="00623806">
        <w:rPr>
          <w:rFonts w:ascii="Helvetica" w:hAnsi="Helvetica"/>
          <w:lang w:val="es-ES"/>
        </w:rPr>
        <w:t xml:space="preserve"> </w:t>
      </w:r>
      <w:proofErr w:type="spellStart"/>
      <w:r w:rsidRPr="00623806">
        <w:rPr>
          <w:rFonts w:ascii="Helvetica" w:hAnsi="Helvetica"/>
          <w:lang w:val="es-ES"/>
        </w:rPr>
        <w:t>woman</w:t>
      </w:r>
      <w:proofErr w:type="spellEnd"/>
      <w:r w:rsidRPr="00623806">
        <w:rPr>
          <w:rFonts w:ascii="Helvetica" w:hAnsi="Helvetica"/>
          <w:lang w:val="es-ES"/>
        </w:rPr>
        <w:t xml:space="preserve">,” he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smoothly</w:t>
      </w:r>
      <w:proofErr w:type="spellEnd"/>
      <w:r w:rsidRPr="00623806">
        <w:rPr>
          <w:rFonts w:ascii="Helvetica" w:hAnsi="Helvetica"/>
          <w:lang w:val="es-ES"/>
        </w:rPr>
        <w:t xml:space="preserve">, as </w:t>
      </w:r>
      <w:proofErr w:type="spellStart"/>
      <w:r w:rsidRPr="00623806">
        <w:rPr>
          <w:rFonts w:ascii="Helvetica" w:hAnsi="Helvetica"/>
          <w:lang w:val="es-ES"/>
        </w:rPr>
        <w:t>if</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most</w:t>
      </w:r>
      <w:proofErr w:type="spellEnd"/>
      <w:r w:rsidRPr="00623806">
        <w:rPr>
          <w:rFonts w:ascii="Helvetica" w:hAnsi="Helvetica"/>
          <w:lang w:val="es-ES"/>
        </w:rPr>
        <w:t xml:space="preserve"> </w:t>
      </w:r>
      <w:proofErr w:type="spellStart"/>
      <w:r w:rsidRPr="00623806">
        <w:rPr>
          <w:rFonts w:ascii="Helvetica" w:hAnsi="Helvetica"/>
          <w:lang w:val="es-ES"/>
        </w:rPr>
        <w:t>obvious</w:t>
      </w:r>
      <w:proofErr w:type="spellEnd"/>
      <w:r w:rsidRPr="00623806">
        <w:rPr>
          <w:rFonts w:ascii="Helvetica" w:hAnsi="Helvetica"/>
          <w:lang w:val="es-ES"/>
        </w:rPr>
        <w:t xml:space="preserve"> </w:t>
      </w:r>
      <w:proofErr w:type="spellStart"/>
      <w:r w:rsidRPr="00623806">
        <w:rPr>
          <w:rFonts w:ascii="Helvetica" w:hAnsi="Helvetica"/>
          <w:lang w:val="es-ES"/>
        </w:rPr>
        <w:t>answer</w:t>
      </w:r>
      <w:proofErr w:type="spellEnd"/>
      <w:r w:rsidRPr="00623806">
        <w:rPr>
          <w:rFonts w:ascii="Helvetica" w:hAnsi="Helvetica"/>
          <w:lang w:val="es-ES"/>
        </w:rPr>
        <w:t xml:space="preserve"> 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world</w:t>
      </w:r>
      <w:proofErr w:type="spellEnd"/>
      <w:r w:rsidRPr="00623806">
        <w:rPr>
          <w:rFonts w:ascii="Helvetica" w:hAnsi="Helvetica"/>
          <w:lang w:val="es-ES"/>
        </w:rPr>
        <w:t>.</w:t>
      </w:r>
    </w:p>
    <w:p w14:paraId="1A5289BE" w14:textId="447C9548" w:rsidR="007D7C07" w:rsidRPr="00623806" w:rsidRDefault="007D7C07" w:rsidP="00F53E1A">
      <w:pPr>
        <w:pStyle w:val="Scene"/>
        <w:spacing w:line="276" w:lineRule="auto"/>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lips</w:t>
      </w:r>
      <w:proofErr w:type="spellEnd"/>
      <w:r w:rsidRPr="00623806">
        <w:rPr>
          <w:rFonts w:ascii="Helvetica" w:hAnsi="Helvetica"/>
          <w:lang w:val="es-ES"/>
        </w:rPr>
        <w:t xml:space="preserve"> </w:t>
      </w:r>
      <w:proofErr w:type="spellStart"/>
      <w:r w:rsidRPr="00623806">
        <w:rPr>
          <w:rFonts w:ascii="Helvetica" w:hAnsi="Helvetica"/>
          <w:lang w:val="es-ES"/>
        </w:rPr>
        <w:t>parted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reply</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grin</w:t>
      </w:r>
      <w:proofErr w:type="spellEnd"/>
      <w:r w:rsidRPr="00623806">
        <w:rPr>
          <w:rFonts w:ascii="Helvetica" w:hAnsi="Helvetica"/>
          <w:lang w:val="es-ES"/>
        </w:rPr>
        <w:t xml:space="preserve"> </w:t>
      </w:r>
      <w:proofErr w:type="spellStart"/>
      <w:r w:rsidRPr="00623806">
        <w:rPr>
          <w:rFonts w:ascii="Helvetica" w:hAnsi="Helvetica"/>
          <w:lang w:val="es-ES"/>
        </w:rPr>
        <w:t>silenced</w:t>
      </w:r>
      <w:proofErr w:type="spellEnd"/>
      <w:r w:rsidRPr="00623806">
        <w:rPr>
          <w:rFonts w:ascii="Helvetica" w:hAnsi="Helvetica"/>
          <w:lang w:val="es-ES"/>
        </w:rPr>
        <w:t xml:space="preserve"> me. A </w:t>
      </w:r>
      <w:proofErr w:type="spellStart"/>
      <w:r w:rsidRPr="00623806">
        <w:rPr>
          <w:rFonts w:ascii="Helvetica" w:hAnsi="Helvetica"/>
          <w:lang w:val="es-ES"/>
        </w:rPr>
        <w:t>smirk</w:t>
      </w:r>
      <w:proofErr w:type="spellEnd"/>
      <w:r w:rsidRPr="00623806">
        <w:rPr>
          <w:rFonts w:ascii="Helvetica" w:hAnsi="Helvetica"/>
          <w:lang w:val="es-ES"/>
        </w:rPr>
        <w:t xml:space="preserve">, </w:t>
      </w:r>
      <w:proofErr w:type="spellStart"/>
      <w:r w:rsidRPr="00623806">
        <w:rPr>
          <w:rFonts w:ascii="Helvetica" w:hAnsi="Helvetica"/>
          <w:lang w:val="es-ES"/>
        </w:rPr>
        <w:t>both</w:t>
      </w:r>
      <w:proofErr w:type="spellEnd"/>
      <w:r w:rsidRPr="00623806">
        <w:rPr>
          <w:rFonts w:ascii="Helvetica" w:hAnsi="Helvetica"/>
          <w:lang w:val="es-ES"/>
        </w:rPr>
        <w:t xml:space="preserve"> </w:t>
      </w:r>
      <w:proofErr w:type="spellStart"/>
      <w:r w:rsidRPr="00623806">
        <w:rPr>
          <w:rFonts w:ascii="Helvetica" w:hAnsi="Helvetica"/>
          <w:lang w:val="es-ES"/>
        </w:rPr>
        <w:t>lazy</w:t>
      </w:r>
      <w:proofErr w:type="spellEnd"/>
      <w:r w:rsidRPr="00623806">
        <w:rPr>
          <w:rFonts w:ascii="Helvetica" w:hAnsi="Helvetica"/>
          <w:lang w:val="es-ES"/>
        </w:rPr>
        <w:t xml:space="preserve"> and </w:t>
      </w:r>
      <w:proofErr w:type="spellStart"/>
      <w:r w:rsidRPr="00623806">
        <w:rPr>
          <w:rFonts w:ascii="Helvetica" w:hAnsi="Helvetica"/>
          <w:lang w:val="es-ES"/>
        </w:rPr>
        <w:t>knowing</w:t>
      </w:r>
      <w:proofErr w:type="spellEnd"/>
      <w:r w:rsidRPr="00623806">
        <w:rPr>
          <w:rFonts w:ascii="Helvetica" w:hAnsi="Helvetica"/>
          <w:lang w:val="es-ES"/>
        </w:rPr>
        <w:t xml:space="preserve">, </w:t>
      </w:r>
      <w:proofErr w:type="spellStart"/>
      <w:r w:rsidRPr="00623806">
        <w:rPr>
          <w:rFonts w:ascii="Helvetica" w:hAnsi="Helvetica"/>
          <w:lang w:val="es-ES"/>
        </w:rPr>
        <w:t>etched</w:t>
      </w:r>
      <w:proofErr w:type="spellEnd"/>
      <w:r w:rsidRPr="00623806">
        <w:rPr>
          <w:rFonts w:ascii="Helvetica" w:hAnsi="Helvetica"/>
          <w:lang w:val="es-ES"/>
        </w:rPr>
        <w:t xml:space="preserve"> a </w:t>
      </w:r>
      <w:proofErr w:type="spellStart"/>
      <w:r w:rsidRPr="00623806">
        <w:rPr>
          <w:rFonts w:ascii="Helvetica" w:hAnsi="Helvetica"/>
          <w:lang w:val="es-ES"/>
        </w:rPr>
        <w:t>half-dimple</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cheek</w:t>
      </w:r>
      <w:proofErr w:type="spellEnd"/>
      <w:r w:rsidRPr="00623806">
        <w:rPr>
          <w:rFonts w:ascii="Helvetica" w:hAnsi="Helvetica"/>
          <w:lang w:val="es-ES"/>
        </w:rPr>
        <w:t>.</w:t>
      </w:r>
    </w:p>
    <w:p w14:paraId="6644D088" w14:textId="7A77C0A5"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couldn’t</w:t>
      </w:r>
      <w:proofErr w:type="spellEnd"/>
      <w:r w:rsidRPr="00623806">
        <w:rPr>
          <w:rFonts w:ascii="Helvetica" w:hAnsi="Helvetica"/>
          <w:lang w:val="es-ES"/>
        </w:rPr>
        <w:t xml:space="preserve"> </w:t>
      </w:r>
      <w:proofErr w:type="spellStart"/>
      <w:r w:rsidRPr="00623806">
        <w:rPr>
          <w:rFonts w:ascii="Helvetica" w:hAnsi="Helvetica"/>
          <w:lang w:val="es-ES"/>
        </w:rPr>
        <w:t>possibly</w:t>
      </w:r>
      <w:proofErr w:type="spellEnd"/>
      <w:r w:rsidRPr="00623806">
        <w:rPr>
          <w:rFonts w:ascii="Helvetica" w:hAnsi="Helvetica"/>
          <w:lang w:val="es-ES"/>
        </w:rPr>
        <w:t xml:space="preserve"> </w:t>
      </w:r>
      <w:proofErr w:type="spellStart"/>
      <w:r w:rsidRPr="00623806">
        <w:rPr>
          <w:rFonts w:ascii="Helvetica" w:hAnsi="Helvetica"/>
          <w:lang w:val="es-ES"/>
        </w:rPr>
        <w:t>let</w:t>
      </w:r>
      <w:proofErr w:type="spellEnd"/>
      <w:r w:rsidRPr="00623806">
        <w:rPr>
          <w:rFonts w:ascii="Helvetica" w:hAnsi="Helvetica"/>
          <w:lang w:val="es-ES"/>
        </w:rPr>
        <w:t xml:space="preserve"> </w:t>
      </w:r>
      <w:proofErr w:type="spellStart"/>
      <w:r w:rsidRPr="00623806">
        <w:rPr>
          <w:rFonts w:ascii="Helvetica" w:hAnsi="Helvetica"/>
          <w:lang w:val="es-ES"/>
        </w:rPr>
        <w:t>anything</w:t>
      </w:r>
      <w:proofErr w:type="spellEnd"/>
      <w:r w:rsidRPr="00623806">
        <w:rPr>
          <w:rFonts w:ascii="Helvetica" w:hAnsi="Helvetica"/>
          <w:lang w:val="es-ES"/>
        </w:rPr>
        <w:t xml:space="preserve"> </w:t>
      </w:r>
      <w:proofErr w:type="spellStart"/>
      <w:r w:rsidRPr="00623806">
        <w:rPr>
          <w:rFonts w:ascii="Helvetica" w:hAnsi="Helvetica"/>
          <w:lang w:val="es-ES"/>
        </w:rPr>
        <w:t>happen</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your</w:t>
      </w:r>
      <w:proofErr w:type="spellEnd"/>
      <w:r w:rsidRPr="00623806">
        <w:rPr>
          <w:rFonts w:ascii="Helvetica" w:hAnsi="Helvetica"/>
          <w:lang w:val="es-ES"/>
        </w:rPr>
        <w:t xml:space="preserve"> </w:t>
      </w:r>
      <w:proofErr w:type="spellStart"/>
      <w:r w:rsidRPr="00623806">
        <w:rPr>
          <w:rFonts w:ascii="Helvetica" w:hAnsi="Helvetica"/>
          <w:lang w:val="es-ES"/>
        </w:rPr>
        <w:t>walk</w:t>
      </w:r>
      <w:proofErr w:type="spellEnd"/>
      <w:r w:rsidRPr="00623806">
        <w:rPr>
          <w:rFonts w:ascii="Helvetica" w:hAnsi="Helvetica"/>
          <w:lang w:val="es-ES"/>
        </w:rPr>
        <w:t xml:space="preserve">,” he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tone</w:t>
      </w:r>
      <w:proofErr w:type="spellEnd"/>
      <w:r w:rsidRPr="00623806">
        <w:rPr>
          <w:rFonts w:ascii="Helvetica" w:hAnsi="Helvetica"/>
          <w:lang w:val="es-ES"/>
        </w:rPr>
        <w:t xml:space="preserve"> </w:t>
      </w:r>
      <w:proofErr w:type="spellStart"/>
      <w:r w:rsidRPr="00623806">
        <w:rPr>
          <w:rFonts w:ascii="Helvetica" w:hAnsi="Helvetica"/>
          <w:lang w:val="es-ES"/>
        </w:rPr>
        <w:t>low</w:t>
      </w:r>
      <w:proofErr w:type="spellEnd"/>
      <w:r w:rsidRPr="00623806">
        <w:rPr>
          <w:rFonts w:ascii="Helvetica" w:hAnsi="Helvetica"/>
          <w:lang w:val="es-ES"/>
        </w:rPr>
        <w:t xml:space="preserve"> and </w:t>
      </w:r>
      <w:proofErr w:type="spellStart"/>
      <w:r w:rsidRPr="00623806">
        <w:rPr>
          <w:rFonts w:ascii="Helvetica" w:hAnsi="Helvetica"/>
          <w:lang w:val="es-ES"/>
        </w:rPr>
        <w:t>silk-wrapped</w:t>
      </w:r>
      <w:proofErr w:type="spellEnd"/>
      <w:r w:rsidRPr="00623806">
        <w:rPr>
          <w:rFonts w:ascii="Helvetica" w:hAnsi="Helvetica"/>
          <w:lang w:val="es-ES"/>
        </w:rPr>
        <w:t>.</w:t>
      </w:r>
    </w:p>
    <w:p w14:paraId="32FFCDD4" w14:textId="5F2683CF"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It’s</w:t>
      </w:r>
      <w:proofErr w:type="spellEnd"/>
      <w:r w:rsidRPr="00623806">
        <w:rPr>
          <w:rFonts w:ascii="Helvetica" w:hAnsi="Helvetica"/>
          <w:lang w:val="es-ES"/>
        </w:rPr>
        <w:t xml:space="preserve"> </w:t>
      </w:r>
      <w:proofErr w:type="spellStart"/>
      <w:r w:rsidRPr="00623806">
        <w:rPr>
          <w:rFonts w:ascii="Helvetica" w:hAnsi="Helvetica"/>
          <w:lang w:val="es-ES"/>
        </w:rPr>
        <w:t>eight</w:t>
      </w:r>
      <w:proofErr w:type="spellEnd"/>
      <w:r w:rsidRPr="00623806">
        <w:rPr>
          <w:rFonts w:ascii="Helvetica" w:hAnsi="Helvetica"/>
          <w:lang w:val="es-ES"/>
        </w:rPr>
        <w:t xml:space="preserve"> a.m.,” I </w:t>
      </w:r>
      <w:proofErr w:type="spellStart"/>
      <w:r w:rsidRPr="00623806">
        <w:rPr>
          <w:rFonts w:ascii="Helvetica" w:hAnsi="Helvetica"/>
          <w:lang w:val="es-ES"/>
        </w:rPr>
        <w:t>pointed</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 xml:space="preserve">, </w:t>
      </w:r>
      <w:proofErr w:type="spellStart"/>
      <w:r w:rsidRPr="00623806">
        <w:rPr>
          <w:rFonts w:ascii="Helvetica" w:hAnsi="Helvetica"/>
          <w:lang w:val="es-ES"/>
        </w:rPr>
        <w:t>dryly</w:t>
      </w:r>
      <w:proofErr w:type="spellEnd"/>
      <w:r w:rsidRPr="00623806">
        <w:rPr>
          <w:rFonts w:ascii="Helvetica" w:hAnsi="Helvetica"/>
          <w:lang w:val="es-ES"/>
        </w:rPr>
        <w:t>.</w:t>
      </w:r>
    </w:p>
    <w:p w14:paraId="7224BCEF" w14:textId="639B7E6E" w:rsidR="007D7C07" w:rsidRPr="00623806" w:rsidRDefault="007D7C07" w:rsidP="00F53E1A">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You</w:t>
      </w:r>
      <w:proofErr w:type="spellEnd"/>
      <w:r w:rsidRPr="00623806">
        <w:rPr>
          <w:rFonts w:ascii="Helvetica" w:hAnsi="Helvetica"/>
          <w:lang w:val="es-ES"/>
        </w:rPr>
        <w:t xml:space="preserve"> can </w:t>
      </w:r>
      <w:proofErr w:type="spellStart"/>
      <w:r w:rsidRPr="00623806">
        <w:rPr>
          <w:rFonts w:ascii="Helvetica" w:hAnsi="Helvetica"/>
          <w:lang w:val="es-ES"/>
        </w:rPr>
        <w:t>never</w:t>
      </w:r>
      <w:proofErr w:type="spellEnd"/>
      <w:r w:rsidRPr="00623806">
        <w:rPr>
          <w:rFonts w:ascii="Helvetica" w:hAnsi="Helvetica"/>
          <w:lang w:val="es-ES"/>
        </w:rPr>
        <w:t xml:space="preserve"> be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careful</w:t>
      </w:r>
      <w:proofErr w:type="spellEnd"/>
      <w:r w:rsidRPr="00623806">
        <w:rPr>
          <w:rFonts w:ascii="Helvetica" w:hAnsi="Helvetica"/>
          <w:lang w:val="es-ES"/>
        </w:rPr>
        <w:t xml:space="preserve">,” he </w:t>
      </w:r>
      <w:proofErr w:type="spellStart"/>
      <w:r w:rsidRPr="00623806">
        <w:rPr>
          <w:rFonts w:ascii="Helvetica" w:hAnsi="Helvetica"/>
          <w:lang w:val="es-ES"/>
        </w:rPr>
        <w:t>countered</w:t>
      </w:r>
      <w:proofErr w:type="spellEnd"/>
      <w:r w:rsidRPr="00623806">
        <w:rPr>
          <w:rFonts w:ascii="Helvetica" w:hAnsi="Helvetica"/>
          <w:lang w:val="es-ES"/>
        </w:rPr>
        <w:t xml:space="preserve">, </w:t>
      </w:r>
      <w:proofErr w:type="spellStart"/>
      <w:r w:rsidRPr="00623806">
        <w:rPr>
          <w:rFonts w:ascii="Helvetica" w:hAnsi="Helvetica"/>
          <w:lang w:val="es-ES"/>
        </w:rPr>
        <w:t>gesturing</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me </w:t>
      </w:r>
      <w:proofErr w:type="spellStart"/>
      <w:r w:rsidRPr="00623806">
        <w:rPr>
          <w:rFonts w:ascii="Helvetica" w:hAnsi="Helvetica"/>
          <w:lang w:val="es-ES"/>
        </w:rPr>
        <w:t>to</w:t>
      </w:r>
      <w:proofErr w:type="spellEnd"/>
      <w:r w:rsidRPr="00623806">
        <w:rPr>
          <w:rFonts w:ascii="Helvetica" w:hAnsi="Helvetica"/>
          <w:lang w:val="es-ES"/>
        </w:rPr>
        <w:t xml:space="preserve"> continue </w:t>
      </w:r>
      <w:proofErr w:type="spellStart"/>
      <w:r w:rsidRPr="00623806">
        <w:rPr>
          <w:rFonts w:ascii="Helvetica" w:hAnsi="Helvetica"/>
          <w:lang w:val="es-ES"/>
        </w:rPr>
        <w:t>walking</w:t>
      </w:r>
      <w:proofErr w:type="spellEnd"/>
      <w:r w:rsidRPr="00623806">
        <w:rPr>
          <w:rFonts w:ascii="Helvetica" w:hAnsi="Helvetica"/>
          <w:lang w:val="es-ES"/>
        </w:rPr>
        <w:t>.</w:t>
      </w:r>
    </w:p>
    <w:p w14:paraId="067119BC" w14:textId="77777777" w:rsidR="007D7C07" w:rsidRPr="00623806" w:rsidRDefault="007D7C07" w:rsidP="007D7C07">
      <w:pPr>
        <w:pStyle w:val="Scene"/>
        <w:spacing w:line="276" w:lineRule="auto"/>
        <w:jc w:val="both"/>
        <w:rPr>
          <w:rFonts w:ascii="Helvetica" w:hAnsi="Helvetica"/>
          <w:lang w:val="es-ES"/>
        </w:rPr>
      </w:pPr>
      <w:r w:rsidRPr="00623806">
        <w:rPr>
          <w:rFonts w:ascii="Helvetica" w:hAnsi="Helvetica"/>
          <w:lang w:val="es-ES"/>
        </w:rPr>
        <w:t xml:space="preserve">So, I </w:t>
      </w:r>
      <w:proofErr w:type="spellStart"/>
      <w:r w:rsidRPr="00623806">
        <w:rPr>
          <w:rFonts w:ascii="Helvetica" w:hAnsi="Helvetica"/>
          <w:lang w:val="es-ES"/>
        </w:rPr>
        <w:t>did</w:t>
      </w:r>
      <w:proofErr w:type="spellEnd"/>
      <w:r w:rsidRPr="00623806">
        <w:rPr>
          <w:rFonts w:ascii="Helvetica" w:hAnsi="Helvetica"/>
          <w:lang w:val="es-ES"/>
        </w:rPr>
        <w:t xml:space="preserve">. And he </w:t>
      </w:r>
      <w:proofErr w:type="spellStart"/>
      <w:r w:rsidRPr="00623806">
        <w:rPr>
          <w:rFonts w:ascii="Helvetica" w:hAnsi="Helvetica"/>
          <w:lang w:val="es-ES"/>
        </w:rPr>
        <w:t>walked</w:t>
      </w:r>
      <w:proofErr w:type="spellEnd"/>
      <w:r w:rsidRPr="00623806">
        <w:rPr>
          <w:rFonts w:ascii="Helvetica" w:hAnsi="Helvetica"/>
          <w:lang w:val="es-ES"/>
        </w:rPr>
        <w:t xml:space="preserve"> </w:t>
      </w:r>
      <w:proofErr w:type="spellStart"/>
      <w:r w:rsidRPr="00623806">
        <w:rPr>
          <w:rFonts w:ascii="Helvetica" w:hAnsi="Helvetica"/>
          <w:lang w:val="es-ES"/>
        </w:rPr>
        <w:t>beside</w:t>
      </w:r>
      <w:proofErr w:type="spellEnd"/>
      <w:r w:rsidRPr="00623806">
        <w:rPr>
          <w:rFonts w:ascii="Helvetica" w:hAnsi="Helvetica"/>
          <w:lang w:val="es-ES"/>
        </w:rPr>
        <w:t xml:space="preserve"> me. </w:t>
      </w:r>
      <w:proofErr w:type="spellStart"/>
      <w:r w:rsidRPr="00623806">
        <w:rPr>
          <w:rFonts w:ascii="Helvetica" w:hAnsi="Helvetica"/>
          <w:lang w:val="es-ES"/>
        </w:rPr>
        <w:t>Every</w:t>
      </w:r>
      <w:proofErr w:type="spellEnd"/>
      <w:r w:rsidRPr="00623806">
        <w:rPr>
          <w:rFonts w:ascii="Helvetica" w:hAnsi="Helvetica"/>
          <w:lang w:val="es-ES"/>
        </w:rPr>
        <w:t xml:space="preserve"> </w:t>
      </w:r>
      <w:proofErr w:type="spellStart"/>
      <w:r w:rsidRPr="00623806">
        <w:rPr>
          <w:rFonts w:ascii="Helvetica" w:hAnsi="Helvetica"/>
          <w:lang w:val="es-ES"/>
        </w:rPr>
        <w:t>inch</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aware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aware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breeze</w:t>
      </w:r>
      <w:proofErr w:type="spellEnd"/>
      <w:r w:rsidRPr="00623806">
        <w:rPr>
          <w:rFonts w:ascii="Helvetica" w:hAnsi="Helvetica"/>
          <w:lang w:val="es-ES"/>
        </w:rPr>
        <w:t xml:space="preserve"> </w:t>
      </w:r>
      <w:proofErr w:type="spellStart"/>
      <w:r w:rsidRPr="00623806">
        <w:rPr>
          <w:rFonts w:ascii="Helvetica" w:hAnsi="Helvetica"/>
          <w:lang w:val="es-ES"/>
        </w:rPr>
        <w:t>carried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scent</w:t>
      </w:r>
      <w:proofErr w:type="spellEnd"/>
      <w:r w:rsidRPr="00623806">
        <w:rPr>
          <w:rFonts w:ascii="Helvetica" w:hAnsi="Helvetica"/>
          <w:lang w:val="es-ES"/>
        </w:rPr>
        <w:t>—</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dark</w:t>
      </w:r>
      <w:proofErr w:type="spellEnd"/>
      <w:r w:rsidRPr="00623806">
        <w:rPr>
          <w:rFonts w:ascii="Helvetica" w:hAnsi="Helvetica"/>
          <w:lang w:val="es-ES"/>
        </w:rPr>
        <w:t xml:space="preserve"> and </w:t>
      </w:r>
      <w:proofErr w:type="spellStart"/>
      <w:r w:rsidRPr="00623806">
        <w:rPr>
          <w:rFonts w:ascii="Helvetica" w:hAnsi="Helvetica"/>
          <w:lang w:val="es-ES"/>
        </w:rPr>
        <w:t>sweet</w:t>
      </w:r>
      <w:proofErr w:type="spellEnd"/>
      <w:r w:rsidRPr="00623806">
        <w:rPr>
          <w:rFonts w:ascii="Helvetica" w:hAnsi="Helvetica"/>
          <w:lang w:val="es-ES"/>
        </w:rPr>
        <w:t xml:space="preserve"> </w:t>
      </w:r>
      <w:proofErr w:type="spellStart"/>
      <w:r w:rsidRPr="00623806">
        <w:rPr>
          <w:rFonts w:ascii="Helvetica" w:hAnsi="Helvetica"/>
          <w:lang w:val="es-ES"/>
        </w:rPr>
        <w:t>passion</w:t>
      </w:r>
      <w:proofErr w:type="spellEnd"/>
      <w:r w:rsidRPr="00623806">
        <w:rPr>
          <w:rFonts w:ascii="Helvetica" w:hAnsi="Helvetica"/>
          <w:lang w:val="es-ES"/>
        </w:rPr>
        <w:t xml:space="preserve"> </w:t>
      </w:r>
      <w:proofErr w:type="spellStart"/>
      <w:r w:rsidRPr="00623806">
        <w:rPr>
          <w:rFonts w:ascii="Helvetica" w:hAnsi="Helvetica"/>
          <w:lang w:val="es-ES"/>
        </w:rPr>
        <w:t>fruit</w:t>
      </w:r>
      <w:proofErr w:type="spellEnd"/>
      <w:r w:rsidRPr="00623806">
        <w:rPr>
          <w:rFonts w:ascii="Helvetica" w:hAnsi="Helvetica"/>
          <w:lang w:val="es-ES"/>
        </w:rPr>
        <w:t xml:space="preserve"> </w:t>
      </w:r>
      <w:proofErr w:type="spellStart"/>
      <w:r w:rsidRPr="00623806">
        <w:rPr>
          <w:rFonts w:ascii="Helvetica" w:hAnsi="Helvetica"/>
          <w:lang w:val="es-ES"/>
        </w:rPr>
        <w:t>laced</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heat</w:t>
      </w:r>
      <w:proofErr w:type="spellEnd"/>
      <w:r w:rsidRPr="00623806">
        <w:rPr>
          <w:rFonts w:ascii="Helvetica" w:hAnsi="Helvetica"/>
          <w:lang w:val="es-ES"/>
        </w:rPr>
        <w:t xml:space="preserve">—and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mouth</w:t>
      </w:r>
      <w:proofErr w:type="spellEnd"/>
      <w:r w:rsidRPr="00623806">
        <w:rPr>
          <w:rFonts w:ascii="Helvetica" w:hAnsi="Helvetica"/>
          <w:lang w:val="es-ES"/>
        </w:rPr>
        <w:t xml:space="preserve"> </w:t>
      </w:r>
      <w:proofErr w:type="spellStart"/>
      <w:r w:rsidRPr="00623806">
        <w:rPr>
          <w:rFonts w:ascii="Helvetica" w:hAnsi="Helvetica"/>
          <w:lang w:val="es-ES"/>
        </w:rPr>
        <w:t>went</w:t>
      </w:r>
      <w:proofErr w:type="spellEnd"/>
      <w:r w:rsidRPr="00623806">
        <w:rPr>
          <w:rFonts w:ascii="Helvetica" w:hAnsi="Helvetica"/>
          <w:lang w:val="es-ES"/>
        </w:rPr>
        <w:t xml:space="preserve"> </w:t>
      </w:r>
      <w:proofErr w:type="spellStart"/>
      <w:r w:rsidRPr="00623806">
        <w:rPr>
          <w:rFonts w:ascii="Helvetica" w:hAnsi="Helvetica"/>
          <w:lang w:val="es-ES"/>
        </w:rPr>
        <w:t>inexplicably</w:t>
      </w:r>
      <w:proofErr w:type="spellEnd"/>
      <w:r w:rsidRPr="00623806">
        <w:rPr>
          <w:rFonts w:ascii="Helvetica" w:hAnsi="Helvetica"/>
          <w:lang w:val="es-ES"/>
        </w:rPr>
        <w:t xml:space="preserve"> </w:t>
      </w:r>
      <w:proofErr w:type="spellStart"/>
      <w:r w:rsidRPr="00623806">
        <w:rPr>
          <w:rFonts w:ascii="Helvetica" w:hAnsi="Helvetica"/>
          <w:lang w:val="es-ES"/>
        </w:rPr>
        <w:t>dry</w:t>
      </w:r>
      <w:proofErr w:type="spellEnd"/>
      <w:r w:rsidRPr="00623806">
        <w:rPr>
          <w:rFonts w:ascii="Helvetica" w:hAnsi="Helvetica"/>
          <w:lang w:val="es-ES"/>
        </w:rPr>
        <w:t>.</w:t>
      </w:r>
    </w:p>
    <w:p w14:paraId="3BF4ECFB" w14:textId="77777777" w:rsidR="007D7C07" w:rsidRPr="00623806" w:rsidRDefault="007D7C07" w:rsidP="007D7C07">
      <w:pPr>
        <w:pStyle w:val="Scene"/>
        <w:spacing w:line="276" w:lineRule="auto"/>
        <w:jc w:val="both"/>
        <w:rPr>
          <w:rFonts w:ascii="Helvetica" w:hAnsi="Helvetica"/>
          <w:lang w:val="es-ES"/>
        </w:rPr>
      </w:pPr>
    </w:p>
    <w:p w14:paraId="72FDE5B4" w14:textId="1FD84FA5" w:rsidR="007D7C07" w:rsidRPr="00623806" w:rsidRDefault="007D7C07" w:rsidP="002B70A4">
      <w:pPr>
        <w:pStyle w:val="Scene"/>
        <w:spacing w:line="276" w:lineRule="auto"/>
        <w:jc w:val="both"/>
        <w:rPr>
          <w:rFonts w:ascii="Helvetica" w:hAnsi="Helvetica"/>
          <w:lang w:val="es-ES"/>
        </w:rPr>
      </w:pPr>
      <w:r w:rsidRPr="00623806">
        <w:rPr>
          <w:rFonts w:ascii="Helvetica" w:hAnsi="Helvetica"/>
          <w:lang w:val="es-ES"/>
        </w:rPr>
        <w:lastRenderedPageBreak/>
        <w:t xml:space="preserve">I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want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be </w:t>
      </w:r>
      <w:proofErr w:type="spellStart"/>
      <w:r w:rsidRPr="00623806">
        <w:rPr>
          <w:rFonts w:ascii="Helvetica" w:hAnsi="Helvetica"/>
          <w:lang w:val="es-ES"/>
        </w:rPr>
        <w:t>drawn</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I </w:t>
      </w:r>
      <w:proofErr w:type="spellStart"/>
      <w:r w:rsidRPr="00623806">
        <w:rPr>
          <w:rFonts w:ascii="Helvetica" w:hAnsi="Helvetica"/>
          <w:lang w:val="es-ES"/>
        </w:rPr>
        <w:t>shouldn’t</w:t>
      </w:r>
      <w:proofErr w:type="spellEnd"/>
      <w:r w:rsidRPr="00623806">
        <w:rPr>
          <w:rFonts w:ascii="Helvetica" w:hAnsi="Helvetica"/>
          <w:lang w:val="es-ES"/>
        </w:rPr>
        <w:t xml:space="preserve"> be.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somehow</w:t>
      </w:r>
      <w:proofErr w:type="spellEnd"/>
      <w:r w:rsidRPr="00623806">
        <w:rPr>
          <w:rFonts w:ascii="Helvetica" w:hAnsi="Helvetica"/>
          <w:lang w:val="es-ES"/>
        </w:rPr>
        <w:t xml:space="preserve">, I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way</w:t>
      </w:r>
      <w:proofErr w:type="spellEnd"/>
      <w:r w:rsidRPr="00623806">
        <w:rPr>
          <w:rFonts w:ascii="Helvetica" w:hAnsi="Helvetica"/>
          <w:lang w:val="es-ES"/>
        </w:rPr>
        <w:t xml:space="preserve"> I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Zeff</w:t>
      </w:r>
      <w:proofErr w:type="spellEnd"/>
      <w:r w:rsidRPr="00623806">
        <w:rPr>
          <w:rFonts w:ascii="Helvetica" w:hAnsi="Helvetica"/>
          <w:lang w:val="es-ES"/>
        </w:rPr>
        <w:t>—</w:t>
      </w: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made</w:t>
      </w:r>
      <w:proofErr w:type="spellEnd"/>
      <w:r w:rsidRPr="00623806">
        <w:rPr>
          <w:rFonts w:ascii="Helvetica" w:hAnsi="Helvetica"/>
          <w:lang w:val="es-ES"/>
        </w:rPr>
        <w:t xml:space="preserve"> me </w:t>
      </w:r>
      <w:proofErr w:type="spellStart"/>
      <w:r w:rsidRPr="00623806">
        <w:rPr>
          <w:rFonts w:ascii="Helvetica" w:hAnsi="Helvetica"/>
          <w:lang w:val="es-ES"/>
        </w:rPr>
        <w:t>feel</w:t>
      </w:r>
      <w:proofErr w:type="spellEnd"/>
      <w:r w:rsidRPr="00623806">
        <w:rPr>
          <w:rFonts w:ascii="Helvetica" w:hAnsi="Helvetica"/>
          <w:lang w:val="es-ES"/>
        </w:rPr>
        <w:t xml:space="preserve"> </w:t>
      </w:r>
      <w:proofErr w:type="spellStart"/>
      <w:r w:rsidRPr="00623806">
        <w:rPr>
          <w:rFonts w:ascii="Helvetica" w:hAnsi="Helvetica"/>
          <w:lang w:val="es-ES"/>
        </w:rPr>
        <w:t>safe</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temptation</w:t>
      </w:r>
      <w:proofErr w:type="spellEnd"/>
      <w:r w:rsidRPr="00623806">
        <w:rPr>
          <w:rFonts w:ascii="Helvetica" w:hAnsi="Helvetica"/>
          <w:lang w:val="es-ES"/>
        </w:rPr>
        <w:t>.</w:t>
      </w:r>
    </w:p>
    <w:p w14:paraId="7C344FF8" w14:textId="4874358C" w:rsidR="007D7C07" w:rsidRPr="00623806" w:rsidRDefault="007D7C07" w:rsidP="002B70A4">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Have</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lived</w:t>
      </w:r>
      <w:proofErr w:type="spellEnd"/>
      <w:r w:rsidRPr="00623806">
        <w:rPr>
          <w:rFonts w:ascii="Helvetica" w:hAnsi="Helvetica"/>
          <w:lang w:val="es-ES"/>
        </w:rPr>
        <w:t xml:space="preserve"> in Montana </w:t>
      </w:r>
      <w:proofErr w:type="spellStart"/>
      <w:r w:rsidRPr="00623806">
        <w:rPr>
          <w:rFonts w:ascii="Helvetica" w:hAnsi="Helvetica"/>
          <w:lang w:val="es-ES"/>
        </w:rPr>
        <w:t>long</w:t>
      </w:r>
      <w:proofErr w:type="spellEnd"/>
      <w:r w:rsidRPr="00623806">
        <w:rPr>
          <w:rFonts w:ascii="Helvetica" w:hAnsi="Helvetica"/>
          <w:lang w:val="es-ES"/>
        </w:rPr>
        <w:t xml:space="preserve">?” he </w:t>
      </w:r>
      <w:proofErr w:type="spellStart"/>
      <w:r w:rsidRPr="00623806">
        <w:rPr>
          <w:rFonts w:ascii="Helvetica" w:hAnsi="Helvetica"/>
          <w:lang w:val="es-ES"/>
        </w:rPr>
        <w:t>asked</w:t>
      </w:r>
      <w:proofErr w:type="spellEnd"/>
      <w:r w:rsidRPr="00623806">
        <w:rPr>
          <w:rFonts w:ascii="Helvetica" w:hAnsi="Helvetica"/>
          <w:lang w:val="es-ES"/>
        </w:rPr>
        <w:t xml:space="preserve">, </w:t>
      </w:r>
      <w:proofErr w:type="spellStart"/>
      <w:r w:rsidRPr="00623806">
        <w:rPr>
          <w:rFonts w:ascii="Helvetica" w:hAnsi="Helvetica"/>
          <w:lang w:val="es-ES"/>
        </w:rPr>
        <w:t>breaking</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silence</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casual </w:t>
      </w:r>
      <w:proofErr w:type="spellStart"/>
      <w:r w:rsidRPr="00623806">
        <w:rPr>
          <w:rFonts w:ascii="Helvetica" w:hAnsi="Helvetica"/>
          <w:lang w:val="es-ES"/>
        </w:rPr>
        <w:t>charm</w:t>
      </w:r>
      <w:proofErr w:type="spellEnd"/>
      <w:r w:rsidRPr="00623806">
        <w:rPr>
          <w:rFonts w:ascii="Helvetica" w:hAnsi="Helvetica"/>
          <w:lang w:val="es-ES"/>
        </w:rPr>
        <w:t>.</w:t>
      </w:r>
    </w:p>
    <w:p w14:paraId="000FBF86" w14:textId="2D371613" w:rsidR="007D7C07" w:rsidRPr="00623806" w:rsidRDefault="007D7C07" w:rsidP="002B70A4">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blinked</w:t>
      </w:r>
      <w:proofErr w:type="spellEnd"/>
      <w:r w:rsidRPr="00623806">
        <w:rPr>
          <w:rFonts w:ascii="Helvetica" w:hAnsi="Helvetica"/>
          <w:lang w:val="es-ES"/>
        </w:rPr>
        <w:t xml:space="preserve"> at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question</w:t>
      </w:r>
      <w:proofErr w:type="spellEnd"/>
      <w:r w:rsidRPr="00623806">
        <w:rPr>
          <w:rFonts w:ascii="Helvetica" w:hAnsi="Helvetica"/>
          <w:lang w:val="es-ES"/>
        </w:rPr>
        <w:t>. “</w:t>
      </w:r>
      <w:proofErr w:type="spellStart"/>
      <w:r w:rsidRPr="00623806">
        <w:rPr>
          <w:rFonts w:ascii="Helvetica" w:hAnsi="Helvetica"/>
          <w:lang w:val="es-ES"/>
        </w:rPr>
        <w:t>Um</w:t>
      </w:r>
      <w:proofErr w:type="spellEnd"/>
      <w:r w:rsidRPr="00623806">
        <w:rPr>
          <w:rFonts w:ascii="Helvetica" w:hAnsi="Helvetica"/>
          <w:lang w:val="es-ES"/>
        </w:rPr>
        <w:t>—</w:t>
      </w:r>
      <w:proofErr w:type="spellStart"/>
      <w:r w:rsidRPr="00623806">
        <w:rPr>
          <w:rFonts w:ascii="Helvetica" w:hAnsi="Helvetica"/>
          <w:lang w:val="es-ES"/>
        </w:rPr>
        <w:t>three</w:t>
      </w:r>
      <w:proofErr w:type="spellEnd"/>
      <w:r w:rsidRPr="00623806">
        <w:rPr>
          <w:rFonts w:ascii="Helvetica" w:hAnsi="Helvetica"/>
          <w:lang w:val="es-ES"/>
        </w:rPr>
        <w:t xml:space="preserve"> </w:t>
      </w:r>
      <w:proofErr w:type="spellStart"/>
      <w:r w:rsidRPr="00623806">
        <w:rPr>
          <w:rFonts w:ascii="Helvetica" w:hAnsi="Helvetica"/>
          <w:lang w:val="es-ES"/>
        </w:rPr>
        <w:t>years</w:t>
      </w:r>
      <w:proofErr w:type="spellEnd"/>
      <w:r w:rsidRPr="00623806">
        <w:rPr>
          <w:rFonts w:ascii="Helvetica" w:hAnsi="Helvetica"/>
          <w:lang w:val="es-ES"/>
        </w:rPr>
        <w:t xml:space="preserve">. I moved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work</w:t>
      </w:r>
      <w:proofErr w:type="spellEnd"/>
      <w:r w:rsidRPr="00623806">
        <w:rPr>
          <w:rFonts w:ascii="Helvetica" w:hAnsi="Helvetica"/>
          <w:lang w:val="es-ES"/>
        </w:rPr>
        <w:t>.”</w:t>
      </w:r>
    </w:p>
    <w:p w14:paraId="7EBB49D8" w14:textId="3556A50E" w:rsidR="007D7C07" w:rsidRPr="00623806" w:rsidRDefault="007D7C07" w:rsidP="002B70A4">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nodded</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glinting</w:t>
      </w:r>
      <w:proofErr w:type="spellEnd"/>
      <w:r w:rsidRPr="00623806">
        <w:rPr>
          <w:rFonts w:ascii="Helvetica" w:hAnsi="Helvetica"/>
          <w:lang w:val="es-ES"/>
        </w:rPr>
        <w:t xml:space="preserve"> </w:t>
      </w:r>
      <w:proofErr w:type="spellStart"/>
      <w:r w:rsidRPr="00623806">
        <w:rPr>
          <w:rFonts w:ascii="Helvetica" w:hAnsi="Helvetica"/>
          <w:lang w:val="es-ES"/>
        </w:rPr>
        <w:t>silver</w:t>
      </w:r>
      <w:proofErr w:type="spellEnd"/>
      <w:r w:rsidRPr="00623806">
        <w:rPr>
          <w:rFonts w:ascii="Helvetica" w:hAnsi="Helvetica"/>
          <w:lang w:val="es-ES"/>
        </w:rPr>
        <w:t xml:space="preserve"> 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morning</w:t>
      </w:r>
      <w:proofErr w:type="spellEnd"/>
      <w:r w:rsidRPr="00623806">
        <w:rPr>
          <w:rFonts w:ascii="Helvetica" w:hAnsi="Helvetica"/>
          <w:lang w:val="es-ES"/>
        </w:rPr>
        <w:t xml:space="preserve"> light.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explains</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w:t>
      </w:r>
    </w:p>
    <w:p w14:paraId="707EF226" w14:textId="5806CEDE" w:rsidR="007D7C07" w:rsidRPr="00623806" w:rsidRDefault="007D7C07" w:rsidP="002B70A4">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Explains</w:t>
      </w:r>
      <w:proofErr w:type="spellEnd"/>
      <w:r w:rsidRPr="00623806">
        <w:rPr>
          <w:rFonts w:ascii="Helvetica" w:hAnsi="Helvetica"/>
          <w:lang w:val="es-ES"/>
        </w:rPr>
        <w:t xml:space="preserve"> </w:t>
      </w:r>
      <w:proofErr w:type="spellStart"/>
      <w:r w:rsidRPr="00623806">
        <w:rPr>
          <w:rFonts w:ascii="Helvetica" w:hAnsi="Helvetica"/>
          <w:lang w:val="es-ES"/>
        </w:rPr>
        <w:t>what</w:t>
      </w:r>
      <w:proofErr w:type="spellEnd"/>
      <w:r w:rsidRPr="00623806">
        <w:rPr>
          <w:rFonts w:ascii="Helvetica" w:hAnsi="Helvetica"/>
          <w:lang w:val="es-ES"/>
        </w:rPr>
        <w:t xml:space="preserve">?” I </w:t>
      </w:r>
      <w:proofErr w:type="spellStart"/>
      <w:r w:rsidRPr="00623806">
        <w:rPr>
          <w:rFonts w:ascii="Helvetica" w:hAnsi="Helvetica"/>
          <w:lang w:val="es-ES"/>
        </w:rPr>
        <w:t>asked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tentative.</w:t>
      </w:r>
    </w:p>
    <w:p w14:paraId="4CDCC10C" w14:textId="183B111D" w:rsidR="007D7C07" w:rsidRPr="00623806" w:rsidRDefault="007D7C07" w:rsidP="002B70A4">
      <w:pPr>
        <w:pStyle w:val="Scene"/>
        <w:spacing w:line="276" w:lineRule="auto"/>
        <w:jc w:val="both"/>
        <w:rPr>
          <w:rFonts w:ascii="Helvetica" w:hAnsi="Helvetica"/>
          <w:lang w:val="es-ES"/>
        </w:rPr>
      </w:pP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gaze</w:t>
      </w:r>
      <w:proofErr w:type="spellEnd"/>
      <w:r w:rsidRPr="00623806">
        <w:rPr>
          <w:rFonts w:ascii="Helvetica" w:hAnsi="Helvetica"/>
          <w:lang w:val="es-ES"/>
        </w:rPr>
        <w:t xml:space="preserve"> </w:t>
      </w:r>
      <w:proofErr w:type="spellStart"/>
      <w:r w:rsidRPr="00623806">
        <w:rPr>
          <w:rFonts w:ascii="Helvetica" w:hAnsi="Helvetica"/>
          <w:lang w:val="es-ES"/>
        </w:rPr>
        <w:t>lingered</w:t>
      </w:r>
      <w:proofErr w:type="spellEnd"/>
      <w:r w:rsidRPr="00623806">
        <w:rPr>
          <w:rFonts w:ascii="Helvetica" w:hAnsi="Helvetica"/>
          <w:lang w:val="es-ES"/>
        </w:rPr>
        <w:t xml:space="preserve"> a </w:t>
      </w:r>
      <w:proofErr w:type="spellStart"/>
      <w:r w:rsidRPr="00623806">
        <w:rPr>
          <w:rFonts w:ascii="Helvetica" w:hAnsi="Helvetica"/>
          <w:lang w:val="es-ES"/>
        </w:rPr>
        <w:t>moment</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long</w:t>
      </w:r>
      <w:proofErr w:type="spellEnd"/>
      <w:r w:rsidRPr="00623806">
        <w:rPr>
          <w:rFonts w:ascii="Helvetica" w:hAnsi="Helvetica"/>
          <w:lang w:val="es-ES"/>
        </w:rPr>
        <w:t>. “</w:t>
      </w:r>
      <w:proofErr w:type="spellStart"/>
      <w:r w:rsidRPr="00623806">
        <w:rPr>
          <w:rFonts w:ascii="Helvetica" w:hAnsi="Helvetica"/>
          <w:lang w:val="es-ES"/>
        </w:rPr>
        <w:t>Why</w:t>
      </w:r>
      <w:proofErr w:type="spellEnd"/>
      <w:r w:rsidRPr="00623806">
        <w:rPr>
          <w:rFonts w:ascii="Helvetica" w:hAnsi="Helvetica"/>
          <w:lang w:val="es-ES"/>
        </w:rPr>
        <w:t xml:space="preserve"> </w:t>
      </w:r>
      <w:proofErr w:type="spellStart"/>
      <w:r w:rsidRPr="00623806">
        <w:rPr>
          <w:rFonts w:ascii="Helvetica" w:hAnsi="Helvetica"/>
          <w:lang w:val="es-ES"/>
        </w:rPr>
        <w:t>our</w:t>
      </w:r>
      <w:proofErr w:type="spellEnd"/>
      <w:r w:rsidRPr="00623806">
        <w:rPr>
          <w:rFonts w:ascii="Helvetica" w:hAnsi="Helvetica"/>
          <w:lang w:val="es-ES"/>
        </w:rPr>
        <w:t xml:space="preserve"> </w:t>
      </w:r>
      <w:proofErr w:type="spellStart"/>
      <w:r w:rsidRPr="00623806">
        <w:rPr>
          <w:rFonts w:ascii="Helvetica" w:hAnsi="Helvetica"/>
          <w:lang w:val="es-ES"/>
        </w:rPr>
        <w:t>paths</w:t>
      </w:r>
      <w:proofErr w:type="spellEnd"/>
      <w:r w:rsidRPr="00623806">
        <w:rPr>
          <w:rFonts w:ascii="Helvetica" w:hAnsi="Helvetica"/>
          <w:lang w:val="es-ES"/>
        </w:rPr>
        <w:t xml:space="preserve"> </w:t>
      </w:r>
      <w:proofErr w:type="spellStart"/>
      <w:r w:rsidRPr="00623806">
        <w:rPr>
          <w:rFonts w:ascii="Helvetica" w:hAnsi="Helvetica"/>
          <w:lang w:val="es-ES"/>
        </w:rPr>
        <w:t>never</w:t>
      </w:r>
      <w:proofErr w:type="spellEnd"/>
      <w:r w:rsidRPr="00623806">
        <w:rPr>
          <w:rFonts w:ascii="Helvetica" w:hAnsi="Helvetica"/>
          <w:lang w:val="es-ES"/>
        </w:rPr>
        <w:t xml:space="preserve"> </w:t>
      </w:r>
      <w:proofErr w:type="spellStart"/>
      <w:r w:rsidRPr="00623806">
        <w:rPr>
          <w:rFonts w:ascii="Helvetica" w:hAnsi="Helvetica"/>
          <w:lang w:val="es-ES"/>
        </w:rPr>
        <w:t>crossed</w:t>
      </w:r>
      <w:proofErr w:type="spellEnd"/>
      <w:r w:rsidRPr="00623806">
        <w:rPr>
          <w:rFonts w:ascii="Helvetica" w:hAnsi="Helvetica"/>
          <w:lang w:val="es-ES"/>
        </w:rPr>
        <w:t>.”</w:t>
      </w:r>
    </w:p>
    <w:p w14:paraId="71BE0BF6" w14:textId="2D0C3FAE" w:rsidR="007D7C07" w:rsidRPr="00623806" w:rsidRDefault="007D7C07" w:rsidP="002B70A4">
      <w:pPr>
        <w:pStyle w:val="Scene"/>
        <w:spacing w:line="276" w:lineRule="auto"/>
        <w:jc w:val="both"/>
        <w:rPr>
          <w:rFonts w:ascii="Helvetica" w:hAnsi="Helvetica"/>
          <w:lang w:val="es-ES"/>
        </w:rPr>
      </w:pPr>
      <w:proofErr w:type="spellStart"/>
      <w:r w:rsidRPr="00623806">
        <w:rPr>
          <w:rFonts w:ascii="Helvetica" w:hAnsi="Helvetica"/>
          <w:lang w:val="es-ES"/>
        </w:rPr>
        <w:t>There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weight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answer</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flirtation</w:t>
      </w:r>
      <w:proofErr w:type="spellEnd"/>
      <w:r w:rsidRPr="00623806">
        <w:rPr>
          <w:rFonts w:ascii="Helvetica" w:hAnsi="Helvetica"/>
          <w:lang w:val="es-ES"/>
        </w:rPr>
        <w:t>—</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else</w:t>
      </w:r>
      <w:proofErr w:type="spellEnd"/>
      <w:r w:rsidRPr="00623806">
        <w:rPr>
          <w:rFonts w:ascii="Helvetica" w:hAnsi="Helvetica"/>
          <w:lang w:val="es-ES"/>
        </w:rPr>
        <w:t>.</w:t>
      </w:r>
    </w:p>
    <w:p w14:paraId="30D467B5" w14:textId="49F3CE40" w:rsidR="007D7C07" w:rsidRPr="00623806" w:rsidRDefault="007D7C07" w:rsidP="002B70A4">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hesitated</w:t>
      </w:r>
      <w:proofErr w:type="spellEnd"/>
      <w:r w:rsidRPr="00623806">
        <w:rPr>
          <w:rFonts w:ascii="Helvetica" w:hAnsi="Helvetica"/>
          <w:lang w:val="es-ES"/>
        </w:rPr>
        <w:t xml:space="preserve">, </w:t>
      </w:r>
      <w:proofErr w:type="spellStart"/>
      <w:r w:rsidRPr="00623806">
        <w:rPr>
          <w:rFonts w:ascii="Helvetica" w:hAnsi="Helvetica"/>
          <w:lang w:val="es-ES"/>
        </w:rPr>
        <w:t>then</w:t>
      </w:r>
      <w:proofErr w:type="spellEnd"/>
      <w:r w:rsidRPr="00623806">
        <w:rPr>
          <w:rFonts w:ascii="Helvetica" w:hAnsi="Helvetica"/>
          <w:lang w:val="es-ES"/>
        </w:rPr>
        <w:t xml:space="preserve"> </w:t>
      </w:r>
      <w:proofErr w:type="spellStart"/>
      <w:r w:rsidRPr="00623806">
        <w:rPr>
          <w:rFonts w:ascii="Helvetica" w:hAnsi="Helvetica"/>
          <w:lang w:val="es-ES"/>
        </w:rPr>
        <w:t>pushed</w:t>
      </w:r>
      <w:proofErr w:type="spellEnd"/>
      <w:r w:rsidRPr="00623806">
        <w:rPr>
          <w:rFonts w:ascii="Helvetica" w:hAnsi="Helvetica"/>
          <w:lang w:val="es-ES"/>
        </w:rPr>
        <w:t>,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seem</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know</w:t>
      </w:r>
      <w:proofErr w:type="spellEnd"/>
      <w:r w:rsidRPr="00623806">
        <w:rPr>
          <w:rFonts w:ascii="Helvetica" w:hAnsi="Helvetica"/>
          <w:lang w:val="es-ES"/>
        </w:rPr>
        <w:t xml:space="preserve"> </w:t>
      </w:r>
      <w:proofErr w:type="spellStart"/>
      <w:r w:rsidRPr="00623806">
        <w:rPr>
          <w:rFonts w:ascii="Helvetica" w:hAnsi="Helvetica"/>
          <w:lang w:val="es-ES"/>
        </w:rPr>
        <w:t>Zeff</w:t>
      </w:r>
      <w:proofErr w:type="spellEnd"/>
      <w:r w:rsidRPr="00623806">
        <w:rPr>
          <w:rFonts w:ascii="Helvetica" w:hAnsi="Helvetica"/>
          <w:lang w:val="es-ES"/>
        </w:rPr>
        <w:t>.”</w:t>
      </w:r>
    </w:p>
    <w:p w14:paraId="67AB4A2C" w14:textId="293C5780" w:rsidR="007D7C07" w:rsidRPr="00623806" w:rsidRDefault="007D7C07" w:rsidP="002B70A4">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let</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 xml:space="preserve"> a </w:t>
      </w:r>
      <w:proofErr w:type="spellStart"/>
      <w:r w:rsidRPr="00623806">
        <w:rPr>
          <w:rFonts w:ascii="Helvetica" w:hAnsi="Helvetica"/>
          <w:lang w:val="es-ES"/>
        </w:rPr>
        <w:t>soft</w:t>
      </w:r>
      <w:proofErr w:type="spellEnd"/>
      <w:r w:rsidRPr="00623806">
        <w:rPr>
          <w:rFonts w:ascii="Helvetica" w:hAnsi="Helvetica"/>
          <w:lang w:val="es-ES"/>
        </w:rPr>
        <w:t xml:space="preserve"> </w:t>
      </w:r>
      <w:proofErr w:type="spellStart"/>
      <w:r w:rsidRPr="00623806">
        <w:rPr>
          <w:rFonts w:ascii="Helvetica" w:hAnsi="Helvetica"/>
          <w:lang w:val="es-ES"/>
        </w:rPr>
        <w:t>laugh</w:t>
      </w:r>
      <w:proofErr w:type="spellEnd"/>
      <w:r w:rsidRPr="00623806">
        <w:rPr>
          <w:rFonts w:ascii="Helvetica" w:hAnsi="Helvetica"/>
          <w:lang w:val="es-ES"/>
        </w:rPr>
        <w:t xml:space="preserve">, </w:t>
      </w:r>
      <w:proofErr w:type="spellStart"/>
      <w:r w:rsidRPr="00623806">
        <w:rPr>
          <w:rFonts w:ascii="Helvetica" w:hAnsi="Helvetica"/>
          <w:lang w:val="es-ES"/>
        </w:rPr>
        <w:t>smooth</w:t>
      </w:r>
      <w:proofErr w:type="spellEnd"/>
      <w:r w:rsidRPr="00623806">
        <w:rPr>
          <w:rFonts w:ascii="Helvetica" w:hAnsi="Helvetica"/>
          <w:lang w:val="es-ES"/>
        </w:rPr>
        <w:t xml:space="preserve"> and </w:t>
      </w:r>
      <w:proofErr w:type="spellStart"/>
      <w:r w:rsidRPr="00623806">
        <w:rPr>
          <w:rFonts w:ascii="Helvetica" w:hAnsi="Helvetica"/>
          <w:lang w:val="es-ES"/>
        </w:rPr>
        <w:t>rich</w:t>
      </w:r>
      <w:proofErr w:type="spellEnd"/>
      <w:r w:rsidRPr="00623806">
        <w:rPr>
          <w:rFonts w:ascii="Helvetica" w:hAnsi="Helvetica"/>
          <w:lang w:val="es-ES"/>
        </w:rPr>
        <w:t>. “</w:t>
      </w:r>
      <w:proofErr w:type="spellStart"/>
      <w:r w:rsidRPr="00623806">
        <w:rPr>
          <w:rFonts w:ascii="Helvetica" w:hAnsi="Helvetica"/>
          <w:lang w:val="es-ES"/>
        </w:rPr>
        <w:t>Gunnolf</w:t>
      </w:r>
      <w:proofErr w:type="spellEnd"/>
      <w:r w:rsidRPr="00623806">
        <w:rPr>
          <w:rFonts w:ascii="Helvetica" w:hAnsi="Helvetica"/>
          <w:lang w:val="es-ES"/>
        </w:rPr>
        <w:t xml:space="preserve"> and I </w:t>
      </w:r>
      <w:proofErr w:type="spellStart"/>
      <w:r w:rsidRPr="00623806">
        <w:rPr>
          <w:rFonts w:ascii="Helvetica" w:hAnsi="Helvetica"/>
          <w:lang w:val="es-ES"/>
        </w:rPr>
        <w:t>go</w:t>
      </w:r>
      <w:proofErr w:type="spellEnd"/>
      <w:r w:rsidRPr="00623806">
        <w:rPr>
          <w:rFonts w:ascii="Helvetica" w:hAnsi="Helvetica"/>
          <w:lang w:val="es-ES"/>
        </w:rPr>
        <w:t xml:space="preserve"> back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our</w:t>
      </w:r>
      <w:proofErr w:type="spellEnd"/>
      <w:r w:rsidRPr="00623806">
        <w:rPr>
          <w:rFonts w:ascii="Helvetica" w:hAnsi="Helvetica"/>
          <w:lang w:val="es-ES"/>
        </w:rPr>
        <w:t xml:space="preserve"> </w:t>
      </w:r>
      <w:proofErr w:type="spellStart"/>
      <w:r w:rsidRPr="00623806">
        <w:rPr>
          <w:rFonts w:ascii="Helvetica" w:hAnsi="Helvetica"/>
          <w:lang w:val="es-ES"/>
        </w:rPr>
        <w:t>teens</w:t>
      </w:r>
      <w:proofErr w:type="spellEnd"/>
      <w:r w:rsidRPr="00623806">
        <w:rPr>
          <w:rFonts w:ascii="Helvetica" w:hAnsi="Helvetica"/>
          <w:lang w:val="es-ES"/>
        </w:rPr>
        <w:t>.”</w:t>
      </w:r>
    </w:p>
    <w:p w14:paraId="695786D3" w14:textId="0AF592B5" w:rsidR="007D7C07" w:rsidRPr="00623806" w:rsidRDefault="007D7C07" w:rsidP="002B70A4">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name</w:t>
      </w:r>
      <w:proofErr w:type="spellEnd"/>
      <w:r w:rsidRPr="00623806">
        <w:rPr>
          <w:rFonts w:ascii="Helvetica" w:hAnsi="Helvetica"/>
          <w:lang w:val="es-ES"/>
        </w:rPr>
        <w:t xml:space="preserve"> </w:t>
      </w:r>
      <w:proofErr w:type="spellStart"/>
      <w:r w:rsidRPr="00623806">
        <w:rPr>
          <w:rFonts w:ascii="Helvetica" w:hAnsi="Helvetica"/>
          <w:lang w:val="es-ES"/>
        </w:rPr>
        <w:t>struck</w:t>
      </w:r>
      <w:proofErr w:type="spellEnd"/>
      <w:r w:rsidRPr="00623806">
        <w:rPr>
          <w:rFonts w:ascii="Helvetica" w:hAnsi="Helvetica"/>
          <w:lang w:val="es-ES"/>
        </w:rPr>
        <w:t xml:space="preserve"> me. </w:t>
      </w:r>
      <w:proofErr w:type="spellStart"/>
      <w:r w:rsidRPr="00623806">
        <w:rPr>
          <w:rFonts w:ascii="Helvetica" w:hAnsi="Helvetica"/>
          <w:lang w:val="es-ES"/>
        </w:rPr>
        <w:t>Powerful</w:t>
      </w:r>
      <w:proofErr w:type="spellEnd"/>
      <w:r w:rsidRPr="00623806">
        <w:rPr>
          <w:rFonts w:ascii="Helvetica" w:hAnsi="Helvetica"/>
          <w:lang w:val="es-ES"/>
        </w:rPr>
        <w:t xml:space="preserve">. Wild. I </w:t>
      </w:r>
      <w:proofErr w:type="spellStart"/>
      <w:r w:rsidRPr="00623806">
        <w:rPr>
          <w:rFonts w:ascii="Helvetica" w:hAnsi="Helvetica"/>
          <w:lang w:val="es-ES"/>
        </w:rPr>
        <w:t>hadn’t</w:t>
      </w:r>
      <w:proofErr w:type="spellEnd"/>
      <w:r w:rsidRPr="00623806">
        <w:rPr>
          <w:rFonts w:ascii="Helvetica" w:hAnsi="Helvetica"/>
          <w:lang w:val="es-ES"/>
        </w:rPr>
        <w:t xml:space="preserve"> </w:t>
      </w:r>
      <w:proofErr w:type="spellStart"/>
      <w:r w:rsidRPr="00623806">
        <w:rPr>
          <w:rFonts w:ascii="Helvetica" w:hAnsi="Helvetica"/>
          <w:lang w:val="es-ES"/>
        </w:rPr>
        <w:t>even</w:t>
      </w:r>
      <w:proofErr w:type="spellEnd"/>
      <w:r w:rsidRPr="00623806">
        <w:rPr>
          <w:rFonts w:ascii="Helvetica" w:hAnsi="Helvetica"/>
          <w:lang w:val="es-ES"/>
        </w:rPr>
        <w:t xml:space="preserve"> </w:t>
      </w:r>
      <w:proofErr w:type="spellStart"/>
      <w:r w:rsidRPr="00623806">
        <w:rPr>
          <w:rFonts w:ascii="Helvetica" w:hAnsi="Helvetica"/>
          <w:lang w:val="es-ES"/>
        </w:rPr>
        <w:t>known</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before</w:t>
      </w:r>
      <w:proofErr w:type="spellEnd"/>
      <w:r w:rsidRPr="00623806">
        <w:rPr>
          <w:rFonts w:ascii="Helvetica" w:hAnsi="Helvetica"/>
          <w:lang w:val="es-ES"/>
        </w:rPr>
        <w:t xml:space="preserve"> </w:t>
      </w:r>
      <w:proofErr w:type="spellStart"/>
      <w:r w:rsidRPr="00623806">
        <w:rPr>
          <w:rFonts w:ascii="Helvetica" w:hAnsi="Helvetica"/>
          <w:lang w:val="es-ES"/>
        </w:rPr>
        <w:t>now</w:t>
      </w:r>
      <w:proofErr w:type="spellEnd"/>
      <w:r w:rsidRPr="00623806">
        <w:rPr>
          <w:rFonts w:ascii="Helvetica" w:hAnsi="Helvetica"/>
          <w:lang w:val="es-ES"/>
        </w:rPr>
        <w:t>.</w:t>
      </w:r>
    </w:p>
    <w:p w14:paraId="65CB32C2" w14:textId="0A09EEFE" w:rsidR="007D7C07" w:rsidRPr="00623806" w:rsidRDefault="007D7C07" w:rsidP="002B70A4">
      <w:pPr>
        <w:pStyle w:val="Scene"/>
        <w:spacing w:line="276" w:lineRule="auto"/>
        <w:jc w:val="both"/>
        <w:rPr>
          <w:rFonts w:ascii="Helvetica" w:hAnsi="Helvetica"/>
          <w:lang w:val="es-ES"/>
        </w:rPr>
      </w:pPr>
      <w:r w:rsidRPr="00623806">
        <w:rPr>
          <w:rFonts w:ascii="Helvetica" w:hAnsi="Helvetica"/>
          <w:lang w:val="es-ES"/>
        </w:rPr>
        <w:t xml:space="preserve">“I moved </w:t>
      </w:r>
      <w:proofErr w:type="spellStart"/>
      <w:r w:rsidRPr="00623806">
        <w:rPr>
          <w:rFonts w:ascii="Helvetica" w:hAnsi="Helvetica"/>
          <w:lang w:val="es-ES"/>
        </w:rPr>
        <w:t>here</w:t>
      </w:r>
      <w:proofErr w:type="spellEnd"/>
      <w:r w:rsidRPr="00623806">
        <w:rPr>
          <w:rFonts w:ascii="Helvetica" w:hAnsi="Helvetica"/>
          <w:lang w:val="es-ES"/>
        </w:rPr>
        <w:t xml:space="preserve"> after…” William </w:t>
      </w:r>
      <w:proofErr w:type="spellStart"/>
      <w:r w:rsidRPr="00623806">
        <w:rPr>
          <w:rFonts w:ascii="Helvetica" w:hAnsi="Helvetica"/>
          <w:lang w:val="es-ES"/>
        </w:rPr>
        <w:t>paused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tone</w:t>
      </w:r>
      <w:proofErr w:type="spellEnd"/>
      <w:r w:rsidRPr="00623806">
        <w:rPr>
          <w:rFonts w:ascii="Helvetica" w:hAnsi="Helvetica"/>
          <w:lang w:val="es-ES"/>
        </w:rPr>
        <w:t xml:space="preserve"> </w:t>
      </w:r>
      <w:proofErr w:type="spellStart"/>
      <w:r w:rsidRPr="00623806">
        <w:rPr>
          <w:rFonts w:ascii="Helvetica" w:hAnsi="Helvetica"/>
          <w:lang w:val="es-ES"/>
        </w:rPr>
        <w:t>dipping</w:t>
      </w:r>
      <w:proofErr w:type="spellEnd"/>
      <w:r w:rsidRPr="00623806">
        <w:rPr>
          <w:rFonts w:ascii="Helvetica" w:hAnsi="Helvetica"/>
          <w:lang w:val="es-ES"/>
        </w:rPr>
        <w:t xml:space="preserve">. “A </w:t>
      </w:r>
      <w:proofErr w:type="spellStart"/>
      <w:r w:rsidRPr="00623806">
        <w:rPr>
          <w:rFonts w:ascii="Helvetica" w:hAnsi="Helvetica"/>
          <w:lang w:val="es-ES"/>
        </w:rPr>
        <w:t>loss</w:t>
      </w:r>
      <w:proofErr w:type="spellEnd"/>
      <w:r w:rsidRPr="00623806">
        <w:rPr>
          <w:rFonts w:ascii="Helvetica" w:hAnsi="Helvetica"/>
          <w:lang w:val="es-ES"/>
        </w:rPr>
        <w:t xml:space="preserve"> 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family</w:t>
      </w:r>
      <w:proofErr w:type="spellEnd"/>
      <w:r w:rsidRPr="00623806">
        <w:rPr>
          <w:rFonts w:ascii="Helvetica" w:hAnsi="Helvetica"/>
          <w:lang w:val="es-ES"/>
        </w:rPr>
        <w:t xml:space="preserve">. </w:t>
      </w:r>
      <w:proofErr w:type="spellStart"/>
      <w:r w:rsidRPr="00623806">
        <w:rPr>
          <w:rFonts w:ascii="Helvetica" w:hAnsi="Helvetica"/>
          <w:lang w:val="es-ES"/>
        </w:rPr>
        <w:t>Tragic</w:t>
      </w:r>
      <w:proofErr w:type="spellEnd"/>
      <w:r w:rsidRPr="00623806">
        <w:rPr>
          <w:rFonts w:ascii="Helvetica" w:hAnsi="Helvetica"/>
          <w:lang w:val="es-ES"/>
        </w:rPr>
        <w:t xml:space="preserve"> </w:t>
      </w:r>
      <w:proofErr w:type="spellStart"/>
      <w:r w:rsidRPr="00623806">
        <w:rPr>
          <w:rFonts w:ascii="Helvetica" w:hAnsi="Helvetica"/>
          <w:lang w:val="es-ES"/>
        </w:rPr>
        <w:t>accident</w:t>
      </w:r>
      <w:proofErr w:type="spellEnd"/>
      <w:r w:rsidRPr="00623806">
        <w:rPr>
          <w:rFonts w:ascii="Helvetica" w:hAnsi="Helvetica"/>
          <w:lang w:val="es-ES"/>
        </w:rPr>
        <w:t xml:space="preserve">. I </w:t>
      </w:r>
      <w:proofErr w:type="spellStart"/>
      <w:r w:rsidRPr="00623806">
        <w:rPr>
          <w:rFonts w:ascii="Helvetica" w:hAnsi="Helvetica"/>
          <w:lang w:val="es-ES"/>
        </w:rPr>
        <w:t>found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place 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community</w:t>
      </w:r>
      <w:proofErr w:type="spellEnd"/>
      <w:r w:rsidRPr="00623806">
        <w:rPr>
          <w:rFonts w:ascii="Helvetica" w:hAnsi="Helvetica"/>
          <w:lang w:val="es-ES"/>
        </w:rPr>
        <w:t xml:space="preserve"> </w:t>
      </w:r>
      <w:proofErr w:type="spellStart"/>
      <w:r w:rsidRPr="00623806">
        <w:rPr>
          <w:rFonts w:ascii="Helvetica" w:hAnsi="Helvetica"/>
          <w:lang w:val="es-ES"/>
        </w:rPr>
        <w:t>here</w:t>
      </w:r>
      <w:proofErr w:type="spellEnd"/>
      <w:r w:rsidRPr="00623806">
        <w:rPr>
          <w:rFonts w:ascii="Helvetica" w:hAnsi="Helvetica"/>
          <w:lang w:val="es-ES"/>
        </w:rPr>
        <w:t>.”</w:t>
      </w:r>
    </w:p>
    <w:p w14:paraId="72038542" w14:textId="3A223375" w:rsidR="007D7C07" w:rsidRPr="00623806" w:rsidRDefault="007D7C07" w:rsidP="002B70A4">
      <w:pPr>
        <w:pStyle w:val="Scene"/>
        <w:spacing w:line="276" w:lineRule="auto"/>
        <w:jc w:val="both"/>
        <w:rPr>
          <w:rFonts w:ascii="Helvetica" w:hAnsi="Helvetica"/>
          <w:lang w:val="es-ES"/>
        </w:rPr>
      </w:pP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path</w:t>
      </w:r>
      <w:proofErr w:type="spellEnd"/>
      <w:r w:rsidRPr="00623806">
        <w:rPr>
          <w:rFonts w:ascii="Helvetica" w:hAnsi="Helvetica"/>
          <w:lang w:val="es-ES"/>
        </w:rPr>
        <w:t xml:space="preserve"> </w:t>
      </w:r>
      <w:proofErr w:type="spellStart"/>
      <w:r w:rsidRPr="00623806">
        <w:rPr>
          <w:rFonts w:ascii="Helvetica" w:hAnsi="Helvetica"/>
          <w:lang w:val="es-ES"/>
        </w:rPr>
        <w:t>ahead</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there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a </w:t>
      </w:r>
      <w:proofErr w:type="spellStart"/>
      <w:r w:rsidRPr="00623806">
        <w:rPr>
          <w:rFonts w:ascii="Helvetica" w:hAnsi="Helvetica"/>
          <w:lang w:val="es-ES"/>
        </w:rPr>
        <w:t>shadow</w:t>
      </w:r>
      <w:proofErr w:type="spellEnd"/>
      <w:r w:rsidRPr="00623806">
        <w:rPr>
          <w:rFonts w:ascii="Helvetica" w:hAnsi="Helvetica"/>
          <w:lang w:val="es-ES"/>
        </w:rPr>
        <w:t xml:space="preserve"> in </w:t>
      </w:r>
      <w:proofErr w:type="spellStart"/>
      <w:r w:rsidRPr="00623806">
        <w:rPr>
          <w:rFonts w:ascii="Helvetica" w:hAnsi="Helvetica"/>
          <w:lang w:val="es-ES"/>
        </w:rPr>
        <w:t>them</w:t>
      </w:r>
      <w:proofErr w:type="spellEnd"/>
      <w:r w:rsidRPr="00623806">
        <w:rPr>
          <w:rFonts w:ascii="Helvetica" w:hAnsi="Helvetica"/>
          <w:lang w:val="es-ES"/>
        </w:rPr>
        <w:t>.</w:t>
      </w:r>
    </w:p>
    <w:p w14:paraId="2E4878E1" w14:textId="4D1CD749" w:rsidR="007D7C07" w:rsidRPr="00623806" w:rsidRDefault="007D7C07" w:rsidP="002B70A4">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We’ve</w:t>
      </w:r>
      <w:proofErr w:type="spellEnd"/>
      <w:r w:rsidRPr="00623806">
        <w:rPr>
          <w:rFonts w:ascii="Helvetica" w:hAnsi="Helvetica"/>
          <w:lang w:val="es-ES"/>
        </w:rPr>
        <w:t xml:space="preserve"> </w:t>
      </w:r>
      <w:proofErr w:type="spellStart"/>
      <w:r w:rsidRPr="00623806">
        <w:rPr>
          <w:rFonts w:ascii="Helvetica" w:hAnsi="Helvetica"/>
          <w:lang w:val="es-ES"/>
        </w:rPr>
        <w:t>always</w:t>
      </w:r>
      <w:proofErr w:type="spellEnd"/>
      <w:r w:rsidRPr="00623806">
        <w:rPr>
          <w:rFonts w:ascii="Helvetica" w:hAnsi="Helvetica"/>
          <w:lang w:val="es-ES"/>
        </w:rPr>
        <w:t xml:space="preserve"> </w:t>
      </w:r>
      <w:proofErr w:type="spellStart"/>
      <w:r w:rsidRPr="00623806">
        <w:rPr>
          <w:rFonts w:ascii="Helvetica" w:hAnsi="Helvetica"/>
          <w:lang w:val="es-ES"/>
        </w:rPr>
        <w:t>been</w:t>
      </w:r>
      <w:proofErr w:type="spellEnd"/>
      <w:r w:rsidRPr="00623806">
        <w:rPr>
          <w:rFonts w:ascii="Helvetica" w:hAnsi="Helvetica"/>
          <w:lang w:val="es-ES"/>
        </w:rPr>
        <w:t xml:space="preserve"> competitive,” he </w:t>
      </w:r>
      <w:proofErr w:type="spellStart"/>
      <w:r w:rsidRPr="00623806">
        <w:rPr>
          <w:rFonts w:ascii="Helvetica" w:hAnsi="Helvetica"/>
          <w:lang w:val="es-ES"/>
        </w:rPr>
        <w:t>continued</w:t>
      </w:r>
      <w:proofErr w:type="spellEnd"/>
      <w:r w:rsidRPr="00623806">
        <w:rPr>
          <w:rFonts w:ascii="Helvetica" w:hAnsi="Helvetica"/>
          <w:lang w:val="es-ES"/>
        </w:rPr>
        <w:t xml:space="preserve">. “After </w:t>
      </w:r>
      <w:proofErr w:type="spellStart"/>
      <w:r w:rsidRPr="00623806">
        <w:rPr>
          <w:rFonts w:ascii="Helvetica" w:hAnsi="Helvetica"/>
          <w:lang w:val="es-ES"/>
        </w:rPr>
        <w:t>all</w:t>
      </w:r>
      <w:proofErr w:type="spellEnd"/>
      <w:r w:rsidRPr="00623806">
        <w:rPr>
          <w:rFonts w:ascii="Helvetica" w:hAnsi="Helvetica"/>
          <w:lang w:val="es-ES"/>
        </w:rPr>
        <w:t xml:space="preserve">, </w:t>
      </w:r>
      <w:proofErr w:type="spellStart"/>
      <w:r w:rsidRPr="00623806">
        <w:rPr>
          <w:rFonts w:ascii="Helvetica" w:hAnsi="Helvetica"/>
          <w:lang w:val="es-ES"/>
        </w:rPr>
        <w:t>we</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He </w:t>
      </w:r>
      <w:proofErr w:type="spellStart"/>
      <w:r w:rsidRPr="00623806">
        <w:rPr>
          <w:rFonts w:ascii="Helvetica" w:hAnsi="Helvetica"/>
          <w:lang w:val="es-ES"/>
        </w:rPr>
        <w:t>stopped</w:t>
      </w:r>
      <w:proofErr w:type="spellEnd"/>
      <w:r w:rsidRPr="00623806">
        <w:rPr>
          <w:rFonts w:ascii="Helvetica" w:hAnsi="Helvetica"/>
          <w:lang w:val="es-ES"/>
        </w:rPr>
        <w:t xml:space="preserve"> </w:t>
      </w:r>
      <w:proofErr w:type="spellStart"/>
      <w:r w:rsidRPr="00623806">
        <w:rPr>
          <w:rFonts w:ascii="Helvetica" w:hAnsi="Helvetica"/>
          <w:lang w:val="es-ES"/>
        </w:rPr>
        <w:t>again</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time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gaze</w:t>
      </w:r>
      <w:proofErr w:type="spellEnd"/>
      <w:r w:rsidRPr="00623806">
        <w:rPr>
          <w:rFonts w:ascii="Helvetica" w:hAnsi="Helvetica"/>
          <w:lang w:val="es-ES"/>
        </w:rPr>
        <w:t xml:space="preserve"> </w:t>
      </w:r>
      <w:proofErr w:type="spellStart"/>
      <w:r w:rsidRPr="00623806">
        <w:rPr>
          <w:rFonts w:ascii="Helvetica" w:hAnsi="Helvetica"/>
          <w:lang w:val="es-ES"/>
        </w:rPr>
        <w:t>narrowing</w:t>
      </w:r>
      <w:proofErr w:type="spellEnd"/>
      <w:r w:rsidRPr="00623806">
        <w:rPr>
          <w:rFonts w:ascii="Helvetica" w:hAnsi="Helvetica"/>
          <w:lang w:val="es-ES"/>
        </w:rPr>
        <w:t xml:space="preserve"> as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slid</w:t>
      </w:r>
      <w:proofErr w:type="spellEnd"/>
      <w:r w:rsidRPr="00623806">
        <w:rPr>
          <w:rFonts w:ascii="Helvetica" w:hAnsi="Helvetica"/>
          <w:lang w:val="es-ES"/>
        </w:rPr>
        <w:t xml:space="preserve"> </w:t>
      </w:r>
      <w:proofErr w:type="spellStart"/>
      <w:r w:rsidRPr="00623806">
        <w:rPr>
          <w:rFonts w:ascii="Helvetica" w:hAnsi="Helvetica"/>
          <w:lang w:val="es-ES"/>
        </w:rPr>
        <w:t>toward</w:t>
      </w:r>
      <w:proofErr w:type="spellEnd"/>
      <w:r w:rsidRPr="00623806">
        <w:rPr>
          <w:rFonts w:ascii="Helvetica" w:hAnsi="Helvetica"/>
          <w:lang w:val="es-ES"/>
        </w:rPr>
        <w:t xml:space="preserve"> me. “</w:t>
      </w:r>
      <w:proofErr w:type="spellStart"/>
      <w:r w:rsidRPr="00623806">
        <w:rPr>
          <w:rFonts w:ascii="Helvetica" w:hAnsi="Helvetica"/>
          <w:lang w:val="es-ES"/>
        </w:rPr>
        <w:t>How</w:t>
      </w:r>
      <w:proofErr w:type="spellEnd"/>
      <w:r w:rsidRPr="00623806">
        <w:rPr>
          <w:rFonts w:ascii="Helvetica" w:hAnsi="Helvetica"/>
          <w:lang w:val="es-ES"/>
        </w:rPr>
        <w:t xml:space="preserve"> </w:t>
      </w:r>
      <w:proofErr w:type="spellStart"/>
      <w:r w:rsidRPr="00623806">
        <w:rPr>
          <w:rFonts w:ascii="Helvetica" w:hAnsi="Helvetica"/>
          <w:lang w:val="es-ES"/>
        </w:rPr>
        <w:t>much</w:t>
      </w:r>
      <w:proofErr w:type="spellEnd"/>
      <w:r w:rsidRPr="00623806">
        <w:rPr>
          <w:rFonts w:ascii="Helvetica" w:hAnsi="Helvetica"/>
          <w:lang w:val="es-ES"/>
        </w:rPr>
        <w:t xml:space="preserve"> do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know</w:t>
      </w:r>
      <w:proofErr w:type="spellEnd"/>
      <w:r w:rsidRPr="00623806">
        <w:rPr>
          <w:rFonts w:ascii="Helvetica" w:hAnsi="Helvetica"/>
          <w:lang w:val="es-ES"/>
        </w:rPr>
        <w:t xml:space="preserve"> </w:t>
      </w:r>
      <w:proofErr w:type="spellStart"/>
      <w:r w:rsidRPr="00623806">
        <w:rPr>
          <w:rFonts w:ascii="Helvetica" w:hAnsi="Helvetica"/>
          <w:lang w:val="es-ES"/>
        </w:rPr>
        <w:t>about</w:t>
      </w:r>
      <w:proofErr w:type="spellEnd"/>
      <w:r w:rsidRPr="00623806">
        <w:rPr>
          <w:rFonts w:ascii="Helvetica" w:hAnsi="Helvetica"/>
          <w:lang w:val="es-ES"/>
        </w:rPr>
        <w:t xml:space="preserve"> </w:t>
      </w:r>
      <w:proofErr w:type="spellStart"/>
      <w:r w:rsidRPr="00623806">
        <w:rPr>
          <w:rFonts w:ascii="Helvetica" w:hAnsi="Helvetica"/>
          <w:lang w:val="es-ES"/>
        </w:rPr>
        <w:t>Gunnolf</w:t>
      </w:r>
      <w:proofErr w:type="spellEnd"/>
      <w:r w:rsidRPr="00623806">
        <w:rPr>
          <w:rFonts w:ascii="Helvetica" w:hAnsi="Helvetica"/>
          <w:lang w:val="es-ES"/>
        </w:rPr>
        <w:t>?”</w:t>
      </w:r>
    </w:p>
    <w:p w14:paraId="42FB10FB" w14:textId="667BE5CE" w:rsidR="007D7C07" w:rsidRPr="00623806" w:rsidRDefault="007D7C07" w:rsidP="002B70A4">
      <w:pPr>
        <w:pStyle w:val="Scene"/>
        <w:spacing w:line="276" w:lineRule="auto"/>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breath</w:t>
      </w:r>
      <w:proofErr w:type="spellEnd"/>
      <w:r w:rsidRPr="00623806">
        <w:rPr>
          <w:rFonts w:ascii="Helvetica" w:hAnsi="Helvetica"/>
          <w:lang w:val="es-ES"/>
        </w:rPr>
        <w:t xml:space="preserve"> </w:t>
      </w:r>
      <w:proofErr w:type="spellStart"/>
      <w:r w:rsidRPr="00623806">
        <w:rPr>
          <w:rFonts w:ascii="Helvetica" w:hAnsi="Helvetica"/>
          <w:lang w:val="es-ES"/>
        </w:rPr>
        <w:t>hitched</w:t>
      </w:r>
      <w:proofErr w:type="spellEnd"/>
      <w:r w:rsidRPr="00623806">
        <w:rPr>
          <w:rFonts w:ascii="Helvetica" w:hAnsi="Helvetica"/>
          <w:lang w:val="es-ES"/>
        </w:rPr>
        <w:t xml:space="preserve"> at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question</w:t>
      </w:r>
      <w:proofErr w:type="spellEnd"/>
      <w:r w:rsidRPr="00623806">
        <w:rPr>
          <w:rFonts w:ascii="Helvetica" w:hAnsi="Helvetica"/>
          <w:lang w:val="es-ES"/>
        </w:rPr>
        <w:t xml:space="preserve">. </w:t>
      </w:r>
      <w:proofErr w:type="spellStart"/>
      <w:r w:rsidRPr="00623806">
        <w:rPr>
          <w:rFonts w:ascii="Helvetica" w:hAnsi="Helvetica"/>
          <w:lang w:val="es-ES"/>
        </w:rPr>
        <w:t>How</w:t>
      </w:r>
      <w:proofErr w:type="spellEnd"/>
      <w:r w:rsidRPr="00623806">
        <w:rPr>
          <w:rFonts w:ascii="Helvetica" w:hAnsi="Helvetica"/>
          <w:lang w:val="es-ES"/>
        </w:rPr>
        <w:t xml:space="preserve"> </w:t>
      </w:r>
      <w:proofErr w:type="spellStart"/>
      <w:r w:rsidRPr="00623806">
        <w:rPr>
          <w:rFonts w:ascii="Helvetica" w:hAnsi="Helvetica"/>
          <w:lang w:val="es-ES"/>
        </w:rPr>
        <w:t>much</w:t>
      </w:r>
      <w:proofErr w:type="spellEnd"/>
      <w:r w:rsidRPr="00623806">
        <w:rPr>
          <w:rFonts w:ascii="Helvetica" w:hAnsi="Helvetica"/>
          <w:lang w:val="es-ES"/>
        </w:rPr>
        <w:t xml:space="preserve"> </w:t>
      </w:r>
      <w:proofErr w:type="spellStart"/>
      <w:r w:rsidRPr="00623806">
        <w:rPr>
          <w:rFonts w:ascii="Helvetica" w:hAnsi="Helvetica"/>
          <w:lang w:val="es-ES"/>
        </w:rPr>
        <w:t>did</w:t>
      </w:r>
      <w:proofErr w:type="spellEnd"/>
      <w:r w:rsidRPr="00623806">
        <w:rPr>
          <w:rFonts w:ascii="Helvetica" w:hAnsi="Helvetica"/>
          <w:lang w:val="es-ES"/>
        </w:rPr>
        <w:t xml:space="preserve"> I </w:t>
      </w:r>
      <w:proofErr w:type="spellStart"/>
      <w:r w:rsidRPr="00623806">
        <w:rPr>
          <w:rFonts w:ascii="Helvetica" w:hAnsi="Helvetica"/>
          <w:lang w:val="es-ES"/>
        </w:rPr>
        <w:t>really</w:t>
      </w:r>
      <w:proofErr w:type="spellEnd"/>
      <w:r w:rsidRPr="00623806">
        <w:rPr>
          <w:rFonts w:ascii="Helvetica" w:hAnsi="Helvetica"/>
          <w:lang w:val="es-ES"/>
        </w:rPr>
        <w:t xml:space="preserve"> </w:t>
      </w:r>
      <w:proofErr w:type="spellStart"/>
      <w:r w:rsidRPr="00623806">
        <w:rPr>
          <w:rFonts w:ascii="Helvetica" w:hAnsi="Helvetica"/>
          <w:lang w:val="es-ES"/>
        </w:rPr>
        <w:t>know</w:t>
      </w:r>
      <w:proofErr w:type="spellEnd"/>
      <w:r w:rsidRPr="00623806">
        <w:rPr>
          <w:rFonts w:ascii="Helvetica" w:hAnsi="Helvetica"/>
          <w:lang w:val="es-ES"/>
        </w:rPr>
        <w:t>?</w:t>
      </w:r>
    </w:p>
    <w:p w14:paraId="5E5547D2" w14:textId="338FAF28" w:rsidR="007D7C07" w:rsidRPr="00623806" w:rsidRDefault="007D7C07" w:rsidP="002B70A4">
      <w:pPr>
        <w:pStyle w:val="Scene"/>
        <w:spacing w:line="276" w:lineRule="auto"/>
        <w:jc w:val="both"/>
        <w:rPr>
          <w:rFonts w:ascii="Helvetica" w:hAnsi="Helvetica"/>
          <w:lang w:val="es-ES"/>
        </w:rPr>
      </w:pPr>
      <w:proofErr w:type="spellStart"/>
      <w:r w:rsidRPr="00623806">
        <w:rPr>
          <w:rFonts w:ascii="Helvetica" w:hAnsi="Helvetica"/>
          <w:lang w:val="es-ES"/>
        </w:rPr>
        <w:t>He’s</w:t>
      </w:r>
      <w:proofErr w:type="spellEnd"/>
      <w:r w:rsidRPr="00623806">
        <w:rPr>
          <w:rFonts w:ascii="Helvetica" w:hAnsi="Helvetica"/>
          <w:lang w:val="es-ES"/>
        </w:rPr>
        <w:t xml:space="preserve"> </w:t>
      </w:r>
      <w:proofErr w:type="spellStart"/>
      <w:r w:rsidRPr="00623806">
        <w:rPr>
          <w:rFonts w:ascii="Helvetica" w:hAnsi="Helvetica"/>
          <w:lang w:val="es-ES"/>
        </w:rPr>
        <w:t>strong</w:t>
      </w:r>
      <w:proofErr w:type="spellEnd"/>
      <w:r w:rsidRPr="00623806">
        <w:rPr>
          <w:rFonts w:ascii="Helvetica" w:hAnsi="Helvetica"/>
          <w:lang w:val="es-ES"/>
        </w:rPr>
        <w:t xml:space="preserve">. </w:t>
      </w:r>
      <w:proofErr w:type="spellStart"/>
      <w:r w:rsidRPr="00623806">
        <w:rPr>
          <w:rFonts w:ascii="Helvetica" w:hAnsi="Helvetica"/>
          <w:lang w:val="es-ES"/>
        </w:rPr>
        <w:t>Kind</w:t>
      </w:r>
      <w:proofErr w:type="spellEnd"/>
      <w:r w:rsidRPr="00623806">
        <w:rPr>
          <w:rFonts w:ascii="Helvetica" w:hAnsi="Helvetica"/>
          <w:lang w:val="es-ES"/>
        </w:rPr>
        <w:t xml:space="preserve">. Intense. </w:t>
      </w:r>
      <w:proofErr w:type="spellStart"/>
      <w:r w:rsidRPr="00623806">
        <w:rPr>
          <w:rFonts w:ascii="Helvetica" w:hAnsi="Helvetica"/>
          <w:lang w:val="es-ES"/>
        </w:rPr>
        <w:t>Addictive</w:t>
      </w:r>
      <w:proofErr w:type="spellEnd"/>
      <w:r w:rsidRPr="00623806">
        <w:rPr>
          <w:rFonts w:ascii="Helvetica" w:hAnsi="Helvetica"/>
          <w:lang w:val="es-ES"/>
        </w:rPr>
        <w:t xml:space="preserve">. He </w:t>
      </w:r>
      <w:proofErr w:type="spellStart"/>
      <w:r w:rsidRPr="00623806">
        <w:rPr>
          <w:rFonts w:ascii="Helvetica" w:hAnsi="Helvetica"/>
          <w:lang w:val="es-ES"/>
        </w:rPr>
        <w:t>is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man</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dreams</w:t>
      </w:r>
      <w:proofErr w:type="spellEnd"/>
      <w:r w:rsidRPr="00623806">
        <w:rPr>
          <w:rFonts w:ascii="Helvetica" w:hAnsi="Helvetica"/>
          <w:lang w:val="es-ES"/>
        </w:rPr>
        <w:t xml:space="preserve">. He </w:t>
      </w:r>
      <w:proofErr w:type="spellStart"/>
      <w:r w:rsidRPr="00623806">
        <w:rPr>
          <w:rFonts w:ascii="Helvetica" w:hAnsi="Helvetica"/>
          <w:lang w:val="es-ES"/>
        </w:rPr>
        <w:t>is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man</w:t>
      </w:r>
      <w:proofErr w:type="spellEnd"/>
      <w:r w:rsidRPr="00623806">
        <w:rPr>
          <w:rFonts w:ascii="Helvetica" w:hAnsi="Helvetica"/>
          <w:lang w:val="es-ES"/>
        </w:rPr>
        <w:t xml:space="preserve"> I </w:t>
      </w:r>
      <w:proofErr w:type="spellStart"/>
      <w:r w:rsidRPr="00623806">
        <w:rPr>
          <w:rFonts w:ascii="Helvetica" w:hAnsi="Helvetica"/>
          <w:lang w:val="es-ES"/>
        </w:rPr>
        <w:t>yearn</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embrace and </w:t>
      </w:r>
      <w:proofErr w:type="spellStart"/>
      <w:r w:rsidRPr="00623806">
        <w:rPr>
          <w:rFonts w:ascii="Helvetica" w:hAnsi="Helvetica"/>
          <w:lang w:val="es-ES"/>
        </w:rPr>
        <w:t>never</w:t>
      </w:r>
      <w:proofErr w:type="spellEnd"/>
      <w:r w:rsidRPr="00623806">
        <w:rPr>
          <w:rFonts w:ascii="Helvetica" w:hAnsi="Helvetica"/>
          <w:lang w:val="es-ES"/>
        </w:rPr>
        <w:t xml:space="preserve"> </w:t>
      </w:r>
      <w:proofErr w:type="spellStart"/>
      <w:r w:rsidRPr="00623806">
        <w:rPr>
          <w:rFonts w:ascii="Helvetica" w:hAnsi="Helvetica"/>
          <w:lang w:val="es-ES"/>
        </w:rPr>
        <w:t>let</w:t>
      </w:r>
      <w:proofErr w:type="spellEnd"/>
      <w:r w:rsidRPr="00623806">
        <w:rPr>
          <w:rFonts w:ascii="Helvetica" w:hAnsi="Helvetica"/>
          <w:lang w:val="es-ES"/>
        </w:rPr>
        <w:t xml:space="preserve"> </w:t>
      </w:r>
      <w:proofErr w:type="spellStart"/>
      <w:r w:rsidRPr="00623806">
        <w:rPr>
          <w:rFonts w:ascii="Helvetica" w:hAnsi="Helvetica"/>
          <w:lang w:val="es-ES"/>
        </w:rPr>
        <w:t>go</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He </w:t>
      </w:r>
      <w:proofErr w:type="spellStart"/>
      <w:r w:rsidRPr="00623806">
        <w:rPr>
          <w:rFonts w:ascii="Helvetica" w:hAnsi="Helvetica"/>
          <w:lang w:val="es-ES"/>
        </w:rPr>
        <w:t>is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who</w:t>
      </w:r>
      <w:proofErr w:type="spellEnd"/>
      <w:r w:rsidRPr="00623806">
        <w:rPr>
          <w:rFonts w:ascii="Helvetica" w:hAnsi="Helvetica"/>
          <w:lang w:val="es-ES"/>
        </w:rPr>
        <w:t xml:space="preserve"> causes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entire</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ache</w:t>
      </w:r>
      <w:proofErr w:type="spellEnd"/>
      <w:r w:rsidRPr="00623806">
        <w:rPr>
          <w:rFonts w:ascii="Helvetica" w:hAnsi="Helvetica"/>
          <w:lang w:val="es-ES"/>
        </w:rPr>
        <w:t>.</w:t>
      </w:r>
    </w:p>
    <w:p w14:paraId="10CDC919" w14:textId="2D6C6C9E" w:rsidR="007D7C07" w:rsidRPr="00623806" w:rsidRDefault="007D7C07" w:rsidP="002B70A4">
      <w:pPr>
        <w:pStyle w:val="Scene"/>
        <w:spacing w:line="276" w:lineRule="auto"/>
        <w:jc w:val="both"/>
        <w:rPr>
          <w:rFonts w:ascii="Helvetica" w:hAnsi="Helvetica"/>
          <w:lang w:val="es-ES"/>
        </w:rPr>
      </w:pPr>
      <w:r w:rsidRPr="00623806">
        <w:rPr>
          <w:rFonts w:ascii="Helvetica" w:hAnsi="Helvetica"/>
          <w:lang w:val="es-ES"/>
        </w:rPr>
        <w:lastRenderedPageBreak/>
        <w:t xml:space="preserve">I </w:t>
      </w:r>
      <w:proofErr w:type="spellStart"/>
      <w:r w:rsidRPr="00623806">
        <w:rPr>
          <w:rFonts w:ascii="Helvetica" w:hAnsi="Helvetica"/>
          <w:lang w:val="es-ES"/>
        </w:rPr>
        <w:t>barely</w:t>
      </w:r>
      <w:proofErr w:type="spellEnd"/>
      <w:r w:rsidRPr="00623806">
        <w:rPr>
          <w:rFonts w:ascii="Helvetica" w:hAnsi="Helvetica"/>
          <w:lang w:val="es-ES"/>
        </w:rPr>
        <w:t xml:space="preserve"> </w:t>
      </w:r>
      <w:proofErr w:type="spellStart"/>
      <w:r w:rsidRPr="00623806">
        <w:rPr>
          <w:rFonts w:ascii="Helvetica" w:hAnsi="Helvetica"/>
          <w:lang w:val="es-ES"/>
        </w:rPr>
        <w:t>knew</w:t>
      </w:r>
      <w:proofErr w:type="spellEnd"/>
      <w:r w:rsidRPr="00623806">
        <w:rPr>
          <w:rFonts w:ascii="Helvetica" w:hAnsi="Helvetica"/>
          <w:lang w:val="es-ES"/>
        </w:rPr>
        <w:t xml:space="preserve"> </w:t>
      </w:r>
      <w:proofErr w:type="spellStart"/>
      <w:r w:rsidRPr="00623806">
        <w:rPr>
          <w:rFonts w:ascii="Helvetica" w:hAnsi="Helvetica"/>
          <w:lang w:val="es-ES"/>
        </w:rPr>
        <w:t>how</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describe </w:t>
      </w:r>
      <w:proofErr w:type="spellStart"/>
      <w:r w:rsidRPr="00623806">
        <w:rPr>
          <w:rFonts w:ascii="Helvetica" w:hAnsi="Helvetica"/>
          <w:lang w:val="es-ES"/>
        </w:rPr>
        <w:t>him</w:t>
      </w:r>
      <w:proofErr w:type="spellEnd"/>
      <w:r w:rsidRPr="00623806">
        <w:rPr>
          <w:rFonts w:ascii="Helvetica" w:hAnsi="Helvetica"/>
          <w:lang w:val="es-ES"/>
        </w:rPr>
        <w:t>—</w:t>
      </w:r>
      <w:proofErr w:type="spellStart"/>
      <w:r w:rsidRPr="00623806">
        <w:rPr>
          <w:rFonts w:ascii="Helvetica" w:hAnsi="Helvetica"/>
          <w:lang w:val="es-ES"/>
        </w:rPr>
        <w:t>only</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I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And </w:t>
      </w:r>
      <w:proofErr w:type="spellStart"/>
      <w:r w:rsidRPr="00623806">
        <w:rPr>
          <w:rFonts w:ascii="Helvetica" w:hAnsi="Helvetica"/>
          <w:lang w:val="es-ES"/>
        </w:rPr>
        <w:t>now</w:t>
      </w:r>
      <w:proofErr w:type="spellEnd"/>
      <w:r w:rsidRPr="00623806">
        <w:rPr>
          <w:rFonts w:ascii="Helvetica" w:hAnsi="Helvetica"/>
          <w:lang w:val="es-ES"/>
        </w:rPr>
        <w:t xml:space="preserve">, standing </w:t>
      </w:r>
      <w:proofErr w:type="spellStart"/>
      <w:r w:rsidRPr="00623806">
        <w:rPr>
          <w:rFonts w:ascii="Helvetica" w:hAnsi="Helvetica"/>
          <w:lang w:val="es-ES"/>
        </w:rPr>
        <w:t>here</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William, </w:t>
      </w:r>
      <w:proofErr w:type="spellStart"/>
      <w:r w:rsidRPr="00623806">
        <w:rPr>
          <w:rFonts w:ascii="Helvetica" w:hAnsi="Helvetica"/>
          <w:lang w:val="es-ES"/>
        </w:rPr>
        <w:t>everything</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getting</w:t>
      </w:r>
      <w:proofErr w:type="spellEnd"/>
      <w:r w:rsidRPr="00623806">
        <w:rPr>
          <w:rFonts w:ascii="Helvetica" w:hAnsi="Helvetica"/>
          <w:lang w:val="es-ES"/>
        </w:rPr>
        <w:t xml:space="preserve"> </w:t>
      </w:r>
      <w:proofErr w:type="spellStart"/>
      <w:r w:rsidRPr="00623806">
        <w:rPr>
          <w:rFonts w:ascii="Helvetica" w:hAnsi="Helvetica"/>
          <w:lang w:val="es-ES"/>
        </w:rPr>
        <w:t>harder</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explain</w:t>
      </w:r>
      <w:proofErr w:type="spellEnd"/>
      <w:r w:rsidRPr="00623806">
        <w:rPr>
          <w:rFonts w:ascii="Helvetica" w:hAnsi="Helvetica"/>
          <w:lang w:val="es-ES"/>
        </w:rPr>
        <w:t>.</w:t>
      </w:r>
    </w:p>
    <w:p w14:paraId="7991BD01" w14:textId="46079F05" w:rsidR="007D7C07" w:rsidRPr="00623806" w:rsidRDefault="007D7C07" w:rsidP="002B70A4">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much</w:t>
      </w:r>
      <w:proofErr w:type="spellEnd"/>
      <w:r w:rsidRPr="00623806">
        <w:rPr>
          <w:rFonts w:ascii="Helvetica" w:hAnsi="Helvetica"/>
          <w:lang w:val="es-ES"/>
        </w:rPr>
        <w:t xml:space="preserve">,” I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quietly</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barely</w:t>
      </w:r>
      <w:proofErr w:type="spellEnd"/>
      <w:r w:rsidRPr="00623806">
        <w:rPr>
          <w:rFonts w:ascii="Helvetica" w:hAnsi="Helvetica"/>
          <w:lang w:val="es-ES"/>
        </w:rPr>
        <w:t xml:space="preserve"> </w:t>
      </w:r>
      <w:proofErr w:type="spellStart"/>
      <w:r w:rsidRPr="00623806">
        <w:rPr>
          <w:rFonts w:ascii="Helvetica" w:hAnsi="Helvetica"/>
          <w:lang w:val="es-ES"/>
        </w:rPr>
        <w:t>carrying</w:t>
      </w:r>
      <w:proofErr w:type="spellEnd"/>
      <w:r w:rsidRPr="00623806">
        <w:rPr>
          <w:rFonts w:ascii="Helvetica" w:hAnsi="Helvetica"/>
          <w:lang w:val="es-ES"/>
        </w:rPr>
        <w:t xml:space="preserve"> </w:t>
      </w:r>
      <w:proofErr w:type="spellStart"/>
      <w:r w:rsidRPr="00623806">
        <w:rPr>
          <w:rFonts w:ascii="Helvetica" w:hAnsi="Helvetica"/>
          <w:lang w:val="es-ES"/>
        </w:rPr>
        <w:t>over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hum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traffic</w:t>
      </w:r>
      <w:proofErr w:type="spellEnd"/>
      <w:r w:rsidRPr="00623806">
        <w:rPr>
          <w:rFonts w:ascii="Helvetica" w:hAnsi="Helvetica"/>
          <w:lang w:val="es-ES"/>
        </w:rPr>
        <w:t>. “</w:t>
      </w:r>
      <w:proofErr w:type="spellStart"/>
      <w:r w:rsidRPr="00623806">
        <w:rPr>
          <w:rFonts w:ascii="Helvetica" w:hAnsi="Helvetica"/>
          <w:lang w:val="es-ES"/>
        </w:rPr>
        <w:t>We</w:t>
      </w:r>
      <w:proofErr w:type="spellEnd"/>
      <w:r w:rsidRPr="00623806">
        <w:rPr>
          <w:rFonts w:ascii="Helvetica" w:hAnsi="Helvetica"/>
          <w:lang w:val="es-ES"/>
        </w:rPr>
        <w:t xml:space="preserve"> </w:t>
      </w:r>
      <w:proofErr w:type="spellStart"/>
      <w:r w:rsidRPr="00623806">
        <w:rPr>
          <w:rFonts w:ascii="Helvetica" w:hAnsi="Helvetica"/>
          <w:lang w:val="es-ES"/>
        </w:rPr>
        <w:t>met</w:t>
      </w:r>
      <w:proofErr w:type="spellEnd"/>
      <w:r w:rsidRPr="00623806">
        <w:rPr>
          <w:rFonts w:ascii="Helvetica" w:hAnsi="Helvetica"/>
          <w:lang w:val="es-ES"/>
        </w:rPr>
        <w:t xml:space="preserve"> at </w:t>
      </w:r>
      <w:proofErr w:type="spellStart"/>
      <w:r w:rsidRPr="00623806">
        <w:rPr>
          <w:rFonts w:ascii="Helvetica" w:hAnsi="Helvetica"/>
          <w:lang w:val="es-ES"/>
        </w:rPr>
        <w:t>work</w:t>
      </w:r>
      <w:proofErr w:type="spellEnd"/>
      <w:r w:rsidRPr="00623806">
        <w:rPr>
          <w:rFonts w:ascii="Helvetica" w:hAnsi="Helvetica"/>
          <w:lang w:val="es-ES"/>
        </w:rPr>
        <w:t xml:space="preserve">. And </w:t>
      </w:r>
      <w:proofErr w:type="spellStart"/>
      <w:r w:rsidRPr="00623806">
        <w:rPr>
          <w:rFonts w:ascii="Helvetica" w:hAnsi="Helvetica"/>
          <w:lang w:val="es-ES"/>
        </w:rPr>
        <w:t>since</w:t>
      </w:r>
      <w:proofErr w:type="spellEnd"/>
      <w:r w:rsidRPr="00623806">
        <w:rPr>
          <w:rFonts w:ascii="Helvetica" w:hAnsi="Helvetica"/>
          <w:lang w:val="es-ES"/>
        </w:rPr>
        <w:t xml:space="preserve"> </w:t>
      </w:r>
      <w:proofErr w:type="spellStart"/>
      <w:r w:rsidRPr="00623806">
        <w:rPr>
          <w:rFonts w:ascii="Helvetica" w:hAnsi="Helvetica"/>
          <w:lang w:val="es-ES"/>
        </w:rPr>
        <w:t>then</w:t>
      </w:r>
      <w:proofErr w:type="spellEnd"/>
      <w:r w:rsidRPr="00623806">
        <w:rPr>
          <w:rFonts w:ascii="Helvetica" w:hAnsi="Helvetica"/>
          <w:lang w:val="es-ES"/>
        </w:rPr>
        <w:t xml:space="preserve">, </w:t>
      </w:r>
      <w:proofErr w:type="spellStart"/>
      <w:r w:rsidRPr="00623806">
        <w:rPr>
          <w:rFonts w:ascii="Helvetica" w:hAnsi="Helvetica"/>
          <w:lang w:val="es-ES"/>
        </w:rPr>
        <w:t>we’ve</w:t>
      </w:r>
      <w:proofErr w:type="spellEnd"/>
      <w:r w:rsidRPr="00623806">
        <w:rPr>
          <w:rFonts w:ascii="Helvetica" w:hAnsi="Helvetica"/>
          <w:lang w:val="es-ES"/>
        </w:rPr>
        <w:t xml:space="preserve">… </w:t>
      </w:r>
      <w:proofErr w:type="spellStart"/>
      <w:r w:rsidRPr="00623806">
        <w:rPr>
          <w:rFonts w:ascii="Helvetica" w:hAnsi="Helvetica"/>
          <w:lang w:val="es-ES"/>
        </w:rPr>
        <w:t>spent</w:t>
      </w:r>
      <w:proofErr w:type="spellEnd"/>
      <w:r w:rsidRPr="00623806">
        <w:rPr>
          <w:rFonts w:ascii="Helvetica" w:hAnsi="Helvetica"/>
          <w:lang w:val="es-ES"/>
        </w:rPr>
        <w:t xml:space="preserve"> time </w:t>
      </w:r>
      <w:proofErr w:type="spellStart"/>
      <w:r w:rsidRPr="00623806">
        <w:rPr>
          <w:rFonts w:ascii="Helvetica" w:hAnsi="Helvetica"/>
          <w:lang w:val="es-ES"/>
        </w:rPr>
        <w:t>together</w:t>
      </w:r>
      <w:proofErr w:type="spellEnd"/>
      <w:r w:rsidRPr="00623806">
        <w:rPr>
          <w:rFonts w:ascii="Helvetica" w:hAnsi="Helvetica"/>
          <w:lang w:val="es-ES"/>
        </w:rPr>
        <w:t>.”</w:t>
      </w:r>
    </w:p>
    <w:p w14:paraId="6E0007D3" w14:textId="1066779E" w:rsidR="007D7C07" w:rsidRPr="00623806" w:rsidRDefault="007D7C07" w:rsidP="002B70A4">
      <w:pPr>
        <w:pStyle w:val="Scene"/>
        <w:spacing w:line="276" w:lineRule="auto"/>
        <w:jc w:val="both"/>
        <w:rPr>
          <w:rFonts w:ascii="Helvetica" w:hAnsi="Helvetica"/>
          <w:lang w:val="es-ES"/>
        </w:rPr>
      </w:pPr>
      <w:r w:rsidRPr="00623806">
        <w:rPr>
          <w:rFonts w:ascii="Helvetica" w:hAnsi="Helvetica"/>
          <w:lang w:val="es-ES"/>
        </w:rPr>
        <w:t xml:space="preserve">A </w:t>
      </w:r>
      <w:proofErr w:type="spellStart"/>
      <w:r w:rsidRPr="00623806">
        <w:rPr>
          <w:rFonts w:ascii="Helvetica" w:hAnsi="Helvetica"/>
          <w:lang w:val="es-ES"/>
        </w:rPr>
        <w:t>slow</w:t>
      </w:r>
      <w:proofErr w:type="spellEnd"/>
      <w:r w:rsidRPr="00623806">
        <w:rPr>
          <w:rFonts w:ascii="Helvetica" w:hAnsi="Helvetica"/>
          <w:lang w:val="es-ES"/>
        </w:rPr>
        <w:t xml:space="preserve"> </w:t>
      </w:r>
      <w:proofErr w:type="spellStart"/>
      <w:r w:rsidRPr="00623806">
        <w:rPr>
          <w:rFonts w:ascii="Helvetica" w:hAnsi="Helvetica"/>
          <w:lang w:val="es-ES"/>
        </w:rPr>
        <w:t>smile</w:t>
      </w:r>
      <w:proofErr w:type="spellEnd"/>
      <w:r w:rsidRPr="00623806">
        <w:rPr>
          <w:rFonts w:ascii="Helvetica" w:hAnsi="Helvetica"/>
          <w:lang w:val="es-ES"/>
        </w:rPr>
        <w:t xml:space="preserve"> </w:t>
      </w:r>
      <w:proofErr w:type="spellStart"/>
      <w:r w:rsidRPr="00623806">
        <w:rPr>
          <w:rFonts w:ascii="Helvetica" w:hAnsi="Helvetica"/>
          <w:lang w:val="es-ES"/>
        </w:rPr>
        <w:t>curved</w:t>
      </w:r>
      <w:proofErr w:type="spellEnd"/>
      <w:r w:rsidRPr="00623806">
        <w:rPr>
          <w:rFonts w:ascii="Helvetica" w:hAnsi="Helvetica"/>
          <w:lang w:val="es-ES"/>
        </w:rPr>
        <w:t xml:space="preserve"> </w:t>
      </w:r>
      <w:proofErr w:type="spellStart"/>
      <w:r w:rsidRPr="00623806">
        <w:rPr>
          <w:rFonts w:ascii="Helvetica" w:hAnsi="Helvetica"/>
          <w:lang w:val="es-ES"/>
        </w:rPr>
        <w:t>William’s</w:t>
      </w:r>
      <w:proofErr w:type="spellEnd"/>
      <w:r w:rsidRPr="00623806">
        <w:rPr>
          <w:rFonts w:ascii="Helvetica" w:hAnsi="Helvetica"/>
          <w:lang w:val="es-ES"/>
        </w:rPr>
        <w:t xml:space="preserve"> </w:t>
      </w:r>
      <w:proofErr w:type="spellStart"/>
      <w:r w:rsidRPr="00623806">
        <w:rPr>
          <w:rFonts w:ascii="Helvetica" w:hAnsi="Helvetica"/>
          <w:lang w:val="es-ES"/>
        </w:rPr>
        <w:t>lips</w:t>
      </w:r>
      <w:proofErr w:type="spellEnd"/>
      <w:r w:rsidRPr="00623806">
        <w:rPr>
          <w:rFonts w:ascii="Helvetica" w:hAnsi="Helvetica"/>
          <w:lang w:val="es-ES"/>
        </w:rPr>
        <w:t xml:space="preserve">, </w:t>
      </w:r>
      <w:proofErr w:type="spellStart"/>
      <w:r w:rsidRPr="00623806">
        <w:rPr>
          <w:rFonts w:ascii="Helvetica" w:hAnsi="Helvetica"/>
          <w:lang w:val="es-ES"/>
        </w:rPr>
        <w:t>deliberate</w:t>
      </w:r>
      <w:proofErr w:type="spellEnd"/>
      <w:r w:rsidRPr="00623806">
        <w:rPr>
          <w:rFonts w:ascii="Helvetica" w:hAnsi="Helvetica"/>
          <w:lang w:val="es-ES"/>
        </w:rPr>
        <w:t xml:space="preserve"> and </w:t>
      </w:r>
      <w:proofErr w:type="spellStart"/>
      <w:r w:rsidRPr="00623806">
        <w:rPr>
          <w:rFonts w:ascii="Helvetica" w:hAnsi="Helvetica"/>
          <w:lang w:val="es-ES"/>
        </w:rPr>
        <w:t>unreadable</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touch</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Those</w:t>
      </w:r>
      <w:proofErr w:type="spellEnd"/>
      <w:r w:rsidRPr="00623806">
        <w:rPr>
          <w:rFonts w:ascii="Helvetica" w:hAnsi="Helvetica"/>
          <w:lang w:val="es-ES"/>
        </w:rPr>
        <w:t xml:space="preserve"> </w:t>
      </w:r>
      <w:proofErr w:type="spellStart"/>
      <w:r w:rsidRPr="00623806">
        <w:rPr>
          <w:rFonts w:ascii="Helvetica" w:hAnsi="Helvetica"/>
          <w:lang w:val="es-ES"/>
        </w:rPr>
        <w:t>silver</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stayed</w:t>
      </w:r>
      <w:proofErr w:type="spellEnd"/>
      <w:r w:rsidRPr="00623806">
        <w:rPr>
          <w:rFonts w:ascii="Helvetica" w:hAnsi="Helvetica"/>
          <w:lang w:val="es-ES"/>
        </w:rPr>
        <w:t xml:space="preserve"> </w:t>
      </w:r>
      <w:proofErr w:type="spellStart"/>
      <w:r w:rsidRPr="00623806">
        <w:rPr>
          <w:rFonts w:ascii="Helvetica" w:hAnsi="Helvetica"/>
          <w:lang w:val="es-ES"/>
        </w:rPr>
        <w:t>fixed</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me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blade</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throat</w:t>
      </w:r>
      <w:proofErr w:type="spellEnd"/>
      <w:r w:rsidRPr="00623806">
        <w:rPr>
          <w:rFonts w:ascii="Helvetica" w:hAnsi="Helvetica"/>
          <w:lang w:val="es-ES"/>
        </w:rPr>
        <w:t>—</w:t>
      </w:r>
      <w:proofErr w:type="spellStart"/>
      <w:r w:rsidRPr="00623806">
        <w:rPr>
          <w:rFonts w:ascii="Helvetica" w:hAnsi="Helvetica"/>
          <w:lang w:val="es-ES"/>
        </w:rPr>
        <w:t>unblinking</w:t>
      </w:r>
      <w:proofErr w:type="spellEnd"/>
      <w:r w:rsidRPr="00623806">
        <w:rPr>
          <w:rFonts w:ascii="Helvetica" w:hAnsi="Helvetica"/>
          <w:lang w:val="es-ES"/>
        </w:rPr>
        <w:t xml:space="preserve">, </w:t>
      </w:r>
      <w:proofErr w:type="spellStart"/>
      <w:r w:rsidRPr="00623806">
        <w:rPr>
          <w:rFonts w:ascii="Helvetica" w:hAnsi="Helvetica"/>
          <w:lang w:val="es-ES"/>
        </w:rPr>
        <w:t>dangerous</w:t>
      </w:r>
      <w:proofErr w:type="spellEnd"/>
      <w:r w:rsidRPr="00623806">
        <w:rPr>
          <w:rFonts w:ascii="Helvetica" w:hAnsi="Helvetica"/>
          <w:lang w:val="es-ES"/>
        </w:rPr>
        <w:t xml:space="preserve">, </w:t>
      </w:r>
      <w:proofErr w:type="spellStart"/>
      <w:r w:rsidRPr="00623806">
        <w:rPr>
          <w:rFonts w:ascii="Helvetica" w:hAnsi="Helvetica"/>
          <w:lang w:val="es-ES"/>
        </w:rPr>
        <w:t>ancient</w:t>
      </w:r>
      <w:proofErr w:type="spellEnd"/>
      <w:r w:rsidRPr="00623806">
        <w:rPr>
          <w:rFonts w:ascii="Helvetica" w:hAnsi="Helvetica"/>
          <w:lang w:val="es-ES"/>
        </w:rPr>
        <w:t>.</w:t>
      </w:r>
    </w:p>
    <w:p w14:paraId="33CB81F8" w14:textId="46BB0974" w:rsidR="007D7C07" w:rsidRPr="00623806" w:rsidRDefault="007D7C07" w:rsidP="002B70A4">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see</w:t>
      </w:r>
      <w:proofErr w:type="spellEnd"/>
      <w:r w:rsidRPr="00623806">
        <w:rPr>
          <w:rFonts w:ascii="Helvetica" w:hAnsi="Helvetica"/>
          <w:lang w:val="es-ES"/>
        </w:rPr>
        <w:t xml:space="preserve">,” he </w:t>
      </w:r>
      <w:proofErr w:type="spellStart"/>
      <w:r w:rsidRPr="00623806">
        <w:rPr>
          <w:rFonts w:ascii="Helvetica" w:hAnsi="Helvetica"/>
          <w:lang w:val="es-ES"/>
        </w:rPr>
        <w:t>murmured</w:t>
      </w:r>
      <w:proofErr w:type="spellEnd"/>
      <w:r w:rsidRPr="00623806">
        <w:rPr>
          <w:rFonts w:ascii="Helvetica" w:hAnsi="Helvetica"/>
          <w:lang w:val="es-ES"/>
        </w:rPr>
        <w:t>.</w:t>
      </w:r>
    </w:p>
    <w:p w14:paraId="0D2CCC88" w14:textId="3A2C0B52" w:rsidR="007D7C07" w:rsidRPr="00623806" w:rsidRDefault="007D7C07" w:rsidP="002B70A4">
      <w:pPr>
        <w:pStyle w:val="Scene"/>
        <w:spacing w:line="276" w:lineRule="auto"/>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then</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hand</w:t>
      </w:r>
      <w:proofErr w:type="spellEnd"/>
      <w:r w:rsidRPr="00623806">
        <w:rPr>
          <w:rFonts w:ascii="Helvetica" w:hAnsi="Helvetica"/>
          <w:lang w:val="es-ES"/>
        </w:rPr>
        <w:t>—</w:t>
      </w:r>
      <w:proofErr w:type="spellStart"/>
      <w:r w:rsidRPr="00623806">
        <w:rPr>
          <w:rFonts w:ascii="Helvetica" w:hAnsi="Helvetica"/>
          <w:lang w:val="es-ES"/>
        </w:rPr>
        <w:t>elegant</w:t>
      </w:r>
      <w:proofErr w:type="spellEnd"/>
      <w:r w:rsidRPr="00623806">
        <w:rPr>
          <w:rFonts w:ascii="Helvetica" w:hAnsi="Helvetica"/>
          <w:lang w:val="es-ES"/>
        </w:rPr>
        <w:t xml:space="preserve">, </w:t>
      </w:r>
      <w:proofErr w:type="spellStart"/>
      <w:r w:rsidRPr="00623806">
        <w:rPr>
          <w:rFonts w:ascii="Helvetica" w:hAnsi="Helvetica"/>
          <w:lang w:val="es-ES"/>
        </w:rPr>
        <w:t>strong</w:t>
      </w:r>
      <w:proofErr w:type="spellEnd"/>
      <w:r w:rsidRPr="00623806">
        <w:rPr>
          <w:rFonts w:ascii="Helvetica" w:hAnsi="Helvetica"/>
          <w:lang w:val="es-ES"/>
        </w:rPr>
        <w:t>—</w:t>
      </w:r>
      <w:proofErr w:type="spellStart"/>
      <w:r w:rsidRPr="00623806">
        <w:rPr>
          <w:rFonts w:ascii="Helvetica" w:hAnsi="Helvetica"/>
          <w:lang w:val="es-ES"/>
        </w:rPr>
        <w:t>glided</w:t>
      </w:r>
      <w:proofErr w:type="spellEnd"/>
      <w:r w:rsidRPr="00623806">
        <w:rPr>
          <w:rFonts w:ascii="Helvetica" w:hAnsi="Helvetica"/>
          <w:lang w:val="es-ES"/>
        </w:rPr>
        <w:t xml:space="preserve"> </w:t>
      </w:r>
      <w:proofErr w:type="spellStart"/>
      <w:r w:rsidRPr="00623806">
        <w:rPr>
          <w:rFonts w:ascii="Helvetica" w:hAnsi="Helvetica"/>
          <w:lang w:val="es-ES"/>
        </w:rPr>
        <w:t>over</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shoulder</w:t>
      </w:r>
      <w:proofErr w:type="spellEnd"/>
      <w:r w:rsidRPr="00623806">
        <w:rPr>
          <w:rFonts w:ascii="Helvetica" w:hAnsi="Helvetica"/>
          <w:lang w:val="es-ES"/>
        </w:rPr>
        <w:t xml:space="preserve">. I </w:t>
      </w:r>
      <w:proofErr w:type="spellStart"/>
      <w:r w:rsidRPr="00623806">
        <w:rPr>
          <w:rFonts w:ascii="Helvetica" w:hAnsi="Helvetica"/>
          <w:lang w:val="es-ES"/>
        </w:rPr>
        <w:t>tensed</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before</w:t>
      </w:r>
      <w:proofErr w:type="spellEnd"/>
      <w:r w:rsidRPr="00623806">
        <w:rPr>
          <w:rFonts w:ascii="Helvetica" w:hAnsi="Helvetica"/>
          <w:lang w:val="es-ES"/>
        </w:rPr>
        <w:t xml:space="preserve"> I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react</w:t>
      </w:r>
      <w:proofErr w:type="spellEnd"/>
      <w:r w:rsidRPr="00623806">
        <w:rPr>
          <w:rFonts w:ascii="Helvetica" w:hAnsi="Helvetica"/>
          <w:lang w:val="es-ES"/>
        </w:rPr>
        <w:t xml:space="preserve">, he </w:t>
      </w:r>
      <w:proofErr w:type="spellStart"/>
      <w:r w:rsidRPr="00623806">
        <w:rPr>
          <w:rFonts w:ascii="Helvetica" w:hAnsi="Helvetica"/>
          <w:lang w:val="es-ES"/>
        </w:rPr>
        <w:t>pulled</w:t>
      </w:r>
      <w:proofErr w:type="spellEnd"/>
      <w:r w:rsidRPr="00623806">
        <w:rPr>
          <w:rFonts w:ascii="Helvetica" w:hAnsi="Helvetica"/>
          <w:lang w:val="es-ES"/>
        </w:rPr>
        <w:t xml:space="preserve"> me </w:t>
      </w:r>
      <w:proofErr w:type="spellStart"/>
      <w:r w:rsidRPr="00623806">
        <w:rPr>
          <w:rFonts w:ascii="Helvetica" w:hAnsi="Helvetica"/>
          <w:lang w:val="es-ES"/>
        </w:rPr>
        <w:t>toward</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effortless</w:t>
      </w:r>
      <w:proofErr w:type="spellEnd"/>
      <w:r w:rsidRPr="00623806">
        <w:rPr>
          <w:rFonts w:ascii="Helvetica" w:hAnsi="Helvetica"/>
          <w:lang w:val="es-ES"/>
        </w:rPr>
        <w:t xml:space="preserve"> </w:t>
      </w:r>
      <w:proofErr w:type="spellStart"/>
      <w:r w:rsidRPr="00623806">
        <w:rPr>
          <w:rFonts w:ascii="Helvetica" w:hAnsi="Helvetica"/>
          <w:lang w:val="es-ES"/>
        </w:rPr>
        <w:t>strength</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face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suddenly</w:t>
      </w:r>
      <w:proofErr w:type="spellEnd"/>
      <w:r w:rsidRPr="00623806">
        <w:rPr>
          <w:rFonts w:ascii="Helvetica" w:hAnsi="Helvetica"/>
          <w:lang w:val="es-ES"/>
        </w:rPr>
        <w:t xml:space="preserve"> </w:t>
      </w:r>
      <w:proofErr w:type="spellStart"/>
      <w:r w:rsidRPr="00623806">
        <w:rPr>
          <w:rFonts w:ascii="Helvetica" w:hAnsi="Helvetica"/>
          <w:lang w:val="es-ES"/>
        </w:rPr>
        <w:t>inches</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mine,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breath</w:t>
      </w:r>
      <w:proofErr w:type="spellEnd"/>
      <w:r w:rsidRPr="00623806">
        <w:rPr>
          <w:rFonts w:ascii="Helvetica" w:hAnsi="Helvetica"/>
          <w:lang w:val="es-ES"/>
        </w:rPr>
        <w:t xml:space="preserve"> </w:t>
      </w:r>
      <w:proofErr w:type="spellStart"/>
      <w:r w:rsidRPr="00623806">
        <w:rPr>
          <w:rFonts w:ascii="Helvetica" w:hAnsi="Helvetica"/>
          <w:lang w:val="es-ES"/>
        </w:rPr>
        <w:t>brushing</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lips</w:t>
      </w:r>
      <w:proofErr w:type="spellEnd"/>
      <w:r w:rsidRPr="00623806">
        <w:rPr>
          <w:rFonts w:ascii="Helvetica" w:hAnsi="Helvetica"/>
          <w:lang w:val="es-ES"/>
        </w:rPr>
        <w:t xml:space="preserve">. I </w:t>
      </w:r>
      <w:proofErr w:type="spellStart"/>
      <w:r w:rsidRPr="00623806">
        <w:rPr>
          <w:rFonts w:ascii="Helvetica" w:hAnsi="Helvetica"/>
          <w:lang w:val="es-ES"/>
        </w:rPr>
        <w:t>inhaled</w:t>
      </w:r>
      <w:proofErr w:type="spellEnd"/>
      <w:r w:rsidRPr="00623806">
        <w:rPr>
          <w:rFonts w:ascii="Helvetica" w:hAnsi="Helvetica"/>
          <w:lang w:val="es-ES"/>
        </w:rPr>
        <w:t xml:space="preserve"> </w:t>
      </w:r>
      <w:proofErr w:type="spellStart"/>
      <w:r w:rsidRPr="00623806">
        <w:rPr>
          <w:rFonts w:ascii="Helvetica" w:hAnsi="Helvetica"/>
          <w:lang w:val="es-ES"/>
        </w:rPr>
        <w:t>sharply</w:t>
      </w:r>
      <w:proofErr w:type="spellEnd"/>
      <w:r w:rsidRPr="00623806">
        <w:rPr>
          <w:rFonts w:ascii="Helvetica" w:hAnsi="Helvetica"/>
          <w:lang w:val="es-ES"/>
        </w:rPr>
        <w:t>.</w:t>
      </w:r>
    </w:p>
    <w:p w14:paraId="7D60865E" w14:textId="2A3F6F7E" w:rsidR="007D7C07" w:rsidRPr="00623806" w:rsidRDefault="007D7C07" w:rsidP="002B70A4">
      <w:pPr>
        <w:pStyle w:val="Scene"/>
        <w:spacing w:line="276" w:lineRule="auto"/>
        <w:jc w:val="both"/>
        <w:rPr>
          <w:rFonts w:ascii="Helvetica" w:hAnsi="Helvetica"/>
          <w:lang w:val="es-ES"/>
        </w:rPr>
      </w:pP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grin</w:t>
      </w:r>
      <w:proofErr w:type="spellEnd"/>
      <w:r w:rsidRPr="00623806">
        <w:rPr>
          <w:rFonts w:ascii="Helvetica" w:hAnsi="Helvetica"/>
          <w:lang w:val="es-ES"/>
        </w:rPr>
        <w:t xml:space="preserve"> </w:t>
      </w:r>
      <w:proofErr w:type="spellStart"/>
      <w:r w:rsidRPr="00623806">
        <w:rPr>
          <w:rFonts w:ascii="Helvetica" w:hAnsi="Helvetica"/>
          <w:lang w:val="es-ES"/>
        </w:rPr>
        <w:t>deepened</w:t>
      </w:r>
      <w:proofErr w:type="spellEnd"/>
      <w:r w:rsidRPr="00623806">
        <w:rPr>
          <w:rFonts w:ascii="Helvetica" w:hAnsi="Helvetica"/>
          <w:lang w:val="es-ES"/>
        </w:rPr>
        <w:t>.</w:t>
      </w:r>
    </w:p>
    <w:p w14:paraId="23DBC5AD" w14:textId="5EA50612" w:rsidR="007D7C07" w:rsidRPr="00623806" w:rsidRDefault="007D7C07" w:rsidP="002B70A4">
      <w:pPr>
        <w:pStyle w:val="Scene"/>
        <w:spacing w:line="276" w:lineRule="auto"/>
        <w:jc w:val="both"/>
        <w:rPr>
          <w:rFonts w:ascii="Helvetica" w:hAnsi="Helvetica"/>
          <w:lang w:val="es-ES"/>
        </w:rPr>
      </w:pPr>
      <w:r w:rsidRPr="00623806">
        <w:rPr>
          <w:rFonts w:ascii="Helvetica" w:hAnsi="Helvetica"/>
          <w:lang w:val="es-ES"/>
        </w:rPr>
        <w:t xml:space="preserve">“I can be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man</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want</w:t>
      </w:r>
      <w:proofErr w:type="spellEnd"/>
      <w:r w:rsidRPr="00623806">
        <w:rPr>
          <w:rFonts w:ascii="Helvetica" w:hAnsi="Helvetica"/>
          <w:lang w:val="es-ES"/>
        </w:rPr>
        <w:t xml:space="preserve"> me </w:t>
      </w:r>
      <w:proofErr w:type="spellStart"/>
      <w:r w:rsidRPr="00623806">
        <w:rPr>
          <w:rFonts w:ascii="Helvetica" w:hAnsi="Helvetica"/>
          <w:lang w:val="es-ES"/>
        </w:rPr>
        <w:t>to</w:t>
      </w:r>
      <w:proofErr w:type="spellEnd"/>
      <w:r w:rsidRPr="00623806">
        <w:rPr>
          <w:rFonts w:ascii="Helvetica" w:hAnsi="Helvetica"/>
          <w:lang w:val="es-ES"/>
        </w:rPr>
        <w:t xml:space="preserve"> be,” he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low</w:t>
      </w:r>
      <w:proofErr w:type="spellEnd"/>
      <w:r w:rsidRPr="00623806">
        <w:rPr>
          <w:rFonts w:ascii="Helvetica" w:hAnsi="Helvetica"/>
          <w:lang w:val="es-ES"/>
        </w:rPr>
        <w:t xml:space="preserve">, </w:t>
      </w:r>
      <w:proofErr w:type="spellStart"/>
      <w:r w:rsidRPr="00623806">
        <w:rPr>
          <w:rFonts w:ascii="Helvetica" w:hAnsi="Helvetica"/>
          <w:lang w:val="es-ES"/>
        </w:rPr>
        <w:t>deep</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intimate</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a </w:t>
      </w:r>
      <w:proofErr w:type="spellStart"/>
      <w:r w:rsidRPr="00623806">
        <w:rPr>
          <w:rFonts w:ascii="Helvetica" w:hAnsi="Helvetica"/>
          <w:lang w:val="es-ES"/>
        </w:rPr>
        <w:t>street</w:t>
      </w:r>
      <w:proofErr w:type="spellEnd"/>
      <w:r w:rsidRPr="00623806">
        <w:rPr>
          <w:rFonts w:ascii="Helvetica" w:hAnsi="Helvetica"/>
          <w:lang w:val="es-ES"/>
        </w:rPr>
        <w:t xml:space="preserve"> </w:t>
      </w:r>
      <w:proofErr w:type="spellStart"/>
      <w:r w:rsidRPr="00623806">
        <w:rPr>
          <w:rFonts w:ascii="Helvetica" w:hAnsi="Helvetica"/>
          <w:lang w:val="es-ES"/>
        </w:rPr>
        <w:t>corner</w:t>
      </w:r>
      <w:proofErr w:type="spellEnd"/>
      <w:r w:rsidRPr="00623806">
        <w:rPr>
          <w:rFonts w:ascii="Helvetica" w:hAnsi="Helvetica"/>
          <w:lang w:val="es-ES"/>
        </w:rPr>
        <w:t>.</w:t>
      </w:r>
    </w:p>
    <w:p w14:paraId="18B1B9E0" w14:textId="7BE6BD72" w:rsidR="007D7C07" w:rsidRPr="00623806" w:rsidRDefault="007D7C07" w:rsidP="002B70A4">
      <w:pPr>
        <w:pStyle w:val="Scene"/>
        <w:spacing w:line="276" w:lineRule="auto"/>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then</w:t>
      </w:r>
      <w:proofErr w:type="spellEnd"/>
      <w:r w:rsidRPr="00623806">
        <w:rPr>
          <w:rFonts w:ascii="Helvetica" w:hAnsi="Helvetica"/>
          <w:lang w:val="es-ES"/>
        </w:rPr>
        <w:t xml:space="preserve">—he </w:t>
      </w:r>
      <w:proofErr w:type="spellStart"/>
      <w:r w:rsidRPr="00623806">
        <w:rPr>
          <w:rFonts w:ascii="Helvetica" w:hAnsi="Helvetica"/>
          <w:lang w:val="es-ES"/>
        </w:rPr>
        <w:t>kissed</w:t>
      </w:r>
      <w:proofErr w:type="spellEnd"/>
      <w:r w:rsidRPr="00623806">
        <w:rPr>
          <w:rFonts w:ascii="Helvetica" w:hAnsi="Helvetica"/>
          <w:lang w:val="es-ES"/>
        </w:rPr>
        <w:t xml:space="preserve"> me.</w:t>
      </w:r>
    </w:p>
    <w:p w14:paraId="7C91CB11" w14:textId="5DFEC79B" w:rsidR="007D7C07" w:rsidRPr="00623806" w:rsidRDefault="007D7C07" w:rsidP="002B70A4">
      <w:pPr>
        <w:pStyle w:val="Scene"/>
        <w:spacing w:line="276" w:lineRule="auto"/>
        <w:jc w:val="both"/>
        <w:rPr>
          <w:rFonts w:ascii="Helvetica" w:hAnsi="Helvetica"/>
          <w:lang w:val="es-ES"/>
        </w:rPr>
      </w:pP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soft</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sweet</w:t>
      </w:r>
      <w:proofErr w:type="spellEnd"/>
      <w:r w:rsidRPr="00623806">
        <w:rPr>
          <w:rFonts w:ascii="Helvetica" w:hAnsi="Helvetica"/>
          <w:lang w:val="es-ES"/>
        </w:rPr>
        <w:t>.</w:t>
      </w:r>
    </w:p>
    <w:p w14:paraId="2381E9C4" w14:textId="123C75A1" w:rsidR="007D7C07" w:rsidRPr="00623806" w:rsidRDefault="007D7C07" w:rsidP="002B70A4">
      <w:pPr>
        <w:pStyle w:val="Scene"/>
        <w:spacing w:line="276" w:lineRule="auto"/>
        <w:jc w:val="both"/>
        <w:rPr>
          <w:rFonts w:ascii="Helvetica" w:hAnsi="Helvetica"/>
          <w:lang w:val="es-ES"/>
        </w:rPr>
      </w:pP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a </w:t>
      </w:r>
      <w:proofErr w:type="spellStart"/>
      <w:r w:rsidRPr="00623806">
        <w:rPr>
          <w:rFonts w:ascii="Helvetica" w:hAnsi="Helvetica"/>
          <w:lang w:val="es-ES"/>
        </w:rPr>
        <w:t>mix</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heat</w:t>
      </w:r>
      <w:proofErr w:type="spellEnd"/>
      <w:r w:rsidRPr="00623806">
        <w:rPr>
          <w:rFonts w:ascii="Helvetica" w:hAnsi="Helvetica"/>
          <w:lang w:val="es-ES"/>
        </w:rPr>
        <w:t xml:space="preserve">, </w:t>
      </w:r>
      <w:proofErr w:type="spellStart"/>
      <w:r w:rsidRPr="00623806">
        <w:rPr>
          <w:rFonts w:ascii="Helvetica" w:hAnsi="Helvetica"/>
          <w:lang w:val="es-ES"/>
        </w:rPr>
        <w:t>hunger</w:t>
      </w:r>
      <w:proofErr w:type="spellEnd"/>
      <w:r w:rsidRPr="00623806">
        <w:rPr>
          <w:rFonts w:ascii="Helvetica" w:hAnsi="Helvetica"/>
          <w:lang w:val="es-ES"/>
        </w:rPr>
        <w:t xml:space="preserve">, and </w:t>
      </w:r>
      <w:proofErr w:type="spellStart"/>
      <w:r w:rsidRPr="00623806">
        <w:rPr>
          <w:rFonts w:ascii="Helvetica" w:hAnsi="Helvetica"/>
          <w:lang w:val="es-ES"/>
        </w:rPr>
        <w:t>claiming</w:t>
      </w:r>
      <w:proofErr w:type="spellEnd"/>
      <w:r w:rsidRPr="00623806">
        <w:rPr>
          <w:rFonts w:ascii="Helvetica" w:hAnsi="Helvetica"/>
          <w:lang w:val="es-ES"/>
        </w:rPr>
        <w:t>.</w:t>
      </w:r>
    </w:p>
    <w:p w14:paraId="5AB5BC08" w14:textId="34795FAE" w:rsidR="007D7C07" w:rsidRPr="00623806" w:rsidRDefault="007D7C07" w:rsidP="002B70A4">
      <w:pPr>
        <w:pStyle w:val="Scene"/>
        <w:spacing w:line="276" w:lineRule="auto"/>
        <w:jc w:val="both"/>
        <w:rPr>
          <w:rFonts w:ascii="Helvetica" w:hAnsi="Helvetica"/>
          <w:lang w:val="es-ES"/>
        </w:rPr>
      </w:pP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mouth</w:t>
      </w:r>
      <w:proofErr w:type="spellEnd"/>
      <w:r w:rsidRPr="00623806">
        <w:rPr>
          <w:rFonts w:ascii="Helvetica" w:hAnsi="Helvetica"/>
          <w:lang w:val="es-ES"/>
        </w:rPr>
        <w:t xml:space="preserve"> </w:t>
      </w:r>
      <w:proofErr w:type="spellStart"/>
      <w:r w:rsidRPr="00623806">
        <w:rPr>
          <w:rFonts w:ascii="Helvetica" w:hAnsi="Helvetica"/>
          <w:lang w:val="es-ES"/>
        </w:rPr>
        <w:t>crashed</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mine </w:t>
      </w:r>
      <w:proofErr w:type="spellStart"/>
      <w:r w:rsidRPr="00623806">
        <w:rPr>
          <w:rFonts w:ascii="Helvetica" w:hAnsi="Helvetica"/>
          <w:lang w:val="es-ES"/>
        </w:rPr>
        <w:t>with</w:t>
      </w:r>
      <w:proofErr w:type="spellEnd"/>
      <w:r w:rsidRPr="00623806">
        <w:rPr>
          <w:rFonts w:ascii="Helvetica" w:hAnsi="Helvetica"/>
          <w:lang w:val="es-ES"/>
        </w:rPr>
        <w:t xml:space="preserve"> a </w:t>
      </w:r>
      <w:proofErr w:type="spellStart"/>
      <w:r w:rsidRPr="00623806">
        <w:rPr>
          <w:rFonts w:ascii="Helvetica" w:hAnsi="Helvetica"/>
          <w:lang w:val="es-ES"/>
        </w:rPr>
        <w:t>force</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stole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breath</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lungs</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fingers</w:t>
      </w:r>
      <w:proofErr w:type="spellEnd"/>
      <w:r w:rsidRPr="00623806">
        <w:rPr>
          <w:rFonts w:ascii="Helvetica" w:hAnsi="Helvetica"/>
          <w:lang w:val="es-ES"/>
        </w:rPr>
        <w:t xml:space="preserve"> </w:t>
      </w:r>
      <w:proofErr w:type="spellStart"/>
      <w:r w:rsidRPr="00623806">
        <w:rPr>
          <w:rFonts w:ascii="Helvetica" w:hAnsi="Helvetica"/>
          <w:lang w:val="es-ES"/>
        </w:rPr>
        <w:t>twitched</w:t>
      </w:r>
      <w:proofErr w:type="spellEnd"/>
      <w:r w:rsidRPr="00623806">
        <w:rPr>
          <w:rFonts w:ascii="Helvetica" w:hAnsi="Helvetica"/>
          <w:lang w:val="es-ES"/>
        </w:rPr>
        <w:t xml:space="preserve">, </w:t>
      </w:r>
      <w:proofErr w:type="spellStart"/>
      <w:r w:rsidRPr="00623806">
        <w:rPr>
          <w:rFonts w:ascii="Helvetica" w:hAnsi="Helvetica"/>
          <w:lang w:val="es-ES"/>
        </w:rPr>
        <w:t>wanting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push</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away</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shock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w:t>
      </w:r>
      <w:proofErr w:type="spellStart"/>
      <w:r w:rsidRPr="00623806">
        <w:rPr>
          <w:rFonts w:ascii="Helvetica" w:hAnsi="Helvetica"/>
          <w:lang w:val="es-ES"/>
        </w:rPr>
        <w:t>the</w:t>
      </w:r>
      <w:proofErr w:type="spellEnd"/>
      <w:r w:rsidRPr="00623806">
        <w:rPr>
          <w:rFonts w:ascii="Helvetica" w:hAnsi="Helvetica"/>
          <w:lang w:val="es-ES"/>
        </w:rPr>
        <w:t xml:space="preserve"> raw </w:t>
      </w:r>
      <w:proofErr w:type="spellStart"/>
      <w:r w:rsidRPr="00623806">
        <w:rPr>
          <w:rFonts w:ascii="Helvetica" w:hAnsi="Helvetica"/>
          <w:lang w:val="es-ES"/>
        </w:rPr>
        <w:t>electricity</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w:t>
      </w:r>
      <w:proofErr w:type="spellStart"/>
      <w:r w:rsidRPr="00623806">
        <w:rPr>
          <w:rFonts w:ascii="Helvetica" w:hAnsi="Helvetica"/>
          <w:lang w:val="es-ES"/>
        </w:rPr>
        <w:t>froze</w:t>
      </w:r>
      <w:proofErr w:type="spellEnd"/>
      <w:r w:rsidRPr="00623806">
        <w:rPr>
          <w:rFonts w:ascii="Helvetica" w:hAnsi="Helvetica"/>
          <w:lang w:val="es-ES"/>
        </w:rPr>
        <w:t xml:space="preserve"> me in place.</w:t>
      </w:r>
    </w:p>
    <w:p w14:paraId="08FB743F" w14:textId="77777777" w:rsidR="007D7C07" w:rsidRPr="00623806" w:rsidRDefault="007D7C07" w:rsidP="007D7C07">
      <w:pPr>
        <w:pStyle w:val="Scene"/>
        <w:spacing w:line="276" w:lineRule="auto"/>
        <w:jc w:val="both"/>
        <w:rPr>
          <w:rFonts w:ascii="Helvetica" w:hAnsi="Helvetica"/>
          <w:lang w:val="es-ES"/>
        </w:rPr>
      </w:pP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lips</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w:t>
      </w:r>
      <w:proofErr w:type="spellStart"/>
      <w:r w:rsidRPr="00623806">
        <w:rPr>
          <w:rFonts w:ascii="Helvetica" w:hAnsi="Helvetica"/>
          <w:lang w:val="es-ES"/>
        </w:rPr>
        <w:t>fire</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pressed</w:t>
      </w:r>
      <w:proofErr w:type="spellEnd"/>
      <w:r w:rsidRPr="00623806">
        <w:rPr>
          <w:rFonts w:ascii="Helvetica" w:hAnsi="Helvetica"/>
          <w:lang w:val="es-ES"/>
        </w:rPr>
        <w:t xml:space="preserve"> </w:t>
      </w:r>
      <w:proofErr w:type="spellStart"/>
      <w:r w:rsidRPr="00623806">
        <w:rPr>
          <w:rFonts w:ascii="Helvetica" w:hAnsi="Helvetica"/>
          <w:lang w:val="es-ES"/>
        </w:rPr>
        <w:t>close</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close</w:t>
      </w:r>
      <w:proofErr w:type="spellEnd"/>
      <w:r w:rsidRPr="00623806">
        <w:rPr>
          <w:rFonts w:ascii="Helvetica" w:hAnsi="Helvetica"/>
          <w:lang w:val="es-ES"/>
        </w:rPr>
        <w:t xml:space="preserve">, and </w:t>
      </w:r>
      <w:proofErr w:type="spellStart"/>
      <w:r w:rsidRPr="00623806">
        <w:rPr>
          <w:rFonts w:ascii="Helvetica" w:hAnsi="Helvetica"/>
          <w:lang w:val="es-ES"/>
        </w:rPr>
        <w:t>all</w:t>
      </w:r>
      <w:proofErr w:type="spellEnd"/>
      <w:r w:rsidRPr="00623806">
        <w:rPr>
          <w:rFonts w:ascii="Helvetica" w:hAnsi="Helvetica"/>
          <w:lang w:val="es-ES"/>
        </w:rPr>
        <w:t xml:space="preserve"> I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feel</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I </w:t>
      </w:r>
      <w:proofErr w:type="spellStart"/>
      <w:r w:rsidRPr="00623806">
        <w:rPr>
          <w:rFonts w:ascii="Helvetica" w:hAnsi="Helvetica"/>
          <w:lang w:val="es-ES"/>
        </w:rPr>
        <w:t>could</w:t>
      </w:r>
      <w:proofErr w:type="spellEnd"/>
      <w:r w:rsidRPr="00623806">
        <w:rPr>
          <w:rFonts w:ascii="Helvetica" w:hAnsi="Helvetica"/>
          <w:lang w:val="es-ES"/>
        </w:rPr>
        <w:t xml:space="preserve"> taste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sweet</w:t>
      </w:r>
      <w:proofErr w:type="spellEnd"/>
      <w:r w:rsidRPr="00623806">
        <w:rPr>
          <w:rFonts w:ascii="Helvetica" w:hAnsi="Helvetica"/>
          <w:lang w:val="es-ES"/>
        </w:rPr>
        <w:t xml:space="preserve"> and </w:t>
      </w:r>
      <w:proofErr w:type="spellStart"/>
      <w:r w:rsidRPr="00623806">
        <w:rPr>
          <w:rFonts w:ascii="Helvetica" w:hAnsi="Helvetica"/>
          <w:lang w:val="es-ES"/>
        </w:rPr>
        <w:t>tangy</w:t>
      </w:r>
      <w:proofErr w:type="spellEnd"/>
      <w:r w:rsidRPr="00623806">
        <w:rPr>
          <w:rFonts w:ascii="Helvetica" w:hAnsi="Helvetica"/>
          <w:lang w:val="es-ES"/>
        </w:rPr>
        <w:t xml:space="preserve"> </w:t>
      </w:r>
      <w:proofErr w:type="spellStart"/>
      <w:r w:rsidRPr="00623806">
        <w:rPr>
          <w:rFonts w:ascii="Helvetica" w:hAnsi="Helvetica"/>
          <w:lang w:val="es-ES"/>
        </w:rPr>
        <w:t>flavor</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passion</w:t>
      </w:r>
      <w:proofErr w:type="spellEnd"/>
      <w:r w:rsidRPr="00623806">
        <w:rPr>
          <w:rFonts w:ascii="Helvetica" w:hAnsi="Helvetica"/>
          <w:lang w:val="es-ES"/>
        </w:rPr>
        <w:t xml:space="preserve"> </w:t>
      </w:r>
      <w:proofErr w:type="spellStart"/>
      <w:r w:rsidRPr="00623806">
        <w:rPr>
          <w:rFonts w:ascii="Helvetica" w:hAnsi="Helvetica"/>
          <w:lang w:val="es-ES"/>
        </w:rPr>
        <w:t>fruit</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lips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kiss</w:t>
      </w:r>
      <w:proofErr w:type="spellEnd"/>
      <w:r w:rsidRPr="00623806">
        <w:rPr>
          <w:rFonts w:ascii="Helvetica" w:hAnsi="Helvetica"/>
          <w:lang w:val="es-ES"/>
        </w:rPr>
        <w:t xml:space="preserve"> </w:t>
      </w:r>
      <w:proofErr w:type="spellStart"/>
      <w:r w:rsidRPr="00623806">
        <w:rPr>
          <w:rFonts w:ascii="Helvetica" w:hAnsi="Helvetica"/>
          <w:lang w:val="es-ES"/>
        </w:rPr>
        <w:t>poured</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me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molten</w:t>
      </w:r>
      <w:proofErr w:type="spellEnd"/>
      <w:r w:rsidRPr="00623806">
        <w:rPr>
          <w:rFonts w:ascii="Helvetica" w:hAnsi="Helvetica"/>
          <w:lang w:val="es-ES"/>
        </w:rPr>
        <w:t xml:space="preserve"> </w:t>
      </w:r>
      <w:proofErr w:type="spellStart"/>
      <w:r w:rsidRPr="00623806">
        <w:rPr>
          <w:rFonts w:ascii="Helvetica" w:hAnsi="Helvetica"/>
          <w:lang w:val="es-ES"/>
        </w:rPr>
        <w:t>sugar</w:t>
      </w:r>
      <w:proofErr w:type="spellEnd"/>
      <w:r w:rsidRPr="00623806">
        <w:rPr>
          <w:rFonts w:ascii="Helvetica" w:hAnsi="Helvetica"/>
          <w:lang w:val="es-ES"/>
        </w:rPr>
        <w:t>—</w:t>
      </w:r>
      <w:proofErr w:type="spellStart"/>
      <w:r w:rsidRPr="00623806">
        <w:rPr>
          <w:rFonts w:ascii="Helvetica" w:hAnsi="Helvetica"/>
          <w:lang w:val="es-ES"/>
        </w:rPr>
        <w:t>thick</w:t>
      </w:r>
      <w:proofErr w:type="spellEnd"/>
      <w:r w:rsidRPr="00623806">
        <w:rPr>
          <w:rFonts w:ascii="Helvetica" w:hAnsi="Helvetica"/>
          <w:lang w:val="es-ES"/>
        </w:rPr>
        <w:t xml:space="preserve"> and </w:t>
      </w:r>
      <w:proofErr w:type="spellStart"/>
      <w:r w:rsidRPr="00623806">
        <w:rPr>
          <w:rFonts w:ascii="Helvetica" w:hAnsi="Helvetica"/>
          <w:lang w:val="es-ES"/>
        </w:rPr>
        <w:t>slow</w:t>
      </w:r>
      <w:proofErr w:type="spellEnd"/>
      <w:r w:rsidRPr="00623806">
        <w:rPr>
          <w:rFonts w:ascii="Helvetica" w:hAnsi="Helvetica"/>
          <w:lang w:val="es-ES"/>
        </w:rPr>
        <w:t xml:space="preserve"> and </w:t>
      </w:r>
      <w:proofErr w:type="spellStart"/>
      <w:r w:rsidRPr="00623806">
        <w:rPr>
          <w:rFonts w:ascii="Helvetica" w:hAnsi="Helvetica"/>
          <w:lang w:val="es-ES"/>
        </w:rPr>
        <w:t>burning</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skin </w:t>
      </w:r>
      <w:proofErr w:type="spellStart"/>
      <w:r w:rsidRPr="00623806">
        <w:rPr>
          <w:rFonts w:ascii="Helvetica" w:hAnsi="Helvetica"/>
          <w:lang w:val="es-ES"/>
        </w:rPr>
        <w:t>lit</w:t>
      </w:r>
      <w:proofErr w:type="spellEnd"/>
      <w:r w:rsidRPr="00623806">
        <w:rPr>
          <w:rFonts w:ascii="Helvetica" w:hAnsi="Helvetica"/>
          <w:lang w:val="es-ES"/>
        </w:rPr>
        <w:t xml:space="preserve"> up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sensation</w:t>
      </w:r>
      <w:proofErr w:type="spellEnd"/>
      <w:r w:rsidRPr="00623806">
        <w:rPr>
          <w:rFonts w:ascii="Helvetica" w:hAnsi="Helvetica"/>
          <w:lang w:val="es-ES"/>
        </w:rPr>
        <w:t xml:space="preserve">, </w:t>
      </w:r>
      <w:proofErr w:type="spellStart"/>
      <w:r w:rsidRPr="00623806">
        <w:rPr>
          <w:rFonts w:ascii="Helvetica" w:hAnsi="Helvetica"/>
          <w:lang w:val="es-ES"/>
        </w:rPr>
        <w:t>every</w:t>
      </w:r>
      <w:proofErr w:type="spellEnd"/>
      <w:r w:rsidRPr="00623806">
        <w:rPr>
          <w:rFonts w:ascii="Helvetica" w:hAnsi="Helvetica"/>
          <w:lang w:val="es-ES"/>
        </w:rPr>
        <w:t xml:space="preserve"> </w:t>
      </w:r>
      <w:proofErr w:type="spellStart"/>
      <w:r w:rsidRPr="00623806">
        <w:rPr>
          <w:rFonts w:ascii="Helvetica" w:hAnsi="Helvetica"/>
          <w:lang w:val="es-ES"/>
        </w:rPr>
        <w:t>nerve</w:t>
      </w:r>
      <w:proofErr w:type="spellEnd"/>
      <w:r w:rsidRPr="00623806">
        <w:rPr>
          <w:rFonts w:ascii="Helvetica" w:hAnsi="Helvetica"/>
          <w:lang w:val="es-ES"/>
        </w:rPr>
        <w:t xml:space="preserve"> </w:t>
      </w:r>
      <w:proofErr w:type="spellStart"/>
      <w:r w:rsidRPr="00623806">
        <w:rPr>
          <w:rFonts w:ascii="Helvetica" w:hAnsi="Helvetica"/>
          <w:lang w:val="es-ES"/>
        </w:rPr>
        <w:t>ending</w:t>
      </w:r>
      <w:proofErr w:type="spellEnd"/>
      <w:r w:rsidRPr="00623806">
        <w:rPr>
          <w:rFonts w:ascii="Helvetica" w:hAnsi="Helvetica"/>
          <w:lang w:val="es-ES"/>
        </w:rPr>
        <w:t xml:space="preserve"> </w:t>
      </w:r>
      <w:proofErr w:type="spellStart"/>
      <w:r w:rsidRPr="00623806">
        <w:rPr>
          <w:rFonts w:ascii="Helvetica" w:hAnsi="Helvetica"/>
          <w:lang w:val="es-ES"/>
        </w:rPr>
        <w:t>alive</w:t>
      </w:r>
      <w:proofErr w:type="spellEnd"/>
      <w:r w:rsidRPr="00623806">
        <w:rPr>
          <w:rFonts w:ascii="Helvetica" w:hAnsi="Helvetica"/>
          <w:lang w:val="es-ES"/>
        </w:rPr>
        <w:t xml:space="preserve">, </w:t>
      </w:r>
      <w:proofErr w:type="spellStart"/>
      <w:r w:rsidRPr="00623806">
        <w:rPr>
          <w:rFonts w:ascii="Helvetica" w:hAnsi="Helvetica"/>
          <w:lang w:val="es-ES"/>
        </w:rPr>
        <w:t>every</w:t>
      </w:r>
      <w:proofErr w:type="spellEnd"/>
      <w:r w:rsidRPr="00623806">
        <w:rPr>
          <w:rFonts w:ascii="Helvetica" w:hAnsi="Helvetica"/>
          <w:lang w:val="es-ES"/>
        </w:rPr>
        <w:t xml:space="preserve"> </w:t>
      </w:r>
      <w:proofErr w:type="spellStart"/>
      <w:r w:rsidRPr="00623806">
        <w:rPr>
          <w:rFonts w:ascii="Helvetica" w:hAnsi="Helvetica"/>
          <w:lang w:val="es-ES"/>
        </w:rPr>
        <w:t>inch</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me </w:t>
      </w:r>
      <w:proofErr w:type="spellStart"/>
      <w:r w:rsidRPr="00623806">
        <w:rPr>
          <w:rFonts w:ascii="Helvetica" w:hAnsi="Helvetica"/>
          <w:lang w:val="es-ES"/>
        </w:rPr>
        <w:t>aware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how</w:t>
      </w:r>
      <w:proofErr w:type="spellEnd"/>
      <w:r w:rsidRPr="00623806">
        <w:rPr>
          <w:rFonts w:ascii="Helvetica" w:hAnsi="Helvetica"/>
          <w:lang w:val="es-ES"/>
        </w:rPr>
        <w:t xml:space="preserve"> </w:t>
      </w:r>
      <w:proofErr w:type="spellStart"/>
      <w:r w:rsidRPr="00623806">
        <w:rPr>
          <w:rFonts w:ascii="Helvetica" w:hAnsi="Helvetica"/>
          <w:lang w:val="es-ES"/>
        </w:rPr>
        <w:t>dangerous</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danger</w:t>
      </w:r>
      <w:proofErr w:type="spellEnd"/>
      <w:r w:rsidRPr="00623806">
        <w:rPr>
          <w:rFonts w:ascii="Helvetica" w:hAnsi="Helvetica"/>
          <w:lang w:val="es-ES"/>
        </w:rPr>
        <w:t xml:space="preserve"> he </w:t>
      </w:r>
      <w:proofErr w:type="spellStart"/>
      <w:r w:rsidRPr="00623806">
        <w:rPr>
          <w:rFonts w:ascii="Helvetica" w:hAnsi="Helvetica"/>
          <w:lang w:val="es-ES"/>
        </w:rPr>
        <w:t>posed</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palpable.</w:t>
      </w:r>
    </w:p>
    <w:p w14:paraId="31A75999" w14:textId="77777777" w:rsidR="007D7C07" w:rsidRPr="00623806" w:rsidRDefault="007D7C07" w:rsidP="007D7C07">
      <w:pPr>
        <w:pStyle w:val="Scene"/>
        <w:spacing w:line="276" w:lineRule="auto"/>
        <w:jc w:val="both"/>
        <w:rPr>
          <w:rFonts w:ascii="Helvetica" w:hAnsi="Helvetica"/>
          <w:lang w:val="es-ES"/>
        </w:rPr>
      </w:pPr>
    </w:p>
    <w:p w14:paraId="343F29BF" w14:textId="2F5866E9" w:rsidR="007D7C07" w:rsidRPr="00623806" w:rsidRDefault="007D7C07" w:rsidP="002B70A4">
      <w:pPr>
        <w:pStyle w:val="Scene"/>
        <w:spacing w:line="276" w:lineRule="auto"/>
        <w:jc w:val="both"/>
        <w:rPr>
          <w:rFonts w:ascii="Helvetica" w:hAnsi="Helvetica"/>
          <w:lang w:val="es-ES"/>
        </w:rPr>
      </w:pPr>
      <w:r w:rsidRPr="00623806">
        <w:rPr>
          <w:rFonts w:ascii="Helvetica" w:hAnsi="Helvetica"/>
          <w:lang w:val="es-ES"/>
        </w:rPr>
        <w:lastRenderedPageBreak/>
        <w:t xml:space="preserve">And </w:t>
      </w:r>
      <w:proofErr w:type="spellStart"/>
      <w:r w:rsidRPr="00623806">
        <w:rPr>
          <w:rFonts w:ascii="Helvetica" w:hAnsi="Helvetica"/>
          <w:lang w:val="es-ES"/>
        </w:rPr>
        <w:t>yet</w:t>
      </w:r>
      <w:proofErr w:type="spellEnd"/>
      <w:r w:rsidRPr="00623806">
        <w:rPr>
          <w:rFonts w:ascii="Helvetica" w:hAnsi="Helvetica"/>
          <w:lang w:val="es-ES"/>
        </w:rPr>
        <w:t xml:space="preserve">—I </w:t>
      </w:r>
      <w:proofErr w:type="spellStart"/>
      <w:r w:rsidRPr="00623806">
        <w:rPr>
          <w:rFonts w:ascii="Helvetica" w:hAnsi="Helvetica"/>
          <w:lang w:val="es-ES"/>
        </w:rPr>
        <w:t>kissed</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back.</w:t>
      </w:r>
    </w:p>
    <w:p w14:paraId="5EA82C5D" w14:textId="6D70C42B" w:rsidR="007D7C07" w:rsidRPr="00623806" w:rsidRDefault="007D7C07" w:rsidP="002B70A4">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kiss</w:t>
      </w:r>
      <w:proofErr w:type="spellEnd"/>
      <w:r w:rsidRPr="00623806">
        <w:rPr>
          <w:rFonts w:ascii="Helvetica" w:hAnsi="Helvetica"/>
          <w:lang w:val="es-ES"/>
        </w:rPr>
        <w:t xml:space="preserve"> </w:t>
      </w:r>
      <w:proofErr w:type="spellStart"/>
      <w:r w:rsidRPr="00623806">
        <w:rPr>
          <w:rFonts w:ascii="Helvetica" w:hAnsi="Helvetica"/>
          <w:lang w:val="es-ES"/>
        </w:rPr>
        <w:t>lasted</w:t>
      </w:r>
      <w:proofErr w:type="spellEnd"/>
      <w:r w:rsidRPr="00623806">
        <w:rPr>
          <w:rFonts w:ascii="Helvetica" w:hAnsi="Helvetica"/>
          <w:lang w:val="es-ES"/>
        </w:rPr>
        <w:t xml:space="preserve"> </w:t>
      </w:r>
      <w:proofErr w:type="spellStart"/>
      <w:r w:rsidRPr="00623806">
        <w:rPr>
          <w:rFonts w:ascii="Helvetica" w:hAnsi="Helvetica"/>
          <w:lang w:val="es-ES"/>
        </w:rPr>
        <w:t>only</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a </w:t>
      </w:r>
      <w:proofErr w:type="spellStart"/>
      <w:r w:rsidRPr="00623806">
        <w:rPr>
          <w:rFonts w:ascii="Helvetica" w:hAnsi="Helvetica"/>
          <w:lang w:val="es-ES"/>
        </w:rPr>
        <w:t>heartbeat</w:t>
      </w:r>
      <w:proofErr w:type="spellEnd"/>
      <w:r w:rsidRPr="00623806">
        <w:rPr>
          <w:rFonts w:ascii="Helvetica" w:hAnsi="Helvetica"/>
          <w:lang w:val="es-ES"/>
        </w:rPr>
        <w:t xml:space="preserve">. </w:t>
      </w:r>
      <w:proofErr w:type="spellStart"/>
      <w:r w:rsidRPr="00623806">
        <w:rPr>
          <w:rFonts w:ascii="Helvetica" w:hAnsi="Helvetica"/>
          <w:lang w:val="es-ES"/>
        </w:rPr>
        <w:t>Maybe</w:t>
      </w:r>
      <w:proofErr w:type="spellEnd"/>
      <w:r w:rsidRPr="00623806">
        <w:rPr>
          <w:rFonts w:ascii="Helvetica" w:hAnsi="Helvetica"/>
          <w:lang w:val="es-ES"/>
        </w:rPr>
        <w:t xml:space="preserve"> </w:t>
      </w:r>
      <w:proofErr w:type="spellStart"/>
      <w:r w:rsidRPr="00623806">
        <w:rPr>
          <w:rFonts w:ascii="Helvetica" w:hAnsi="Helvetica"/>
          <w:lang w:val="es-ES"/>
        </w:rPr>
        <w:t>two</w:t>
      </w:r>
      <w:proofErr w:type="spellEnd"/>
      <w:r w:rsidRPr="00623806">
        <w:rPr>
          <w:rFonts w:ascii="Helvetica" w:hAnsi="Helvetica"/>
          <w:lang w:val="es-ES"/>
        </w:rPr>
        <w:t>.</w:t>
      </w:r>
    </w:p>
    <w:p w14:paraId="3C369D0E" w14:textId="1A22A96C" w:rsidR="007D7C07" w:rsidRPr="00623806" w:rsidRDefault="007D7C07" w:rsidP="002B70A4">
      <w:pPr>
        <w:pStyle w:val="Scene"/>
        <w:spacing w:line="276" w:lineRule="auto"/>
        <w:jc w:val="both"/>
        <w:rPr>
          <w:rFonts w:ascii="Helvetica" w:hAnsi="Helvetica"/>
          <w:lang w:val="es-ES"/>
        </w:rPr>
      </w:pP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happened</w:t>
      </w:r>
      <w:proofErr w:type="spellEnd"/>
      <w:r w:rsidRPr="00623806">
        <w:rPr>
          <w:rFonts w:ascii="Helvetica" w:hAnsi="Helvetica"/>
          <w:lang w:val="es-ES"/>
        </w:rPr>
        <w:t>.</w:t>
      </w:r>
    </w:p>
    <w:p w14:paraId="647F7751" w14:textId="3ECA5B31" w:rsidR="007D7C07" w:rsidRPr="00623806" w:rsidRDefault="007D7C07" w:rsidP="002B70A4">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moment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surrender</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filled</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shame</w:t>
      </w:r>
      <w:proofErr w:type="spellEnd"/>
      <w:r w:rsidRPr="00623806">
        <w:rPr>
          <w:rFonts w:ascii="Helvetica" w:hAnsi="Helvetica"/>
          <w:lang w:val="es-ES"/>
        </w:rPr>
        <w:t xml:space="preserve"> and </w:t>
      </w:r>
      <w:proofErr w:type="spellStart"/>
      <w:r w:rsidRPr="00623806">
        <w:rPr>
          <w:rFonts w:ascii="Helvetica" w:hAnsi="Helvetica"/>
          <w:lang w:val="es-ES"/>
        </w:rPr>
        <w:t>confusion</w:t>
      </w:r>
      <w:proofErr w:type="spellEnd"/>
      <w:r w:rsidRPr="00623806">
        <w:rPr>
          <w:rFonts w:ascii="Helvetica" w:hAnsi="Helvetica"/>
          <w:lang w:val="es-ES"/>
        </w:rPr>
        <w:t>.</w:t>
      </w:r>
    </w:p>
    <w:p w14:paraId="7959E450" w14:textId="07E5C459" w:rsidR="007D7C07" w:rsidRPr="00623806" w:rsidRDefault="007D7C07" w:rsidP="002B70A4">
      <w:pPr>
        <w:pStyle w:val="Scene"/>
        <w:spacing w:line="276" w:lineRule="auto"/>
        <w:jc w:val="both"/>
        <w:rPr>
          <w:rFonts w:ascii="Helvetica" w:hAnsi="Helvetica"/>
          <w:lang w:val="es-ES"/>
        </w:rPr>
      </w:pP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hand</w:t>
      </w:r>
      <w:proofErr w:type="spellEnd"/>
      <w:r w:rsidRPr="00623806">
        <w:rPr>
          <w:rFonts w:ascii="Helvetica" w:hAnsi="Helvetica"/>
          <w:lang w:val="es-ES"/>
        </w:rPr>
        <w:t xml:space="preserve"> </w:t>
      </w:r>
      <w:proofErr w:type="spellStart"/>
      <w:r w:rsidRPr="00623806">
        <w:rPr>
          <w:rFonts w:ascii="Helvetica" w:hAnsi="Helvetica"/>
          <w:lang w:val="es-ES"/>
        </w:rPr>
        <w:t>cupped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side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neck</w:t>
      </w:r>
      <w:proofErr w:type="spellEnd"/>
      <w:r w:rsidRPr="00623806">
        <w:rPr>
          <w:rFonts w:ascii="Helvetica" w:hAnsi="Helvetica"/>
          <w:lang w:val="es-ES"/>
        </w:rPr>
        <w:t xml:space="preserve">, </w:t>
      </w:r>
      <w:proofErr w:type="spellStart"/>
      <w:r w:rsidRPr="00623806">
        <w:rPr>
          <w:rFonts w:ascii="Helvetica" w:hAnsi="Helvetica"/>
          <w:lang w:val="es-ES"/>
        </w:rPr>
        <w:t>fingers</w:t>
      </w:r>
      <w:proofErr w:type="spellEnd"/>
      <w:r w:rsidRPr="00623806">
        <w:rPr>
          <w:rFonts w:ascii="Helvetica" w:hAnsi="Helvetica"/>
          <w:lang w:val="es-ES"/>
        </w:rPr>
        <w:t xml:space="preserve"> </w:t>
      </w:r>
      <w:proofErr w:type="spellStart"/>
      <w:r w:rsidRPr="00623806">
        <w:rPr>
          <w:rFonts w:ascii="Helvetica" w:hAnsi="Helvetica"/>
          <w:lang w:val="es-ES"/>
        </w:rPr>
        <w:t>splayed</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he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marking</w:t>
      </w:r>
      <w:proofErr w:type="spellEnd"/>
      <w:r w:rsidRPr="00623806">
        <w:rPr>
          <w:rFonts w:ascii="Helvetica" w:hAnsi="Helvetica"/>
          <w:lang w:val="es-ES"/>
        </w:rPr>
        <w:t xml:space="preserve"> me,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touch</w:t>
      </w:r>
      <w:proofErr w:type="spellEnd"/>
      <w:r w:rsidRPr="00623806">
        <w:rPr>
          <w:rFonts w:ascii="Helvetica" w:hAnsi="Helvetica"/>
          <w:lang w:val="es-ES"/>
        </w:rPr>
        <w:t xml:space="preserve"> </w:t>
      </w:r>
      <w:proofErr w:type="spellStart"/>
      <w:r w:rsidRPr="00623806">
        <w:rPr>
          <w:rFonts w:ascii="Helvetica" w:hAnsi="Helvetica"/>
          <w:lang w:val="es-ES"/>
        </w:rPr>
        <w:t>both</w:t>
      </w:r>
      <w:proofErr w:type="spellEnd"/>
      <w:r w:rsidRPr="00623806">
        <w:rPr>
          <w:rFonts w:ascii="Helvetica" w:hAnsi="Helvetica"/>
          <w:lang w:val="es-ES"/>
        </w:rPr>
        <w:t xml:space="preserve"> </w:t>
      </w:r>
      <w:proofErr w:type="spellStart"/>
      <w:r w:rsidRPr="00623806">
        <w:rPr>
          <w:rFonts w:ascii="Helvetica" w:hAnsi="Helvetica"/>
          <w:lang w:val="es-ES"/>
        </w:rPr>
        <w:t>possessive</w:t>
      </w:r>
      <w:proofErr w:type="spellEnd"/>
      <w:r w:rsidRPr="00623806">
        <w:rPr>
          <w:rFonts w:ascii="Helvetica" w:hAnsi="Helvetica"/>
          <w:lang w:val="es-ES"/>
        </w:rPr>
        <w:t xml:space="preserve"> and </w:t>
      </w:r>
      <w:proofErr w:type="spellStart"/>
      <w:r w:rsidRPr="00623806">
        <w:rPr>
          <w:rFonts w:ascii="Helvetica" w:hAnsi="Helvetica"/>
          <w:lang w:val="es-ES"/>
        </w:rPr>
        <w:t>coaxing</w:t>
      </w:r>
      <w:proofErr w:type="spellEnd"/>
      <w:r w:rsidRPr="00623806">
        <w:rPr>
          <w:rFonts w:ascii="Helvetica" w:hAnsi="Helvetica"/>
          <w:lang w:val="es-ES"/>
        </w:rPr>
        <w:t xml:space="preserve">. He </w:t>
      </w:r>
      <w:proofErr w:type="spellStart"/>
      <w:r w:rsidRPr="00623806">
        <w:rPr>
          <w:rFonts w:ascii="Helvetica" w:hAnsi="Helvetica"/>
          <w:lang w:val="es-ES"/>
        </w:rPr>
        <w:t>tasted</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temptation</w:t>
      </w:r>
      <w:proofErr w:type="spellEnd"/>
      <w:r w:rsidRPr="00623806">
        <w:rPr>
          <w:rFonts w:ascii="Helvetica" w:hAnsi="Helvetica"/>
          <w:lang w:val="es-ES"/>
        </w:rPr>
        <w:t xml:space="preserve"> and </w:t>
      </w:r>
      <w:proofErr w:type="spellStart"/>
      <w:r w:rsidRPr="00623806">
        <w:rPr>
          <w:rFonts w:ascii="Helvetica" w:hAnsi="Helvetica"/>
          <w:lang w:val="es-ES"/>
        </w:rPr>
        <w:t>thunder</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ancient</w:t>
      </w:r>
      <w:proofErr w:type="spellEnd"/>
      <w:r w:rsidRPr="00623806">
        <w:rPr>
          <w:rFonts w:ascii="Helvetica" w:hAnsi="Helvetica"/>
          <w:lang w:val="es-ES"/>
        </w:rPr>
        <w:t xml:space="preserve"> </w:t>
      </w:r>
      <w:proofErr w:type="spellStart"/>
      <w:r w:rsidRPr="00623806">
        <w:rPr>
          <w:rFonts w:ascii="Helvetica" w:hAnsi="Helvetica"/>
          <w:lang w:val="es-ES"/>
        </w:rPr>
        <w:t>wrapped</w:t>
      </w:r>
      <w:proofErr w:type="spellEnd"/>
      <w:r w:rsidRPr="00623806">
        <w:rPr>
          <w:rFonts w:ascii="Helvetica" w:hAnsi="Helvetica"/>
          <w:lang w:val="es-ES"/>
        </w:rPr>
        <w:t xml:space="preserve"> in </w:t>
      </w:r>
      <w:proofErr w:type="spellStart"/>
      <w:r w:rsidRPr="00623806">
        <w:rPr>
          <w:rFonts w:ascii="Helvetica" w:hAnsi="Helvetica"/>
          <w:lang w:val="es-ES"/>
        </w:rPr>
        <w:t>silk</w:t>
      </w:r>
      <w:proofErr w:type="spellEnd"/>
    </w:p>
    <w:p w14:paraId="6A1F69C2" w14:textId="14AA46F4" w:rsidR="007D7C07" w:rsidRPr="00623806" w:rsidRDefault="007D7C07" w:rsidP="002B70A4">
      <w:pPr>
        <w:pStyle w:val="Scene"/>
        <w:spacing w:line="276" w:lineRule="auto"/>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ignited</w:t>
      </w:r>
      <w:proofErr w:type="spellEnd"/>
      <w:r w:rsidRPr="00623806">
        <w:rPr>
          <w:rFonts w:ascii="Helvetica" w:hAnsi="Helvetica"/>
          <w:lang w:val="es-ES"/>
        </w:rPr>
        <w:t xml:space="preserve">. I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feel</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heat</w:t>
      </w:r>
      <w:proofErr w:type="spellEnd"/>
      <w:r w:rsidRPr="00623806">
        <w:rPr>
          <w:rFonts w:ascii="Helvetica" w:hAnsi="Helvetica"/>
          <w:lang w:val="es-ES"/>
        </w:rPr>
        <w:t xml:space="preserve"> </w:t>
      </w:r>
      <w:proofErr w:type="spellStart"/>
      <w:r w:rsidRPr="00623806">
        <w:rPr>
          <w:rFonts w:ascii="Helvetica" w:hAnsi="Helvetica"/>
          <w:lang w:val="es-ES"/>
        </w:rPr>
        <w:t>building</w:t>
      </w:r>
      <w:proofErr w:type="spellEnd"/>
      <w:r w:rsidRPr="00623806">
        <w:rPr>
          <w:rFonts w:ascii="Helvetica" w:hAnsi="Helvetica"/>
          <w:lang w:val="es-ES"/>
        </w:rPr>
        <w:t xml:space="preserve"> in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core</w:t>
      </w:r>
      <w:proofErr w:type="spellEnd"/>
      <w:r w:rsidRPr="00623806">
        <w:rPr>
          <w:rFonts w:ascii="Helvetica" w:hAnsi="Helvetica"/>
          <w:lang w:val="es-ES"/>
        </w:rPr>
        <w:t xml:space="preserve">, </w:t>
      </w:r>
      <w:proofErr w:type="spellStart"/>
      <w:r w:rsidRPr="00623806">
        <w:rPr>
          <w:rFonts w:ascii="Helvetica" w:hAnsi="Helvetica"/>
          <w:lang w:val="es-ES"/>
        </w:rPr>
        <w:t>spreading</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limbs</w:t>
      </w:r>
      <w:proofErr w:type="spellEnd"/>
      <w:r w:rsidRPr="00623806">
        <w:rPr>
          <w:rFonts w:ascii="Helvetica" w:hAnsi="Helvetica"/>
          <w:lang w:val="es-ES"/>
        </w:rPr>
        <w:t xml:space="preserve">, </w:t>
      </w:r>
      <w:proofErr w:type="spellStart"/>
      <w:r w:rsidRPr="00623806">
        <w:rPr>
          <w:rFonts w:ascii="Helvetica" w:hAnsi="Helvetica"/>
          <w:lang w:val="es-ES"/>
        </w:rPr>
        <w:t>making</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knees</w:t>
      </w:r>
      <w:proofErr w:type="spellEnd"/>
      <w:r w:rsidRPr="00623806">
        <w:rPr>
          <w:rFonts w:ascii="Helvetica" w:hAnsi="Helvetica"/>
          <w:lang w:val="es-ES"/>
        </w:rPr>
        <w:t xml:space="preserve"> </w:t>
      </w:r>
      <w:proofErr w:type="spellStart"/>
      <w:r w:rsidRPr="00623806">
        <w:rPr>
          <w:rFonts w:ascii="Helvetica" w:hAnsi="Helvetica"/>
          <w:lang w:val="es-ES"/>
        </w:rPr>
        <w:t>go</w:t>
      </w:r>
      <w:proofErr w:type="spellEnd"/>
      <w:r w:rsidRPr="00623806">
        <w:rPr>
          <w:rFonts w:ascii="Helvetica" w:hAnsi="Helvetica"/>
          <w:lang w:val="es-ES"/>
        </w:rPr>
        <w:t xml:space="preserve"> </w:t>
      </w:r>
      <w:proofErr w:type="spellStart"/>
      <w:r w:rsidRPr="00623806">
        <w:rPr>
          <w:rFonts w:ascii="Helvetica" w:hAnsi="Helvetica"/>
          <w:lang w:val="es-ES"/>
        </w:rPr>
        <w:t>weak</w:t>
      </w:r>
      <w:proofErr w:type="spellEnd"/>
      <w:r w:rsidRPr="00623806">
        <w:rPr>
          <w:rFonts w:ascii="Helvetica" w:hAnsi="Helvetica"/>
          <w:lang w:val="es-ES"/>
        </w:rPr>
        <w:t xml:space="preserve"> and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stomach</w:t>
      </w:r>
      <w:proofErr w:type="spellEnd"/>
      <w:r w:rsidRPr="00623806">
        <w:rPr>
          <w:rFonts w:ascii="Helvetica" w:hAnsi="Helvetica"/>
          <w:lang w:val="es-ES"/>
        </w:rPr>
        <w:t xml:space="preserve"> </w:t>
      </w:r>
      <w:proofErr w:type="spellStart"/>
      <w:r w:rsidRPr="00623806">
        <w:rPr>
          <w:rFonts w:ascii="Helvetica" w:hAnsi="Helvetica"/>
          <w:lang w:val="es-ES"/>
        </w:rPr>
        <w:t>flutter</w:t>
      </w:r>
      <w:proofErr w:type="spellEnd"/>
      <w:r w:rsidRPr="00623806">
        <w:rPr>
          <w:rFonts w:ascii="Helvetica" w:hAnsi="Helvetica"/>
          <w:lang w:val="es-ES"/>
        </w:rPr>
        <w:t xml:space="preserve"> and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lungs</w:t>
      </w:r>
      <w:proofErr w:type="spellEnd"/>
      <w:r w:rsidRPr="00623806">
        <w:rPr>
          <w:rFonts w:ascii="Helvetica" w:hAnsi="Helvetica"/>
          <w:lang w:val="es-ES"/>
        </w:rPr>
        <w:t xml:space="preserve"> </w:t>
      </w:r>
      <w:proofErr w:type="spellStart"/>
      <w:r w:rsidRPr="00623806">
        <w:rPr>
          <w:rFonts w:ascii="Helvetica" w:hAnsi="Helvetica"/>
          <w:lang w:val="es-ES"/>
        </w:rPr>
        <w:t>forget</w:t>
      </w:r>
      <w:proofErr w:type="spellEnd"/>
      <w:r w:rsidRPr="00623806">
        <w:rPr>
          <w:rFonts w:ascii="Helvetica" w:hAnsi="Helvetica"/>
          <w:lang w:val="es-ES"/>
        </w:rPr>
        <w:t xml:space="preserve"> </w:t>
      </w:r>
      <w:proofErr w:type="spellStart"/>
      <w:r w:rsidRPr="00623806">
        <w:rPr>
          <w:rFonts w:ascii="Helvetica" w:hAnsi="Helvetica"/>
          <w:lang w:val="es-ES"/>
        </w:rPr>
        <w:t>how</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breathe</w:t>
      </w:r>
      <w:proofErr w:type="spellEnd"/>
      <w:r w:rsidRPr="00623806">
        <w:rPr>
          <w:rFonts w:ascii="Helvetica" w:hAnsi="Helvetica"/>
          <w:lang w:val="es-ES"/>
        </w:rPr>
        <w:t>.</w:t>
      </w:r>
    </w:p>
    <w:p w14:paraId="0F16A4BE" w14:textId="6370B017" w:rsidR="007D7C07" w:rsidRPr="00623806" w:rsidRDefault="007D7C07" w:rsidP="002B70A4">
      <w:pPr>
        <w:pStyle w:val="Scene"/>
        <w:spacing w:line="276" w:lineRule="auto"/>
        <w:jc w:val="both"/>
        <w:rPr>
          <w:rFonts w:ascii="Helvetica" w:hAnsi="Helvetica"/>
          <w:lang w:val="es-ES"/>
        </w:rPr>
      </w:pPr>
      <w:proofErr w:type="spellStart"/>
      <w:r w:rsidRPr="00623806">
        <w:rPr>
          <w:rFonts w:ascii="Helvetica" w:hAnsi="Helvetica"/>
          <w:lang w:val="es-ES"/>
        </w:rPr>
        <w:t>Then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moment</w:t>
      </w:r>
      <w:proofErr w:type="spellEnd"/>
      <w:r w:rsidRPr="00623806">
        <w:rPr>
          <w:rFonts w:ascii="Helvetica" w:hAnsi="Helvetica"/>
          <w:lang w:val="es-ES"/>
        </w:rPr>
        <w:t xml:space="preserve"> </w:t>
      </w:r>
      <w:proofErr w:type="spellStart"/>
      <w:r w:rsidRPr="00623806">
        <w:rPr>
          <w:rFonts w:ascii="Helvetica" w:hAnsi="Helvetica"/>
          <w:lang w:val="es-ES"/>
        </w:rPr>
        <w:t>broke</w:t>
      </w:r>
      <w:proofErr w:type="spellEnd"/>
      <w:r w:rsidRPr="00623806">
        <w:rPr>
          <w:rFonts w:ascii="Helvetica" w:hAnsi="Helvetica"/>
          <w:lang w:val="es-ES"/>
        </w:rPr>
        <w:t>.</w:t>
      </w:r>
    </w:p>
    <w:p w14:paraId="04EFF837" w14:textId="75205E0F" w:rsidR="007D7C07" w:rsidRPr="00623806" w:rsidRDefault="007D7C07" w:rsidP="002B70A4">
      <w:pPr>
        <w:pStyle w:val="Scene"/>
        <w:spacing w:line="276" w:lineRule="auto"/>
        <w:jc w:val="both"/>
        <w:rPr>
          <w:rFonts w:ascii="Helvetica" w:hAnsi="Helvetica"/>
          <w:lang w:val="es-ES"/>
        </w:rPr>
      </w:pPr>
      <w:proofErr w:type="spellStart"/>
      <w:r w:rsidRPr="00623806">
        <w:rPr>
          <w:rFonts w:ascii="Helvetica" w:hAnsi="Helvetica"/>
          <w:lang w:val="es-ES"/>
        </w:rPr>
        <w:t>Sanity</w:t>
      </w:r>
      <w:proofErr w:type="spellEnd"/>
      <w:r w:rsidRPr="00623806">
        <w:rPr>
          <w:rFonts w:ascii="Helvetica" w:hAnsi="Helvetica"/>
          <w:lang w:val="es-ES"/>
        </w:rPr>
        <w:t xml:space="preserve"> </w:t>
      </w:r>
      <w:proofErr w:type="spellStart"/>
      <w:r w:rsidRPr="00623806">
        <w:rPr>
          <w:rFonts w:ascii="Helvetica" w:hAnsi="Helvetica"/>
          <w:lang w:val="es-ES"/>
        </w:rPr>
        <w:t>slammed</w:t>
      </w:r>
      <w:proofErr w:type="spellEnd"/>
      <w:r w:rsidRPr="00623806">
        <w:rPr>
          <w:rFonts w:ascii="Helvetica" w:hAnsi="Helvetica"/>
          <w:lang w:val="es-ES"/>
        </w:rPr>
        <w:t xml:space="preserve"> back </w:t>
      </w:r>
      <w:proofErr w:type="spellStart"/>
      <w:r w:rsidRPr="00623806">
        <w:rPr>
          <w:rFonts w:ascii="Helvetica" w:hAnsi="Helvetica"/>
          <w:lang w:val="es-ES"/>
        </w:rPr>
        <w:t>into</w:t>
      </w:r>
      <w:proofErr w:type="spellEnd"/>
      <w:r w:rsidRPr="00623806">
        <w:rPr>
          <w:rFonts w:ascii="Helvetica" w:hAnsi="Helvetica"/>
          <w:lang w:val="es-ES"/>
        </w:rPr>
        <w:t xml:space="preserve"> me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cold</w:t>
      </w:r>
      <w:proofErr w:type="spellEnd"/>
      <w:r w:rsidRPr="00623806">
        <w:rPr>
          <w:rFonts w:ascii="Helvetica" w:hAnsi="Helvetica"/>
          <w:lang w:val="es-ES"/>
        </w:rPr>
        <w:t xml:space="preserve"> </w:t>
      </w:r>
      <w:proofErr w:type="spellStart"/>
      <w:r w:rsidRPr="00623806">
        <w:rPr>
          <w:rFonts w:ascii="Helvetica" w:hAnsi="Helvetica"/>
          <w:lang w:val="es-ES"/>
        </w:rPr>
        <w:t>water</w:t>
      </w:r>
      <w:proofErr w:type="spellEnd"/>
      <w:r w:rsidRPr="00623806">
        <w:rPr>
          <w:rFonts w:ascii="Helvetica" w:hAnsi="Helvetica"/>
          <w:lang w:val="es-ES"/>
        </w:rPr>
        <w:t>.</w:t>
      </w:r>
    </w:p>
    <w:p w14:paraId="1ED6ACA1" w14:textId="75C56161" w:rsidR="007D7C07" w:rsidRPr="00623806" w:rsidRDefault="007D7C07" w:rsidP="002B70A4">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gasped</w:t>
      </w:r>
      <w:proofErr w:type="spellEnd"/>
      <w:r w:rsidRPr="00623806">
        <w:rPr>
          <w:rFonts w:ascii="Helvetica" w:hAnsi="Helvetica"/>
          <w:lang w:val="es-ES"/>
        </w:rPr>
        <w:t xml:space="preserve">, </w:t>
      </w:r>
      <w:proofErr w:type="spellStart"/>
      <w:r w:rsidRPr="00623806">
        <w:rPr>
          <w:rFonts w:ascii="Helvetica" w:hAnsi="Helvetica"/>
          <w:lang w:val="es-ES"/>
        </w:rPr>
        <w:t>shoving</w:t>
      </w:r>
      <w:proofErr w:type="spellEnd"/>
      <w:r w:rsidRPr="00623806">
        <w:rPr>
          <w:rFonts w:ascii="Helvetica" w:hAnsi="Helvetica"/>
          <w:lang w:val="es-ES"/>
        </w:rPr>
        <w:t xml:space="preserve"> </w:t>
      </w:r>
      <w:proofErr w:type="spellStart"/>
      <w:r w:rsidRPr="00623806">
        <w:rPr>
          <w:rFonts w:ascii="Helvetica" w:hAnsi="Helvetica"/>
          <w:lang w:val="es-ES"/>
        </w:rPr>
        <w:t>against</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chest</w:t>
      </w:r>
      <w:proofErr w:type="spellEnd"/>
      <w:r w:rsidRPr="00623806">
        <w:rPr>
          <w:rFonts w:ascii="Helvetica" w:hAnsi="Helvetica"/>
          <w:lang w:val="es-ES"/>
        </w:rPr>
        <w:t>. “</w:t>
      </w:r>
      <w:proofErr w:type="spellStart"/>
      <w:r w:rsidRPr="00623806">
        <w:rPr>
          <w:rFonts w:ascii="Helvetica" w:hAnsi="Helvetica"/>
          <w:lang w:val="es-ES"/>
        </w:rPr>
        <w:t>What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hell</w:t>
      </w:r>
      <w:proofErr w:type="spellEnd"/>
      <w:r w:rsidRPr="00623806">
        <w:rPr>
          <w:rFonts w:ascii="Helvetica" w:hAnsi="Helvetica"/>
          <w:lang w:val="es-ES"/>
        </w:rPr>
        <w:t>—”</w:t>
      </w:r>
    </w:p>
    <w:p w14:paraId="77593DCB" w14:textId="3035B0B6" w:rsidR="007D7C07" w:rsidRPr="00623806" w:rsidRDefault="007D7C07" w:rsidP="002B70A4">
      <w:pPr>
        <w:pStyle w:val="Scene"/>
        <w:spacing w:line="276" w:lineRule="auto"/>
        <w:jc w:val="both"/>
        <w:rPr>
          <w:rFonts w:ascii="Helvetica" w:hAnsi="Helvetica"/>
          <w:lang w:val="es-ES"/>
        </w:rPr>
      </w:pP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expression</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smug</w:t>
      </w:r>
      <w:proofErr w:type="spellEnd"/>
      <w:r w:rsidRPr="00623806">
        <w:rPr>
          <w:rFonts w:ascii="Helvetica" w:hAnsi="Helvetica"/>
          <w:lang w:val="es-ES"/>
        </w:rPr>
        <w:t xml:space="preserve">. </w:t>
      </w:r>
      <w:proofErr w:type="spellStart"/>
      <w:r w:rsidRPr="00623806">
        <w:rPr>
          <w:rFonts w:ascii="Helvetica" w:hAnsi="Helvetica"/>
          <w:lang w:val="es-ES"/>
        </w:rPr>
        <w:t>Dangerous</w:t>
      </w:r>
      <w:proofErr w:type="spellEnd"/>
      <w:r w:rsidRPr="00623806">
        <w:rPr>
          <w:rFonts w:ascii="Helvetica" w:hAnsi="Helvetica"/>
          <w:lang w:val="es-ES"/>
        </w:rPr>
        <w:t xml:space="preserve">. </w:t>
      </w:r>
      <w:proofErr w:type="spellStart"/>
      <w:r w:rsidRPr="00623806">
        <w:rPr>
          <w:rFonts w:ascii="Helvetica" w:hAnsi="Helvetica"/>
          <w:lang w:val="es-ES"/>
        </w:rPr>
        <w:t>Almost</w:t>
      </w:r>
      <w:proofErr w:type="spellEnd"/>
      <w:r w:rsidRPr="00623806">
        <w:rPr>
          <w:rFonts w:ascii="Helvetica" w:hAnsi="Helvetica"/>
          <w:lang w:val="es-ES"/>
        </w:rPr>
        <w:t xml:space="preserve"> </w:t>
      </w:r>
      <w:proofErr w:type="spellStart"/>
      <w:r w:rsidRPr="00623806">
        <w:rPr>
          <w:rFonts w:ascii="Helvetica" w:hAnsi="Helvetica"/>
          <w:lang w:val="es-ES"/>
        </w:rPr>
        <w:t>pleased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silver</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gleamed</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triumph</w:t>
      </w:r>
      <w:proofErr w:type="spellEnd"/>
      <w:r w:rsidRPr="00623806">
        <w:rPr>
          <w:rFonts w:ascii="Helvetica" w:hAnsi="Helvetica"/>
          <w:lang w:val="es-ES"/>
        </w:rPr>
        <w:t>.</w:t>
      </w:r>
    </w:p>
    <w:p w14:paraId="06FB7421" w14:textId="16C9144E" w:rsidR="007D7C07" w:rsidRPr="00623806" w:rsidRDefault="007D7C07" w:rsidP="002B70A4">
      <w:pPr>
        <w:pStyle w:val="Scene"/>
        <w:spacing w:line="276" w:lineRule="auto"/>
        <w:jc w:val="both"/>
        <w:rPr>
          <w:rFonts w:ascii="Helvetica" w:hAnsi="Helvetica"/>
          <w:lang w:val="es-ES"/>
        </w:rPr>
      </w:pP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beneath</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darker</w:t>
      </w:r>
      <w:proofErr w:type="spellEnd"/>
      <w:r w:rsidRPr="00623806">
        <w:rPr>
          <w:rFonts w:ascii="Helvetica" w:hAnsi="Helvetica"/>
          <w:lang w:val="es-ES"/>
        </w:rPr>
        <w:t xml:space="preserve"> </w:t>
      </w:r>
      <w:proofErr w:type="spellStart"/>
      <w:r w:rsidRPr="00623806">
        <w:rPr>
          <w:rFonts w:ascii="Helvetica" w:hAnsi="Helvetica"/>
          <w:lang w:val="es-ES"/>
        </w:rPr>
        <w:t>flickered</w:t>
      </w:r>
      <w:proofErr w:type="spellEnd"/>
      <w:r w:rsidRPr="00623806">
        <w:rPr>
          <w:rFonts w:ascii="Helvetica" w:hAnsi="Helvetica"/>
          <w:lang w:val="es-ES"/>
        </w:rPr>
        <w:t>.</w:t>
      </w:r>
    </w:p>
    <w:p w14:paraId="3CBE38E4" w14:textId="3B1CB42D" w:rsidR="007D7C07" w:rsidRPr="00623806" w:rsidRDefault="007D7C07" w:rsidP="002B70A4">
      <w:pPr>
        <w:pStyle w:val="Scene"/>
        <w:spacing w:line="276" w:lineRule="auto"/>
        <w:jc w:val="both"/>
        <w:rPr>
          <w:rFonts w:ascii="Helvetica" w:hAnsi="Helvetica"/>
          <w:lang w:val="es-ES"/>
        </w:rPr>
      </w:pP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scent</w:t>
      </w:r>
      <w:proofErr w:type="spellEnd"/>
      <w:r w:rsidRPr="00623806">
        <w:rPr>
          <w:rFonts w:ascii="Helvetica" w:hAnsi="Helvetica"/>
          <w:lang w:val="es-ES"/>
        </w:rPr>
        <w:t xml:space="preserve"> </w:t>
      </w:r>
      <w:proofErr w:type="spellStart"/>
      <w:r w:rsidRPr="00623806">
        <w:rPr>
          <w:rFonts w:ascii="Helvetica" w:hAnsi="Helvetica"/>
          <w:lang w:val="es-ES"/>
        </w:rPr>
        <w:t>still</w:t>
      </w:r>
      <w:proofErr w:type="spellEnd"/>
      <w:r w:rsidRPr="00623806">
        <w:rPr>
          <w:rFonts w:ascii="Helvetica" w:hAnsi="Helvetica"/>
          <w:lang w:val="es-ES"/>
        </w:rPr>
        <w:t xml:space="preserve"> </w:t>
      </w:r>
      <w:proofErr w:type="spellStart"/>
      <w:r w:rsidRPr="00623806">
        <w:rPr>
          <w:rFonts w:ascii="Helvetica" w:hAnsi="Helvetica"/>
          <w:lang w:val="es-ES"/>
        </w:rPr>
        <w:t>clung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me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brand</w:t>
      </w:r>
      <w:proofErr w:type="spellEnd"/>
      <w:r w:rsidRPr="00623806">
        <w:rPr>
          <w:rFonts w:ascii="Helvetica" w:hAnsi="Helvetica"/>
          <w:lang w:val="es-ES"/>
        </w:rPr>
        <w:t>—</w:t>
      </w:r>
      <w:proofErr w:type="spellStart"/>
      <w:r w:rsidRPr="00623806">
        <w:rPr>
          <w:rFonts w:ascii="Helvetica" w:hAnsi="Helvetica"/>
          <w:lang w:val="es-ES"/>
        </w:rPr>
        <w:t>sweet</w:t>
      </w:r>
      <w:proofErr w:type="spellEnd"/>
      <w:r w:rsidRPr="00623806">
        <w:rPr>
          <w:rFonts w:ascii="Helvetica" w:hAnsi="Helvetica"/>
          <w:lang w:val="es-ES"/>
        </w:rPr>
        <w:t xml:space="preserve">, </w:t>
      </w:r>
      <w:proofErr w:type="spellStart"/>
      <w:r w:rsidRPr="00623806">
        <w:rPr>
          <w:rFonts w:ascii="Helvetica" w:hAnsi="Helvetica"/>
          <w:lang w:val="es-ES"/>
        </w:rPr>
        <w:t>thick</w:t>
      </w:r>
      <w:proofErr w:type="spellEnd"/>
      <w:r w:rsidRPr="00623806">
        <w:rPr>
          <w:rFonts w:ascii="Helvetica" w:hAnsi="Helvetica"/>
          <w:lang w:val="es-ES"/>
        </w:rPr>
        <w:t xml:space="preserve">, </w:t>
      </w:r>
      <w:proofErr w:type="spellStart"/>
      <w:r w:rsidRPr="00623806">
        <w:rPr>
          <w:rFonts w:ascii="Helvetica" w:hAnsi="Helvetica"/>
          <w:lang w:val="es-ES"/>
        </w:rPr>
        <w:t>unshakable</w:t>
      </w:r>
      <w:proofErr w:type="spellEnd"/>
      <w:r w:rsidRPr="00623806">
        <w:rPr>
          <w:rFonts w:ascii="Helvetica" w:hAnsi="Helvetica"/>
          <w:lang w:val="es-ES"/>
        </w:rPr>
        <w:t>.</w:t>
      </w:r>
    </w:p>
    <w:p w14:paraId="5FAA109A" w14:textId="5738F2E5" w:rsidR="007D7C07" w:rsidRPr="00623806" w:rsidRDefault="007D7C07" w:rsidP="002B70A4">
      <w:pPr>
        <w:pStyle w:val="Scene"/>
        <w:spacing w:line="276" w:lineRule="auto"/>
        <w:jc w:val="both"/>
        <w:rPr>
          <w:rFonts w:ascii="Helvetica" w:hAnsi="Helvetica"/>
          <w:lang w:val="es-ES"/>
        </w:rPr>
      </w:pP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hand</w:t>
      </w:r>
      <w:proofErr w:type="spellEnd"/>
      <w:r w:rsidRPr="00623806">
        <w:rPr>
          <w:rFonts w:ascii="Helvetica" w:hAnsi="Helvetica"/>
          <w:lang w:val="es-ES"/>
        </w:rPr>
        <w:t xml:space="preserv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let</w:t>
      </w:r>
      <w:proofErr w:type="spellEnd"/>
      <w:r w:rsidRPr="00623806">
        <w:rPr>
          <w:rFonts w:ascii="Helvetica" w:hAnsi="Helvetica"/>
          <w:lang w:val="es-ES"/>
        </w:rPr>
        <w:t xml:space="preserve"> </w:t>
      </w:r>
      <w:proofErr w:type="spellStart"/>
      <w:r w:rsidRPr="00623806">
        <w:rPr>
          <w:rFonts w:ascii="Helvetica" w:hAnsi="Helvetica"/>
          <w:lang w:val="es-ES"/>
        </w:rPr>
        <w:t>go</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arm</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blazing</w:t>
      </w:r>
      <w:proofErr w:type="spellEnd"/>
      <w:r w:rsidRPr="00623806">
        <w:rPr>
          <w:rFonts w:ascii="Helvetica" w:hAnsi="Helvetica"/>
          <w:lang w:val="es-ES"/>
        </w:rPr>
        <w:t xml:space="preserve"> </w:t>
      </w:r>
      <w:proofErr w:type="spellStart"/>
      <w:r w:rsidRPr="00623806">
        <w:rPr>
          <w:rFonts w:ascii="Helvetica" w:hAnsi="Helvetica"/>
          <w:lang w:val="es-ES"/>
        </w:rPr>
        <w:t>fire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desire</w:t>
      </w:r>
      <w:proofErr w:type="spellEnd"/>
      <w:r w:rsidRPr="00623806">
        <w:rPr>
          <w:rFonts w:ascii="Helvetica" w:hAnsi="Helvetica"/>
          <w:lang w:val="es-ES"/>
        </w:rPr>
        <w:t xml:space="preserve"> </w:t>
      </w:r>
      <w:proofErr w:type="spellStart"/>
      <w:r w:rsidRPr="00623806">
        <w:rPr>
          <w:rFonts w:ascii="Helvetica" w:hAnsi="Helvetica"/>
          <w:lang w:val="es-ES"/>
        </w:rPr>
        <w:t>clinging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skin.</w:t>
      </w:r>
    </w:p>
    <w:p w14:paraId="66EA979F" w14:textId="3ECB1F25" w:rsidR="007D7C07" w:rsidRPr="00623806" w:rsidRDefault="007D7C07" w:rsidP="002B70A4">
      <w:pPr>
        <w:pStyle w:val="Scene"/>
        <w:spacing w:line="276" w:lineRule="auto"/>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then</w:t>
      </w:r>
      <w:proofErr w:type="spellEnd"/>
      <w:r w:rsidRPr="00623806">
        <w:rPr>
          <w:rFonts w:ascii="Helvetica" w:hAnsi="Helvetica"/>
          <w:lang w:val="es-ES"/>
        </w:rPr>
        <w:t>—</w:t>
      </w:r>
    </w:p>
    <w:p w14:paraId="135CFBC6" w14:textId="1176B41F" w:rsidR="007D7C07" w:rsidRPr="00623806" w:rsidRDefault="007D7C07" w:rsidP="002B70A4">
      <w:pPr>
        <w:pStyle w:val="Scene"/>
        <w:spacing w:line="276" w:lineRule="auto"/>
        <w:jc w:val="both"/>
        <w:rPr>
          <w:rFonts w:ascii="Helvetica" w:hAnsi="Helvetica"/>
          <w:lang w:val="es-ES"/>
        </w:rPr>
      </w:pPr>
      <w:r w:rsidRPr="00623806">
        <w:rPr>
          <w:rFonts w:ascii="Helvetica" w:hAnsi="Helvetica"/>
          <w:lang w:val="es-ES"/>
        </w:rPr>
        <w:t xml:space="preserve">A </w:t>
      </w:r>
      <w:proofErr w:type="spellStart"/>
      <w:r w:rsidRPr="00623806">
        <w:rPr>
          <w:rFonts w:ascii="Helvetica" w:hAnsi="Helvetica"/>
          <w:lang w:val="es-ES"/>
        </w:rPr>
        <w:t>black</w:t>
      </w:r>
      <w:proofErr w:type="spellEnd"/>
      <w:r w:rsidRPr="00623806">
        <w:rPr>
          <w:rFonts w:ascii="Helvetica" w:hAnsi="Helvetica"/>
          <w:lang w:val="es-ES"/>
        </w:rPr>
        <w:t xml:space="preserve"> SUV </w:t>
      </w:r>
      <w:proofErr w:type="spellStart"/>
      <w:r w:rsidRPr="00623806">
        <w:rPr>
          <w:rFonts w:ascii="Helvetica" w:hAnsi="Helvetica"/>
          <w:lang w:val="es-ES"/>
        </w:rPr>
        <w:t>pulled</w:t>
      </w:r>
      <w:proofErr w:type="spellEnd"/>
      <w:r w:rsidRPr="00623806">
        <w:rPr>
          <w:rFonts w:ascii="Helvetica" w:hAnsi="Helvetica"/>
          <w:lang w:val="es-ES"/>
        </w:rPr>
        <w:t xml:space="preserve"> up </w:t>
      </w:r>
      <w:proofErr w:type="spellStart"/>
      <w:r w:rsidRPr="00623806">
        <w:rPr>
          <w:rFonts w:ascii="Helvetica" w:hAnsi="Helvetica"/>
          <w:lang w:val="es-ES"/>
        </w:rPr>
        <w:t>beside</w:t>
      </w:r>
      <w:proofErr w:type="spellEnd"/>
      <w:r w:rsidRPr="00623806">
        <w:rPr>
          <w:rFonts w:ascii="Helvetica" w:hAnsi="Helvetica"/>
          <w:lang w:val="es-ES"/>
        </w:rPr>
        <w:t xml:space="preserve"> </w:t>
      </w:r>
      <w:proofErr w:type="spellStart"/>
      <w:r w:rsidRPr="00623806">
        <w:rPr>
          <w:rFonts w:ascii="Helvetica" w:hAnsi="Helvetica"/>
          <w:lang w:val="es-ES"/>
        </w:rPr>
        <w:t>us</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a </w:t>
      </w:r>
      <w:proofErr w:type="spellStart"/>
      <w:r w:rsidRPr="00623806">
        <w:rPr>
          <w:rFonts w:ascii="Helvetica" w:hAnsi="Helvetica"/>
          <w:lang w:val="es-ES"/>
        </w:rPr>
        <w:t>low</w:t>
      </w:r>
      <w:proofErr w:type="spellEnd"/>
      <w:r w:rsidRPr="00623806">
        <w:rPr>
          <w:rFonts w:ascii="Helvetica" w:hAnsi="Helvetica"/>
          <w:lang w:val="es-ES"/>
        </w:rPr>
        <w:t xml:space="preserve"> </w:t>
      </w:r>
      <w:proofErr w:type="spellStart"/>
      <w:r w:rsidRPr="00623806">
        <w:rPr>
          <w:rFonts w:ascii="Helvetica" w:hAnsi="Helvetica"/>
          <w:lang w:val="es-ES"/>
        </w:rPr>
        <w:t>purr</w:t>
      </w:r>
      <w:proofErr w:type="spellEnd"/>
      <w:r w:rsidRPr="00623806">
        <w:rPr>
          <w:rFonts w:ascii="Helvetica" w:hAnsi="Helvetica"/>
          <w:lang w:val="es-ES"/>
        </w:rPr>
        <w:t>.</w:t>
      </w:r>
    </w:p>
    <w:p w14:paraId="62DC7297" w14:textId="11E8CF66" w:rsidR="007D7C07" w:rsidRPr="00623806" w:rsidRDefault="007D7C07" w:rsidP="002B70A4">
      <w:pPr>
        <w:pStyle w:val="Scene"/>
        <w:spacing w:line="276" w:lineRule="auto"/>
        <w:jc w:val="both"/>
        <w:rPr>
          <w:rFonts w:ascii="Helvetica" w:hAnsi="Helvetica"/>
          <w:lang w:val="es-ES"/>
        </w:rPr>
      </w:pPr>
      <w:proofErr w:type="spellStart"/>
      <w:r w:rsidRPr="00623806">
        <w:rPr>
          <w:rFonts w:ascii="Helvetica" w:hAnsi="Helvetica"/>
          <w:lang w:val="es-ES"/>
        </w:rPr>
        <w:t>William’s</w:t>
      </w:r>
      <w:proofErr w:type="spellEnd"/>
      <w:r w:rsidRPr="00623806">
        <w:rPr>
          <w:rFonts w:ascii="Helvetica" w:hAnsi="Helvetica"/>
          <w:lang w:val="es-ES"/>
        </w:rPr>
        <w:t xml:space="preserve"> </w:t>
      </w:r>
      <w:proofErr w:type="spellStart"/>
      <w:r w:rsidRPr="00623806">
        <w:rPr>
          <w:rFonts w:ascii="Helvetica" w:hAnsi="Helvetica"/>
          <w:lang w:val="es-ES"/>
        </w:rPr>
        <w:t>reaction</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immediate</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flashed</w:t>
      </w:r>
      <w:proofErr w:type="spellEnd"/>
      <w:r w:rsidRPr="00623806">
        <w:rPr>
          <w:rFonts w:ascii="Helvetica" w:hAnsi="Helvetica"/>
          <w:lang w:val="es-ES"/>
        </w:rPr>
        <w:t xml:space="preserve">, and a </w:t>
      </w:r>
      <w:proofErr w:type="spellStart"/>
      <w:r w:rsidRPr="00623806">
        <w:rPr>
          <w:rFonts w:ascii="Helvetica" w:hAnsi="Helvetica"/>
          <w:lang w:val="es-ES"/>
        </w:rPr>
        <w:t>sound</w:t>
      </w:r>
      <w:proofErr w:type="spellEnd"/>
      <w:r w:rsidRPr="00623806">
        <w:rPr>
          <w:rFonts w:ascii="Helvetica" w:hAnsi="Helvetica"/>
          <w:lang w:val="es-ES"/>
        </w:rPr>
        <w:t xml:space="preserve"> rose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throat</w:t>
      </w:r>
      <w:proofErr w:type="spellEnd"/>
      <w:r w:rsidRPr="00623806">
        <w:rPr>
          <w:rFonts w:ascii="Helvetica" w:hAnsi="Helvetica"/>
          <w:lang w:val="es-ES"/>
        </w:rPr>
        <w:t xml:space="preserve">—a </w:t>
      </w:r>
      <w:proofErr w:type="spellStart"/>
      <w:r w:rsidRPr="00623806">
        <w:rPr>
          <w:rFonts w:ascii="Helvetica" w:hAnsi="Helvetica"/>
          <w:lang w:val="es-ES"/>
        </w:rPr>
        <w:t>low</w:t>
      </w:r>
      <w:proofErr w:type="spellEnd"/>
      <w:r w:rsidRPr="00623806">
        <w:rPr>
          <w:rFonts w:ascii="Helvetica" w:hAnsi="Helvetica"/>
          <w:lang w:val="es-ES"/>
        </w:rPr>
        <w:t xml:space="preserve">, </w:t>
      </w:r>
      <w:proofErr w:type="spellStart"/>
      <w:r w:rsidRPr="00623806">
        <w:rPr>
          <w:rFonts w:ascii="Helvetica" w:hAnsi="Helvetica"/>
          <w:lang w:val="es-ES"/>
        </w:rPr>
        <w:t>guttural</w:t>
      </w:r>
      <w:proofErr w:type="spellEnd"/>
      <w:r w:rsidRPr="00623806">
        <w:rPr>
          <w:rFonts w:ascii="Helvetica" w:hAnsi="Helvetica"/>
          <w:lang w:val="es-ES"/>
        </w:rPr>
        <w:t xml:space="preserve"> </w:t>
      </w:r>
      <w:proofErr w:type="spellStart"/>
      <w:r w:rsidRPr="00623806">
        <w:rPr>
          <w:rFonts w:ascii="Helvetica" w:hAnsi="Helvetica"/>
          <w:lang w:val="es-ES"/>
        </w:rPr>
        <w:t>growl</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belong</w:t>
      </w:r>
      <w:proofErr w:type="spellEnd"/>
      <w:r w:rsidRPr="00623806">
        <w:rPr>
          <w:rFonts w:ascii="Helvetica" w:hAnsi="Helvetica"/>
          <w:lang w:val="es-ES"/>
        </w:rPr>
        <w:t xml:space="preserve"> in </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world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sound</w:t>
      </w:r>
      <w:proofErr w:type="spellEnd"/>
      <w:r w:rsidRPr="00623806">
        <w:rPr>
          <w:rFonts w:ascii="Helvetica" w:hAnsi="Helvetica"/>
          <w:lang w:val="es-ES"/>
        </w:rPr>
        <w:t xml:space="preserve"> </w:t>
      </w:r>
      <w:proofErr w:type="spellStart"/>
      <w:r w:rsidRPr="00623806">
        <w:rPr>
          <w:rFonts w:ascii="Helvetica" w:hAnsi="Helvetica"/>
          <w:lang w:val="es-ES"/>
        </w:rPr>
        <w:t>echoed</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spine</w:t>
      </w:r>
      <w:proofErr w:type="spellEnd"/>
      <w:r w:rsidRPr="00623806">
        <w:rPr>
          <w:rFonts w:ascii="Helvetica" w:hAnsi="Helvetica"/>
          <w:lang w:val="es-ES"/>
        </w:rPr>
        <w:t xml:space="preserve">, </w:t>
      </w:r>
      <w:proofErr w:type="spellStart"/>
      <w:r w:rsidRPr="00623806">
        <w:rPr>
          <w:rFonts w:ascii="Helvetica" w:hAnsi="Helvetica"/>
          <w:lang w:val="es-ES"/>
        </w:rPr>
        <w:t>resembling</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pounding</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thunder</w:t>
      </w:r>
      <w:proofErr w:type="spellEnd"/>
      <w:r w:rsidRPr="00623806">
        <w:rPr>
          <w:rFonts w:ascii="Helvetica" w:hAnsi="Helvetica"/>
          <w:lang w:val="es-ES"/>
        </w:rPr>
        <w:t xml:space="preserve"> in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bones</w:t>
      </w:r>
      <w:proofErr w:type="spellEnd"/>
      <w:r w:rsidRPr="00623806">
        <w:rPr>
          <w:rFonts w:ascii="Helvetica" w:hAnsi="Helvetica"/>
          <w:lang w:val="es-ES"/>
        </w:rPr>
        <w:t>.</w:t>
      </w:r>
    </w:p>
    <w:p w14:paraId="283294AA" w14:textId="2B693022" w:rsidR="007D7C07" w:rsidRPr="00623806" w:rsidRDefault="007D7C07" w:rsidP="002B70A4">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car </w:t>
      </w:r>
      <w:proofErr w:type="spellStart"/>
      <w:r w:rsidRPr="00623806">
        <w:rPr>
          <w:rFonts w:ascii="Helvetica" w:hAnsi="Helvetica"/>
          <w:lang w:val="es-ES"/>
        </w:rPr>
        <w:t>door</w:t>
      </w:r>
      <w:proofErr w:type="spellEnd"/>
      <w:r w:rsidRPr="00623806">
        <w:rPr>
          <w:rFonts w:ascii="Helvetica" w:hAnsi="Helvetica"/>
          <w:lang w:val="es-ES"/>
        </w:rPr>
        <w:t xml:space="preserve"> </w:t>
      </w:r>
      <w:proofErr w:type="spellStart"/>
      <w:r w:rsidRPr="00623806">
        <w:rPr>
          <w:rFonts w:ascii="Helvetica" w:hAnsi="Helvetica"/>
          <w:lang w:val="es-ES"/>
        </w:rPr>
        <w:t>opened</w:t>
      </w:r>
      <w:proofErr w:type="spellEnd"/>
      <w:r w:rsidRPr="00623806">
        <w:rPr>
          <w:rFonts w:ascii="Helvetica" w:hAnsi="Helvetica"/>
          <w:lang w:val="es-ES"/>
        </w:rPr>
        <w:t xml:space="preserve">. A </w:t>
      </w:r>
      <w:proofErr w:type="spellStart"/>
      <w:r w:rsidRPr="00623806">
        <w:rPr>
          <w:rFonts w:ascii="Helvetica" w:hAnsi="Helvetica"/>
          <w:lang w:val="es-ES"/>
        </w:rPr>
        <w:t>tall</w:t>
      </w:r>
      <w:proofErr w:type="spellEnd"/>
      <w:r w:rsidRPr="00623806">
        <w:rPr>
          <w:rFonts w:ascii="Helvetica" w:hAnsi="Helvetica"/>
          <w:lang w:val="es-ES"/>
        </w:rPr>
        <w:t xml:space="preserve"> </w:t>
      </w:r>
      <w:proofErr w:type="spellStart"/>
      <w:r w:rsidRPr="00623806">
        <w:rPr>
          <w:rFonts w:ascii="Helvetica" w:hAnsi="Helvetica"/>
          <w:lang w:val="es-ES"/>
        </w:rPr>
        <w:t>man</w:t>
      </w:r>
      <w:proofErr w:type="spellEnd"/>
      <w:r w:rsidRPr="00623806">
        <w:rPr>
          <w:rFonts w:ascii="Helvetica" w:hAnsi="Helvetica"/>
          <w:lang w:val="es-ES"/>
        </w:rPr>
        <w:t xml:space="preserve"> </w:t>
      </w:r>
      <w:proofErr w:type="spellStart"/>
      <w:r w:rsidRPr="00623806">
        <w:rPr>
          <w:rFonts w:ascii="Helvetica" w:hAnsi="Helvetica"/>
          <w:lang w:val="es-ES"/>
        </w:rPr>
        <w:t>stepped</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suit</w:t>
      </w:r>
      <w:proofErr w:type="spellEnd"/>
      <w:r w:rsidRPr="00623806">
        <w:rPr>
          <w:rFonts w:ascii="Helvetica" w:hAnsi="Helvetica"/>
          <w:lang w:val="es-ES"/>
        </w:rPr>
        <w:t xml:space="preserve"> </w:t>
      </w:r>
      <w:proofErr w:type="spellStart"/>
      <w:r w:rsidRPr="00623806">
        <w:rPr>
          <w:rFonts w:ascii="Helvetica" w:hAnsi="Helvetica"/>
          <w:lang w:val="es-ES"/>
        </w:rPr>
        <w:t>immaculate</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expression</w:t>
      </w:r>
      <w:proofErr w:type="spellEnd"/>
      <w:r w:rsidRPr="00623806">
        <w:rPr>
          <w:rFonts w:ascii="Helvetica" w:hAnsi="Helvetica"/>
          <w:lang w:val="es-ES"/>
        </w:rPr>
        <w:t xml:space="preserve"> </w:t>
      </w:r>
      <w:proofErr w:type="spellStart"/>
      <w:r w:rsidRPr="00623806">
        <w:rPr>
          <w:rFonts w:ascii="Helvetica" w:hAnsi="Helvetica"/>
          <w:lang w:val="es-ES"/>
        </w:rPr>
        <w:t>unreadable</w:t>
      </w:r>
      <w:proofErr w:type="spellEnd"/>
      <w:r w:rsidRPr="00623806">
        <w:rPr>
          <w:rFonts w:ascii="Helvetica" w:hAnsi="Helvetica"/>
          <w:lang w:val="es-ES"/>
        </w:rPr>
        <w:t>.</w:t>
      </w:r>
    </w:p>
    <w:p w14:paraId="7AE91F6C" w14:textId="1175356E" w:rsidR="007D7C07" w:rsidRPr="00623806" w:rsidRDefault="007D7C07" w:rsidP="002B70A4">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Your</w:t>
      </w:r>
      <w:proofErr w:type="spellEnd"/>
      <w:r w:rsidRPr="00623806">
        <w:rPr>
          <w:rFonts w:ascii="Helvetica" w:hAnsi="Helvetica"/>
          <w:lang w:val="es-ES"/>
        </w:rPr>
        <w:t xml:space="preserve"> </w:t>
      </w:r>
      <w:proofErr w:type="spellStart"/>
      <w:r w:rsidRPr="00623806">
        <w:rPr>
          <w:rFonts w:ascii="Helvetica" w:hAnsi="Helvetica"/>
          <w:lang w:val="es-ES"/>
        </w:rPr>
        <w:t>Majesty</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man</w:t>
      </w:r>
      <w:proofErr w:type="spellEnd"/>
      <w:r w:rsidRPr="00623806">
        <w:rPr>
          <w:rFonts w:ascii="Helvetica" w:hAnsi="Helvetica"/>
          <w:lang w:val="es-ES"/>
        </w:rPr>
        <w:t xml:space="preserve">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bowing</w:t>
      </w:r>
      <w:proofErr w:type="spellEnd"/>
      <w:r w:rsidRPr="00623806">
        <w:rPr>
          <w:rFonts w:ascii="Helvetica" w:hAnsi="Helvetica"/>
          <w:lang w:val="es-ES"/>
        </w:rPr>
        <w:t xml:space="preserve"> </w:t>
      </w:r>
      <w:proofErr w:type="spellStart"/>
      <w:r w:rsidRPr="00623806">
        <w:rPr>
          <w:rFonts w:ascii="Helvetica" w:hAnsi="Helvetica"/>
          <w:lang w:val="es-ES"/>
        </w:rPr>
        <w:t>slightly</w:t>
      </w:r>
      <w:proofErr w:type="spellEnd"/>
      <w:r w:rsidRPr="00623806">
        <w:rPr>
          <w:rFonts w:ascii="Helvetica" w:hAnsi="Helvetica"/>
          <w:lang w:val="es-ES"/>
        </w:rPr>
        <w:t xml:space="preserve">. </w:t>
      </w:r>
      <w:proofErr w:type="spellStart"/>
      <w:r w:rsidRPr="00623806">
        <w:rPr>
          <w:rFonts w:ascii="Helvetica" w:hAnsi="Helvetica"/>
          <w:lang w:val="es-ES"/>
        </w:rPr>
        <w:t>Then</w:t>
      </w:r>
      <w:proofErr w:type="spellEnd"/>
      <w:r w:rsidRPr="00623806">
        <w:rPr>
          <w:rFonts w:ascii="Helvetica" w:hAnsi="Helvetica"/>
          <w:lang w:val="es-ES"/>
        </w:rPr>
        <w:t xml:space="preserve"> he </w:t>
      </w:r>
      <w:proofErr w:type="spellStart"/>
      <w:r w:rsidRPr="00623806">
        <w:rPr>
          <w:rFonts w:ascii="Helvetica" w:hAnsi="Helvetica"/>
          <w:lang w:val="es-ES"/>
        </w:rPr>
        <w:t>opened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passenger</w:t>
      </w:r>
      <w:proofErr w:type="spellEnd"/>
      <w:r w:rsidRPr="00623806">
        <w:rPr>
          <w:rFonts w:ascii="Helvetica" w:hAnsi="Helvetica"/>
          <w:lang w:val="es-ES"/>
        </w:rPr>
        <w:t xml:space="preserve"> </w:t>
      </w:r>
      <w:proofErr w:type="spellStart"/>
      <w:r w:rsidRPr="00623806">
        <w:rPr>
          <w:rFonts w:ascii="Helvetica" w:hAnsi="Helvetica"/>
          <w:lang w:val="es-ES"/>
        </w:rPr>
        <w:t>door</w:t>
      </w:r>
      <w:proofErr w:type="spellEnd"/>
      <w:r w:rsidRPr="00623806">
        <w:rPr>
          <w:rFonts w:ascii="Helvetica" w:hAnsi="Helvetica"/>
          <w:lang w:val="es-ES"/>
        </w:rPr>
        <w:t xml:space="preserve">, holding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practiced</w:t>
      </w:r>
      <w:proofErr w:type="spellEnd"/>
      <w:r w:rsidRPr="00623806">
        <w:rPr>
          <w:rFonts w:ascii="Helvetica" w:hAnsi="Helvetica"/>
          <w:lang w:val="es-ES"/>
        </w:rPr>
        <w:t xml:space="preserve"> </w:t>
      </w:r>
      <w:proofErr w:type="spellStart"/>
      <w:r w:rsidRPr="00623806">
        <w:rPr>
          <w:rFonts w:ascii="Helvetica" w:hAnsi="Helvetica"/>
          <w:lang w:val="es-ES"/>
        </w:rPr>
        <w:t>precision</w:t>
      </w:r>
      <w:proofErr w:type="spellEnd"/>
      <w:r w:rsidRPr="00623806">
        <w:rPr>
          <w:rFonts w:ascii="Helvetica" w:hAnsi="Helvetica"/>
          <w:lang w:val="es-ES"/>
        </w:rPr>
        <w:t>.</w:t>
      </w:r>
    </w:p>
    <w:p w14:paraId="0941B18E" w14:textId="2C1888D9" w:rsidR="007D7C07" w:rsidRPr="00623806" w:rsidRDefault="007D7C07" w:rsidP="002B70A4">
      <w:pPr>
        <w:pStyle w:val="Scene"/>
        <w:spacing w:line="276" w:lineRule="auto"/>
        <w:jc w:val="both"/>
        <w:rPr>
          <w:rFonts w:ascii="Helvetica" w:hAnsi="Helvetica"/>
          <w:lang w:val="es-ES"/>
        </w:rPr>
      </w:pPr>
      <w:proofErr w:type="spellStart"/>
      <w:r w:rsidRPr="00623806">
        <w:rPr>
          <w:rFonts w:ascii="Helvetica" w:hAnsi="Helvetica"/>
          <w:lang w:val="es-ES"/>
        </w:rPr>
        <w:lastRenderedPageBreak/>
        <w:t>Your</w:t>
      </w:r>
      <w:proofErr w:type="spellEnd"/>
      <w:r w:rsidRPr="00623806">
        <w:rPr>
          <w:rFonts w:ascii="Helvetica" w:hAnsi="Helvetica"/>
          <w:lang w:val="es-ES"/>
        </w:rPr>
        <w:t xml:space="preserve"> </w:t>
      </w:r>
      <w:proofErr w:type="spellStart"/>
      <w:r w:rsidRPr="00623806">
        <w:rPr>
          <w:rFonts w:ascii="Helvetica" w:hAnsi="Helvetica"/>
          <w:lang w:val="es-ES"/>
        </w:rPr>
        <w:t>Majesty</w:t>
      </w:r>
      <w:proofErr w:type="spellEnd"/>
      <w:r w:rsidRPr="00623806">
        <w:rPr>
          <w:rFonts w:ascii="Helvetica" w:hAnsi="Helvetica"/>
          <w:lang w:val="es-ES"/>
        </w:rPr>
        <w:t>?</w:t>
      </w:r>
    </w:p>
    <w:p w14:paraId="57B61F48" w14:textId="53E4F419" w:rsidR="007D7C07" w:rsidRPr="00623806" w:rsidRDefault="007D7C07" w:rsidP="002B70A4">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words</w:t>
      </w:r>
      <w:proofErr w:type="spellEnd"/>
      <w:r w:rsidRPr="00623806">
        <w:rPr>
          <w:rFonts w:ascii="Helvetica" w:hAnsi="Helvetica"/>
          <w:lang w:val="es-ES"/>
        </w:rPr>
        <w:t xml:space="preserve"> </w:t>
      </w:r>
      <w:proofErr w:type="spellStart"/>
      <w:r w:rsidRPr="00623806">
        <w:rPr>
          <w:rFonts w:ascii="Helvetica" w:hAnsi="Helvetica"/>
          <w:lang w:val="es-ES"/>
        </w:rPr>
        <w:t>echoed</w:t>
      </w:r>
      <w:proofErr w:type="spellEnd"/>
      <w:r w:rsidRPr="00623806">
        <w:rPr>
          <w:rFonts w:ascii="Helvetica" w:hAnsi="Helvetica"/>
          <w:lang w:val="es-ES"/>
        </w:rPr>
        <w:t xml:space="preserve"> in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skull</w:t>
      </w:r>
      <w:proofErr w:type="spellEnd"/>
      <w:r w:rsidRPr="00623806">
        <w:rPr>
          <w:rFonts w:ascii="Helvetica" w:hAnsi="Helvetica"/>
          <w:lang w:val="es-ES"/>
        </w:rPr>
        <w:t>.</w:t>
      </w:r>
    </w:p>
    <w:p w14:paraId="6A3E2666" w14:textId="3D16BA58" w:rsidR="007D7C07" w:rsidRPr="00623806" w:rsidRDefault="007D7C07" w:rsidP="002B70A4">
      <w:pPr>
        <w:pStyle w:val="Scene"/>
        <w:spacing w:line="276" w:lineRule="auto"/>
        <w:jc w:val="both"/>
        <w:rPr>
          <w:rFonts w:ascii="Helvetica" w:hAnsi="Helvetica"/>
          <w:lang w:val="es-ES"/>
        </w:rPr>
      </w:pPr>
      <w:r w:rsidRPr="00623806">
        <w:rPr>
          <w:rFonts w:ascii="Helvetica" w:hAnsi="Helvetica"/>
          <w:lang w:val="es-ES"/>
        </w:rPr>
        <w:t xml:space="preserve">William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move</w:t>
      </w:r>
      <w:proofErr w:type="spellEnd"/>
      <w:r w:rsidRPr="00623806">
        <w:rPr>
          <w:rFonts w:ascii="Helvetica" w:hAnsi="Helvetica"/>
          <w:lang w:val="es-ES"/>
        </w:rPr>
        <w:t xml:space="preserve"> at </w:t>
      </w:r>
      <w:proofErr w:type="spellStart"/>
      <w:r w:rsidRPr="00623806">
        <w:rPr>
          <w:rFonts w:ascii="Helvetica" w:hAnsi="Helvetica"/>
          <w:lang w:val="es-ES"/>
        </w:rPr>
        <w:t>first</w:t>
      </w:r>
      <w:proofErr w:type="spellEnd"/>
      <w:r w:rsidRPr="00623806">
        <w:rPr>
          <w:rFonts w:ascii="Helvetica" w:hAnsi="Helvetica"/>
          <w:lang w:val="es-ES"/>
        </w:rPr>
        <w:t xml:space="preserve">. He </w:t>
      </w:r>
      <w:proofErr w:type="spellStart"/>
      <w:r w:rsidRPr="00623806">
        <w:rPr>
          <w:rFonts w:ascii="Helvetica" w:hAnsi="Helvetica"/>
          <w:lang w:val="es-ES"/>
        </w:rPr>
        <w:t>stared</w:t>
      </w:r>
      <w:proofErr w:type="spellEnd"/>
      <w:r w:rsidRPr="00623806">
        <w:rPr>
          <w:rFonts w:ascii="Helvetica" w:hAnsi="Helvetica"/>
          <w:lang w:val="es-ES"/>
        </w:rPr>
        <w:t xml:space="preserve"> at me,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same</w:t>
      </w:r>
      <w:proofErr w:type="spellEnd"/>
      <w:r w:rsidRPr="00623806">
        <w:rPr>
          <w:rFonts w:ascii="Helvetica" w:hAnsi="Helvetica"/>
          <w:lang w:val="es-ES"/>
        </w:rPr>
        <w:t xml:space="preserve"> </w:t>
      </w:r>
      <w:proofErr w:type="spellStart"/>
      <w:r w:rsidRPr="00623806">
        <w:rPr>
          <w:rFonts w:ascii="Helvetica" w:hAnsi="Helvetica"/>
          <w:lang w:val="es-ES"/>
        </w:rPr>
        <w:t>strange</w:t>
      </w:r>
      <w:proofErr w:type="spellEnd"/>
      <w:r w:rsidRPr="00623806">
        <w:rPr>
          <w:rFonts w:ascii="Helvetica" w:hAnsi="Helvetica"/>
          <w:lang w:val="es-ES"/>
        </w:rPr>
        <w:t xml:space="preserve"> </w:t>
      </w:r>
      <w:proofErr w:type="spellStart"/>
      <w:r w:rsidRPr="00623806">
        <w:rPr>
          <w:rFonts w:ascii="Helvetica" w:hAnsi="Helvetica"/>
          <w:lang w:val="es-ES"/>
        </w:rPr>
        <w:t>heat</w:t>
      </w:r>
      <w:proofErr w:type="spellEnd"/>
      <w:r w:rsidRPr="00623806">
        <w:rPr>
          <w:rFonts w:ascii="Helvetica" w:hAnsi="Helvetica"/>
          <w:lang w:val="es-ES"/>
        </w:rPr>
        <w:t xml:space="preserve"> </w:t>
      </w:r>
      <w:proofErr w:type="spellStart"/>
      <w:r w:rsidRPr="00623806">
        <w:rPr>
          <w:rFonts w:ascii="Helvetica" w:hAnsi="Helvetica"/>
          <w:lang w:val="es-ES"/>
        </w:rPr>
        <w:t>simmering</w:t>
      </w:r>
      <w:proofErr w:type="spellEnd"/>
      <w:r w:rsidRPr="00623806">
        <w:rPr>
          <w:rFonts w:ascii="Helvetica" w:hAnsi="Helvetica"/>
          <w:lang w:val="es-ES"/>
        </w:rPr>
        <w:t xml:space="preserve"> </w:t>
      </w:r>
      <w:proofErr w:type="spellStart"/>
      <w:r w:rsidRPr="00623806">
        <w:rPr>
          <w:rFonts w:ascii="Helvetica" w:hAnsi="Helvetica"/>
          <w:lang w:val="es-ES"/>
        </w:rPr>
        <w:t>beneath</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skin. </w:t>
      </w:r>
      <w:proofErr w:type="spellStart"/>
      <w:r w:rsidRPr="00623806">
        <w:rPr>
          <w:rFonts w:ascii="Helvetica" w:hAnsi="Helvetica"/>
          <w:lang w:val="es-ES"/>
        </w:rPr>
        <w:t>Like</w:t>
      </w:r>
      <w:proofErr w:type="spellEnd"/>
      <w:r w:rsidRPr="00623806">
        <w:rPr>
          <w:rFonts w:ascii="Helvetica" w:hAnsi="Helvetica"/>
          <w:lang w:val="es-ES"/>
        </w:rPr>
        <w:t xml:space="preserve"> he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want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let</w:t>
      </w:r>
      <w:proofErr w:type="spellEnd"/>
      <w:r w:rsidRPr="00623806">
        <w:rPr>
          <w:rFonts w:ascii="Helvetica" w:hAnsi="Helvetica"/>
          <w:lang w:val="es-ES"/>
        </w:rPr>
        <w:t xml:space="preserve"> </w:t>
      </w:r>
      <w:proofErr w:type="spellStart"/>
      <w:r w:rsidRPr="00623806">
        <w:rPr>
          <w:rFonts w:ascii="Helvetica" w:hAnsi="Helvetica"/>
          <w:lang w:val="es-ES"/>
        </w:rPr>
        <w:t>go</w:t>
      </w:r>
      <w:proofErr w:type="spellEnd"/>
      <w:r w:rsidRPr="00623806">
        <w:rPr>
          <w:rFonts w:ascii="Helvetica" w:hAnsi="Helvetica"/>
          <w:lang w:val="es-ES"/>
        </w:rPr>
        <w:t>.</w:t>
      </w:r>
    </w:p>
    <w:p w14:paraId="4CC28AFC" w14:textId="2BF79391" w:rsidR="007D7C07" w:rsidRPr="00623806" w:rsidRDefault="007D7C07" w:rsidP="002B70A4">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released</w:t>
      </w:r>
      <w:proofErr w:type="spellEnd"/>
      <w:r w:rsidRPr="00623806">
        <w:rPr>
          <w:rFonts w:ascii="Helvetica" w:hAnsi="Helvetica"/>
          <w:lang w:val="es-ES"/>
        </w:rPr>
        <w:t xml:space="preserve"> me </w:t>
      </w:r>
      <w:proofErr w:type="spellStart"/>
      <w:r w:rsidRPr="00623806">
        <w:rPr>
          <w:rFonts w:ascii="Helvetica" w:hAnsi="Helvetica"/>
          <w:lang w:val="es-ES"/>
        </w:rPr>
        <w:t>slowly</w:t>
      </w:r>
      <w:proofErr w:type="spellEnd"/>
      <w:r w:rsidRPr="00623806">
        <w:rPr>
          <w:rFonts w:ascii="Helvetica" w:hAnsi="Helvetica"/>
          <w:lang w:val="es-ES"/>
        </w:rPr>
        <w:t xml:space="preserve">, </w:t>
      </w:r>
      <w:proofErr w:type="spellStart"/>
      <w:r w:rsidRPr="00623806">
        <w:rPr>
          <w:rFonts w:ascii="Helvetica" w:hAnsi="Helvetica"/>
          <w:lang w:val="es-ES"/>
        </w:rPr>
        <w:t>fingers</w:t>
      </w:r>
      <w:proofErr w:type="spellEnd"/>
      <w:r w:rsidRPr="00623806">
        <w:rPr>
          <w:rFonts w:ascii="Helvetica" w:hAnsi="Helvetica"/>
          <w:lang w:val="es-ES"/>
        </w:rPr>
        <w:t xml:space="preserve"> </w:t>
      </w:r>
      <w:proofErr w:type="spellStart"/>
      <w:r w:rsidRPr="00623806">
        <w:rPr>
          <w:rFonts w:ascii="Helvetica" w:hAnsi="Helvetica"/>
          <w:lang w:val="es-ES"/>
        </w:rPr>
        <w:t>trailing</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arm</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he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trying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imprint</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skin.</w:t>
      </w:r>
    </w:p>
    <w:p w14:paraId="5B3081D7" w14:textId="78505696" w:rsidR="007D7C07" w:rsidRPr="00623806" w:rsidRDefault="007D7C07" w:rsidP="002B70A4">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shall</w:t>
      </w:r>
      <w:proofErr w:type="spellEnd"/>
      <w:r w:rsidRPr="00623806">
        <w:rPr>
          <w:rFonts w:ascii="Helvetica" w:hAnsi="Helvetica"/>
          <w:lang w:val="es-ES"/>
        </w:rPr>
        <w:t xml:space="preserve"> </w:t>
      </w:r>
      <w:proofErr w:type="spellStart"/>
      <w:r w:rsidRPr="00623806">
        <w:rPr>
          <w:rFonts w:ascii="Helvetica" w:hAnsi="Helvetica"/>
          <w:lang w:val="es-ES"/>
        </w:rPr>
        <w:t>see</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around</w:t>
      </w:r>
      <w:proofErr w:type="spellEnd"/>
      <w:r w:rsidRPr="00623806">
        <w:rPr>
          <w:rFonts w:ascii="Helvetica" w:hAnsi="Helvetica"/>
          <w:lang w:val="es-ES"/>
        </w:rPr>
        <w:t xml:space="preserve">,” he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softly</w:t>
      </w:r>
      <w:proofErr w:type="spellEnd"/>
    </w:p>
    <w:p w14:paraId="56569E52" w14:textId="04E1DA40" w:rsidR="007D7C07" w:rsidRPr="00623806" w:rsidRDefault="007D7C07" w:rsidP="002B70A4">
      <w:pPr>
        <w:pStyle w:val="Scene"/>
        <w:spacing w:line="276" w:lineRule="auto"/>
        <w:jc w:val="both"/>
        <w:rPr>
          <w:rFonts w:ascii="Helvetica" w:hAnsi="Helvetica"/>
          <w:lang w:val="es-ES"/>
        </w:rPr>
      </w:pPr>
      <w:proofErr w:type="spellStart"/>
      <w:r w:rsidRPr="00623806">
        <w:rPr>
          <w:rFonts w:ascii="Helvetica" w:hAnsi="Helvetica"/>
          <w:lang w:val="es-ES"/>
        </w:rPr>
        <w:t>Then</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a </w:t>
      </w:r>
      <w:proofErr w:type="spellStart"/>
      <w:r w:rsidRPr="00623806">
        <w:rPr>
          <w:rFonts w:ascii="Helvetica" w:hAnsi="Helvetica"/>
          <w:lang w:val="es-ES"/>
        </w:rPr>
        <w:t>flicker</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a </w:t>
      </w:r>
      <w:proofErr w:type="spellStart"/>
      <w:r w:rsidRPr="00623806">
        <w:rPr>
          <w:rFonts w:ascii="Helvetica" w:hAnsi="Helvetica"/>
          <w:lang w:val="es-ES"/>
        </w:rPr>
        <w:t>smile</w:t>
      </w:r>
      <w:proofErr w:type="spellEnd"/>
      <w:r w:rsidRPr="00623806">
        <w:rPr>
          <w:rFonts w:ascii="Helvetica" w:hAnsi="Helvetica"/>
          <w:lang w:val="es-ES"/>
        </w:rPr>
        <w:t>—</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sharp</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be </w:t>
      </w:r>
      <w:proofErr w:type="spellStart"/>
      <w:r w:rsidRPr="00623806">
        <w:rPr>
          <w:rFonts w:ascii="Helvetica" w:hAnsi="Helvetica"/>
          <w:lang w:val="es-ES"/>
        </w:rPr>
        <w:t>kind</w:t>
      </w:r>
      <w:proofErr w:type="spellEnd"/>
      <w:r w:rsidRPr="00623806">
        <w:rPr>
          <w:rFonts w:ascii="Helvetica" w:hAnsi="Helvetica"/>
          <w:lang w:val="es-ES"/>
        </w:rPr>
        <w:t xml:space="preserve">—he </w:t>
      </w:r>
      <w:proofErr w:type="spellStart"/>
      <w:r w:rsidRPr="00623806">
        <w:rPr>
          <w:rFonts w:ascii="Helvetica" w:hAnsi="Helvetica"/>
          <w:lang w:val="es-ES"/>
        </w:rPr>
        <w:t>added</w:t>
      </w:r>
      <w:proofErr w:type="spellEnd"/>
      <w:r w:rsidRPr="00623806">
        <w:rPr>
          <w:rFonts w:ascii="Helvetica" w:hAnsi="Helvetica"/>
          <w:lang w:val="es-ES"/>
        </w:rPr>
        <w:t>, “</w:t>
      </w:r>
      <w:proofErr w:type="spellStart"/>
      <w:r w:rsidRPr="00623806">
        <w:rPr>
          <w:rFonts w:ascii="Helvetica" w:hAnsi="Helvetica"/>
          <w:lang w:val="es-ES"/>
        </w:rPr>
        <w:t>My</w:t>
      </w:r>
      <w:proofErr w:type="spellEnd"/>
      <w:r w:rsidRPr="00623806">
        <w:rPr>
          <w:rFonts w:ascii="Helvetica" w:hAnsi="Helvetica"/>
          <w:lang w:val="es-ES"/>
        </w:rPr>
        <w:t xml:space="preserve"> Luna.”</w:t>
      </w:r>
    </w:p>
    <w:p w14:paraId="4F5F9D4B" w14:textId="4A5A4A51" w:rsidR="007D7C07" w:rsidRPr="00623806" w:rsidRDefault="007D7C07" w:rsidP="002B70A4">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slipped</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SUV, and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door</w:t>
      </w:r>
      <w:proofErr w:type="spellEnd"/>
      <w:r w:rsidRPr="00623806">
        <w:rPr>
          <w:rFonts w:ascii="Helvetica" w:hAnsi="Helvetica"/>
          <w:lang w:val="es-ES"/>
        </w:rPr>
        <w:t xml:space="preserve"> </w:t>
      </w:r>
      <w:proofErr w:type="spellStart"/>
      <w:r w:rsidRPr="00623806">
        <w:rPr>
          <w:rFonts w:ascii="Helvetica" w:hAnsi="Helvetica"/>
          <w:lang w:val="es-ES"/>
        </w:rPr>
        <w:t>closed</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a final, </w:t>
      </w:r>
      <w:proofErr w:type="spellStart"/>
      <w:r w:rsidRPr="00623806">
        <w:rPr>
          <w:rFonts w:ascii="Helvetica" w:hAnsi="Helvetica"/>
          <w:lang w:val="es-ES"/>
        </w:rPr>
        <w:t>echoing</w:t>
      </w:r>
      <w:proofErr w:type="spellEnd"/>
      <w:r w:rsidRPr="00623806">
        <w:rPr>
          <w:rFonts w:ascii="Helvetica" w:hAnsi="Helvetica"/>
          <w:lang w:val="es-ES"/>
        </w:rPr>
        <w:t xml:space="preserve"> </w:t>
      </w:r>
      <w:proofErr w:type="spellStart"/>
      <w:proofErr w:type="gramStart"/>
      <w:r w:rsidRPr="00623806">
        <w:rPr>
          <w:rFonts w:ascii="Helvetica" w:hAnsi="Helvetica"/>
          <w:lang w:val="es-ES"/>
        </w:rPr>
        <w:t>click</w:t>
      </w:r>
      <w:proofErr w:type="spellEnd"/>
      <w:proofErr w:type="gram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vehicle</w:t>
      </w:r>
      <w:proofErr w:type="spellEnd"/>
      <w:r w:rsidRPr="00623806">
        <w:rPr>
          <w:rFonts w:ascii="Helvetica" w:hAnsi="Helvetica"/>
          <w:lang w:val="es-ES"/>
        </w:rPr>
        <w:t xml:space="preserve"> </w:t>
      </w:r>
      <w:proofErr w:type="spellStart"/>
      <w:r w:rsidRPr="00623806">
        <w:rPr>
          <w:rFonts w:ascii="Helvetica" w:hAnsi="Helvetica"/>
          <w:lang w:val="es-ES"/>
        </w:rPr>
        <w:t>glided</w:t>
      </w:r>
      <w:proofErr w:type="spellEnd"/>
      <w:r w:rsidRPr="00623806">
        <w:rPr>
          <w:rFonts w:ascii="Helvetica" w:hAnsi="Helvetica"/>
          <w:lang w:val="es-ES"/>
        </w:rPr>
        <w:t xml:space="preserve"> </w:t>
      </w:r>
      <w:proofErr w:type="spellStart"/>
      <w:r w:rsidRPr="00623806">
        <w:rPr>
          <w:rFonts w:ascii="Helvetica" w:hAnsi="Helvetica"/>
          <w:lang w:val="es-ES"/>
        </w:rPr>
        <w:t>away</w:t>
      </w:r>
      <w:proofErr w:type="spellEnd"/>
      <w:r w:rsidRPr="00623806">
        <w:rPr>
          <w:rFonts w:ascii="Helvetica" w:hAnsi="Helvetica"/>
          <w:lang w:val="es-ES"/>
        </w:rPr>
        <w:t xml:space="preserve">, </w:t>
      </w:r>
      <w:proofErr w:type="spellStart"/>
      <w:r w:rsidRPr="00623806">
        <w:rPr>
          <w:rFonts w:ascii="Helvetica" w:hAnsi="Helvetica"/>
          <w:lang w:val="es-ES"/>
        </w:rPr>
        <w:t>leaving</w:t>
      </w:r>
      <w:proofErr w:type="spellEnd"/>
      <w:r w:rsidRPr="00623806">
        <w:rPr>
          <w:rFonts w:ascii="Helvetica" w:hAnsi="Helvetica"/>
          <w:lang w:val="es-ES"/>
        </w:rPr>
        <w:t xml:space="preserve"> me </w:t>
      </w:r>
      <w:proofErr w:type="spellStart"/>
      <w:r w:rsidRPr="00623806">
        <w:rPr>
          <w:rFonts w:ascii="Helvetica" w:hAnsi="Helvetica"/>
          <w:lang w:val="es-ES"/>
        </w:rPr>
        <w:t>frozen</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sidewalk</w:t>
      </w:r>
      <w:proofErr w:type="spellEnd"/>
      <w:r w:rsidRPr="00623806">
        <w:rPr>
          <w:rFonts w:ascii="Helvetica" w:hAnsi="Helvetica"/>
          <w:lang w:val="es-ES"/>
        </w:rPr>
        <w:t>.</w:t>
      </w:r>
    </w:p>
    <w:p w14:paraId="151B5C4D" w14:textId="0D5D6F8E" w:rsidR="007D7C07" w:rsidRPr="00623806" w:rsidRDefault="007D7C07" w:rsidP="002B70A4">
      <w:pPr>
        <w:pStyle w:val="Scene"/>
        <w:spacing w:line="276" w:lineRule="auto"/>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heart</w:t>
      </w:r>
      <w:proofErr w:type="spellEnd"/>
      <w:r w:rsidRPr="00623806">
        <w:rPr>
          <w:rFonts w:ascii="Helvetica" w:hAnsi="Helvetica"/>
          <w:lang w:val="es-ES"/>
        </w:rPr>
        <w:t xml:space="preserve"> </w:t>
      </w:r>
      <w:proofErr w:type="spellStart"/>
      <w:r w:rsidRPr="00623806">
        <w:rPr>
          <w:rFonts w:ascii="Helvetica" w:hAnsi="Helvetica"/>
          <w:lang w:val="es-ES"/>
        </w:rPr>
        <w:t>pounded</w:t>
      </w:r>
      <w:proofErr w:type="spellEnd"/>
      <w:r w:rsidRPr="00623806">
        <w:rPr>
          <w:rFonts w:ascii="Helvetica" w:hAnsi="Helvetica"/>
          <w:lang w:val="es-ES"/>
        </w:rPr>
        <w:t xml:space="preserve"> </w:t>
      </w:r>
      <w:proofErr w:type="spellStart"/>
      <w:r w:rsidRPr="00623806">
        <w:rPr>
          <w:rFonts w:ascii="Helvetica" w:hAnsi="Helvetica"/>
          <w:lang w:val="es-ES"/>
        </w:rPr>
        <w:t>against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chest</w:t>
      </w:r>
      <w:proofErr w:type="spellEnd"/>
      <w:r w:rsidRPr="00623806">
        <w:rPr>
          <w:rFonts w:ascii="Helvetica" w:hAnsi="Helvetica"/>
          <w:lang w:val="es-ES"/>
        </w:rPr>
        <w:t>.</w:t>
      </w:r>
    </w:p>
    <w:p w14:paraId="76F3E057" w14:textId="03D7EAF5" w:rsidR="007D7C07" w:rsidRPr="00623806" w:rsidRDefault="007D7C07" w:rsidP="002B70A4">
      <w:pPr>
        <w:pStyle w:val="Scene"/>
        <w:spacing w:line="276" w:lineRule="auto"/>
        <w:jc w:val="both"/>
        <w:rPr>
          <w:rFonts w:ascii="Helvetica" w:hAnsi="Helvetica"/>
          <w:lang w:val="es-ES"/>
        </w:rPr>
      </w:pPr>
      <w:proofErr w:type="gramStart"/>
      <w:r w:rsidRPr="00623806">
        <w:rPr>
          <w:rFonts w:ascii="Helvetica" w:hAnsi="Helvetica"/>
          <w:lang w:val="es-ES"/>
        </w:rPr>
        <w:t>Luna?</w:t>
      </w:r>
      <w:proofErr w:type="gramEnd"/>
    </w:p>
    <w:p w14:paraId="62873F4F" w14:textId="242D95C8" w:rsidR="007D7C07" w:rsidRPr="00623806" w:rsidRDefault="007D7C07" w:rsidP="002B70A4">
      <w:pPr>
        <w:pStyle w:val="Scene"/>
        <w:spacing w:line="276" w:lineRule="auto"/>
        <w:jc w:val="both"/>
        <w:rPr>
          <w:rFonts w:ascii="Helvetica" w:hAnsi="Helvetica"/>
          <w:lang w:val="es-ES"/>
        </w:rPr>
      </w:pPr>
      <w:proofErr w:type="spellStart"/>
      <w:r w:rsidRPr="00623806">
        <w:rPr>
          <w:rFonts w:ascii="Helvetica" w:hAnsi="Helvetica"/>
          <w:lang w:val="es-ES"/>
        </w:rPr>
        <w:t>Your</w:t>
      </w:r>
      <w:proofErr w:type="spellEnd"/>
      <w:r w:rsidRPr="00623806">
        <w:rPr>
          <w:rFonts w:ascii="Helvetica" w:hAnsi="Helvetica"/>
          <w:lang w:val="es-ES"/>
        </w:rPr>
        <w:t xml:space="preserve"> </w:t>
      </w:r>
      <w:proofErr w:type="spellStart"/>
      <w:r w:rsidRPr="00623806">
        <w:rPr>
          <w:rFonts w:ascii="Helvetica" w:hAnsi="Helvetica"/>
          <w:lang w:val="es-ES"/>
        </w:rPr>
        <w:t>Majesty</w:t>
      </w:r>
      <w:proofErr w:type="spellEnd"/>
      <w:r w:rsidRPr="00623806">
        <w:rPr>
          <w:rFonts w:ascii="Helvetica" w:hAnsi="Helvetica"/>
          <w:lang w:val="es-ES"/>
        </w:rPr>
        <w:t>?</w:t>
      </w:r>
    </w:p>
    <w:p w14:paraId="53B64943" w14:textId="7D68450A" w:rsidR="007D7C07" w:rsidRPr="00623806" w:rsidRDefault="007D7C07" w:rsidP="002B70A4">
      <w:pPr>
        <w:pStyle w:val="Scene"/>
        <w:spacing w:line="276" w:lineRule="auto"/>
        <w:jc w:val="both"/>
        <w:rPr>
          <w:rFonts w:ascii="Helvetica" w:hAnsi="Helvetica"/>
          <w:lang w:val="es-ES"/>
        </w:rPr>
      </w:pPr>
      <w:proofErr w:type="spellStart"/>
      <w:r w:rsidRPr="00623806">
        <w:rPr>
          <w:rFonts w:ascii="Helvetica" w:hAnsi="Helvetica"/>
          <w:lang w:val="es-ES"/>
        </w:rPr>
        <w:t>What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hell</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going</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w:t>
      </w:r>
    </w:p>
    <w:p w14:paraId="1D6ED951" w14:textId="4D517DF7" w:rsidR="007D7C07" w:rsidRPr="00623806" w:rsidRDefault="007D7C07" w:rsidP="002B70A4">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stood</w:t>
      </w:r>
      <w:proofErr w:type="spellEnd"/>
      <w:r w:rsidRPr="00623806">
        <w:rPr>
          <w:rFonts w:ascii="Helvetica" w:hAnsi="Helvetica"/>
          <w:lang w:val="es-ES"/>
        </w:rPr>
        <w:t xml:space="preserve"> </w:t>
      </w:r>
      <w:proofErr w:type="spellStart"/>
      <w:r w:rsidRPr="00623806">
        <w:rPr>
          <w:rFonts w:ascii="Helvetica" w:hAnsi="Helvetica"/>
          <w:lang w:val="es-ES"/>
        </w:rPr>
        <w:t>there</w:t>
      </w:r>
      <w:proofErr w:type="spellEnd"/>
      <w:r w:rsidRPr="00623806">
        <w:rPr>
          <w:rFonts w:ascii="Helvetica" w:hAnsi="Helvetica"/>
          <w:lang w:val="es-ES"/>
        </w:rPr>
        <w:t xml:space="preserve">, </w:t>
      </w:r>
      <w:proofErr w:type="spellStart"/>
      <w:r w:rsidRPr="00623806">
        <w:rPr>
          <w:rFonts w:ascii="Helvetica" w:hAnsi="Helvetica"/>
          <w:lang w:val="es-ES"/>
        </w:rPr>
        <w:t>breathless</w:t>
      </w:r>
      <w:proofErr w:type="spellEnd"/>
      <w:r w:rsidRPr="00623806">
        <w:rPr>
          <w:rFonts w:ascii="Helvetica" w:hAnsi="Helvetica"/>
          <w:lang w:val="es-ES"/>
        </w:rPr>
        <w:t xml:space="preserve"> and </w:t>
      </w:r>
      <w:proofErr w:type="spellStart"/>
      <w:r w:rsidRPr="00623806">
        <w:rPr>
          <w:rFonts w:ascii="Helvetica" w:hAnsi="Helvetica"/>
          <w:lang w:val="es-ES"/>
        </w:rPr>
        <w:t>shaken</w:t>
      </w:r>
      <w:proofErr w:type="spellEnd"/>
      <w:r w:rsidRPr="00623806">
        <w:rPr>
          <w:rFonts w:ascii="Helvetica" w:hAnsi="Helvetica"/>
          <w:lang w:val="es-ES"/>
        </w:rPr>
        <w:t xml:space="preserve">, </w:t>
      </w:r>
      <w:proofErr w:type="spellStart"/>
      <w:r w:rsidRPr="00623806">
        <w:rPr>
          <w:rFonts w:ascii="Helvetica" w:hAnsi="Helvetica"/>
          <w:lang w:val="es-ES"/>
        </w:rPr>
        <w:t>arms</w:t>
      </w:r>
      <w:proofErr w:type="spellEnd"/>
      <w:r w:rsidRPr="00623806">
        <w:rPr>
          <w:rFonts w:ascii="Helvetica" w:hAnsi="Helvetica"/>
          <w:lang w:val="es-ES"/>
        </w:rPr>
        <w:t xml:space="preserve"> </w:t>
      </w:r>
      <w:proofErr w:type="spellStart"/>
      <w:r w:rsidRPr="00623806">
        <w:rPr>
          <w:rFonts w:ascii="Helvetica" w:hAnsi="Helvetica"/>
          <w:lang w:val="es-ES"/>
        </w:rPr>
        <w:t>wrapped</w:t>
      </w:r>
      <w:proofErr w:type="spellEnd"/>
      <w:r w:rsidRPr="00623806">
        <w:rPr>
          <w:rFonts w:ascii="Helvetica" w:hAnsi="Helvetica"/>
          <w:lang w:val="es-ES"/>
        </w:rPr>
        <w:t xml:space="preserve"> </w:t>
      </w:r>
      <w:proofErr w:type="spellStart"/>
      <w:r w:rsidRPr="00623806">
        <w:rPr>
          <w:rFonts w:ascii="Helvetica" w:hAnsi="Helvetica"/>
          <w:lang w:val="es-ES"/>
        </w:rPr>
        <w:t>around</w:t>
      </w:r>
      <w:proofErr w:type="spellEnd"/>
      <w:r w:rsidRPr="00623806">
        <w:rPr>
          <w:rFonts w:ascii="Helvetica" w:hAnsi="Helvetica"/>
          <w:lang w:val="es-ES"/>
        </w:rPr>
        <w:t xml:space="preserve"> </w:t>
      </w:r>
      <w:proofErr w:type="spellStart"/>
      <w:r w:rsidRPr="00623806">
        <w:rPr>
          <w:rFonts w:ascii="Helvetica" w:hAnsi="Helvetica"/>
          <w:lang w:val="es-ES"/>
        </w:rPr>
        <w:t>myself</w:t>
      </w:r>
      <w:proofErr w:type="spellEnd"/>
      <w:r w:rsidRPr="00623806">
        <w:rPr>
          <w:rFonts w:ascii="Helvetica" w:hAnsi="Helvetica"/>
          <w:lang w:val="es-ES"/>
        </w:rPr>
        <w:t xml:space="preserve"> as </w:t>
      </w:r>
      <w:proofErr w:type="spellStart"/>
      <w:r w:rsidRPr="00623806">
        <w:rPr>
          <w:rFonts w:ascii="Helvetica" w:hAnsi="Helvetica"/>
          <w:lang w:val="es-ES"/>
        </w:rPr>
        <w:t>if</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hold</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in.</w:t>
      </w:r>
    </w:p>
    <w:p w14:paraId="7DC33CBD" w14:textId="548D570D" w:rsidR="007D7C07" w:rsidRPr="00623806" w:rsidRDefault="007D7C07" w:rsidP="002B70A4">
      <w:pPr>
        <w:pStyle w:val="Scene"/>
        <w:spacing w:line="276" w:lineRule="auto"/>
        <w:jc w:val="both"/>
        <w:rPr>
          <w:rFonts w:ascii="Helvetica" w:hAnsi="Helvetica"/>
          <w:lang w:val="es-ES"/>
        </w:rPr>
      </w:pP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all</w:t>
      </w:r>
      <w:proofErr w:type="spellEnd"/>
      <w:r w:rsidRPr="00623806">
        <w:rPr>
          <w:rFonts w:ascii="Helvetica" w:hAnsi="Helvetica"/>
          <w:lang w:val="es-ES"/>
        </w:rPr>
        <w:t xml:space="preserve"> </w:t>
      </w:r>
      <w:proofErr w:type="spellStart"/>
      <w:r w:rsidRPr="00623806">
        <w:rPr>
          <w:rFonts w:ascii="Helvetica" w:hAnsi="Helvetica"/>
          <w:lang w:val="es-ES"/>
        </w:rPr>
        <w:t>beginning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unravel</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thoughts</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understanding</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them</w:t>
      </w:r>
      <w:proofErr w:type="spellEnd"/>
      <w:r w:rsidRPr="00623806">
        <w:rPr>
          <w:rFonts w:ascii="Helvetica" w:hAnsi="Helvetica"/>
          <w:lang w:val="es-ES"/>
        </w:rPr>
        <w:t>.</w:t>
      </w:r>
    </w:p>
    <w:p w14:paraId="1B5EC4A9" w14:textId="45FE2528" w:rsidR="00721441" w:rsidRPr="00623806" w:rsidRDefault="007D7C07" w:rsidP="007D7C07">
      <w:pPr>
        <w:pStyle w:val="Scene"/>
        <w:spacing w:line="276" w:lineRule="auto"/>
        <w:jc w:val="both"/>
        <w:rPr>
          <w:rFonts w:ascii="Helvetica" w:hAnsi="Helvetica"/>
          <w:lang w:val="es-ES"/>
        </w:rPr>
      </w:pP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much</w:t>
      </w:r>
      <w:proofErr w:type="spellEnd"/>
      <w:r w:rsidRPr="00623806">
        <w:rPr>
          <w:rFonts w:ascii="Helvetica" w:hAnsi="Helvetica"/>
          <w:lang w:val="es-ES"/>
        </w:rPr>
        <w:t xml:space="preserve">, </w:t>
      </w:r>
      <w:proofErr w:type="spellStart"/>
      <w:r w:rsidRPr="00623806">
        <w:rPr>
          <w:rFonts w:ascii="Helvetica" w:hAnsi="Helvetica"/>
          <w:lang w:val="es-ES"/>
        </w:rPr>
        <w:t>much</w:t>
      </w:r>
      <w:proofErr w:type="spellEnd"/>
      <w:r w:rsidRPr="00623806">
        <w:rPr>
          <w:rFonts w:ascii="Helvetica" w:hAnsi="Helvetica"/>
          <w:lang w:val="es-ES"/>
        </w:rPr>
        <w:t xml:space="preserve"> </w:t>
      </w:r>
      <w:proofErr w:type="spellStart"/>
      <w:r w:rsidRPr="00623806">
        <w:rPr>
          <w:rFonts w:ascii="Helvetica" w:hAnsi="Helvetica"/>
          <w:lang w:val="es-ES"/>
        </w:rPr>
        <w:t>bigger</w:t>
      </w:r>
      <w:proofErr w:type="spellEnd"/>
      <w:r w:rsidRPr="00623806">
        <w:rPr>
          <w:rFonts w:ascii="Helvetica" w:hAnsi="Helvetica"/>
          <w:lang w:val="es-ES"/>
        </w:rPr>
        <w:t>.</w:t>
      </w:r>
    </w:p>
    <w:p w14:paraId="6E249014" w14:textId="77777777" w:rsidR="007D7C07" w:rsidRPr="00623806" w:rsidRDefault="007D7C07" w:rsidP="007D7C07">
      <w:pPr>
        <w:pStyle w:val="Scene"/>
        <w:spacing w:line="276" w:lineRule="auto"/>
        <w:jc w:val="both"/>
        <w:rPr>
          <w:rFonts w:ascii="Helvetica" w:hAnsi="Helvetica"/>
          <w:lang w:val="es-ES"/>
        </w:rPr>
      </w:pPr>
    </w:p>
    <w:p w14:paraId="1DAB540C" w14:textId="77777777" w:rsidR="00721441" w:rsidRPr="00623806" w:rsidRDefault="00721441" w:rsidP="00721441">
      <w:pPr>
        <w:pStyle w:val="SceneBreak"/>
        <w:spacing w:line="276" w:lineRule="auto"/>
        <w:rPr>
          <w:rFonts w:ascii="Helvetica" w:hAnsi="Helvetica"/>
          <w:lang w:val="es-ES"/>
        </w:rPr>
      </w:pPr>
      <w:r w:rsidRPr="00623806">
        <w:rPr>
          <w:rFonts w:ascii="Helvetica" w:hAnsi="Helvetica"/>
          <w:lang w:val="es-ES"/>
        </w:rPr>
        <w:t>****</w:t>
      </w:r>
    </w:p>
    <w:p w14:paraId="50C4233B" w14:textId="77777777" w:rsidR="00721441" w:rsidRPr="00623806" w:rsidRDefault="00721441" w:rsidP="00721441">
      <w:pPr>
        <w:pStyle w:val="NovelQuoteAlternate"/>
        <w:spacing w:line="276" w:lineRule="auto"/>
        <w:jc w:val="both"/>
        <w:rPr>
          <w:rFonts w:ascii="Helvetica" w:hAnsi="Helvetica"/>
          <w:lang w:val="es-ES"/>
        </w:rPr>
      </w:pPr>
    </w:p>
    <w:p w14:paraId="0F88643B" w14:textId="77777777" w:rsidR="00721441" w:rsidRPr="00623806" w:rsidRDefault="00721441" w:rsidP="00721441">
      <w:pPr>
        <w:pStyle w:val="NovelQuoteAlternate"/>
        <w:spacing w:line="276" w:lineRule="auto"/>
        <w:rPr>
          <w:rFonts w:ascii="Helvetica" w:hAnsi="Helvetica"/>
          <w:b/>
          <w:bCs/>
          <w:lang w:val="es-ES"/>
        </w:rPr>
      </w:pPr>
      <w:r w:rsidRPr="00623806">
        <w:rPr>
          <w:rFonts w:ascii="Helvetica" w:hAnsi="Helvetica"/>
          <w:b/>
          <w:bCs/>
          <w:lang w:val="es-ES"/>
        </w:rPr>
        <w:t>William</w:t>
      </w:r>
    </w:p>
    <w:p w14:paraId="7E79DE15" w14:textId="77777777" w:rsidR="00721441" w:rsidRPr="00623806" w:rsidRDefault="00721441" w:rsidP="00721441">
      <w:pPr>
        <w:pStyle w:val="SceneFirstParagraph"/>
        <w:spacing w:line="276" w:lineRule="auto"/>
        <w:jc w:val="both"/>
        <w:rPr>
          <w:rFonts w:ascii="Helvetica" w:hAnsi="Helvetica"/>
          <w:lang w:val="es-ES"/>
        </w:rPr>
      </w:pPr>
    </w:p>
    <w:p w14:paraId="78AF1ACE" w14:textId="071496FC" w:rsidR="002C7F25" w:rsidRPr="00623806" w:rsidRDefault="002C7F25" w:rsidP="002B70A4">
      <w:pPr>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SUV </w:t>
      </w:r>
      <w:proofErr w:type="spellStart"/>
      <w:r w:rsidRPr="00623806">
        <w:rPr>
          <w:rFonts w:ascii="Helvetica" w:hAnsi="Helvetica"/>
          <w:color w:val="000000"/>
          <w:szCs w:val="24"/>
          <w:lang w:val="es-ES" w:eastAsia="ko-KR"/>
        </w:rPr>
        <w:t>purred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steadily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beneath</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its</w:t>
      </w:r>
      <w:proofErr w:type="spellEnd"/>
      <w:r w:rsidRPr="00623806">
        <w:rPr>
          <w:rFonts w:ascii="Helvetica" w:hAnsi="Helvetica"/>
          <w:color w:val="000000"/>
          <w:szCs w:val="24"/>
          <w:lang w:val="es-ES" w:eastAsia="ko-KR"/>
        </w:rPr>
        <w:t xml:space="preserve"> interior </w:t>
      </w:r>
      <w:proofErr w:type="spellStart"/>
      <w:r w:rsidRPr="00623806">
        <w:rPr>
          <w:rFonts w:ascii="Helvetica" w:hAnsi="Helvetica"/>
          <w:color w:val="000000"/>
          <w:szCs w:val="24"/>
          <w:lang w:val="es-ES" w:eastAsia="ko-KR"/>
        </w:rPr>
        <w:t>dim</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cool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mind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wildfire</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raging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uncontrollable</w:t>
      </w:r>
      <w:proofErr w:type="spellEnd"/>
      <w:r w:rsidR="002B70A4" w:rsidRPr="00623806">
        <w:rPr>
          <w:rFonts w:ascii="Helvetica" w:hAnsi="Helvetica"/>
          <w:color w:val="000000"/>
          <w:szCs w:val="24"/>
          <w:lang w:val="es-ES" w:eastAsia="ko-KR"/>
        </w:rPr>
        <w:t>.</w:t>
      </w:r>
    </w:p>
    <w:p w14:paraId="674AA678" w14:textId="3BF0F9F8" w:rsidR="002C7F25" w:rsidRPr="00623806" w:rsidRDefault="002C7F25" w:rsidP="002B70A4">
      <w:pPr>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could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still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feel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w:t>
      </w:r>
    </w:p>
    <w:p w14:paraId="1BD0CBB4" w14:textId="374C782C" w:rsidR="002C7F25" w:rsidRPr="00623806" w:rsidRDefault="002C7F25" w:rsidP="002B70A4">
      <w:pPr>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lastRenderedPageBreak/>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not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just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scent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clung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a </w:t>
      </w:r>
      <w:proofErr w:type="spellStart"/>
      <w:r w:rsidR="005C749B" w:rsidRPr="00623806">
        <w:rPr>
          <w:rFonts w:ascii="Helvetica" w:hAnsi="Helvetica"/>
          <w:color w:val="000000"/>
          <w:szCs w:val="24"/>
          <w:lang w:val="es-ES" w:eastAsia="ko-KR"/>
        </w:rPr>
        <w:t>brand</w:t>
      </w:r>
      <w:proofErr w:type="spellEnd"/>
      <w:r w:rsidR="005C749B"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also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raw </w:t>
      </w:r>
      <w:proofErr w:type="spellStart"/>
      <w:r w:rsidRPr="00623806">
        <w:rPr>
          <w:rFonts w:ascii="Helvetica" w:hAnsi="Helvetica"/>
          <w:color w:val="000000"/>
          <w:szCs w:val="24"/>
          <w:lang w:val="es-ES" w:eastAsia="ko-KR"/>
        </w:rPr>
        <w:t>energy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hummed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beneath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skin.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second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fingers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brushed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shoulder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when</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pulled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close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grabbing</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live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wire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Quiet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power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Controlled</w:t>
      </w:r>
      <w:proofErr w:type="spellEnd"/>
      <w:r w:rsidRPr="00623806">
        <w:rPr>
          <w:rFonts w:ascii="Helvetica" w:hAnsi="Helvetica"/>
          <w:color w:val="000000"/>
          <w:szCs w:val="24"/>
          <w:lang w:val="es-ES" w:eastAsia="ko-KR"/>
        </w:rPr>
        <w:t xml:space="preserve"> chaos.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not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roaring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fire</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had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always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expected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from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finding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mate—</w:t>
      </w:r>
      <w:proofErr w:type="spellStart"/>
      <w:r w:rsidRPr="00623806">
        <w:rPr>
          <w:rFonts w:ascii="Helvetica" w:hAnsi="Helvetica"/>
          <w:color w:val="000000"/>
          <w:szCs w:val="24"/>
          <w:lang w:val="es-ES" w:eastAsia="ko-KR"/>
        </w:rPr>
        <w:t>rather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slow</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searing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burn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devoured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everything</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its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path</w:t>
      </w:r>
      <w:proofErr w:type="spellEnd"/>
      <w:r w:rsidRPr="00623806">
        <w:rPr>
          <w:rFonts w:ascii="Helvetica" w:hAnsi="Helvetica"/>
          <w:color w:val="000000"/>
          <w:szCs w:val="24"/>
          <w:lang w:val="es-ES" w:eastAsia="ko-KR"/>
        </w:rPr>
        <w:t>.</w:t>
      </w:r>
    </w:p>
    <w:p w14:paraId="4DE275D6" w14:textId="663B7474" w:rsidR="002C7F25" w:rsidRPr="00623806" w:rsidRDefault="002C7F25" w:rsidP="002B70A4">
      <w:pPr>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And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kiss</w:t>
      </w:r>
      <w:proofErr w:type="spellEnd"/>
      <w:r w:rsidRPr="00623806">
        <w:rPr>
          <w:rFonts w:ascii="Helvetica" w:hAnsi="Helvetica"/>
          <w:color w:val="000000"/>
          <w:szCs w:val="24"/>
          <w:lang w:val="es-ES" w:eastAsia="ko-KR"/>
        </w:rPr>
        <w:t>?</w:t>
      </w:r>
    </w:p>
    <w:p w14:paraId="49EC8620" w14:textId="11EF7111" w:rsidR="002C7F25" w:rsidRPr="00623806" w:rsidRDefault="002C7F25" w:rsidP="002B70A4">
      <w:pPr>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Gods</w:t>
      </w:r>
      <w:proofErr w:type="spellEnd"/>
      <w:r w:rsidRPr="00623806">
        <w:rPr>
          <w:rFonts w:ascii="Helvetica" w:hAnsi="Helvetica"/>
          <w:color w:val="000000"/>
          <w:szCs w:val="24"/>
          <w:lang w:val="es-ES" w:eastAsia="ko-KR"/>
        </w:rPr>
        <w:t>.</w:t>
      </w:r>
    </w:p>
    <w:p w14:paraId="32A8CDE7" w14:textId="29D1545F" w:rsidR="002C7F25" w:rsidRPr="00623806" w:rsidRDefault="002C7F25" w:rsidP="002B70A4">
      <w:pPr>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just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truth</w:t>
      </w:r>
      <w:proofErr w:type="spellEnd"/>
      <w:r w:rsidRPr="00623806">
        <w:rPr>
          <w:rFonts w:ascii="Helvetica" w:hAnsi="Helvetica"/>
          <w:color w:val="000000"/>
          <w:szCs w:val="24"/>
          <w:lang w:val="es-ES" w:eastAsia="ko-KR"/>
        </w:rPr>
        <w:t>.</w:t>
      </w:r>
    </w:p>
    <w:p w14:paraId="5FE2D4EC" w14:textId="5E9E8705" w:rsidR="002C7F25" w:rsidRPr="00623806" w:rsidRDefault="002C7F25" w:rsidP="002B70A4">
      <w:pPr>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lips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met</w:t>
      </w:r>
      <w:proofErr w:type="spellEnd"/>
      <w:r w:rsidRPr="00623806">
        <w:rPr>
          <w:rFonts w:ascii="Helvetica" w:hAnsi="Helvetica"/>
          <w:color w:val="000000"/>
          <w:szCs w:val="24"/>
          <w:lang w:val="es-ES" w:eastAsia="ko-KR"/>
        </w:rPr>
        <w:t xml:space="preserve"> mine in a </w:t>
      </w:r>
      <w:proofErr w:type="spellStart"/>
      <w:r w:rsidRPr="00623806">
        <w:rPr>
          <w:rFonts w:ascii="Helvetica" w:hAnsi="Helvetica"/>
          <w:color w:val="000000"/>
          <w:szCs w:val="24"/>
          <w:lang w:val="es-ES" w:eastAsia="ko-KR"/>
        </w:rPr>
        <w:t>collision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hesitation</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instinct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resistance</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craving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been</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mistake</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mistake</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shouldn’t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have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kissed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shouldn’t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have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taken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moment</w:t>
      </w:r>
      <w:proofErr w:type="spellEnd"/>
      <w:r w:rsidRPr="00623806">
        <w:rPr>
          <w:rFonts w:ascii="Helvetica" w:hAnsi="Helvetica"/>
          <w:color w:val="000000"/>
          <w:szCs w:val="24"/>
          <w:lang w:val="es-ES" w:eastAsia="ko-KR"/>
        </w:rPr>
        <w:t>.</w:t>
      </w:r>
    </w:p>
    <w:p w14:paraId="13109E2D" w14:textId="02AEA1BD" w:rsidR="002C7F25" w:rsidRPr="00623806" w:rsidRDefault="002C7F25" w:rsidP="002B70A4">
      <w:pPr>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But</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had</w:t>
      </w:r>
      <w:proofErr w:type="spellEnd"/>
      <w:r w:rsidRPr="00623806">
        <w:rPr>
          <w:rFonts w:ascii="Helvetica" w:hAnsi="Helvetica"/>
          <w:color w:val="000000"/>
          <w:szCs w:val="24"/>
          <w:lang w:val="es-ES" w:eastAsia="ko-KR"/>
        </w:rPr>
        <w:t>.</w:t>
      </w:r>
    </w:p>
    <w:p w14:paraId="73C2BF2A" w14:textId="007F77C0" w:rsidR="002C7F25" w:rsidRPr="00623806" w:rsidRDefault="002C7F25" w:rsidP="002B70A4">
      <w:pPr>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And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most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satisfying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dangerously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addictive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ever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tasted</w:t>
      </w:r>
      <w:proofErr w:type="spellEnd"/>
      <w:r w:rsidRPr="00623806">
        <w:rPr>
          <w:rFonts w:ascii="Helvetica" w:hAnsi="Helvetica"/>
          <w:color w:val="000000"/>
          <w:szCs w:val="24"/>
          <w:lang w:val="es-ES" w:eastAsia="ko-KR"/>
        </w:rPr>
        <w:t>.</w:t>
      </w:r>
    </w:p>
    <w:p w14:paraId="798CBDDA" w14:textId="3521BB0C" w:rsidR="002C7F25" w:rsidRPr="00623806" w:rsidRDefault="002C7F25" w:rsidP="002B70A4">
      <w:pPr>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For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one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breathless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second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kissed</w:t>
      </w:r>
      <w:proofErr w:type="spellEnd"/>
      <w:r w:rsidRPr="00623806">
        <w:rPr>
          <w:rFonts w:ascii="Helvetica" w:hAnsi="Helvetica"/>
          <w:color w:val="000000"/>
          <w:szCs w:val="24"/>
          <w:lang w:val="es-ES" w:eastAsia="ko-KR"/>
        </w:rPr>
        <w:t xml:space="preserve"> me back.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there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surrender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pull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spark</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sang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down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spine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prophecy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made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flesh</w:t>
      </w:r>
      <w:proofErr w:type="spellEnd"/>
      <w:r w:rsidRPr="00623806">
        <w:rPr>
          <w:rFonts w:ascii="Helvetica" w:hAnsi="Helvetica"/>
          <w:color w:val="000000"/>
          <w:szCs w:val="24"/>
          <w:lang w:val="es-ES" w:eastAsia="ko-KR"/>
        </w:rPr>
        <w:t>.</w:t>
      </w:r>
    </w:p>
    <w:p w14:paraId="1D2FB271" w14:textId="6A1191F8" w:rsidR="002C7F25" w:rsidRPr="00623806" w:rsidRDefault="002C7F25" w:rsidP="002B70A4">
      <w:pPr>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A </w:t>
      </w:r>
      <w:proofErr w:type="spellStart"/>
      <w:r w:rsidRPr="00623806">
        <w:rPr>
          <w:rFonts w:ascii="Helvetica" w:hAnsi="Helvetica"/>
          <w:color w:val="000000"/>
          <w:szCs w:val="24"/>
          <w:lang w:val="es-ES" w:eastAsia="ko-KR"/>
        </w:rPr>
        <w:t>jolt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something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ancient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surged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through</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moment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our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mouths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met</w:t>
      </w:r>
      <w:proofErr w:type="spellEnd"/>
      <w:r w:rsidRPr="00623806">
        <w:rPr>
          <w:rFonts w:ascii="Helvetica" w:hAnsi="Helvetica"/>
          <w:color w:val="000000"/>
          <w:szCs w:val="24"/>
          <w:lang w:val="es-ES" w:eastAsia="ko-KR"/>
        </w:rPr>
        <w:t xml:space="preserve">—a </w:t>
      </w:r>
      <w:proofErr w:type="spellStart"/>
      <w:r w:rsidRPr="00623806">
        <w:rPr>
          <w:rFonts w:ascii="Helvetica" w:hAnsi="Helvetica"/>
          <w:color w:val="000000"/>
          <w:szCs w:val="24"/>
          <w:lang w:val="es-ES" w:eastAsia="ko-KR"/>
        </w:rPr>
        <w:t>recognition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older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than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memory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deeper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than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instinct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lust</w:t>
      </w:r>
      <w:proofErr w:type="spellEnd"/>
      <w:r w:rsidRPr="00623806">
        <w:rPr>
          <w:rFonts w:ascii="Helvetica" w:hAnsi="Helvetica"/>
          <w:color w:val="000000"/>
          <w:szCs w:val="24"/>
          <w:lang w:val="es-ES" w:eastAsia="ko-KR"/>
        </w:rPr>
        <w:t xml:space="preserve"> alone. No,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between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us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undeniable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burned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hotter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certainty</w:t>
      </w:r>
      <w:proofErr w:type="spellEnd"/>
      <w:r w:rsidRPr="00623806">
        <w:rPr>
          <w:rFonts w:ascii="Helvetica" w:hAnsi="Helvetica"/>
          <w:color w:val="000000"/>
          <w:szCs w:val="24"/>
          <w:lang w:val="es-ES" w:eastAsia="ko-KR"/>
        </w:rPr>
        <w:t>.</w:t>
      </w:r>
    </w:p>
    <w:p w14:paraId="4E4E54DB" w14:textId="0F5542BE" w:rsidR="002C7F25" w:rsidRPr="00623806" w:rsidRDefault="002C7F25" w:rsidP="002B70A4">
      <w:pPr>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Power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recognized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power</w:t>
      </w:r>
      <w:proofErr w:type="spellEnd"/>
      <w:r w:rsidRPr="00623806">
        <w:rPr>
          <w:rFonts w:ascii="Helvetica" w:hAnsi="Helvetica"/>
          <w:color w:val="000000"/>
          <w:szCs w:val="24"/>
          <w:lang w:val="es-ES" w:eastAsia="ko-KR"/>
        </w:rPr>
        <w:t>.</w:t>
      </w:r>
    </w:p>
    <w:p w14:paraId="3D17D38C" w14:textId="5A65D2CF" w:rsidR="002C7F25" w:rsidRPr="00623806" w:rsidRDefault="002C7F25" w:rsidP="002B70A4">
      <w:pPr>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had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touched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countless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women</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life</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tasted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sweetness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deception</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fleeting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devotion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soul</w:t>
      </w:r>
      <w:proofErr w:type="spellEnd"/>
      <w:r w:rsidRPr="00623806">
        <w:rPr>
          <w:rFonts w:ascii="Helvetica" w:hAnsi="Helvetica"/>
          <w:color w:val="000000"/>
          <w:szCs w:val="24"/>
          <w:lang w:val="es-ES" w:eastAsia="ko-KR"/>
        </w:rPr>
        <w:t xml:space="preserve"> moved </w:t>
      </w:r>
      <w:proofErr w:type="spellStart"/>
      <w:r w:rsidRPr="00623806">
        <w:rPr>
          <w:rFonts w:ascii="Helvetica" w:hAnsi="Helvetica"/>
          <w:color w:val="000000"/>
          <w:szCs w:val="24"/>
          <w:lang w:val="es-ES" w:eastAsia="ko-KR"/>
        </w:rPr>
        <w:t>under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Stirring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Awakening</w:t>
      </w:r>
      <w:proofErr w:type="spellEnd"/>
      <w:r w:rsidRPr="00623806">
        <w:rPr>
          <w:rFonts w:ascii="Helvetica" w:hAnsi="Helvetica"/>
          <w:color w:val="000000"/>
          <w:szCs w:val="24"/>
          <w:lang w:val="es-ES" w:eastAsia="ko-KR"/>
        </w:rPr>
        <w:t>.</w:t>
      </w:r>
    </w:p>
    <w:p w14:paraId="765FBF77" w14:textId="3F19C34A" w:rsidR="002C7F25" w:rsidRPr="00623806" w:rsidRDefault="002C7F25" w:rsidP="002B70A4">
      <w:pPr>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And </w:t>
      </w:r>
      <w:proofErr w:type="spellStart"/>
      <w:r w:rsidRPr="00623806">
        <w:rPr>
          <w:rFonts w:ascii="Helvetica" w:hAnsi="Helvetica"/>
          <w:color w:val="000000"/>
          <w:szCs w:val="24"/>
          <w:lang w:val="es-ES" w:eastAsia="ko-KR"/>
        </w:rPr>
        <w:t>she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didn’t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even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know</w:t>
      </w:r>
      <w:proofErr w:type="spellEnd"/>
      <w:r w:rsidRPr="00623806">
        <w:rPr>
          <w:rFonts w:ascii="Helvetica" w:hAnsi="Helvetica"/>
          <w:color w:val="000000"/>
          <w:szCs w:val="24"/>
          <w:lang w:val="es-ES" w:eastAsia="ko-KR"/>
        </w:rPr>
        <w:t>.</w:t>
      </w:r>
    </w:p>
    <w:p w14:paraId="29C2FBA5" w14:textId="54EE29F2" w:rsidR="002C7F25" w:rsidRPr="00623806" w:rsidRDefault="002C7F25" w:rsidP="002B70A4">
      <w:pPr>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Not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yet</w:t>
      </w:r>
      <w:proofErr w:type="spellEnd"/>
      <w:r w:rsidRPr="00623806">
        <w:rPr>
          <w:rFonts w:ascii="Helvetica" w:hAnsi="Helvetica"/>
          <w:color w:val="000000"/>
          <w:szCs w:val="24"/>
          <w:lang w:val="es-ES" w:eastAsia="ko-KR"/>
        </w:rPr>
        <w:t>.</w:t>
      </w:r>
    </w:p>
    <w:p w14:paraId="0DF5253D" w14:textId="4FCC0839" w:rsidR="002C7F25" w:rsidRPr="00623806" w:rsidRDefault="002C7F25" w:rsidP="002B70A4">
      <w:pPr>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But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when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pulled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away</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trembling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flushed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shocked</w:t>
      </w:r>
      <w:proofErr w:type="spellEnd"/>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saw</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fear</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eyes</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hunger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trying</w:t>
      </w:r>
      <w:proofErr w:type="spellEnd"/>
      <w:r w:rsidRPr="00623806">
        <w:rPr>
          <w:rFonts w:ascii="Helvetica" w:hAnsi="Helvetica"/>
          <w:color w:val="000000"/>
          <w:szCs w:val="24"/>
          <w:lang w:val="es-ES" w:eastAsia="ko-KR"/>
        </w:rPr>
        <w:t xml:space="preserve"> so </w:t>
      </w:r>
      <w:proofErr w:type="spellStart"/>
      <w:r w:rsidRPr="00623806">
        <w:rPr>
          <w:rFonts w:ascii="Helvetica" w:hAnsi="Helvetica"/>
          <w:color w:val="000000"/>
          <w:szCs w:val="24"/>
          <w:lang w:val="es-ES" w:eastAsia="ko-KR"/>
        </w:rPr>
        <w:t>hard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bury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stirred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something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possessive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inside</w:t>
      </w:r>
      <w:proofErr w:type="spellEnd"/>
      <w:r w:rsidRPr="00623806">
        <w:rPr>
          <w:rFonts w:ascii="Helvetica" w:hAnsi="Helvetica"/>
          <w:color w:val="000000"/>
          <w:szCs w:val="24"/>
          <w:lang w:val="es-ES" w:eastAsia="ko-KR"/>
        </w:rPr>
        <w:t xml:space="preserve"> me.</w:t>
      </w:r>
    </w:p>
    <w:p w14:paraId="3B4B1816" w14:textId="4D20114E" w:rsidR="002C7F25" w:rsidRPr="00623806" w:rsidRDefault="002C7F25" w:rsidP="002B70A4">
      <w:pPr>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leaned</w:t>
      </w:r>
      <w:proofErr w:type="spellEnd"/>
      <w:r w:rsidRPr="00623806">
        <w:rPr>
          <w:rFonts w:ascii="Helvetica" w:hAnsi="Helvetica"/>
          <w:color w:val="000000"/>
          <w:szCs w:val="24"/>
          <w:lang w:val="es-ES" w:eastAsia="ko-KR"/>
        </w:rPr>
        <w:t xml:space="preserve"> forward, </w:t>
      </w:r>
      <w:proofErr w:type="spellStart"/>
      <w:r w:rsidRPr="00623806">
        <w:rPr>
          <w:rFonts w:ascii="Helvetica" w:hAnsi="Helvetica"/>
          <w:color w:val="000000"/>
          <w:szCs w:val="24"/>
          <w:lang w:val="es-ES" w:eastAsia="ko-KR"/>
        </w:rPr>
        <w:t>bracing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elbows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against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knees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staring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out</w:t>
      </w:r>
      <w:proofErr w:type="spellEnd"/>
      <w:r w:rsidRPr="00623806">
        <w:rPr>
          <w:rFonts w:ascii="Helvetica" w:hAnsi="Helvetica"/>
          <w:color w:val="000000"/>
          <w:szCs w:val="24"/>
          <w:lang w:val="es-ES" w:eastAsia="ko-KR"/>
        </w:rPr>
        <w:t xml:space="preserve"> at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dark</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blur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trees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flying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past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tinted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window</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fingers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still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tingled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from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contact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echoes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silent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crackle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magic</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lived</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blood</w:t>
      </w:r>
      <w:proofErr w:type="spellEnd"/>
      <w:r w:rsidRPr="00623806">
        <w:rPr>
          <w:rFonts w:ascii="Helvetica" w:hAnsi="Helvetica"/>
          <w:color w:val="000000"/>
          <w:szCs w:val="24"/>
          <w:lang w:val="es-ES" w:eastAsia="ko-KR"/>
        </w:rPr>
        <w:t>.</w:t>
      </w:r>
    </w:p>
    <w:p w14:paraId="3DCB53D1" w14:textId="61644E58" w:rsidR="002C7F25" w:rsidRPr="00623806" w:rsidRDefault="002C7F25" w:rsidP="002B70A4">
      <w:pPr>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lastRenderedPageBreak/>
        <w:t>She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more.</w:t>
      </w:r>
    </w:p>
    <w:p w14:paraId="159A255A" w14:textId="0925F02D" w:rsidR="002C7F25" w:rsidRPr="00623806" w:rsidRDefault="002C7F25" w:rsidP="002B70A4">
      <w:pPr>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She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is</w:t>
      </w:r>
      <w:proofErr w:type="spellEnd"/>
      <w:r w:rsidRPr="00623806">
        <w:rPr>
          <w:rFonts w:ascii="Helvetica" w:hAnsi="Helvetica"/>
          <w:color w:val="000000"/>
          <w:szCs w:val="24"/>
          <w:lang w:val="es-ES" w:eastAsia="ko-KR"/>
        </w:rPr>
        <w:t xml:space="preserve"> more</w:t>
      </w:r>
    </w:p>
    <w:p w14:paraId="39059901" w14:textId="0F7B9F34" w:rsidR="002C7F25" w:rsidRPr="00623806" w:rsidRDefault="002C7F25" w:rsidP="002B70A4">
      <w:pPr>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And </w:t>
      </w:r>
      <w:proofErr w:type="spellStart"/>
      <w:r w:rsidRPr="00623806">
        <w:rPr>
          <w:rFonts w:ascii="Helvetica" w:hAnsi="Helvetica"/>
          <w:color w:val="000000"/>
          <w:szCs w:val="24"/>
          <w:lang w:val="es-ES" w:eastAsia="ko-KR"/>
        </w:rPr>
        <w:t>Gunnolf</w:t>
      </w:r>
      <w:proofErr w:type="spellEnd"/>
      <w:r w:rsidRPr="00623806">
        <w:rPr>
          <w:rFonts w:ascii="Helvetica" w:hAnsi="Helvetica"/>
          <w:color w:val="000000"/>
          <w:szCs w:val="24"/>
          <w:lang w:val="es-ES" w:eastAsia="ko-KR"/>
        </w:rPr>
        <w:t>?</w:t>
      </w:r>
    </w:p>
    <w:p w14:paraId="6B8C5909" w14:textId="149751DB" w:rsidR="002C7F25" w:rsidRPr="00623806" w:rsidRDefault="002C7F25" w:rsidP="002B70A4">
      <w:pPr>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bastard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told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damn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thing</w:t>
      </w:r>
      <w:proofErr w:type="spellEnd"/>
      <w:r w:rsidRPr="00623806">
        <w:rPr>
          <w:rFonts w:ascii="Helvetica" w:hAnsi="Helvetica"/>
          <w:color w:val="000000"/>
          <w:szCs w:val="24"/>
          <w:lang w:val="es-ES" w:eastAsia="ko-KR"/>
        </w:rPr>
        <w:t>.</w:t>
      </w:r>
    </w:p>
    <w:p w14:paraId="0202BCB7" w14:textId="0C2BE85F" w:rsidR="002C7F25" w:rsidRPr="00623806" w:rsidRDefault="002C7F25" w:rsidP="002B70A4">
      <w:pPr>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realization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festered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inside</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poison</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hadn’t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marked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claimed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hadn't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whispered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truth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into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ear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under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moonlight</w:t>
      </w:r>
      <w:proofErr w:type="spellEnd"/>
      <w:r w:rsidRPr="00623806">
        <w:rPr>
          <w:rFonts w:ascii="Helvetica" w:hAnsi="Helvetica"/>
          <w:color w:val="000000"/>
          <w:szCs w:val="24"/>
          <w:lang w:val="es-ES" w:eastAsia="ko-KR"/>
        </w:rPr>
        <w:t xml:space="preserve"> as </w:t>
      </w:r>
      <w:proofErr w:type="spellStart"/>
      <w:r w:rsidRPr="00623806">
        <w:rPr>
          <w:rFonts w:ascii="Helvetica" w:hAnsi="Helvetica"/>
          <w:color w:val="000000"/>
          <w:szCs w:val="24"/>
          <w:lang w:val="es-ES" w:eastAsia="ko-KR"/>
        </w:rPr>
        <w:t>she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deserved</w:t>
      </w:r>
      <w:proofErr w:type="spellEnd"/>
      <w:r w:rsidRPr="00623806">
        <w:rPr>
          <w:rFonts w:ascii="Helvetica" w:hAnsi="Helvetica"/>
          <w:color w:val="000000"/>
          <w:szCs w:val="24"/>
          <w:lang w:val="es-ES" w:eastAsia="ko-KR"/>
        </w:rPr>
        <w:t>.</w:t>
      </w:r>
    </w:p>
    <w:p w14:paraId="4CBA82DE" w14:textId="0B7E45A1" w:rsidR="002C7F25" w:rsidRPr="00623806" w:rsidRDefault="002C7F25" w:rsidP="002B70A4">
      <w:pPr>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No—he </w:t>
      </w:r>
      <w:proofErr w:type="spellStart"/>
      <w:r w:rsidRPr="00623806">
        <w:rPr>
          <w:rFonts w:ascii="Helvetica" w:hAnsi="Helvetica"/>
          <w:color w:val="000000"/>
          <w:szCs w:val="24"/>
          <w:lang w:val="es-ES" w:eastAsia="ko-KR"/>
        </w:rPr>
        <w:t>kept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ignorance</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shielded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from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truth</w:t>
      </w:r>
      <w:proofErr w:type="spellEnd"/>
      <w:r w:rsidRPr="00623806">
        <w:rPr>
          <w:rFonts w:ascii="Helvetica" w:hAnsi="Helvetica"/>
          <w:color w:val="000000"/>
          <w:szCs w:val="24"/>
          <w:lang w:val="es-ES" w:eastAsia="ko-KR"/>
        </w:rPr>
        <w:t>.</w:t>
      </w:r>
    </w:p>
    <w:p w14:paraId="445F26D2" w14:textId="0641DF0C" w:rsidR="002C7F25" w:rsidRPr="00623806" w:rsidRDefault="002C7F25" w:rsidP="002B70A4">
      <w:pPr>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Perhaps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done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safeguard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maybe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because</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doubted</w:t>
      </w:r>
      <w:proofErr w:type="spellEnd"/>
      <w:r w:rsidRPr="00623806">
        <w:rPr>
          <w:rFonts w:ascii="Helvetica" w:hAnsi="Helvetica"/>
          <w:color w:val="000000"/>
          <w:szCs w:val="24"/>
          <w:lang w:val="es-ES" w:eastAsia="ko-KR"/>
        </w:rPr>
        <w:t>,</w:t>
      </w:r>
    </w:p>
    <w:p w14:paraId="553FED7D" w14:textId="2816939F" w:rsidR="002C7F25" w:rsidRPr="00623806" w:rsidRDefault="002C7F25" w:rsidP="002B70A4">
      <w:pPr>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He </w:t>
      </w:r>
      <w:proofErr w:type="spellStart"/>
      <w:r w:rsidRPr="00623806">
        <w:rPr>
          <w:rFonts w:ascii="Helvetica" w:hAnsi="Helvetica"/>
          <w:color w:val="000000"/>
          <w:szCs w:val="24"/>
          <w:lang w:val="es-ES" w:eastAsia="ko-KR"/>
        </w:rPr>
        <w:t>deserved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w:t>
      </w:r>
    </w:p>
    <w:p w14:paraId="1AB7D4D6" w14:textId="052A0073" w:rsidR="002C7F25" w:rsidRPr="00623806" w:rsidRDefault="002C7F25" w:rsidP="002B70A4">
      <w:pPr>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A </w:t>
      </w:r>
      <w:proofErr w:type="spellStart"/>
      <w:r w:rsidRPr="00623806">
        <w:rPr>
          <w:rFonts w:ascii="Helvetica" w:hAnsi="Helvetica"/>
          <w:color w:val="000000"/>
          <w:szCs w:val="24"/>
          <w:lang w:val="es-ES" w:eastAsia="ko-KR"/>
        </w:rPr>
        <w:t>slow</w:t>
      </w:r>
      <w:proofErr w:type="spellEnd"/>
      <w:r w:rsidRPr="00623806">
        <w:rPr>
          <w:rFonts w:ascii="Helvetica" w:hAnsi="Helvetica"/>
          <w:color w:val="000000"/>
          <w:szCs w:val="24"/>
          <w:lang w:val="es-ES" w:eastAsia="ko-KR"/>
        </w:rPr>
        <w:t xml:space="preserve">, cruel </w:t>
      </w:r>
      <w:proofErr w:type="spellStart"/>
      <w:r w:rsidRPr="00623806">
        <w:rPr>
          <w:rFonts w:ascii="Helvetica" w:hAnsi="Helvetica"/>
          <w:color w:val="000000"/>
          <w:szCs w:val="24"/>
          <w:lang w:val="es-ES" w:eastAsia="ko-KR"/>
        </w:rPr>
        <w:t>smile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curved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mouth</w:t>
      </w:r>
      <w:proofErr w:type="spellEnd"/>
      <w:r w:rsidRPr="00623806">
        <w:rPr>
          <w:rFonts w:ascii="Helvetica" w:hAnsi="Helvetica"/>
          <w:color w:val="000000"/>
          <w:szCs w:val="24"/>
          <w:lang w:val="es-ES" w:eastAsia="ko-KR"/>
        </w:rPr>
        <w:t>.</w:t>
      </w:r>
    </w:p>
    <w:p w14:paraId="00F112AC" w14:textId="375FEC68" w:rsidR="002C7F25" w:rsidRPr="00623806" w:rsidRDefault="002C7F25" w:rsidP="002B70A4">
      <w:pPr>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Good. </w:t>
      </w:r>
      <w:proofErr w:type="spellStart"/>
      <w:r w:rsidRPr="00623806">
        <w:rPr>
          <w:rFonts w:ascii="Helvetica" w:hAnsi="Helvetica"/>
          <w:color w:val="000000"/>
          <w:szCs w:val="24"/>
          <w:lang w:val="es-ES" w:eastAsia="ko-KR"/>
        </w:rPr>
        <w:t>Let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doubt</w:t>
      </w:r>
      <w:proofErr w:type="spellEnd"/>
      <w:r w:rsidRPr="00623806">
        <w:rPr>
          <w:rFonts w:ascii="Helvetica" w:hAnsi="Helvetica"/>
          <w:color w:val="000000"/>
          <w:szCs w:val="24"/>
          <w:lang w:val="es-ES" w:eastAsia="ko-KR"/>
        </w:rPr>
        <w:t>.</w:t>
      </w:r>
    </w:p>
    <w:p w14:paraId="50AAA8F5" w14:textId="75FD2732" w:rsidR="002C7F25" w:rsidRPr="00623806" w:rsidRDefault="002C7F25" w:rsidP="002B70A4">
      <w:pPr>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Doubt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served</w:t>
      </w:r>
      <w:proofErr w:type="spellEnd"/>
      <w:r w:rsidRPr="00623806">
        <w:rPr>
          <w:rFonts w:ascii="Helvetica" w:hAnsi="Helvetica"/>
          <w:color w:val="000000"/>
          <w:szCs w:val="24"/>
          <w:lang w:val="es-ES" w:eastAsia="ko-KR"/>
        </w:rPr>
        <w:t xml:space="preserve"> as a </w:t>
      </w:r>
      <w:proofErr w:type="spellStart"/>
      <w:r w:rsidRPr="00623806">
        <w:rPr>
          <w:rFonts w:ascii="Helvetica" w:hAnsi="Helvetica"/>
          <w:color w:val="000000"/>
          <w:szCs w:val="24"/>
          <w:lang w:val="es-ES" w:eastAsia="ko-KR"/>
        </w:rPr>
        <w:t>gateway</w:t>
      </w:r>
      <w:proofErr w:type="spellEnd"/>
      <w:r w:rsidRPr="00623806">
        <w:rPr>
          <w:rFonts w:ascii="Helvetica" w:hAnsi="Helvetica"/>
          <w:color w:val="000000"/>
          <w:szCs w:val="24"/>
          <w:lang w:val="es-ES" w:eastAsia="ko-KR"/>
        </w:rPr>
        <w:t xml:space="preserve">, and I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determined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step </w:t>
      </w:r>
      <w:proofErr w:type="spellStart"/>
      <w:r w:rsidRPr="00623806">
        <w:rPr>
          <w:rFonts w:ascii="Helvetica" w:hAnsi="Helvetica"/>
          <w:color w:val="000000"/>
          <w:szCs w:val="24"/>
          <w:lang w:val="es-ES" w:eastAsia="ko-KR"/>
        </w:rPr>
        <w:t>through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w:t>
      </w:r>
    </w:p>
    <w:p w14:paraId="0540B4E0" w14:textId="39269209" w:rsidR="002C7F25" w:rsidRPr="00623806" w:rsidRDefault="002C7F25" w:rsidP="002B70A4">
      <w:pPr>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saw</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flicker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uncertainty</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eyes</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looked</w:t>
      </w:r>
      <w:proofErr w:type="spellEnd"/>
      <w:r w:rsidRPr="00623806">
        <w:rPr>
          <w:rFonts w:ascii="Helvetica" w:hAnsi="Helvetica"/>
          <w:color w:val="000000"/>
          <w:szCs w:val="24"/>
          <w:lang w:val="es-ES" w:eastAsia="ko-KR"/>
        </w:rPr>
        <w:t xml:space="preserve"> at me and </w:t>
      </w:r>
      <w:proofErr w:type="spellStart"/>
      <w:r w:rsidRPr="00623806">
        <w:rPr>
          <w:rFonts w:ascii="Helvetica" w:hAnsi="Helvetica"/>
          <w:color w:val="000000"/>
          <w:szCs w:val="24"/>
          <w:lang w:val="es-ES" w:eastAsia="ko-KR"/>
        </w:rPr>
        <w:t>questioned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everything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thought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knew</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about</w:t>
      </w:r>
      <w:proofErr w:type="spellEnd"/>
      <w:r w:rsidRPr="00623806">
        <w:rPr>
          <w:rFonts w:ascii="Helvetica" w:hAnsi="Helvetica"/>
          <w:color w:val="000000"/>
          <w:szCs w:val="24"/>
          <w:lang w:val="es-ES" w:eastAsia="ko-KR"/>
        </w:rPr>
        <w:t xml:space="preserve"> </w:t>
      </w:r>
      <w:proofErr w:type="spellStart"/>
      <w:r w:rsidR="005C749B" w:rsidRPr="00623806">
        <w:rPr>
          <w:rFonts w:ascii="Helvetica" w:hAnsi="Helvetica"/>
          <w:color w:val="000000"/>
          <w:szCs w:val="24"/>
          <w:lang w:val="es-ES" w:eastAsia="ko-KR"/>
        </w:rPr>
        <w:t>Gunnolf</w:t>
      </w:r>
      <w:proofErr w:type="spellEnd"/>
      <w:r w:rsidR="005C749B" w:rsidRPr="00623806">
        <w:rPr>
          <w:rFonts w:ascii="Helvetica" w:hAnsi="Helvetica"/>
          <w:color w:val="000000"/>
          <w:szCs w:val="24"/>
          <w:lang w:val="es-ES" w:eastAsia="ko-KR"/>
        </w:rPr>
        <w:t xml:space="preserve"> and</w:t>
      </w:r>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about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herself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beginning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marked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initial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breach</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barrier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Gunnolf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constructed</w:t>
      </w:r>
      <w:proofErr w:type="spellEnd"/>
      <w:r w:rsidRPr="00623806">
        <w:rPr>
          <w:rFonts w:ascii="Helvetica" w:hAnsi="Helvetica"/>
          <w:color w:val="000000"/>
          <w:szCs w:val="24"/>
          <w:lang w:val="es-ES" w:eastAsia="ko-KR"/>
        </w:rPr>
        <w:t>.</w:t>
      </w:r>
    </w:p>
    <w:p w14:paraId="09ABA609" w14:textId="1F36C83E" w:rsidR="002C7F25" w:rsidRPr="00623806" w:rsidRDefault="002C7F25" w:rsidP="002B70A4">
      <w:pPr>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would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widen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w:t>
      </w:r>
    </w:p>
    <w:p w14:paraId="301D0609" w14:textId="13ACB19E" w:rsidR="002C7F25" w:rsidRPr="00623806" w:rsidRDefault="002C7F25" w:rsidP="002B70A4">
      <w:pPr>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would</w:t>
      </w:r>
      <w:proofErr w:type="spellEnd"/>
      <w:r w:rsidRPr="00623806">
        <w:rPr>
          <w:rFonts w:ascii="Helvetica" w:hAnsi="Helvetica"/>
          <w:color w:val="000000"/>
          <w:szCs w:val="24"/>
          <w:lang w:val="es-ES" w:eastAsia="ko-KR"/>
        </w:rPr>
        <w:t xml:space="preserve"> be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one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give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answers</w:t>
      </w:r>
      <w:proofErr w:type="spellEnd"/>
      <w:r w:rsidRPr="00623806">
        <w:rPr>
          <w:rFonts w:ascii="Helvetica" w:hAnsi="Helvetica"/>
          <w:color w:val="000000"/>
          <w:szCs w:val="24"/>
          <w:lang w:val="es-ES" w:eastAsia="ko-KR"/>
        </w:rPr>
        <w:t>.</w:t>
      </w:r>
    </w:p>
    <w:p w14:paraId="35E704AB" w14:textId="6326ABA0" w:rsidR="002C7F25" w:rsidRPr="00623806" w:rsidRDefault="002C7F25" w:rsidP="002B70A4">
      <w:pPr>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would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provide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with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truth</w:t>
      </w:r>
      <w:proofErr w:type="spellEnd"/>
      <w:r w:rsidRPr="00623806">
        <w:rPr>
          <w:rFonts w:ascii="Helvetica" w:hAnsi="Helvetica"/>
          <w:color w:val="000000"/>
          <w:szCs w:val="24"/>
          <w:lang w:val="es-ES" w:eastAsia="ko-KR"/>
        </w:rPr>
        <w:t>.</w:t>
      </w:r>
    </w:p>
    <w:p w14:paraId="08FF38FC" w14:textId="5D92FFED" w:rsidR="002C7F25" w:rsidRPr="00623806" w:rsidRDefault="002C7F25" w:rsidP="002B70A4">
      <w:pPr>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Let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wonder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why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Gunnolf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who</w:t>
      </w:r>
      <w:proofErr w:type="spellEnd"/>
      <w:r w:rsidRPr="00623806">
        <w:rPr>
          <w:rFonts w:ascii="Helvetica" w:hAnsi="Helvetica"/>
          <w:color w:val="000000"/>
          <w:szCs w:val="24"/>
          <w:lang w:val="es-ES" w:eastAsia="ko-KR"/>
        </w:rPr>
        <w:t xml:space="preserve"> he </w:t>
      </w:r>
      <w:proofErr w:type="spellStart"/>
      <w:r w:rsidRPr="00623806">
        <w:rPr>
          <w:rFonts w:ascii="Helvetica" w:hAnsi="Helvetica"/>
          <w:color w:val="000000"/>
          <w:szCs w:val="24"/>
          <w:lang w:val="es-ES" w:eastAsia="ko-KR"/>
        </w:rPr>
        <w:t>truly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w:t>
      </w:r>
    </w:p>
    <w:p w14:paraId="3F23E6B7" w14:textId="6B710907" w:rsidR="002C7F25" w:rsidRPr="00623806" w:rsidRDefault="002C7F25" w:rsidP="002B70A4">
      <w:pPr>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Let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ache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with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confusion</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slow-burning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hunger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only</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could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stoke</w:t>
      </w:r>
      <w:proofErr w:type="spellEnd"/>
      <w:r w:rsidRPr="00623806">
        <w:rPr>
          <w:rFonts w:ascii="Helvetica" w:hAnsi="Helvetica"/>
          <w:color w:val="000000"/>
          <w:szCs w:val="24"/>
          <w:lang w:val="es-ES" w:eastAsia="ko-KR"/>
        </w:rPr>
        <w:t>.</w:t>
      </w:r>
    </w:p>
    <w:p w14:paraId="1E86FD35" w14:textId="6A743AE4" w:rsidR="002C7F25" w:rsidRPr="00623806" w:rsidRDefault="002C7F25" w:rsidP="002B70A4">
      <w:pPr>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Let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remember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touch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when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dreams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turned</w:t>
      </w:r>
      <w:proofErr w:type="spellEnd"/>
      <w:r w:rsidRPr="00623806">
        <w:rPr>
          <w:rFonts w:ascii="Helvetica" w:hAnsi="Helvetica"/>
          <w:color w:val="000000"/>
          <w:szCs w:val="24"/>
          <w:lang w:val="es-ES" w:eastAsia="ko-KR"/>
        </w:rPr>
        <w:t xml:space="preserve"> wild and </w:t>
      </w:r>
      <w:proofErr w:type="spellStart"/>
      <w:r w:rsidRPr="00623806">
        <w:rPr>
          <w:rFonts w:ascii="Helvetica" w:hAnsi="Helvetica"/>
          <w:color w:val="000000"/>
          <w:szCs w:val="24"/>
          <w:lang w:val="es-ES" w:eastAsia="ko-KR"/>
        </w:rPr>
        <w:t>restless</w:t>
      </w:r>
      <w:proofErr w:type="spellEnd"/>
      <w:r w:rsidRPr="00623806">
        <w:rPr>
          <w:rFonts w:ascii="Helvetica" w:hAnsi="Helvetica"/>
          <w:color w:val="000000"/>
          <w:szCs w:val="24"/>
          <w:lang w:val="es-ES" w:eastAsia="ko-KR"/>
        </w:rPr>
        <w:t>.</w:t>
      </w:r>
    </w:p>
    <w:p w14:paraId="69C56290" w14:textId="08042582" w:rsidR="002C7F25" w:rsidRPr="00623806" w:rsidRDefault="002C7F25" w:rsidP="002B70A4">
      <w:pPr>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exhaled</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long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slow</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breath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savoring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satisfaction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curling</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chest</w:t>
      </w:r>
      <w:proofErr w:type="spellEnd"/>
      <w:r w:rsidRPr="00623806">
        <w:rPr>
          <w:rFonts w:ascii="Helvetica" w:hAnsi="Helvetica"/>
          <w:color w:val="000000"/>
          <w:szCs w:val="24"/>
          <w:lang w:val="es-ES" w:eastAsia="ko-KR"/>
        </w:rPr>
        <w:t>.</w:t>
      </w:r>
    </w:p>
    <w:p w14:paraId="7A86A06F" w14:textId="221F9630" w:rsidR="002C7F25" w:rsidRPr="00623806" w:rsidRDefault="002C7F25" w:rsidP="002B70A4">
      <w:pPr>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You’ve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kept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dark</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Gunnolf</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murmured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faint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reflection</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glass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silver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eyes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glinting</w:t>
      </w:r>
      <w:proofErr w:type="spellEnd"/>
      <w:r w:rsidRPr="00623806">
        <w:rPr>
          <w:rFonts w:ascii="Helvetica" w:hAnsi="Helvetica"/>
          <w:color w:val="000000"/>
          <w:szCs w:val="24"/>
          <w:lang w:val="es-ES" w:eastAsia="ko-KR"/>
        </w:rPr>
        <w:t xml:space="preserve"> back at me, feral. “And in </w:t>
      </w:r>
      <w:proofErr w:type="spellStart"/>
      <w:r w:rsidRPr="00623806">
        <w:rPr>
          <w:rFonts w:ascii="Helvetica" w:hAnsi="Helvetica"/>
          <w:color w:val="000000"/>
          <w:szCs w:val="24"/>
          <w:lang w:val="es-ES" w:eastAsia="ko-KR"/>
        </w:rPr>
        <w:t>darkness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things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begin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bloom</w:t>
      </w:r>
      <w:proofErr w:type="spellEnd"/>
      <w:r w:rsidRPr="00623806">
        <w:rPr>
          <w:rFonts w:ascii="Helvetica" w:hAnsi="Helvetica"/>
          <w:color w:val="000000"/>
          <w:szCs w:val="24"/>
          <w:lang w:val="es-ES" w:eastAsia="ko-KR"/>
        </w:rPr>
        <w:t>.”</w:t>
      </w:r>
    </w:p>
    <w:p w14:paraId="527F89E5" w14:textId="0483BE16" w:rsidR="002C7F25" w:rsidRPr="00623806" w:rsidRDefault="002C7F25" w:rsidP="002B70A4">
      <w:pPr>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And </w:t>
      </w:r>
      <w:proofErr w:type="spellStart"/>
      <w:r w:rsidRPr="00623806">
        <w:rPr>
          <w:rFonts w:ascii="Helvetica" w:hAnsi="Helvetica"/>
          <w:color w:val="000000"/>
          <w:szCs w:val="24"/>
          <w:lang w:val="es-ES" w:eastAsia="ko-KR"/>
        </w:rPr>
        <w:t>when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bloomed</w:t>
      </w:r>
      <w:proofErr w:type="spellEnd"/>
      <w:r w:rsidRPr="00623806">
        <w:rPr>
          <w:rFonts w:ascii="Helvetica" w:hAnsi="Helvetica"/>
          <w:color w:val="000000"/>
          <w:szCs w:val="24"/>
          <w:lang w:val="es-ES" w:eastAsia="ko-KR"/>
        </w:rPr>
        <w:t>—</w:t>
      </w:r>
    </w:p>
    <w:p w14:paraId="1F676543" w14:textId="6F5D8179" w:rsidR="002C7F25" w:rsidRPr="00623806" w:rsidRDefault="002C7F25" w:rsidP="002B70A4">
      <w:pPr>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would</w:t>
      </w:r>
      <w:proofErr w:type="spellEnd"/>
      <w:r w:rsidRPr="00623806">
        <w:rPr>
          <w:rFonts w:ascii="Helvetica" w:hAnsi="Helvetica"/>
          <w:color w:val="000000"/>
          <w:szCs w:val="24"/>
          <w:lang w:val="es-ES" w:eastAsia="ko-KR"/>
        </w:rPr>
        <w:t xml:space="preserve"> be </w:t>
      </w:r>
      <w:proofErr w:type="spellStart"/>
      <w:r w:rsidRPr="00623806">
        <w:rPr>
          <w:rFonts w:ascii="Helvetica" w:hAnsi="Helvetica"/>
          <w:color w:val="000000"/>
          <w:szCs w:val="24"/>
          <w:lang w:val="es-ES" w:eastAsia="ko-KR"/>
        </w:rPr>
        <w:t>there</w:t>
      </w:r>
      <w:proofErr w:type="spellEnd"/>
      <w:r w:rsidRPr="00623806">
        <w:rPr>
          <w:rFonts w:ascii="Helvetica" w:hAnsi="Helvetica"/>
          <w:color w:val="000000"/>
          <w:szCs w:val="24"/>
          <w:lang w:val="es-ES" w:eastAsia="ko-KR"/>
        </w:rPr>
        <w:t>.</w:t>
      </w:r>
    </w:p>
    <w:p w14:paraId="3018D89B" w14:textId="713CF6FE" w:rsidR="002C7F25" w:rsidRPr="00623806" w:rsidRDefault="002C7F25" w:rsidP="002B70A4">
      <w:pPr>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sun</w:t>
      </w:r>
      <w:proofErr w:type="spellEnd"/>
      <w:r w:rsidRPr="00623806">
        <w:rPr>
          <w:rFonts w:ascii="Helvetica" w:hAnsi="Helvetica"/>
          <w:color w:val="000000"/>
          <w:szCs w:val="24"/>
          <w:lang w:val="es-ES" w:eastAsia="ko-KR"/>
        </w:rPr>
        <w:t>.</w:t>
      </w:r>
    </w:p>
    <w:p w14:paraId="10BE51EB" w14:textId="4ADC5334" w:rsidR="002C7F25" w:rsidRPr="00623806" w:rsidRDefault="002C7F25" w:rsidP="002B70A4">
      <w:pPr>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lastRenderedPageBreak/>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storm</w:t>
      </w:r>
      <w:proofErr w:type="spellEnd"/>
      <w:r w:rsidRPr="00623806">
        <w:rPr>
          <w:rFonts w:ascii="Helvetica" w:hAnsi="Helvetica"/>
          <w:color w:val="000000"/>
          <w:szCs w:val="24"/>
          <w:lang w:val="es-ES" w:eastAsia="ko-KR"/>
        </w:rPr>
        <w:t>.</w:t>
      </w:r>
    </w:p>
    <w:p w14:paraId="2DDF7944" w14:textId="0170BF25" w:rsidR="002C7F25" w:rsidRPr="00623806" w:rsidRDefault="002C7F25" w:rsidP="002B70A4">
      <w:pPr>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Whatever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needed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there</w:t>
      </w:r>
      <w:proofErr w:type="spellEnd"/>
      <w:r w:rsidRPr="00623806">
        <w:rPr>
          <w:rFonts w:ascii="Helvetica" w:hAnsi="Helvetica"/>
          <w:color w:val="000000"/>
          <w:szCs w:val="24"/>
          <w:lang w:val="es-ES" w:eastAsia="ko-KR"/>
        </w:rPr>
        <w:t>.</w:t>
      </w:r>
    </w:p>
    <w:p w14:paraId="2285AEAD" w14:textId="5D565A23" w:rsidR="002C7F25" w:rsidRPr="00623806" w:rsidRDefault="002C7F25" w:rsidP="002B70A4">
      <w:pPr>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Whatever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would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tear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from</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Zeff’s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hands</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into</w:t>
      </w:r>
      <w:proofErr w:type="spellEnd"/>
      <w:r w:rsidRPr="00623806">
        <w:rPr>
          <w:rFonts w:ascii="Helvetica" w:hAnsi="Helvetica"/>
          <w:color w:val="000000"/>
          <w:szCs w:val="24"/>
          <w:lang w:val="es-ES" w:eastAsia="ko-KR"/>
        </w:rPr>
        <w:t xml:space="preserve"> mine.</w:t>
      </w:r>
    </w:p>
    <w:p w14:paraId="531BF683" w14:textId="038AAD67" w:rsidR="002C7F25" w:rsidRPr="00623806" w:rsidRDefault="002C7F25" w:rsidP="002B70A4">
      <w:pPr>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gramStart"/>
      <w:r w:rsidRPr="00623806">
        <w:rPr>
          <w:rFonts w:ascii="Helvetica" w:hAnsi="Helvetica"/>
          <w:color w:val="000000"/>
          <w:szCs w:val="24"/>
          <w:lang w:val="es-ES" w:eastAsia="ko-KR"/>
        </w:rPr>
        <w:t>driver</w:t>
      </w:r>
      <w:proofErr w:type="gram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cleared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throat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voice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cautious</w:t>
      </w:r>
      <w:proofErr w:type="spellEnd"/>
      <w:r w:rsidRPr="00623806">
        <w:rPr>
          <w:rFonts w:ascii="Helvetica" w:hAnsi="Helvetica"/>
          <w:color w:val="000000"/>
          <w:szCs w:val="24"/>
          <w:lang w:val="es-ES" w:eastAsia="ko-KR"/>
        </w:rPr>
        <w:t>.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Council </w:t>
      </w:r>
      <w:proofErr w:type="spellStart"/>
      <w:r w:rsidRPr="00623806">
        <w:rPr>
          <w:rFonts w:ascii="Helvetica" w:hAnsi="Helvetica"/>
          <w:color w:val="000000"/>
          <w:szCs w:val="24"/>
          <w:lang w:val="es-ES" w:eastAsia="ko-KR"/>
        </w:rPr>
        <w:t>is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asking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for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your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return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Your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Majesty</w:t>
      </w:r>
      <w:proofErr w:type="spellEnd"/>
      <w:r w:rsidRPr="00623806">
        <w:rPr>
          <w:rFonts w:ascii="Helvetica" w:hAnsi="Helvetica"/>
          <w:color w:val="000000"/>
          <w:szCs w:val="24"/>
          <w:lang w:val="es-ES" w:eastAsia="ko-KR"/>
        </w:rPr>
        <w:t>.”</w:t>
      </w:r>
    </w:p>
    <w:p w14:paraId="3933D1D2" w14:textId="7A2AF718" w:rsidR="002C7F25" w:rsidRPr="00623806" w:rsidRDefault="002C7F25" w:rsidP="002B70A4">
      <w:pPr>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didn’t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move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for</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long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moment</w:t>
      </w:r>
      <w:proofErr w:type="spellEnd"/>
      <w:r w:rsidRPr="00623806">
        <w:rPr>
          <w:rFonts w:ascii="Helvetica" w:hAnsi="Helvetica"/>
          <w:color w:val="000000"/>
          <w:szCs w:val="24"/>
          <w:lang w:val="es-ES" w:eastAsia="ko-KR"/>
        </w:rPr>
        <w:t>.</w:t>
      </w:r>
    </w:p>
    <w:p w14:paraId="2876251C" w14:textId="1C1C44DE" w:rsidR="002C7F25" w:rsidRPr="00623806" w:rsidRDefault="002C7F25" w:rsidP="002B70A4">
      <w:pPr>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Then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with</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slow</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growl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vibrating</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chest</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leaned</w:t>
      </w:r>
      <w:proofErr w:type="spellEnd"/>
      <w:r w:rsidRPr="00623806">
        <w:rPr>
          <w:rFonts w:ascii="Helvetica" w:hAnsi="Helvetica"/>
          <w:color w:val="000000"/>
          <w:szCs w:val="24"/>
          <w:lang w:val="es-ES" w:eastAsia="ko-KR"/>
        </w:rPr>
        <w:t xml:space="preserve"> back </w:t>
      </w:r>
      <w:proofErr w:type="spellStart"/>
      <w:r w:rsidRPr="00623806">
        <w:rPr>
          <w:rFonts w:ascii="Helvetica" w:hAnsi="Helvetica"/>
          <w:color w:val="000000"/>
          <w:szCs w:val="24"/>
          <w:lang w:val="es-ES" w:eastAsia="ko-KR"/>
        </w:rPr>
        <w:t>against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seat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rage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simmering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just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beneath</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skin</w:t>
      </w:r>
      <w:r w:rsidR="002B70A4" w:rsidRPr="00623806">
        <w:rPr>
          <w:rFonts w:ascii="Helvetica" w:hAnsi="Helvetica"/>
          <w:color w:val="000000"/>
          <w:szCs w:val="24"/>
          <w:lang w:val="es-ES" w:eastAsia="ko-KR"/>
        </w:rPr>
        <w:t>.</w:t>
      </w:r>
    </w:p>
    <w:p w14:paraId="0F6001AE" w14:textId="30D17E7D" w:rsidR="002C7F25" w:rsidRPr="00623806" w:rsidRDefault="002C7F25" w:rsidP="002B70A4">
      <w:pPr>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Fuck</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Council,” I </w:t>
      </w:r>
      <w:proofErr w:type="spellStart"/>
      <w:r w:rsidRPr="00623806">
        <w:rPr>
          <w:rFonts w:ascii="Helvetica" w:hAnsi="Helvetica"/>
          <w:color w:val="000000"/>
          <w:szCs w:val="24"/>
          <w:lang w:val="es-ES" w:eastAsia="ko-KR"/>
        </w:rPr>
        <w:t>said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voice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sharp</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venomous</w:t>
      </w:r>
      <w:proofErr w:type="spellEnd"/>
      <w:r w:rsidRPr="00623806">
        <w:rPr>
          <w:rFonts w:ascii="Helvetica" w:hAnsi="Helvetica"/>
          <w:color w:val="000000"/>
          <w:szCs w:val="24"/>
          <w:lang w:val="es-ES" w:eastAsia="ko-KR"/>
        </w:rPr>
        <w:t>.</w:t>
      </w:r>
    </w:p>
    <w:p w14:paraId="6ECCC56E" w14:textId="54CCEBAC" w:rsidR="002C7F25" w:rsidRPr="00623806" w:rsidRDefault="002C7F25" w:rsidP="002B70A4">
      <w:pPr>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fists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curled</w:t>
      </w:r>
      <w:proofErr w:type="spellEnd"/>
      <w:r w:rsidRPr="00623806">
        <w:rPr>
          <w:rFonts w:ascii="Helvetica" w:hAnsi="Helvetica"/>
          <w:color w:val="000000"/>
          <w:szCs w:val="24"/>
          <w:lang w:val="es-ES" w:eastAsia="ko-KR"/>
        </w:rPr>
        <w:t xml:space="preserve"> at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sides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nails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biting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into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palms</w:t>
      </w:r>
      <w:proofErr w:type="spellEnd"/>
      <w:r w:rsidRPr="00623806">
        <w:rPr>
          <w:rFonts w:ascii="Helvetica" w:hAnsi="Helvetica"/>
          <w:color w:val="000000"/>
          <w:szCs w:val="24"/>
          <w:lang w:val="es-ES" w:eastAsia="ko-KR"/>
        </w:rPr>
        <w:t>.</w:t>
      </w:r>
    </w:p>
    <w:p w14:paraId="7B15A543" w14:textId="547A0218" w:rsidR="002C7F25" w:rsidRPr="00623806" w:rsidRDefault="002C7F25" w:rsidP="002B70A4">
      <w:pPr>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Since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day</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crowned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king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had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tried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chain</w:t>
      </w:r>
      <w:proofErr w:type="spellEnd"/>
      <w:r w:rsidRPr="00623806">
        <w:rPr>
          <w:rFonts w:ascii="Helvetica" w:hAnsi="Helvetica"/>
          <w:color w:val="000000"/>
          <w:szCs w:val="24"/>
          <w:lang w:val="es-ES" w:eastAsia="ko-KR"/>
        </w:rPr>
        <w:t xml:space="preserve"> me—</w:t>
      </w:r>
      <w:proofErr w:type="spellStart"/>
      <w:r w:rsidRPr="00623806">
        <w:rPr>
          <w:rFonts w:ascii="Helvetica" w:hAnsi="Helvetica"/>
          <w:color w:val="000000"/>
          <w:szCs w:val="24"/>
          <w:lang w:val="es-ES" w:eastAsia="ko-KR"/>
        </w:rPr>
        <w:t>dress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their</w:t>
      </w:r>
      <w:proofErr w:type="spellEnd"/>
      <w:r w:rsidRPr="00623806">
        <w:rPr>
          <w:rFonts w:ascii="Helvetica" w:hAnsi="Helvetica"/>
          <w:color w:val="000000"/>
          <w:szCs w:val="24"/>
          <w:lang w:val="es-ES" w:eastAsia="ko-KR"/>
        </w:rPr>
        <w:t xml:space="preserve"> control up in </w:t>
      </w:r>
      <w:proofErr w:type="spellStart"/>
      <w:r w:rsidRPr="00623806">
        <w:rPr>
          <w:rFonts w:ascii="Helvetica" w:hAnsi="Helvetica"/>
          <w:color w:val="000000"/>
          <w:szCs w:val="24"/>
          <w:lang w:val="es-ES" w:eastAsia="ko-KR"/>
        </w:rPr>
        <w:t>traditions</w:t>
      </w:r>
      <w:proofErr w:type="spellEnd"/>
      <w:r w:rsidRPr="00623806">
        <w:rPr>
          <w:rFonts w:ascii="Helvetica" w:hAnsi="Helvetica"/>
          <w:color w:val="000000"/>
          <w:szCs w:val="24"/>
          <w:lang w:val="es-ES" w:eastAsia="ko-KR"/>
        </w:rPr>
        <w:t xml:space="preserve"> and </w:t>
      </w:r>
      <w:proofErr w:type="spellStart"/>
      <w:r w:rsidRPr="00623806">
        <w:rPr>
          <w:rFonts w:ascii="Helvetica" w:hAnsi="Helvetica"/>
          <w:color w:val="000000"/>
          <w:szCs w:val="24"/>
          <w:lang w:val="es-ES" w:eastAsia="ko-KR"/>
        </w:rPr>
        <w:t>laws</w:t>
      </w:r>
      <w:proofErr w:type="spellEnd"/>
      <w:r w:rsidRPr="00623806">
        <w:rPr>
          <w:rFonts w:ascii="Helvetica" w:hAnsi="Helvetica"/>
          <w:color w:val="000000"/>
          <w:szCs w:val="24"/>
          <w:lang w:val="es-ES" w:eastAsia="ko-KR"/>
        </w:rPr>
        <w:t xml:space="preserve"> so </w:t>
      </w:r>
      <w:proofErr w:type="spellStart"/>
      <w:r w:rsidRPr="00623806">
        <w:rPr>
          <w:rFonts w:ascii="Helvetica" w:hAnsi="Helvetica"/>
          <w:color w:val="000000"/>
          <w:szCs w:val="24"/>
          <w:lang w:val="es-ES" w:eastAsia="ko-KR"/>
        </w:rPr>
        <w:t>old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stank</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rot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Even</w:t>
      </w:r>
      <w:proofErr w:type="spellEnd"/>
      <w:r w:rsidRPr="00623806">
        <w:rPr>
          <w:rFonts w:ascii="Helvetica" w:hAnsi="Helvetica"/>
          <w:color w:val="000000"/>
          <w:szCs w:val="24"/>
          <w:lang w:val="es-ES" w:eastAsia="ko-KR"/>
        </w:rPr>
        <w:t xml:space="preserve"> after </w:t>
      </w:r>
      <w:proofErr w:type="spellStart"/>
      <w:r w:rsidRPr="00623806">
        <w:rPr>
          <w:rFonts w:ascii="Helvetica" w:hAnsi="Helvetica"/>
          <w:color w:val="000000"/>
          <w:szCs w:val="24"/>
          <w:lang w:val="es-ES" w:eastAsia="ko-KR"/>
        </w:rPr>
        <w:t>two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years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of</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eight-year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reign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closely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monitored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every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move</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made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Questioned</w:t>
      </w:r>
      <w:proofErr w:type="spellEnd"/>
      <w:r w:rsidRPr="00623806">
        <w:rPr>
          <w:rFonts w:ascii="Helvetica" w:hAnsi="Helvetica"/>
          <w:color w:val="000000"/>
          <w:szCs w:val="24"/>
          <w:lang w:val="es-ES" w:eastAsia="ko-KR"/>
        </w:rPr>
        <w:t>.</w:t>
      </w:r>
    </w:p>
    <w:p w14:paraId="16E8BF63" w14:textId="67AF4009" w:rsidR="002C7F25" w:rsidRPr="00623806" w:rsidRDefault="002C7F25" w:rsidP="002B70A4">
      <w:pPr>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Change </w:t>
      </w:r>
      <w:proofErr w:type="spellStart"/>
      <w:r w:rsidRPr="00623806">
        <w:rPr>
          <w:rFonts w:ascii="Helvetica" w:hAnsi="Helvetica"/>
          <w:color w:val="000000"/>
          <w:szCs w:val="24"/>
          <w:lang w:val="es-ES" w:eastAsia="ko-KR"/>
        </w:rPr>
        <w:t>one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law</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screamed</w:t>
      </w:r>
      <w:proofErr w:type="spellEnd"/>
      <w:r w:rsidRPr="00623806">
        <w:rPr>
          <w:rFonts w:ascii="Helvetica" w:hAnsi="Helvetica"/>
          <w:color w:val="000000"/>
          <w:szCs w:val="24"/>
          <w:lang w:val="es-ES" w:eastAsia="ko-KR"/>
        </w:rPr>
        <w:t>.</w:t>
      </w:r>
    </w:p>
    <w:p w14:paraId="5FEFFD4B" w14:textId="493899FF" w:rsidR="002C7F25" w:rsidRPr="00623806" w:rsidRDefault="002C7F25" w:rsidP="002B70A4">
      <w:pPr>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Challenge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ancient</w:t>
      </w:r>
      <w:proofErr w:type="spellEnd"/>
      <w:r w:rsidRPr="00623806">
        <w:rPr>
          <w:rFonts w:ascii="Helvetica" w:hAnsi="Helvetica"/>
          <w:color w:val="000000"/>
          <w:szCs w:val="24"/>
          <w:lang w:val="es-ES" w:eastAsia="ko-KR"/>
        </w:rPr>
        <w:t xml:space="preserve"> rite? </w:t>
      </w:r>
      <w:proofErr w:type="spellStart"/>
      <w:r w:rsidRPr="00623806">
        <w:rPr>
          <w:rFonts w:ascii="Helvetica" w:hAnsi="Helvetica"/>
          <w:color w:val="000000"/>
          <w:szCs w:val="24"/>
          <w:lang w:val="es-ES" w:eastAsia="ko-KR"/>
        </w:rPr>
        <w:t>They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clawed</w:t>
      </w:r>
      <w:proofErr w:type="spellEnd"/>
      <w:r w:rsidRPr="00623806">
        <w:rPr>
          <w:rFonts w:ascii="Helvetica" w:hAnsi="Helvetica"/>
          <w:color w:val="000000"/>
          <w:szCs w:val="24"/>
          <w:lang w:val="es-ES" w:eastAsia="ko-KR"/>
        </w:rPr>
        <w:t>.</w:t>
      </w:r>
    </w:p>
    <w:p w14:paraId="4F8A22F3" w14:textId="1B78A7BA" w:rsidR="002C7F25" w:rsidRPr="00623806" w:rsidRDefault="002C7F25" w:rsidP="002B70A4">
      <w:pPr>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Demand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modernization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threatened</w:t>
      </w:r>
      <w:proofErr w:type="spellEnd"/>
      <w:r w:rsidRPr="00623806">
        <w:rPr>
          <w:rFonts w:ascii="Helvetica" w:hAnsi="Helvetica"/>
          <w:color w:val="000000"/>
          <w:szCs w:val="24"/>
          <w:lang w:val="es-ES" w:eastAsia="ko-KR"/>
        </w:rPr>
        <w:t>.</w:t>
      </w:r>
    </w:p>
    <w:p w14:paraId="19DFA817" w14:textId="7EC7471C" w:rsidR="002C7F25" w:rsidRPr="00623806" w:rsidRDefault="002C7F25" w:rsidP="002B70A4">
      <w:pPr>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And </w:t>
      </w:r>
      <w:proofErr w:type="spellStart"/>
      <w:r w:rsidRPr="00623806">
        <w:rPr>
          <w:rFonts w:ascii="Helvetica" w:hAnsi="Helvetica"/>
          <w:color w:val="000000"/>
          <w:szCs w:val="24"/>
          <w:lang w:val="es-ES" w:eastAsia="ko-KR"/>
        </w:rPr>
        <w:t>now</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Now</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dared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pressure</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into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mating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for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appearances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appease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Alphas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fragile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pride</w:t>
      </w:r>
      <w:proofErr w:type="spellEnd"/>
      <w:r w:rsidRPr="00623806">
        <w:rPr>
          <w:rFonts w:ascii="Helvetica" w:hAnsi="Helvetica"/>
          <w:color w:val="000000"/>
          <w:szCs w:val="24"/>
          <w:lang w:val="es-ES" w:eastAsia="ko-KR"/>
        </w:rPr>
        <w:t>.</w:t>
      </w:r>
    </w:p>
    <w:p w14:paraId="1CEBE466" w14:textId="3DFFF462" w:rsidR="002C7F25" w:rsidRPr="00623806" w:rsidRDefault="002C7F25" w:rsidP="002B70A4">
      <w:pPr>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"Balance," </w:t>
      </w:r>
      <w:proofErr w:type="spellStart"/>
      <w:r w:rsidRPr="00623806">
        <w:rPr>
          <w:rFonts w:ascii="Helvetica" w:hAnsi="Helvetica"/>
          <w:color w:val="000000"/>
          <w:szCs w:val="24"/>
          <w:lang w:val="es-ES" w:eastAsia="ko-KR"/>
        </w:rPr>
        <w:t>they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said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Every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king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needs</w:t>
      </w:r>
      <w:proofErr w:type="spellEnd"/>
      <w:r w:rsidRPr="00623806">
        <w:rPr>
          <w:rFonts w:ascii="Helvetica" w:hAnsi="Helvetica"/>
          <w:color w:val="000000"/>
          <w:szCs w:val="24"/>
          <w:lang w:val="es-ES" w:eastAsia="ko-KR"/>
        </w:rPr>
        <w:t xml:space="preserve"> a Luna.</w:t>
      </w:r>
    </w:p>
    <w:p w14:paraId="18752285" w14:textId="1F4F2D25" w:rsidR="002C7F25" w:rsidRPr="00623806" w:rsidRDefault="002C7F25" w:rsidP="002B70A4">
      <w:pPr>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could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practically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hear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their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whining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voices</w:t>
      </w:r>
      <w:proofErr w:type="spellEnd"/>
      <w:r w:rsidRPr="00623806">
        <w:rPr>
          <w:rFonts w:ascii="Helvetica" w:hAnsi="Helvetica"/>
          <w:color w:val="000000"/>
          <w:szCs w:val="24"/>
          <w:lang w:val="es-ES" w:eastAsia="ko-KR"/>
        </w:rPr>
        <w:t xml:space="preserve"> in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skull</w:t>
      </w:r>
      <w:proofErr w:type="spellEnd"/>
      <w:r w:rsidRPr="00623806">
        <w:rPr>
          <w:rFonts w:ascii="Helvetica" w:hAnsi="Helvetica"/>
          <w:color w:val="000000"/>
          <w:szCs w:val="24"/>
          <w:lang w:val="es-ES" w:eastAsia="ko-KR"/>
        </w:rPr>
        <w:t>.</w:t>
      </w:r>
    </w:p>
    <w:p w14:paraId="5ADC3265" w14:textId="3B839A3E" w:rsidR="002C7F25" w:rsidRPr="00623806" w:rsidRDefault="002C7F25" w:rsidP="002B70A4">
      <w:pPr>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No. I </w:t>
      </w:r>
      <w:proofErr w:type="spellStart"/>
      <w:r w:rsidRPr="00623806">
        <w:rPr>
          <w:rFonts w:ascii="Helvetica" w:hAnsi="Helvetica"/>
          <w:color w:val="000000"/>
          <w:szCs w:val="24"/>
          <w:lang w:val="es-ES" w:eastAsia="ko-KR"/>
        </w:rPr>
        <w:t>wouldn’t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take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some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carefully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chosen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pawn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paraded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out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like</w:t>
      </w:r>
      <w:proofErr w:type="spellEnd"/>
      <w:r w:rsidRPr="00623806">
        <w:rPr>
          <w:rFonts w:ascii="Helvetica" w:hAnsi="Helvetica"/>
          <w:color w:val="000000"/>
          <w:szCs w:val="24"/>
          <w:lang w:val="es-ES" w:eastAsia="ko-KR"/>
        </w:rPr>
        <w:t xml:space="preserve"> a </w:t>
      </w:r>
      <w:proofErr w:type="spellStart"/>
      <w:r w:rsidRPr="00623806">
        <w:rPr>
          <w:rFonts w:ascii="Helvetica" w:hAnsi="Helvetica"/>
          <w:color w:val="000000"/>
          <w:szCs w:val="24"/>
          <w:lang w:val="es-ES" w:eastAsia="ko-KR"/>
        </w:rPr>
        <w:t>prize</w:t>
      </w:r>
      <w:proofErr w:type="spellEnd"/>
      <w:r w:rsidRPr="00623806">
        <w:rPr>
          <w:rFonts w:ascii="Helvetica" w:hAnsi="Helvetica"/>
          <w:color w:val="000000"/>
          <w:szCs w:val="24"/>
          <w:lang w:val="es-ES" w:eastAsia="ko-KR"/>
        </w:rPr>
        <w:t>.</w:t>
      </w:r>
    </w:p>
    <w:p w14:paraId="52727637" w14:textId="42C10009" w:rsidR="002C7F25" w:rsidRPr="00623806" w:rsidRDefault="002C7F25" w:rsidP="002B70A4">
      <w:pPr>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If</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took</w:t>
      </w:r>
      <w:proofErr w:type="spellEnd"/>
      <w:r w:rsidRPr="00623806">
        <w:rPr>
          <w:rFonts w:ascii="Helvetica" w:hAnsi="Helvetica"/>
          <w:color w:val="000000"/>
          <w:szCs w:val="24"/>
          <w:lang w:val="es-ES" w:eastAsia="ko-KR"/>
        </w:rPr>
        <w:t xml:space="preserve"> a mate, </w:t>
      </w:r>
      <w:proofErr w:type="spellStart"/>
      <w:r w:rsidRPr="00623806">
        <w:rPr>
          <w:rFonts w:ascii="Helvetica" w:hAnsi="Helvetica"/>
          <w:color w:val="000000"/>
          <w:szCs w:val="24"/>
          <w:lang w:val="es-ES" w:eastAsia="ko-KR"/>
        </w:rPr>
        <w:t>it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would</w:t>
      </w:r>
      <w:proofErr w:type="spellEnd"/>
      <w:r w:rsidRPr="00623806">
        <w:rPr>
          <w:rFonts w:ascii="Helvetica" w:hAnsi="Helvetica"/>
          <w:color w:val="000000"/>
          <w:szCs w:val="24"/>
          <w:lang w:val="es-ES" w:eastAsia="ko-KR"/>
        </w:rPr>
        <w:t xml:space="preserve"> be Liliam.</w:t>
      </w:r>
    </w:p>
    <w:p w14:paraId="5A088D4A" w14:textId="012B2600" w:rsidR="002C7F25" w:rsidRPr="00623806" w:rsidRDefault="002C7F25" w:rsidP="002B70A4">
      <w:pPr>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Only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w:t>
      </w:r>
    </w:p>
    <w:p w14:paraId="152126BA" w14:textId="77777777" w:rsidR="002C7F25" w:rsidRPr="00623806" w:rsidRDefault="002C7F25" w:rsidP="002B70A4">
      <w:pPr>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Because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when</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touched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w:t>
      </w:r>
    </w:p>
    <w:p w14:paraId="33FA0C1B" w14:textId="4FE09270" w:rsidR="002C7F25" w:rsidRPr="00623806" w:rsidRDefault="002C7F25" w:rsidP="002B70A4">
      <w:pPr>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When</w:t>
      </w:r>
      <w:proofErr w:type="spellEnd"/>
      <w:r w:rsidRPr="00623806">
        <w:rPr>
          <w:rFonts w:ascii="Helvetica" w:hAnsi="Helvetica"/>
          <w:color w:val="000000"/>
          <w:szCs w:val="24"/>
          <w:lang w:val="es-ES" w:eastAsia="ko-KR"/>
        </w:rPr>
        <w:t xml:space="preserve"> I </w:t>
      </w:r>
      <w:proofErr w:type="spellStart"/>
      <w:r w:rsidRPr="00623806">
        <w:rPr>
          <w:rFonts w:ascii="Helvetica" w:hAnsi="Helvetica"/>
          <w:color w:val="000000"/>
          <w:szCs w:val="24"/>
          <w:lang w:val="es-ES" w:eastAsia="ko-KR"/>
        </w:rPr>
        <w:t>smelled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when</w:t>
      </w:r>
      <w:proofErr w:type="spellEnd"/>
      <w:r w:rsidRPr="00623806">
        <w:rPr>
          <w:rFonts w:ascii="Helvetica" w:hAnsi="Helvetica"/>
          <w:color w:val="000000"/>
          <w:szCs w:val="24"/>
          <w:lang w:val="es-ES" w:eastAsia="ko-KR"/>
        </w:rPr>
        <w:t xml:space="preserve"> I </w:t>
      </w:r>
      <w:proofErr w:type="spellStart"/>
      <w:r w:rsidR="00775DFD" w:rsidRPr="00623806">
        <w:rPr>
          <w:rFonts w:ascii="Helvetica" w:hAnsi="Helvetica"/>
          <w:color w:val="000000"/>
          <w:szCs w:val="24"/>
          <w:lang w:val="es-ES" w:eastAsia="ko-KR"/>
        </w:rPr>
        <w:t>gazed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into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her</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wide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storm-tossed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eyes</w:t>
      </w:r>
      <w:proofErr w:type="spellEnd"/>
      <w:r w:rsidRPr="00623806">
        <w:rPr>
          <w:rFonts w:ascii="Helvetica" w:hAnsi="Helvetica"/>
          <w:color w:val="000000"/>
          <w:szCs w:val="24"/>
          <w:lang w:val="es-ES" w:eastAsia="ko-KR"/>
        </w:rPr>
        <w:t>…</w:t>
      </w:r>
    </w:p>
    <w:p w14:paraId="4C76FD04" w14:textId="071D1412" w:rsidR="002C7F25" w:rsidRPr="00623806" w:rsidRDefault="002C7F25" w:rsidP="002B70A4">
      <w:pPr>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I </w:t>
      </w:r>
      <w:proofErr w:type="spellStart"/>
      <w:r w:rsidRPr="00623806">
        <w:rPr>
          <w:rFonts w:ascii="Helvetica" w:hAnsi="Helvetica"/>
          <w:color w:val="000000"/>
          <w:szCs w:val="24"/>
          <w:lang w:val="es-ES" w:eastAsia="ko-KR"/>
        </w:rPr>
        <w:t>knew</w:t>
      </w:r>
      <w:proofErr w:type="spellEnd"/>
      <w:r w:rsidRPr="00623806">
        <w:rPr>
          <w:rFonts w:ascii="Helvetica" w:hAnsi="Helvetica"/>
          <w:color w:val="000000"/>
          <w:szCs w:val="24"/>
          <w:lang w:val="es-ES" w:eastAsia="ko-KR"/>
        </w:rPr>
        <w:t>.</w:t>
      </w:r>
    </w:p>
    <w:p w14:paraId="1495ABA9" w14:textId="0197B7A8" w:rsidR="002C7F25" w:rsidRPr="00623806" w:rsidRDefault="002C7F25" w:rsidP="002B70A4">
      <w:pPr>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She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mine.</w:t>
      </w:r>
    </w:p>
    <w:p w14:paraId="5C7098FD" w14:textId="346D5597" w:rsidR="002C7F25" w:rsidRPr="00623806" w:rsidRDefault="002C7F25" w:rsidP="002B70A4">
      <w:pPr>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She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not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bound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traditions</w:t>
      </w:r>
      <w:proofErr w:type="spellEnd"/>
      <w:r w:rsidRPr="00623806">
        <w:rPr>
          <w:rFonts w:ascii="Helvetica" w:hAnsi="Helvetica"/>
          <w:color w:val="000000"/>
          <w:szCs w:val="24"/>
          <w:lang w:val="es-ES" w:eastAsia="ko-KR"/>
        </w:rPr>
        <w:t>.</w:t>
      </w:r>
    </w:p>
    <w:p w14:paraId="26C65166" w14:textId="5E560BC8" w:rsidR="002C7F25" w:rsidRPr="00623806" w:rsidRDefault="002C7F25" w:rsidP="0035271A">
      <w:pPr>
        <w:ind w:firstLine="720"/>
        <w:jc w:val="both"/>
        <w:rPr>
          <w:rFonts w:ascii="Helvetica" w:hAnsi="Helvetica"/>
          <w:color w:val="000000"/>
          <w:szCs w:val="24"/>
          <w:lang w:val="es-ES" w:eastAsia="ko-KR"/>
        </w:rPr>
      </w:pPr>
      <w:proofErr w:type="spellStart"/>
      <w:r w:rsidRPr="00623806">
        <w:rPr>
          <w:rFonts w:ascii="Helvetica" w:hAnsi="Helvetica"/>
          <w:color w:val="000000"/>
          <w:szCs w:val="24"/>
          <w:lang w:val="es-ES" w:eastAsia="ko-KR"/>
        </w:rPr>
        <w:t>She</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belonged</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me, </w:t>
      </w:r>
      <w:proofErr w:type="spellStart"/>
      <w:r w:rsidRPr="00623806">
        <w:rPr>
          <w:rFonts w:ascii="Helvetica" w:hAnsi="Helvetica"/>
          <w:color w:val="000000"/>
          <w:szCs w:val="24"/>
          <w:lang w:val="es-ES" w:eastAsia="ko-KR"/>
        </w:rPr>
        <w:t>not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Gunnolf</w:t>
      </w:r>
      <w:proofErr w:type="spellEnd"/>
      <w:r w:rsidRPr="00623806">
        <w:rPr>
          <w:rFonts w:ascii="Helvetica" w:hAnsi="Helvetica"/>
          <w:color w:val="000000"/>
          <w:szCs w:val="24"/>
          <w:lang w:val="es-ES" w:eastAsia="ko-KR"/>
        </w:rPr>
        <w:t>.</w:t>
      </w:r>
    </w:p>
    <w:p w14:paraId="6BA5997B" w14:textId="6179461D" w:rsidR="002C7F25" w:rsidRPr="00623806" w:rsidRDefault="002C7F25" w:rsidP="002B70A4">
      <w:pPr>
        <w:ind w:firstLine="720"/>
        <w:jc w:val="both"/>
        <w:rPr>
          <w:rFonts w:ascii="Helvetica" w:hAnsi="Helvetica"/>
          <w:i/>
          <w:iCs/>
          <w:color w:val="000000"/>
          <w:szCs w:val="24"/>
          <w:lang w:val="es-ES" w:eastAsia="ko-KR"/>
        </w:rPr>
      </w:pPr>
      <w:proofErr w:type="spellStart"/>
      <w:r w:rsidRPr="00623806">
        <w:rPr>
          <w:rFonts w:ascii="Helvetica" w:hAnsi="Helvetica"/>
          <w:i/>
          <w:iCs/>
          <w:color w:val="000000"/>
          <w:szCs w:val="24"/>
          <w:lang w:val="es-ES" w:eastAsia="ko-KR"/>
        </w:rPr>
        <w:t>To</w:t>
      </w:r>
      <w:proofErr w:type="spellEnd"/>
      <w:r w:rsidRPr="00623806">
        <w:rPr>
          <w:rFonts w:ascii="Helvetica" w:hAnsi="Helvetica"/>
          <w:i/>
          <w:iCs/>
          <w:color w:val="000000"/>
          <w:szCs w:val="24"/>
          <w:lang w:val="es-ES" w:eastAsia="ko-KR"/>
        </w:rPr>
        <w:t xml:space="preserve"> me.</w:t>
      </w:r>
    </w:p>
    <w:p w14:paraId="6CC079FA" w14:textId="268BA95F" w:rsidR="002B70A4" w:rsidRPr="00623806" w:rsidRDefault="002C7F25" w:rsidP="002B70A4">
      <w:pPr>
        <w:ind w:firstLine="720"/>
        <w:jc w:val="both"/>
        <w:rPr>
          <w:rFonts w:ascii="Helvetica" w:hAnsi="Helvetica"/>
          <w:color w:val="000000"/>
          <w:szCs w:val="24"/>
          <w:lang w:val="es-ES" w:eastAsia="ko-KR"/>
        </w:rPr>
      </w:pPr>
      <w:r w:rsidRPr="00623806">
        <w:rPr>
          <w:rFonts w:ascii="Helvetica" w:hAnsi="Helvetica"/>
          <w:color w:val="000000"/>
          <w:szCs w:val="24"/>
          <w:lang w:val="es-ES" w:eastAsia="ko-KR"/>
        </w:rPr>
        <w:t xml:space="preserve">And no </w:t>
      </w:r>
      <w:proofErr w:type="spellStart"/>
      <w:r w:rsidRPr="00623806">
        <w:rPr>
          <w:rFonts w:ascii="Helvetica" w:hAnsi="Helvetica"/>
          <w:color w:val="000000"/>
          <w:szCs w:val="24"/>
          <w:lang w:val="es-ES" w:eastAsia="ko-KR"/>
        </w:rPr>
        <w:t>one</w:t>
      </w:r>
      <w:proofErr w:type="spellEnd"/>
      <w:r w:rsidRPr="00623806">
        <w:rPr>
          <w:rFonts w:ascii="Helvetica" w:hAnsi="Helvetica"/>
          <w:color w:val="000000"/>
          <w:szCs w:val="24"/>
          <w:lang w:val="es-ES" w:eastAsia="ko-KR"/>
        </w:rPr>
        <w:t xml:space="preserve">—no </w:t>
      </w:r>
      <w:proofErr w:type="spellStart"/>
      <w:r w:rsidRPr="00623806">
        <w:rPr>
          <w:rFonts w:ascii="Helvetica" w:hAnsi="Helvetica"/>
          <w:color w:val="000000"/>
          <w:szCs w:val="24"/>
          <w:lang w:val="es-ES" w:eastAsia="ko-KR"/>
        </w:rPr>
        <w:t>gods</w:t>
      </w:r>
      <w:proofErr w:type="spellEnd"/>
      <w:r w:rsidRPr="00623806">
        <w:rPr>
          <w:rFonts w:ascii="Helvetica" w:hAnsi="Helvetica"/>
          <w:color w:val="000000"/>
          <w:szCs w:val="24"/>
          <w:lang w:val="es-ES" w:eastAsia="ko-KR"/>
        </w:rPr>
        <w:t xml:space="preserve">, no </w:t>
      </w:r>
      <w:proofErr w:type="spellStart"/>
      <w:r w:rsidRPr="00623806">
        <w:rPr>
          <w:rFonts w:ascii="Helvetica" w:hAnsi="Helvetica"/>
          <w:color w:val="000000"/>
          <w:szCs w:val="24"/>
          <w:lang w:val="es-ES" w:eastAsia="ko-KR"/>
        </w:rPr>
        <w:t>council</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not</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even</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Gunnolf</w:t>
      </w:r>
      <w:proofErr w:type="spellEnd"/>
      <w:r w:rsidRPr="00623806">
        <w:rPr>
          <w:rFonts w:ascii="Helvetica" w:hAnsi="Helvetica"/>
          <w:color w:val="000000"/>
          <w:szCs w:val="24"/>
          <w:lang w:val="es-ES" w:eastAsia="ko-KR"/>
        </w:rPr>
        <w:t>—</w:t>
      </w:r>
      <w:proofErr w:type="spellStart"/>
      <w:r w:rsidRPr="00623806">
        <w:rPr>
          <w:rFonts w:ascii="Helvetica" w:hAnsi="Helvetica"/>
          <w:color w:val="000000"/>
          <w:szCs w:val="24"/>
          <w:lang w:val="es-ES" w:eastAsia="ko-KR"/>
        </w:rPr>
        <w:t>was</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going</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to</w:t>
      </w:r>
      <w:proofErr w:type="spellEnd"/>
      <w:r w:rsidRPr="00623806">
        <w:rPr>
          <w:rFonts w:ascii="Helvetica" w:hAnsi="Helvetica"/>
          <w:color w:val="000000"/>
          <w:szCs w:val="24"/>
          <w:lang w:val="es-ES" w:eastAsia="ko-KR"/>
        </w:rPr>
        <w:t xml:space="preserve"> stand in </w:t>
      </w:r>
      <w:proofErr w:type="spellStart"/>
      <w:r w:rsidRPr="00623806">
        <w:rPr>
          <w:rFonts w:ascii="Helvetica" w:hAnsi="Helvetica"/>
          <w:color w:val="000000"/>
          <w:szCs w:val="24"/>
          <w:lang w:val="es-ES" w:eastAsia="ko-KR"/>
        </w:rPr>
        <w:t>my</w:t>
      </w:r>
      <w:proofErr w:type="spellEnd"/>
      <w:r w:rsidRPr="00623806">
        <w:rPr>
          <w:rFonts w:ascii="Helvetica" w:hAnsi="Helvetica"/>
          <w:color w:val="000000"/>
          <w:szCs w:val="24"/>
          <w:lang w:val="es-ES" w:eastAsia="ko-KR"/>
        </w:rPr>
        <w:t xml:space="preserve"> </w:t>
      </w:r>
      <w:proofErr w:type="spellStart"/>
      <w:r w:rsidRPr="00623806">
        <w:rPr>
          <w:rFonts w:ascii="Helvetica" w:hAnsi="Helvetica"/>
          <w:color w:val="000000"/>
          <w:szCs w:val="24"/>
          <w:lang w:val="es-ES" w:eastAsia="ko-KR"/>
        </w:rPr>
        <w:t>way</w:t>
      </w:r>
      <w:proofErr w:type="spellEnd"/>
      <w:r w:rsidRPr="00623806">
        <w:rPr>
          <w:rFonts w:ascii="Helvetica" w:hAnsi="Helvetica"/>
          <w:color w:val="000000"/>
          <w:szCs w:val="24"/>
          <w:lang w:val="es-ES" w:eastAsia="ko-KR"/>
        </w:rPr>
        <w:t>.</w:t>
      </w:r>
      <w:r w:rsidR="002B70A4" w:rsidRPr="00623806">
        <w:rPr>
          <w:rFonts w:ascii="Helvetica" w:hAnsi="Helvetica"/>
          <w:color w:val="000000"/>
          <w:szCs w:val="24"/>
          <w:lang w:val="es-ES" w:eastAsia="ko-KR"/>
        </w:rPr>
        <w:br w:type="page"/>
      </w:r>
    </w:p>
    <w:p w14:paraId="56ED6219" w14:textId="77777777" w:rsidR="00721441" w:rsidRPr="00623806" w:rsidRDefault="00721441" w:rsidP="002B70A4">
      <w:pPr>
        <w:ind w:firstLine="720"/>
        <w:jc w:val="both"/>
        <w:rPr>
          <w:rFonts w:ascii="Libre Baskerville" w:hAnsi="Libre Baskerville"/>
          <w:sz w:val="44"/>
          <w:szCs w:val="44"/>
          <w:lang w:val="es-ES"/>
        </w:rPr>
      </w:pPr>
    </w:p>
    <w:p w14:paraId="2F145911" w14:textId="77777777" w:rsidR="00721441" w:rsidRPr="00623806" w:rsidRDefault="00721441" w:rsidP="00721441">
      <w:pPr>
        <w:jc w:val="center"/>
        <w:rPr>
          <w:rFonts w:ascii="Libre Baskerville" w:hAnsi="Libre Baskerville"/>
          <w:sz w:val="44"/>
          <w:szCs w:val="44"/>
          <w:lang w:val="es-ES"/>
        </w:rPr>
      </w:pPr>
    </w:p>
    <w:p w14:paraId="3AA9B492" w14:textId="77777777" w:rsidR="00721441" w:rsidRPr="00623806" w:rsidRDefault="00721441" w:rsidP="00721441">
      <w:pPr>
        <w:jc w:val="center"/>
        <w:rPr>
          <w:rFonts w:ascii="Libre Baskerville" w:hAnsi="Libre Baskerville"/>
          <w:sz w:val="44"/>
          <w:szCs w:val="44"/>
          <w:lang w:val="es-ES"/>
        </w:rPr>
      </w:pPr>
    </w:p>
    <w:p w14:paraId="1B812540" w14:textId="77777777" w:rsidR="00721441" w:rsidRPr="00623806" w:rsidRDefault="00721441" w:rsidP="00721441">
      <w:pPr>
        <w:jc w:val="center"/>
        <w:rPr>
          <w:rFonts w:ascii="Libre Baskerville" w:hAnsi="Libre Baskerville"/>
          <w:sz w:val="44"/>
          <w:szCs w:val="44"/>
          <w:lang w:val="es-ES"/>
        </w:rPr>
      </w:pPr>
    </w:p>
    <w:p w14:paraId="447EC46B" w14:textId="77777777" w:rsidR="00721441" w:rsidRPr="00623806" w:rsidRDefault="00721441" w:rsidP="00721441">
      <w:pPr>
        <w:jc w:val="center"/>
        <w:rPr>
          <w:rFonts w:ascii="Libre Baskerville" w:hAnsi="Libre Baskerville"/>
          <w:sz w:val="44"/>
          <w:szCs w:val="44"/>
          <w:lang w:val="es-ES"/>
        </w:rPr>
      </w:pPr>
    </w:p>
    <w:p w14:paraId="4E42113D" w14:textId="77777777" w:rsidR="00721441" w:rsidRPr="00623806" w:rsidRDefault="00721441" w:rsidP="00721441">
      <w:pPr>
        <w:jc w:val="center"/>
        <w:rPr>
          <w:rFonts w:ascii="Libre Baskerville" w:hAnsi="Libre Baskerville"/>
          <w:sz w:val="44"/>
          <w:szCs w:val="44"/>
          <w:lang w:val="es-ES"/>
        </w:rPr>
      </w:pPr>
      <w:r w:rsidRPr="00623806">
        <w:rPr>
          <w:rFonts w:ascii="Libre Baskerville" w:hAnsi="Libre Baskerville"/>
          <w:sz w:val="44"/>
          <w:szCs w:val="44"/>
          <w:lang w:val="es-ES"/>
        </w:rPr>
        <w:t>17</w:t>
      </w:r>
    </w:p>
    <w:p w14:paraId="579C3F3B" w14:textId="77777777" w:rsidR="00721441" w:rsidRPr="00623806" w:rsidRDefault="00721441" w:rsidP="00721441">
      <w:pPr>
        <w:jc w:val="center"/>
        <w:rPr>
          <w:rFonts w:ascii="Libre Baskerville" w:hAnsi="Libre Baskerville"/>
          <w:sz w:val="44"/>
          <w:szCs w:val="44"/>
          <w:lang w:val="es-ES"/>
        </w:rPr>
      </w:pPr>
      <w:r w:rsidRPr="00623806">
        <w:rPr>
          <w:rFonts w:ascii="Libre Baskerville" w:hAnsi="Libre Baskerville"/>
          <w:sz w:val="44"/>
          <w:szCs w:val="44"/>
          <w:lang w:val="es-ES"/>
        </w:rPr>
        <w:t>REALIZATION</w:t>
      </w:r>
    </w:p>
    <w:p w14:paraId="20328DC2" w14:textId="77777777" w:rsidR="00721441" w:rsidRPr="00623806" w:rsidRDefault="00721441" w:rsidP="00721441">
      <w:pPr>
        <w:pStyle w:val="SceneFirstParagraph"/>
        <w:spacing w:line="276" w:lineRule="auto"/>
        <w:jc w:val="both"/>
        <w:rPr>
          <w:rFonts w:ascii="Helvetica" w:hAnsi="Helvetica"/>
          <w:lang w:val="es-ES"/>
        </w:rPr>
      </w:pPr>
    </w:p>
    <w:p w14:paraId="3B36DEEF" w14:textId="6BD948F3" w:rsidR="002C7F25" w:rsidRPr="00623806" w:rsidRDefault="002C7F25" w:rsidP="002B70A4">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sat</w:t>
      </w:r>
      <w:proofErr w:type="spellEnd"/>
      <w:r w:rsidRPr="00623806">
        <w:rPr>
          <w:rFonts w:ascii="Helvetica" w:hAnsi="Helvetica"/>
          <w:lang w:val="es-ES"/>
        </w:rPr>
        <w:t xml:space="preserve"> at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desk</w:t>
      </w:r>
      <w:proofErr w:type="spellEnd"/>
      <w:r w:rsidRPr="00623806">
        <w:rPr>
          <w:rFonts w:ascii="Helvetica" w:hAnsi="Helvetica"/>
          <w:lang w:val="es-ES"/>
        </w:rPr>
        <w:t xml:space="preserve">, </w:t>
      </w:r>
      <w:proofErr w:type="spellStart"/>
      <w:r w:rsidRPr="00623806">
        <w:rPr>
          <w:rFonts w:ascii="Helvetica" w:hAnsi="Helvetica"/>
          <w:lang w:val="es-ES"/>
        </w:rPr>
        <w:t>fingers</w:t>
      </w:r>
      <w:proofErr w:type="spellEnd"/>
      <w:r w:rsidRPr="00623806">
        <w:rPr>
          <w:rFonts w:ascii="Helvetica" w:hAnsi="Helvetica"/>
          <w:lang w:val="es-ES"/>
        </w:rPr>
        <w:t xml:space="preserve"> </w:t>
      </w:r>
      <w:proofErr w:type="spellStart"/>
      <w:r w:rsidRPr="00623806">
        <w:rPr>
          <w:rFonts w:ascii="Helvetica" w:hAnsi="Helvetica"/>
          <w:lang w:val="es-ES"/>
        </w:rPr>
        <w:t>hovering</w:t>
      </w:r>
      <w:proofErr w:type="spellEnd"/>
      <w:r w:rsidRPr="00623806">
        <w:rPr>
          <w:rFonts w:ascii="Helvetica" w:hAnsi="Helvetica"/>
          <w:lang w:val="es-ES"/>
        </w:rPr>
        <w:t xml:space="preserve"> </w:t>
      </w:r>
      <w:proofErr w:type="spellStart"/>
      <w:r w:rsidRPr="00623806">
        <w:rPr>
          <w:rFonts w:ascii="Helvetica" w:hAnsi="Helvetica"/>
          <w:lang w:val="es-ES"/>
        </w:rPr>
        <w:t>uselessly</w:t>
      </w:r>
      <w:proofErr w:type="spellEnd"/>
      <w:r w:rsidRPr="00623806">
        <w:rPr>
          <w:rFonts w:ascii="Helvetica" w:hAnsi="Helvetica"/>
          <w:lang w:val="es-ES"/>
        </w:rPr>
        <w:t xml:space="preserve"> </w:t>
      </w:r>
      <w:proofErr w:type="spellStart"/>
      <w:r w:rsidRPr="00623806">
        <w:rPr>
          <w:rFonts w:ascii="Helvetica" w:hAnsi="Helvetica"/>
          <w:lang w:val="es-ES"/>
        </w:rPr>
        <w:t>over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keyboard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document</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screen</w:t>
      </w:r>
      <w:proofErr w:type="spellEnd"/>
      <w:r w:rsidRPr="00623806">
        <w:rPr>
          <w:rFonts w:ascii="Helvetica" w:hAnsi="Helvetica"/>
          <w:lang w:val="es-ES"/>
        </w:rPr>
        <w:t xml:space="preserve"> </w:t>
      </w:r>
      <w:proofErr w:type="spellStart"/>
      <w:r w:rsidRPr="00623806">
        <w:rPr>
          <w:rFonts w:ascii="Helvetica" w:hAnsi="Helvetica"/>
          <w:lang w:val="es-ES"/>
        </w:rPr>
        <w:t>blurring</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nothing</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cursor </w:t>
      </w:r>
      <w:proofErr w:type="spellStart"/>
      <w:r w:rsidRPr="00623806">
        <w:rPr>
          <w:rFonts w:ascii="Helvetica" w:hAnsi="Helvetica"/>
          <w:lang w:val="es-ES"/>
        </w:rPr>
        <w:t>blinked</w:t>
      </w:r>
      <w:proofErr w:type="spellEnd"/>
      <w:r w:rsidRPr="00623806">
        <w:rPr>
          <w:rFonts w:ascii="Helvetica" w:hAnsi="Helvetica"/>
          <w:lang w:val="es-ES"/>
        </w:rPr>
        <w:t xml:space="preserve"> at me—a </w:t>
      </w:r>
      <w:proofErr w:type="spellStart"/>
      <w:r w:rsidRPr="00623806">
        <w:rPr>
          <w:rFonts w:ascii="Helvetica" w:hAnsi="Helvetica"/>
          <w:lang w:val="es-ES"/>
        </w:rPr>
        <w:t>cold</w:t>
      </w:r>
      <w:proofErr w:type="spellEnd"/>
      <w:r w:rsidRPr="00623806">
        <w:rPr>
          <w:rFonts w:ascii="Helvetica" w:hAnsi="Helvetica"/>
          <w:lang w:val="es-ES"/>
        </w:rPr>
        <w:t xml:space="preserve">, </w:t>
      </w:r>
      <w:proofErr w:type="spellStart"/>
      <w:r w:rsidRPr="00623806">
        <w:rPr>
          <w:rFonts w:ascii="Helvetica" w:hAnsi="Helvetica"/>
          <w:lang w:val="es-ES"/>
        </w:rPr>
        <w:t>relentless</w:t>
      </w:r>
      <w:proofErr w:type="spellEnd"/>
      <w:r w:rsidRPr="00623806">
        <w:rPr>
          <w:rFonts w:ascii="Helvetica" w:hAnsi="Helvetica"/>
          <w:lang w:val="es-ES"/>
        </w:rPr>
        <w:t xml:space="preserve"> </w:t>
      </w:r>
      <w:proofErr w:type="spellStart"/>
      <w:r w:rsidRPr="00623806">
        <w:rPr>
          <w:rFonts w:ascii="Helvetica" w:hAnsi="Helvetica"/>
          <w:lang w:val="es-ES"/>
        </w:rPr>
        <w:t>reminder</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how</w:t>
      </w:r>
      <w:proofErr w:type="spellEnd"/>
      <w:r w:rsidRPr="00623806">
        <w:rPr>
          <w:rFonts w:ascii="Helvetica" w:hAnsi="Helvetica"/>
          <w:lang w:val="es-ES"/>
        </w:rPr>
        <w:t xml:space="preserve"> </w:t>
      </w:r>
      <w:proofErr w:type="spellStart"/>
      <w:r w:rsidRPr="00623806">
        <w:rPr>
          <w:rFonts w:ascii="Helvetica" w:hAnsi="Helvetica"/>
          <w:lang w:val="es-ES"/>
        </w:rPr>
        <w:t>stuck</w:t>
      </w:r>
      <w:proofErr w:type="spellEnd"/>
      <w:r w:rsidRPr="00623806">
        <w:rPr>
          <w:rFonts w:ascii="Helvetica" w:hAnsi="Helvetica"/>
          <w:lang w:val="es-ES"/>
        </w:rPr>
        <w:t xml:space="preserve"> I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How</w:t>
      </w:r>
      <w:proofErr w:type="spellEnd"/>
      <w:r w:rsidRPr="00623806">
        <w:rPr>
          <w:rFonts w:ascii="Helvetica" w:hAnsi="Helvetica"/>
          <w:lang w:val="es-ES"/>
        </w:rPr>
        <w:t xml:space="preserve"> </w:t>
      </w:r>
      <w:proofErr w:type="spellStart"/>
      <w:r w:rsidRPr="00623806">
        <w:rPr>
          <w:rFonts w:ascii="Helvetica" w:hAnsi="Helvetica"/>
          <w:lang w:val="es-ES"/>
        </w:rPr>
        <w:t>lost</w:t>
      </w:r>
      <w:proofErr w:type="spellEnd"/>
      <w:r w:rsidRPr="00623806">
        <w:rPr>
          <w:rFonts w:ascii="Helvetica" w:hAnsi="Helvetica"/>
          <w:lang w:val="es-ES"/>
        </w:rPr>
        <w:t>.</w:t>
      </w:r>
    </w:p>
    <w:p w14:paraId="57C25327" w14:textId="09D07363" w:rsidR="002C7F25" w:rsidRPr="00623806" w:rsidRDefault="002C7F25" w:rsidP="002B70A4">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should</w:t>
      </w:r>
      <w:proofErr w:type="spellEnd"/>
      <w:r w:rsidRPr="00623806">
        <w:rPr>
          <w:rFonts w:ascii="Helvetica" w:hAnsi="Helvetica"/>
          <w:lang w:val="es-ES"/>
        </w:rPr>
        <w:t xml:space="preserve"> be </w:t>
      </w:r>
      <w:proofErr w:type="spellStart"/>
      <w:r w:rsidRPr="00623806">
        <w:rPr>
          <w:rFonts w:ascii="Helvetica" w:hAnsi="Helvetica"/>
          <w:lang w:val="es-ES"/>
        </w:rPr>
        <w:t>working</w:t>
      </w:r>
      <w:proofErr w:type="spellEnd"/>
      <w:r w:rsidRPr="00623806">
        <w:rPr>
          <w:rFonts w:ascii="Helvetica" w:hAnsi="Helvetica"/>
          <w:lang w:val="es-ES"/>
        </w:rPr>
        <w:t xml:space="preserve">. I </w:t>
      </w:r>
      <w:proofErr w:type="spellStart"/>
      <w:r w:rsidRPr="00623806">
        <w:rPr>
          <w:rFonts w:ascii="Helvetica" w:hAnsi="Helvetica"/>
          <w:lang w:val="es-ES"/>
        </w:rPr>
        <w:t>ought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maintain</w:t>
      </w:r>
      <w:proofErr w:type="spellEnd"/>
      <w:r w:rsidRPr="00623806">
        <w:rPr>
          <w:rFonts w:ascii="Helvetica" w:hAnsi="Helvetica"/>
          <w:lang w:val="es-ES"/>
        </w:rPr>
        <w:t xml:space="preserve"> </w:t>
      </w:r>
      <w:proofErr w:type="spellStart"/>
      <w:r w:rsidRPr="00623806">
        <w:rPr>
          <w:rFonts w:ascii="Helvetica" w:hAnsi="Helvetica"/>
          <w:lang w:val="es-ES"/>
        </w:rPr>
        <w:t>focus</w:t>
      </w:r>
      <w:proofErr w:type="spellEnd"/>
      <w:r w:rsidRPr="00623806">
        <w:rPr>
          <w:rFonts w:ascii="Helvetica" w:hAnsi="Helvetica"/>
          <w:lang w:val="es-ES"/>
        </w:rPr>
        <w:t xml:space="preserve">. </w:t>
      </w:r>
      <w:proofErr w:type="spellStart"/>
      <w:r w:rsidRPr="00623806">
        <w:rPr>
          <w:rFonts w:ascii="Helvetica" w:hAnsi="Helvetica"/>
          <w:lang w:val="es-ES"/>
        </w:rPr>
        <w:t>Instead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mind</w:t>
      </w:r>
      <w:proofErr w:type="spellEnd"/>
      <w:r w:rsidRPr="00623806">
        <w:rPr>
          <w:rFonts w:ascii="Helvetica" w:hAnsi="Helvetica"/>
          <w:lang w:val="es-ES"/>
        </w:rPr>
        <w:t xml:space="preserve"> </w:t>
      </w:r>
      <w:proofErr w:type="spellStart"/>
      <w:r w:rsidRPr="00623806">
        <w:rPr>
          <w:rFonts w:ascii="Helvetica" w:hAnsi="Helvetica"/>
          <w:lang w:val="es-ES"/>
        </w:rPr>
        <w:t>betrayed</w:t>
      </w:r>
      <w:proofErr w:type="spellEnd"/>
      <w:r w:rsidRPr="00623806">
        <w:rPr>
          <w:rFonts w:ascii="Helvetica" w:hAnsi="Helvetica"/>
          <w:lang w:val="es-ES"/>
        </w:rPr>
        <w:t xml:space="preserve"> me—</w:t>
      </w:r>
      <w:proofErr w:type="spellStart"/>
      <w:r w:rsidRPr="00623806">
        <w:rPr>
          <w:rFonts w:ascii="Helvetica" w:hAnsi="Helvetica"/>
          <w:lang w:val="es-ES"/>
        </w:rPr>
        <w:t>again</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drifted</w:t>
      </w:r>
      <w:proofErr w:type="spellEnd"/>
      <w:r w:rsidRPr="00623806">
        <w:rPr>
          <w:rFonts w:ascii="Helvetica" w:hAnsi="Helvetica"/>
          <w:lang w:val="es-ES"/>
        </w:rPr>
        <w:t xml:space="preserve">, </w:t>
      </w:r>
      <w:proofErr w:type="spellStart"/>
      <w:r w:rsidRPr="00623806">
        <w:rPr>
          <w:rFonts w:ascii="Helvetica" w:hAnsi="Helvetica"/>
          <w:lang w:val="es-ES"/>
        </w:rPr>
        <w:t>unbidden</w:t>
      </w:r>
      <w:proofErr w:type="spellEnd"/>
      <w:r w:rsidRPr="00623806">
        <w:rPr>
          <w:rFonts w:ascii="Helvetica" w:hAnsi="Helvetica"/>
          <w:lang w:val="es-ES"/>
        </w:rPr>
        <w:t xml:space="preserve">, back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w:t>
      </w:r>
    </w:p>
    <w:p w14:paraId="03C4ABE7" w14:textId="1CE76007" w:rsidR="002C7F25" w:rsidRPr="00623806" w:rsidRDefault="002C7F25" w:rsidP="002B70A4">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memory</w:t>
      </w:r>
      <w:proofErr w:type="spellEnd"/>
      <w:r w:rsidRPr="00623806">
        <w:rPr>
          <w:rFonts w:ascii="Helvetica" w:hAnsi="Helvetica"/>
          <w:lang w:val="es-ES"/>
        </w:rPr>
        <w:t xml:space="preserve"> </w:t>
      </w:r>
      <w:proofErr w:type="spellStart"/>
      <w:r w:rsidRPr="00623806">
        <w:rPr>
          <w:rFonts w:ascii="Helvetica" w:hAnsi="Helvetica"/>
          <w:lang w:val="es-ES"/>
        </w:rPr>
        <w:t>returned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Zeff</w:t>
      </w:r>
      <w:proofErr w:type="spellEnd"/>
      <w:r w:rsidRPr="00623806">
        <w:rPr>
          <w:rFonts w:ascii="Helvetica" w:hAnsi="Helvetica"/>
          <w:lang w:val="es-ES"/>
        </w:rPr>
        <w:t>.</w:t>
      </w:r>
    </w:p>
    <w:p w14:paraId="3C973466" w14:textId="735BB5D2" w:rsidR="002C7F25" w:rsidRPr="00623806" w:rsidRDefault="002C7F25" w:rsidP="002B70A4">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memory</w:t>
      </w:r>
      <w:proofErr w:type="spellEnd"/>
      <w:r w:rsidRPr="00623806">
        <w:rPr>
          <w:rFonts w:ascii="Helvetica" w:hAnsi="Helvetica"/>
          <w:lang w:val="es-ES"/>
        </w:rPr>
        <w:t xml:space="preserve">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kind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didn’t</w:t>
      </w:r>
      <w:proofErr w:type="spellEnd"/>
      <w:r w:rsidRPr="00623806">
        <w:rPr>
          <w:rFonts w:ascii="Helvetica" w:hAnsi="Helvetica"/>
          <w:lang w:val="es-ES"/>
        </w:rPr>
        <w:t xml:space="preserve"> come </w:t>
      </w:r>
      <w:proofErr w:type="spellStart"/>
      <w:r w:rsidRPr="00623806">
        <w:rPr>
          <w:rFonts w:ascii="Helvetica" w:hAnsi="Helvetica"/>
          <w:lang w:val="es-ES"/>
        </w:rPr>
        <w:t>softly</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crashed</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me—raw, vivid, </w:t>
      </w:r>
      <w:proofErr w:type="spellStart"/>
      <w:r w:rsidRPr="00623806">
        <w:rPr>
          <w:rFonts w:ascii="Helvetica" w:hAnsi="Helvetica"/>
          <w:lang w:val="es-ES"/>
        </w:rPr>
        <w:t>overwhelming</w:t>
      </w:r>
      <w:proofErr w:type="spellEnd"/>
      <w:r w:rsidRPr="00623806">
        <w:rPr>
          <w:rFonts w:ascii="Helvetica" w:hAnsi="Helvetica"/>
          <w:lang w:val="es-ES"/>
        </w:rPr>
        <w:t>.</w:t>
      </w:r>
    </w:p>
    <w:p w14:paraId="23557C6F" w14:textId="205B2BDB" w:rsidR="002C7F25" w:rsidRPr="00623806" w:rsidRDefault="002C7F25" w:rsidP="002B70A4">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heat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pressed</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mine.</w:t>
      </w:r>
    </w:p>
    <w:p w14:paraId="2E32C61C" w14:textId="64AE400E" w:rsidR="002C7F25" w:rsidRPr="00623806" w:rsidRDefault="002C7F25" w:rsidP="002B70A4">
      <w:pPr>
        <w:pStyle w:val="Scene"/>
        <w:spacing w:line="276" w:lineRule="auto"/>
        <w:jc w:val="both"/>
        <w:rPr>
          <w:rFonts w:ascii="Helvetica" w:hAnsi="Helvetica"/>
          <w:lang w:val="es-ES"/>
        </w:rPr>
      </w:pP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hands</w:t>
      </w:r>
      <w:proofErr w:type="spellEnd"/>
      <w:r w:rsidRPr="00623806">
        <w:rPr>
          <w:rFonts w:ascii="Helvetica" w:hAnsi="Helvetica"/>
          <w:lang w:val="es-ES"/>
        </w:rPr>
        <w:t xml:space="preserve"> </w:t>
      </w:r>
      <w:proofErr w:type="spellStart"/>
      <w:r w:rsidRPr="00623806">
        <w:rPr>
          <w:rFonts w:ascii="Helvetica" w:hAnsi="Helvetica"/>
          <w:lang w:val="es-ES"/>
        </w:rPr>
        <w:t>coiled</w:t>
      </w:r>
      <w:proofErr w:type="spellEnd"/>
      <w:r w:rsidRPr="00623806">
        <w:rPr>
          <w:rFonts w:ascii="Helvetica" w:hAnsi="Helvetica"/>
          <w:lang w:val="es-ES"/>
        </w:rPr>
        <w:t xml:space="preserve"> </w:t>
      </w:r>
      <w:proofErr w:type="spellStart"/>
      <w:r w:rsidRPr="00623806">
        <w:rPr>
          <w:rFonts w:ascii="Helvetica" w:hAnsi="Helvetica"/>
          <w:lang w:val="es-ES"/>
        </w:rPr>
        <w:t>around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waist</w:t>
      </w:r>
      <w:proofErr w:type="spellEnd"/>
      <w:r w:rsidRPr="00623806">
        <w:rPr>
          <w:rFonts w:ascii="Helvetica" w:hAnsi="Helvetica"/>
          <w:lang w:val="es-ES"/>
        </w:rPr>
        <w:t xml:space="preserve">, </w:t>
      </w:r>
      <w:proofErr w:type="spellStart"/>
      <w:r w:rsidRPr="00623806">
        <w:rPr>
          <w:rFonts w:ascii="Helvetica" w:hAnsi="Helvetica"/>
          <w:lang w:val="es-ES"/>
        </w:rPr>
        <w:t>expressing</w:t>
      </w:r>
      <w:proofErr w:type="spellEnd"/>
      <w:r w:rsidRPr="00623806">
        <w:rPr>
          <w:rFonts w:ascii="Helvetica" w:hAnsi="Helvetica"/>
          <w:lang w:val="es-ES"/>
        </w:rPr>
        <w:t xml:space="preserve"> </w:t>
      </w:r>
      <w:proofErr w:type="spellStart"/>
      <w:r w:rsidRPr="00623806">
        <w:rPr>
          <w:rFonts w:ascii="Helvetica" w:hAnsi="Helvetica"/>
          <w:lang w:val="es-ES"/>
        </w:rPr>
        <w:t>both</w:t>
      </w:r>
      <w:proofErr w:type="spellEnd"/>
      <w:r w:rsidRPr="00623806">
        <w:rPr>
          <w:rFonts w:ascii="Helvetica" w:hAnsi="Helvetica"/>
          <w:lang w:val="es-ES"/>
        </w:rPr>
        <w:t xml:space="preserve"> </w:t>
      </w:r>
      <w:proofErr w:type="spellStart"/>
      <w:r w:rsidRPr="00623806">
        <w:rPr>
          <w:rFonts w:ascii="Helvetica" w:hAnsi="Helvetica"/>
          <w:lang w:val="es-ES"/>
        </w:rPr>
        <w:t>reverence</w:t>
      </w:r>
      <w:proofErr w:type="spellEnd"/>
      <w:r w:rsidRPr="00623806">
        <w:rPr>
          <w:rFonts w:ascii="Helvetica" w:hAnsi="Helvetica"/>
          <w:lang w:val="es-ES"/>
        </w:rPr>
        <w:t xml:space="preserve"> and </w:t>
      </w:r>
      <w:proofErr w:type="spellStart"/>
      <w:r w:rsidRPr="00623806">
        <w:rPr>
          <w:rFonts w:ascii="Helvetica" w:hAnsi="Helvetica"/>
          <w:lang w:val="es-ES"/>
        </w:rPr>
        <w:t>possessiveness</w:t>
      </w:r>
      <w:proofErr w:type="spellEnd"/>
      <w:r w:rsidRPr="00623806">
        <w:rPr>
          <w:rFonts w:ascii="Helvetica" w:hAnsi="Helvetica"/>
          <w:lang w:val="es-ES"/>
        </w:rPr>
        <w:t xml:space="preserve"> </w:t>
      </w:r>
      <w:proofErr w:type="spellStart"/>
      <w:r w:rsidRPr="00623806">
        <w:rPr>
          <w:rFonts w:ascii="Helvetica" w:hAnsi="Helvetica"/>
          <w:lang w:val="es-ES"/>
        </w:rPr>
        <w:t>simultaneously</w:t>
      </w:r>
      <w:proofErr w:type="spellEnd"/>
      <w:r w:rsidRPr="00623806">
        <w:rPr>
          <w:rFonts w:ascii="Helvetica" w:hAnsi="Helvetica"/>
          <w:lang w:val="es-ES"/>
        </w:rPr>
        <w:t>.</w:t>
      </w:r>
    </w:p>
    <w:p w14:paraId="74CFCE39" w14:textId="0BDC4E94" w:rsidR="002C7F25" w:rsidRPr="00623806" w:rsidRDefault="002C7F25" w:rsidP="002B70A4">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low</w:t>
      </w:r>
      <w:proofErr w:type="spellEnd"/>
      <w:r w:rsidRPr="00623806">
        <w:rPr>
          <w:rFonts w:ascii="Helvetica" w:hAnsi="Helvetica"/>
          <w:lang w:val="es-ES"/>
        </w:rPr>
        <w:t xml:space="preserve"> </w:t>
      </w:r>
      <w:proofErr w:type="spellStart"/>
      <w:r w:rsidRPr="00623806">
        <w:rPr>
          <w:rFonts w:ascii="Helvetica" w:hAnsi="Helvetica"/>
          <w:lang w:val="es-ES"/>
        </w:rPr>
        <w:t>growl</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breath</w:t>
      </w:r>
      <w:proofErr w:type="spellEnd"/>
      <w:r w:rsidRPr="00623806">
        <w:rPr>
          <w:rFonts w:ascii="Helvetica" w:hAnsi="Helvetica"/>
          <w:lang w:val="es-ES"/>
        </w:rPr>
        <w:t xml:space="preserve"> </w:t>
      </w:r>
      <w:proofErr w:type="spellStart"/>
      <w:r w:rsidRPr="00623806">
        <w:rPr>
          <w:rFonts w:ascii="Helvetica" w:hAnsi="Helvetica"/>
          <w:lang w:val="es-ES"/>
        </w:rPr>
        <w:t>against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ear</w:t>
      </w:r>
      <w:proofErr w:type="spellEnd"/>
      <w:r w:rsidRPr="00623806">
        <w:rPr>
          <w:rFonts w:ascii="Helvetica" w:hAnsi="Helvetica"/>
          <w:lang w:val="es-ES"/>
        </w:rPr>
        <w:t xml:space="preserve"> </w:t>
      </w:r>
      <w:proofErr w:type="spellStart"/>
      <w:r w:rsidRPr="00623806">
        <w:rPr>
          <w:rFonts w:ascii="Helvetica" w:hAnsi="Helvetica"/>
          <w:lang w:val="es-ES"/>
        </w:rPr>
        <w:t>ignited</w:t>
      </w:r>
      <w:proofErr w:type="spellEnd"/>
      <w:r w:rsidRPr="00623806">
        <w:rPr>
          <w:rFonts w:ascii="Helvetica" w:hAnsi="Helvetica"/>
          <w:lang w:val="es-ES"/>
        </w:rPr>
        <w:t xml:space="preserve"> </w:t>
      </w:r>
      <w:proofErr w:type="spellStart"/>
      <w:r w:rsidRPr="00623806">
        <w:rPr>
          <w:rFonts w:ascii="Helvetica" w:hAnsi="Helvetica"/>
          <w:lang w:val="es-ES"/>
        </w:rPr>
        <w:t>every</w:t>
      </w:r>
      <w:proofErr w:type="spellEnd"/>
      <w:r w:rsidRPr="00623806">
        <w:rPr>
          <w:rFonts w:ascii="Helvetica" w:hAnsi="Helvetica"/>
          <w:lang w:val="es-ES"/>
        </w:rPr>
        <w:t xml:space="preserve"> </w:t>
      </w:r>
      <w:proofErr w:type="spellStart"/>
      <w:r w:rsidRPr="00623806">
        <w:rPr>
          <w:rFonts w:ascii="Helvetica" w:hAnsi="Helvetica"/>
          <w:lang w:val="es-ES"/>
        </w:rPr>
        <w:t>nerve</w:t>
      </w:r>
      <w:proofErr w:type="spellEnd"/>
      <w:r w:rsidRPr="00623806">
        <w:rPr>
          <w:rFonts w:ascii="Helvetica" w:hAnsi="Helvetica"/>
          <w:lang w:val="es-ES"/>
        </w:rPr>
        <w:t xml:space="preserve"> in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w:t>
      </w:r>
    </w:p>
    <w:p w14:paraId="7828231D" w14:textId="1DBF300D" w:rsidR="002C7F25" w:rsidRPr="00623806" w:rsidRDefault="002C7F25" w:rsidP="002B70A4">
      <w:pPr>
        <w:pStyle w:val="Scene"/>
        <w:spacing w:line="276" w:lineRule="auto"/>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skin </w:t>
      </w:r>
      <w:proofErr w:type="spellStart"/>
      <w:r w:rsidRPr="00623806">
        <w:rPr>
          <w:rFonts w:ascii="Helvetica" w:hAnsi="Helvetica"/>
          <w:lang w:val="es-ES"/>
        </w:rPr>
        <w:t>ached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be </w:t>
      </w:r>
      <w:proofErr w:type="spellStart"/>
      <w:r w:rsidRPr="00623806">
        <w:rPr>
          <w:rFonts w:ascii="Helvetica" w:hAnsi="Helvetica"/>
          <w:lang w:val="es-ES"/>
        </w:rPr>
        <w:t>closer</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lose </w:t>
      </w:r>
      <w:proofErr w:type="spellStart"/>
      <w:r w:rsidRPr="00623806">
        <w:rPr>
          <w:rFonts w:ascii="Helvetica" w:hAnsi="Helvetica"/>
          <w:lang w:val="es-ES"/>
        </w:rPr>
        <w:t>myself</w:t>
      </w:r>
      <w:proofErr w:type="spellEnd"/>
      <w:r w:rsidRPr="00623806">
        <w:rPr>
          <w:rFonts w:ascii="Helvetica" w:hAnsi="Helvetica"/>
          <w:lang w:val="es-ES"/>
        </w:rPr>
        <w:t xml:space="preserve"> in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drown</w:t>
      </w:r>
      <w:proofErr w:type="spellEnd"/>
      <w:r w:rsidRPr="00623806">
        <w:rPr>
          <w:rFonts w:ascii="Helvetica" w:hAnsi="Helvetica"/>
          <w:lang w:val="es-ES"/>
        </w:rPr>
        <w:t xml:space="preserve"> in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impossible</w:t>
      </w:r>
      <w:proofErr w:type="spellEnd"/>
      <w:r w:rsidRPr="00623806">
        <w:rPr>
          <w:rFonts w:ascii="Helvetica" w:hAnsi="Helvetica"/>
          <w:lang w:val="es-ES"/>
        </w:rPr>
        <w:t xml:space="preserve">, </w:t>
      </w:r>
      <w:proofErr w:type="spellStart"/>
      <w:r w:rsidRPr="00623806">
        <w:rPr>
          <w:rFonts w:ascii="Helvetica" w:hAnsi="Helvetica"/>
          <w:lang w:val="es-ES"/>
        </w:rPr>
        <w:t>magnetic</w:t>
      </w:r>
      <w:proofErr w:type="spellEnd"/>
      <w:r w:rsidRPr="00623806">
        <w:rPr>
          <w:rFonts w:ascii="Helvetica" w:hAnsi="Helvetica"/>
          <w:lang w:val="es-ES"/>
        </w:rPr>
        <w:t xml:space="preserve"> </w:t>
      </w:r>
      <w:proofErr w:type="spellStart"/>
      <w:r w:rsidRPr="00623806">
        <w:rPr>
          <w:rFonts w:ascii="Helvetica" w:hAnsi="Helvetica"/>
          <w:lang w:val="es-ES"/>
        </w:rPr>
        <w:t>pull</w:t>
      </w:r>
      <w:proofErr w:type="spellEnd"/>
      <w:r w:rsidRPr="00623806">
        <w:rPr>
          <w:rFonts w:ascii="Helvetica" w:hAnsi="Helvetica"/>
          <w:lang w:val="es-ES"/>
        </w:rPr>
        <w:t>.</w:t>
      </w:r>
    </w:p>
    <w:p w14:paraId="18794780" w14:textId="4AA3239C" w:rsidR="002C7F25" w:rsidRPr="00623806" w:rsidRDefault="002C7F25" w:rsidP="002B70A4">
      <w:pPr>
        <w:pStyle w:val="Scene"/>
        <w:spacing w:line="276" w:lineRule="auto"/>
        <w:jc w:val="both"/>
        <w:rPr>
          <w:rFonts w:ascii="Helvetica" w:hAnsi="Helvetica"/>
          <w:lang w:val="es-ES"/>
        </w:rPr>
      </w:pP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touch</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inside</w:t>
      </w:r>
      <w:proofErr w:type="spellEnd"/>
      <w:r w:rsidRPr="00623806">
        <w:rPr>
          <w:rFonts w:ascii="Helvetica" w:hAnsi="Helvetica"/>
          <w:lang w:val="es-ES"/>
        </w:rPr>
        <w:t xml:space="preserve"> me, </w:t>
      </w:r>
      <w:proofErr w:type="spellStart"/>
      <w:r w:rsidRPr="00623806">
        <w:rPr>
          <w:rFonts w:ascii="Helvetica" w:hAnsi="Helvetica"/>
          <w:lang w:val="es-ES"/>
        </w:rPr>
        <w:t>clawing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get</w:t>
      </w:r>
      <w:proofErr w:type="spellEnd"/>
      <w:r w:rsidRPr="00623806">
        <w:rPr>
          <w:rFonts w:ascii="Helvetica" w:hAnsi="Helvetica"/>
          <w:lang w:val="es-ES"/>
        </w:rPr>
        <w:t xml:space="preserve"> </w:t>
      </w:r>
      <w:proofErr w:type="spellStart"/>
      <w:r w:rsidRPr="00623806">
        <w:rPr>
          <w:rFonts w:ascii="Helvetica" w:hAnsi="Helvetica"/>
          <w:lang w:val="es-ES"/>
        </w:rPr>
        <w:t>closer</w:t>
      </w:r>
      <w:proofErr w:type="spellEnd"/>
      <w:r w:rsidRPr="00623806">
        <w:rPr>
          <w:rFonts w:ascii="Helvetica" w:hAnsi="Helvetica"/>
          <w:lang w:val="es-ES"/>
        </w:rPr>
        <w:t>.</w:t>
      </w:r>
    </w:p>
    <w:p w14:paraId="6D3508F1" w14:textId="6F99FD0C" w:rsidR="002C7F25" w:rsidRPr="00623806" w:rsidRDefault="002C7F25" w:rsidP="002B70A4">
      <w:pPr>
        <w:pStyle w:val="Scene"/>
        <w:spacing w:line="276" w:lineRule="auto"/>
        <w:jc w:val="both"/>
        <w:rPr>
          <w:rFonts w:ascii="Helvetica" w:hAnsi="Helvetica"/>
          <w:lang w:val="es-ES"/>
        </w:rPr>
      </w:pPr>
      <w:proofErr w:type="spellStart"/>
      <w:r w:rsidRPr="00623806">
        <w:rPr>
          <w:rFonts w:ascii="Helvetica" w:hAnsi="Helvetica"/>
          <w:lang w:val="es-ES"/>
        </w:rPr>
        <w:t>God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way</w:t>
      </w:r>
      <w:proofErr w:type="spellEnd"/>
      <w:r w:rsidRPr="00623806">
        <w:rPr>
          <w:rFonts w:ascii="Helvetica" w:hAnsi="Helvetica"/>
          <w:lang w:val="es-ES"/>
        </w:rPr>
        <w:t xml:space="preserve"> he </w:t>
      </w:r>
      <w:proofErr w:type="spellStart"/>
      <w:r w:rsidRPr="00623806">
        <w:rPr>
          <w:rFonts w:ascii="Helvetica" w:hAnsi="Helvetica"/>
          <w:lang w:val="es-ES"/>
        </w:rPr>
        <w:t>made</w:t>
      </w:r>
      <w:proofErr w:type="spellEnd"/>
      <w:r w:rsidRPr="00623806">
        <w:rPr>
          <w:rFonts w:ascii="Helvetica" w:hAnsi="Helvetica"/>
          <w:lang w:val="es-ES"/>
        </w:rPr>
        <w:t xml:space="preserve"> me </w:t>
      </w:r>
      <w:proofErr w:type="spellStart"/>
      <w:r w:rsidRPr="00623806">
        <w:rPr>
          <w:rFonts w:ascii="Helvetica" w:hAnsi="Helvetica"/>
          <w:lang w:val="es-ES"/>
        </w:rPr>
        <w:t>feel</w:t>
      </w:r>
      <w:proofErr w:type="spellEnd"/>
      <w:r w:rsidRPr="00623806">
        <w:rPr>
          <w:rFonts w:ascii="Helvetica" w:hAnsi="Helvetica"/>
          <w:lang w:val="es-ES"/>
        </w:rPr>
        <w:t>—</w:t>
      </w:r>
    </w:p>
    <w:p w14:paraId="247B879F" w14:textId="77BE8A62" w:rsidR="002C7F25" w:rsidRPr="00623806" w:rsidRDefault="002C7F25" w:rsidP="002B70A4">
      <w:pPr>
        <w:pStyle w:val="Scene"/>
        <w:spacing w:line="276" w:lineRule="auto"/>
        <w:jc w:val="both"/>
        <w:rPr>
          <w:rFonts w:ascii="Helvetica" w:hAnsi="Helvetica"/>
          <w:lang w:val="es-ES"/>
        </w:rPr>
      </w:pPr>
      <w:proofErr w:type="spellStart"/>
      <w:r w:rsidRPr="00623806">
        <w:rPr>
          <w:rFonts w:ascii="Helvetica" w:hAnsi="Helvetica"/>
          <w:lang w:val="es-ES"/>
        </w:rPr>
        <w:t>Seen</w:t>
      </w:r>
      <w:proofErr w:type="spellEnd"/>
      <w:r w:rsidRPr="00623806">
        <w:rPr>
          <w:rFonts w:ascii="Helvetica" w:hAnsi="Helvetica"/>
          <w:lang w:val="es-ES"/>
        </w:rPr>
        <w:t xml:space="preserve">. </w:t>
      </w:r>
      <w:proofErr w:type="spellStart"/>
      <w:r w:rsidRPr="00623806">
        <w:rPr>
          <w:rFonts w:ascii="Helvetica" w:hAnsi="Helvetica"/>
          <w:lang w:val="es-ES"/>
        </w:rPr>
        <w:t>Wanted</w:t>
      </w:r>
      <w:proofErr w:type="spellEnd"/>
      <w:r w:rsidRPr="00623806">
        <w:rPr>
          <w:rFonts w:ascii="Helvetica" w:hAnsi="Helvetica"/>
          <w:lang w:val="es-ES"/>
        </w:rPr>
        <w:t>.</w:t>
      </w:r>
    </w:p>
    <w:p w14:paraId="74F0159D" w14:textId="018DAC5A" w:rsidR="002C7F25" w:rsidRPr="00623806" w:rsidRDefault="002C7F25" w:rsidP="002B70A4">
      <w:pPr>
        <w:pStyle w:val="Scene"/>
        <w:spacing w:line="276" w:lineRule="auto"/>
        <w:jc w:val="both"/>
        <w:rPr>
          <w:rFonts w:ascii="Helvetica" w:hAnsi="Helvetica"/>
          <w:lang w:val="es-ES"/>
        </w:rPr>
      </w:pPr>
      <w:proofErr w:type="spellStart"/>
      <w:r w:rsidRPr="00623806">
        <w:rPr>
          <w:rFonts w:ascii="Helvetica" w:hAnsi="Helvetica"/>
          <w:lang w:val="es-ES"/>
        </w:rPr>
        <w:lastRenderedPageBreak/>
        <w:t>The</w:t>
      </w:r>
      <w:proofErr w:type="spellEnd"/>
      <w:r w:rsidRPr="00623806">
        <w:rPr>
          <w:rFonts w:ascii="Helvetica" w:hAnsi="Helvetica"/>
          <w:lang w:val="es-ES"/>
        </w:rPr>
        <w:t xml:space="preserve"> universe </w:t>
      </w:r>
      <w:proofErr w:type="spellStart"/>
      <w:r w:rsidRPr="00623806">
        <w:rPr>
          <w:rFonts w:ascii="Helvetica" w:hAnsi="Helvetica"/>
          <w:lang w:val="es-ES"/>
        </w:rPr>
        <w:t>seemed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bend</w:t>
      </w:r>
      <w:proofErr w:type="spellEnd"/>
      <w:r w:rsidRPr="00623806">
        <w:rPr>
          <w:rFonts w:ascii="Helvetica" w:hAnsi="Helvetica"/>
          <w:lang w:val="es-ES"/>
        </w:rPr>
        <w:t xml:space="preserve"> </w:t>
      </w:r>
      <w:proofErr w:type="spellStart"/>
      <w:r w:rsidRPr="00623806">
        <w:rPr>
          <w:rFonts w:ascii="Helvetica" w:hAnsi="Helvetica"/>
          <w:lang w:val="es-ES"/>
        </w:rPr>
        <w:t>around</w:t>
      </w:r>
      <w:proofErr w:type="spellEnd"/>
      <w:r w:rsidRPr="00623806">
        <w:rPr>
          <w:rFonts w:ascii="Helvetica" w:hAnsi="Helvetica"/>
          <w:lang w:val="es-ES"/>
        </w:rPr>
        <w:t xml:space="preserve"> me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moment</w:t>
      </w:r>
      <w:proofErr w:type="spellEnd"/>
      <w:r w:rsidRPr="00623806">
        <w:rPr>
          <w:rFonts w:ascii="Helvetica" w:hAnsi="Helvetica"/>
          <w:lang w:val="es-ES"/>
        </w:rPr>
        <w:t xml:space="preserve"> he </w:t>
      </w:r>
      <w:proofErr w:type="spellStart"/>
      <w:r w:rsidRPr="00623806">
        <w:rPr>
          <w:rFonts w:ascii="Helvetica" w:hAnsi="Helvetica"/>
          <w:lang w:val="es-ES"/>
        </w:rPr>
        <w:t>gazed</w:t>
      </w:r>
      <w:proofErr w:type="spellEnd"/>
      <w:r w:rsidRPr="00623806">
        <w:rPr>
          <w:rFonts w:ascii="Helvetica" w:hAnsi="Helvetica"/>
          <w:lang w:val="es-ES"/>
        </w:rPr>
        <w:t xml:space="preserve"> at me.</w:t>
      </w:r>
    </w:p>
    <w:p w14:paraId="1B897ED0" w14:textId="331996E4" w:rsidR="002C7F25" w:rsidRPr="00623806" w:rsidRDefault="002C7F25" w:rsidP="002B70A4">
      <w:pPr>
        <w:pStyle w:val="Scene"/>
        <w:spacing w:line="276" w:lineRule="auto"/>
        <w:jc w:val="both"/>
        <w:rPr>
          <w:rFonts w:ascii="Helvetica" w:hAnsi="Helvetica"/>
          <w:lang w:val="es-ES"/>
        </w:rPr>
      </w:pPr>
      <w:r w:rsidRPr="00623806">
        <w:rPr>
          <w:rFonts w:ascii="Helvetica" w:hAnsi="Helvetica"/>
          <w:lang w:val="es-ES"/>
        </w:rPr>
        <w:t xml:space="preserve">I bit </w:t>
      </w:r>
      <w:proofErr w:type="spellStart"/>
      <w:r w:rsidRPr="00623806">
        <w:rPr>
          <w:rFonts w:ascii="Helvetica" w:hAnsi="Helvetica"/>
          <w:lang w:val="es-ES"/>
        </w:rPr>
        <w:t>down</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lip</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ache</w:t>
      </w:r>
      <w:proofErr w:type="spellEnd"/>
      <w:r w:rsidRPr="00623806">
        <w:rPr>
          <w:rFonts w:ascii="Helvetica" w:hAnsi="Helvetica"/>
          <w:lang w:val="es-ES"/>
        </w:rPr>
        <w:t xml:space="preserve"> in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chest</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much</w:t>
      </w:r>
      <w:proofErr w:type="spellEnd"/>
      <w:r w:rsidRPr="00623806">
        <w:rPr>
          <w:rFonts w:ascii="Helvetica" w:hAnsi="Helvetica"/>
          <w:lang w:val="es-ES"/>
        </w:rPr>
        <w:t>.</w:t>
      </w:r>
    </w:p>
    <w:p w14:paraId="2242C917" w14:textId="63CFC9F9" w:rsidR="002C7F25" w:rsidRPr="00623806" w:rsidRDefault="002C7F25" w:rsidP="002B70A4">
      <w:pPr>
        <w:pStyle w:val="Scene"/>
        <w:spacing w:line="276" w:lineRule="auto"/>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knew</w:t>
      </w:r>
      <w:proofErr w:type="spellEnd"/>
      <w:r w:rsidRPr="00623806">
        <w:rPr>
          <w:rFonts w:ascii="Helvetica" w:hAnsi="Helvetica"/>
          <w:lang w:val="es-ES"/>
        </w:rPr>
        <w:t xml:space="preserve"> </w:t>
      </w:r>
      <w:proofErr w:type="spellStart"/>
      <w:r w:rsidRPr="00623806">
        <w:rPr>
          <w:rFonts w:ascii="Helvetica" w:hAnsi="Helvetica"/>
          <w:lang w:val="es-ES"/>
        </w:rPr>
        <w:t>before</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mind</w:t>
      </w:r>
      <w:proofErr w:type="spellEnd"/>
      <w:r w:rsidRPr="00623806">
        <w:rPr>
          <w:rFonts w:ascii="Helvetica" w:hAnsi="Helvetica"/>
          <w:lang w:val="es-ES"/>
        </w:rPr>
        <w:t xml:space="preserve"> </w:t>
      </w:r>
      <w:proofErr w:type="spellStart"/>
      <w:r w:rsidRPr="00623806">
        <w:rPr>
          <w:rFonts w:ascii="Helvetica" w:hAnsi="Helvetica"/>
          <w:lang w:val="es-ES"/>
        </w:rPr>
        <w:t>did</w:t>
      </w:r>
      <w:proofErr w:type="spellEnd"/>
      <w:r w:rsidRPr="00623806">
        <w:rPr>
          <w:rFonts w:ascii="Helvetica" w:hAnsi="Helvetica"/>
          <w:lang w:val="es-ES"/>
        </w:rPr>
        <w:t>.</w:t>
      </w:r>
    </w:p>
    <w:p w14:paraId="01995C57" w14:textId="35843AFC" w:rsidR="002C7F25" w:rsidRPr="00623806" w:rsidRDefault="002C7F25" w:rsidP="002B70A4">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knew</w:t>
      </w:r>
      <w:proofErr w:type="spellEnd"/>
      <w:r w:rsidRPr="00623806">
        <w:rPr>
          <w:rFonts w:ascii="Helvetica" w:hAnsi="Helvetica"/>
          <w:lang w:val="es-ES"/>
        </w:rPr>
        <w:t xml:space="preserve"> </w:t>
      </w: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different</w:t>
      </w:r>
      <w:proofErr w:type="spellEnd"/>
      <w:r w:rsidRPr="00623806">
        <w:rPr>
          <w:rFonts w:ascii="Helvetica" w:hAnsi="Helvetica"/>
          <w:lang w:val="es-ES"/>
        </w:rPr>
        <w:t xml:space="preserve">. He </w:t>
      </w:r>
      <w:proofErr w:type="spellStart"/>
      <w:r w:rsidRPr="00623806">
        <w:rPr>
          <w:rFonts w:ascii="Helvetica" w:hAnsi="Helvetica"/>
          <w:lang w:val="es-ES"/>
        </w:rPr>
        <w:t>meant</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w:t>
      </w:r>
    </w:p>
    <w:p w14:paraId="6245EDE3" w14:textId="2CD7B41C" w:rsidR="002C7F25" w:rsidRPr="00623806" w:rsidRDefault="002C7F25" w:rsidP="002B70A4">
      <w:pPr>
        <w:pStyle w:val="Scene"/>
        <w:spacing w:line="276" w:lineRule="auto"/>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yet</w:t>
      </w:r>
      <w:proofErr w:type="spellEnd"/>
      <w:r w:rsidRPr="00623806">
        <w:rPr>
          <w:rFonts w:ascii="Helvetica" w:hAnsi="Helvetica"/>
          <w:lang w:val="es-ES"/>
        </w:rPr>
        <w:t>—</w:t>
      </w:r>
    </w:p>
    <w:p w14:paraId="111D8185" w14:textId="6A25527D" w:rsidR="002C7F25" w:rsidRPr="00623806" w:rsidRDefault="002C7F25" w:rsidP="002B70A4">
      <w:pPr>
        <w:pStyle w:val="Scene"/>
        <w:spacing w:line="276" w:lineRule="auto"/>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treacherous</w:t>
      </w:r>
      <w:proofErr w:type="spellEnd"/>
      <w:r w:rsidRPr="00623806">
        <w:rPr>
          <w:rFonts w:ascii="Helvetica" w:hAnsi="Helvetica"/>
          <w:lang w:val="es-ES"/>
        </w:rPr>
        <w:t xml:space="preserve"> </w:t>
      </w:r>
      <w:proofErr w:type="spellStart"/>
      <w:r w:rsidRPr="00623806">
        <w:rPr>
          <w:rFonts w:ascii="Helvetica" w:hAnsi="Helvetica"/>
          <w:lang w:val="es-ES"/>
        </w:rPr>
        <w:t>longing</w:t>
      </w:r>
      <w:proofErr w:type="spellEnd"/>
      <w:r w:rsidRPr="00623806">
        <w:rPr>
          <w:rFonts w:ascii="Helvetica" w:hAnsi="Helvetica"/>
          <w:lang w:val="es-ES"/>
        </w:rPr>
        <w:t xml:space="preserve"> </w:t>
      </w:r>
      <w:proofErr w:type="spellStart"/>
      <w:r w:rsidRPr="00623806">
        <w:rPr>
          <w:rFonts w:ascii="Helvetica" w:hAnsi="Helvetica"/>
          <w:lang w:val="es-ES"/>
        </w:rPr>
        <w:t>summoned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devil</w:t>
      </w:r>
      <w:proofErr w:type="spellEnd"/>
      <w:r w:rsidRPr="00623806">
        <w:rPr>
          <w:rFonts w:ascii="Helvetica" w:hAnsi="Helvetica"/>
          <w:lang w:val="es-ES"/>
        </w:rPr>
        <w:t xml:space="preserve"> </w:t>
      </w:r>
      <w:proofErr w:type="spellStart"/>
      <w:r w:rsidRPr="00623806">
        <w:rPr>
          <w:rFonts w:ascii="Helvetica" w:hAnsi="Helvetica"/>
          <w:lang w:val="es-ES"/>
        </w:rPr>
        <w:t>himself</w:t>
      </w:r>
      <w:proofErr w:type="spellEnd"/>
      <w:r w:rsidRPr="00623806">
        <w:rPr>
          <w:rFonts w:ascii="Helvetica" w:hAnsi="Helvetica"/>
          <w:lang w:val="es-ES"/>
        </w:rPr>
        <w:t>—</w:t>
      </w:r>
    </w:p>
    <w:p w14:paraId="48A01D65" w14:textId="34DA67B8" w:rsidR="002C7F25" w:rsidRPr="00623806" w:rsidRDefault="002C7F25" w:rsidP="002B70A4">
      <w:pPr>
        <w:pStyle w:val="Scene"/>
        <w:spacing w:line="276" w:lineRule="auto"/>
        <w:jc w:val="both"/>
        <w:rPr>
          <w:rFonts w:ascii="Helvetica" w:hAnsi="Helvetica"/>
          <w:lang w:val="es-ES"/>
        </w:rPr>
      </w:pPr>
      <w:proofErr w:type="spellStart"/>
      <w:r w:rsidRPr="00623806">
        <w:rPr>
          <w:rFonts w:ascii="Helvetica" w:hAnsi="Helvetica"/>
          <w:lang w:val="es-ES"/>
        </w:rPr>
        <w:t>William’s</w:t>
      </w:r>
      <w:proofErr w:type="spellEnd"/>
      <w:r w:rsidRPr="00623806">
        <w:rPr>
          <w:rFonts w:ascii="Helvetica" w:hAnsi="Helvetica"/>
          <w:lang w:val="es-ES"/>
        </w:rPr>
        <w:t xml:space="preserve"> </w:t>
      </w:r>
      <w:proofErr w:type="spellStart"/>
      <w:r w:rsidRPr="00623806">
        <w:rPr>
          <w:rFonts w:ascii="Helvetica" w:hAnsi="Helvetica"/>
          <w:lang w:val="es-ES"/>
        </w:rPr>
        <w:t>face</w:t>
      </w:r>
      <w:proofErr w:type="spellEnd"/>
      <w:r w:rsidRPr="00623806">
        <w:rPr>
          <w:rFonts w:ascii="Helvetica" w:hAnsi="Helvetica"/>
          <w:lang w:val="es-ES"/>
        </w:rPr>
        <w:t xml:space="preserve"> </w:t>
      </w:r>
      <w:proofErr w:type="spellStart"/>
      <w:r w:rsidRPr="00623806">
        <w:rPr>
          <w:rFonts w:ascii="Helvetica" w:hAnsi="Helvetica"/>
          <w:lang w:val="es-ES"/>
        </w:rPr>
        <w:t>flickered</w:t>
      </w:r>
      <w:proofErr w:type="spellEnd"/>
      <w:r w:rsidRPr="00623806">
        <w:rPr>
          <w:rFonts w:ascii="Helvetica" w:hAnsi="Helvetica"/>
          <w:lang w:val="es-ES"/>
        </w:rPr>
        <w:t xml:space="preserve"> </w:t>
      </w:r>
      <w:proofErr w:type="spellStart"/>
      <w:r w:rsidRPr="00623806">
        <w:rPr>
          <w:rFonts w:ascii="Helvetica" w:hAnsi="Helvetica"/>
          <w:lang w:val="es-ES"/>
        </w:rPr>
        <w:t>behind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eyelids</w:t>
      </w:r>
      <w:proofErr w:type="spellEnd"/>
      <w:r w:rsidRPr="00623806">
        <w:rPr>
          <w:rFonts w:ascii="Helvetica" w:hAnsi="Helvetica"/>
          <w:lang w:val="es-ES"/>
        </w:rPr>
        <w:t>.</w:t>
      </w:r>
    </w:p>
    <w:p w14:paraId="7C29692D" w14:textId="39C9BD4F" w:rsidR="002C7F25" w:rsidRPr="00623806" w:rsidRDefault="002C7F25" w:rsidP="002B70A4">
      <w:pPr>
        <w:pStyle w:val="Scene"/>
        <w:spacing w:line="276" w:lineRule="auto"/>
        <w:jc w:val="both"/>
        <w:rPr>
          <w:rFonts w:ascii="Helvetica" w:hAnsi="Helvetica"/>
          <w:lang w:val="es-ES"/>
        </w:rPr>
      </w:pPr>
      <w:proofErr w:type="spellStart"/>
      <w:r w:rsidRPr="00623806">
        <w:rPr>
          <w:rFonts w:ascii="Helvetica" w:hAnsi="Helvetica"/>
          <w:lang w:val="es-ES"/>
        </w:rPr>
        <w:t>William's</w:t>
      </w:r>
      <w:proofErr w:type="spellEnd"/>
      <w:r w:rsidRPr="00623806">
        <w:rPr>
          <w:rFonts w:ascii="Helvetica" w:hAnsi="Helvetica"/>
          <w:lang w:val="es-ES"/>
        </w:rPr>
        <w:t xml:space="preserve"> </w:t>
      </w:r>
      <w:proofErr w:type="spellStart"/>
      <w:r w:rsidRPr="00623806">
        <w:rPr>
          <w:rFonts w:ascii="Helvetica" w:hAnsi="Helvetica"/>
          <w:lang w:val="es-ES"/>
        </w:rPr>
        <w:t>silver</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w:t>
      </w:r>
      <w:proofErr w:type="spellStart"/>
      <w:r w:rsidRPr="00623806">
        <w:rPr>
          <w:rFonts w:ascii="Helvetica" w:hAnsi="Helvetica"/>
          <w:lang w:val="es-ES"/>
        </w:rPr>
        <w:t>captivating</w:t>
      </w:r>
      <w:proofErr w:type="spellEnd"/>
      <w:r w:rsidRPr="00623806">
        <w:rPr>
          <w:rFonts w:ascii="Helvetica" w:hAnsi="Helvetica"/>
          <w:lang w:val="es-ES"/>
        </w:rPr>
        <w:t xml:space="preserve">. </w:t>
      </w:r>
      <w:proofErr w:type="spellStart"/>
      <w:r w:rsidRPr="00623806">
        <w:rPr>
          <w:rFonts w:ascii="Helvetica" w:hAnsi="Helvetica"/>
          <w:lang w:val="es-ES"/>
        </w:rPr>
        <w:t>William's</w:t>
      </w:r>
      <w:proofErr w:type="spellEnd"/>
      <w:r w:rsidRPr="00623806">
        <w:rPr>
          <w:rFonts w:ascii="Helvetica" w:hAnsi="Helvetica"/>
          <w:lang w:val="es-ES"/>
        </w:rPr>
        <w:t xml:space="preserve"> </w:t>
      </w:r>
      <w:proofErr w:type="spellStart"/>
      <w:r w:rsidRPr="00623806">
        <w:rPr>
          <w:rFonts w:ascii="Helvetica" w:hAnsi="Helvetica"/>
          <w:lang w:val="es-ES"/>
        </w:rPr>
        <w:t>smile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slow</w:t>
      </w:r>
      <w:proofErr w:type="spellEnd"/>
      <w:r w:rsidRPr="00623806">
        <w:rPr>
          <w:rFonts w:ascii="Helvetica" w:hAnsi="Helvetica"/>
          <w:lang w:val="es-ES"/>
        </w:rPr>
        <w:t xml:space="preserve"> and </w:t>
      </w:r>
      <w:proofErr w:type="spellStart"/>
      <w:r w:rsidRPr="00623806">
        <w:rPr>
          <w:rFonts w:ascii="Helvetica" w:hAnsi="Helvetica"/>
          <w:lang w:val="es-ES"/>
        </w:rPr>
        <w:t>devastating</w:t>
      </w:r>
      <w:proofErr w:type="spellEnd"/>
      <w:r w:rsidRPr="00623806">
        <w:rPr>
          <w:rFonts w:ascii="Helvetica" w:hAnsi="Helvetica"/>
          <w:lang w:val="es-ES"/>
        </w:rPr>
        <w:t>.</w:t>
      </w:r>
    </w:p>
    <w:p w14:paraId="437F4182" w14:textId="0B7053C6" w:rsidR="002C7F25" w:rsidRPr="00623806" w:rsidRDefault="002C7F25" w:rsidP="002B70A4">
      <w:pPr>
        <w:pStyle w:val="Scene"/>
        <w:spacing w:line="276" w:lineRule="auto"/>
        <w:jc w:val="both"/>
        <w:rPr>
          <w:rFonts w:ascii="Helvetica" w:hAnsi="Helvetica"/>
          <w:lang w:val="es-ES"/>
        </w:rPr>
      </w:pPr>
      <w:proofErr w:type="spellStart"/>
      <w:r w:rsidRPr="00623806">
        <w:rPr>
          <w:rFonts w:ascii="Helvetica" w:hAnsi="Helvetica"/>
          <w:lang w:val="es-ES"/>
        </w:rPr>
        <w:t>Where</w:t>
      </w:r>
      <w:proofErr w:type="spellEnd"/>
      <w:r w:rsidRPr="00623806">
        <w:rPr>
          <w:rFonts w:ascii="Helvetica" w:hAnsi="Helvetica"/>
          <w:lang w:val="es-ES"/>
        </w:rPr>
        <w:t xml:space="preserve"> </w:t>
      </w: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warmth</w:t>
      </w:r>
      <w:proofErr w:type="spellEnd"/>
      <w:r w:rsidRPr="00623806">
        <w:rPr>
          <w:rFonts w:ascii="Helvetica" w:hAnsi="Helvetica"/>
          <w:lang w:val="es-ES"/>
        </w:rPr>
        <w:t>—</w:t>
      </w:r>
      <w:proofErr w:type="spellStart"/>
      <w:r w:rsidRPr="00623806">
        <w:rPr>
          <w:rFonts w:ascii="Helvetica" w:hAnsi="Helvetica"/>
          <w:lang w:val="es-ES"/>
        </w:rPr>
        <w:t>an</w:t>
      </w:r>
      <w:proofErr w:type="spellEnd"/>
      <w:r w:rsidRPr="00623806">
        <w:rPr>
          <w:rFonts w:ascii="Helvetica" w:hAnsi="Helvetica"/>
          <w:lang w:val="es-ES"/>
        </w:rPr>
        <w:t xml:space="preserve"> inferno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wrapped</w:t>
      </w:r>
      <w:proofErr w:type="spellEnd"/>
      <w:r w:rsidRPr="00623806">
        <w:rPr>
          <w:rFonts w:ascii="Helvetica" w:hAnsi="Helvetica"/>
          <w:lang w:val="es-ES"/>
        </w:rPr>
        <w:t xml:space="preserve"> and </w:t>
      </w:r>
      <w:proofErr w:type="spellStart"/>
      <w:r w:rsidRPr="00623806">
        <w:rPr>
          <w:rFonts w:ascii="Helvetica" w:hAnsi="Helvetica"/>
          <w:lang w:val="es-ES"/>
        </w:rPr>
        <w:t>consumed</w:t>
      </w:r>
      <w:proofErr w:type="spellEnd"/>
      <w:r w:rsidRPr="00623806">
        <w:rPr>
          <w:rFonts w:ascii="Helvetica" w:hAnsi="Helvetica"/>
          <w:lang w:val="es-ES"/>
        </w:rPr>
        <w:t>—</w:t>
      </w:r>
    </w:p>
    <w:p w14:paraId="31B83A58" w14:textId="6F4A7EC3" w:rsidR="002C7F25" w:rsidRPr="00623806" w:rsidRDefault="002C7F25" w:rsidP="002B70A4">
      <w:pPr>
        <w:pStyle w:val="Scene"/>
        <w:spacing w:line="276" w:lineRule="auto"/>
        <w:jc w:val="both"/>
        <w:rPr>
          <w:rFonts w:ascii="Helvetica" w:hAnsi="Helvetica"/>
          <w:lang w:val="es-ES"/>
        </w:rPr>
      </w:pPr>
      <w:r w:rsidRPr="00623806">
        <w:rPr>
          <w:rFonts w:ascii="Helvetica" w:hAnsi="Helvetica"/>
          <w:lang w:val="es-ES"/>
        </w:rPr>
        <w:t xml:space="preserve">William </w:t>
      </w:r>
      <w:proofErr w:type="spellStart"/>
      <w:r w:rsidRPr="00623806">
        <w:rPr>
          <w:rFonts w:ascii="Helvetica" w:hAnsi="Helvetica"/>
          <w:lang w:val="es-ES"/>
        </w:rPr>
        <w:t>embodied</w:t>
      </w:r>
      <w:proofErr w:type="spellEnd"/>
      <w:r w:rsidRPr="00623806">
        <w:rPr>
          <w:rFonts w:ascii="Helvetica" w:hAnsi="Helvetica"/>
          <w:lang w:val="es-ES"/>
        </w:rPr>
        <w:t xml:space="preserve"> a </w:t>
      </w:r>
      <w:proofErr w:type="spellStart"/>
      <w:r w:rsidRPr="00623806">
        <w:rPr>
          <w:rFonts w:ascii="Helvetica" w:hAnsi="Helvetica"/>
          <w:lang w:val="es-ES"/>
        </w:rPr>
        <w:t>unique</w:t>
      </w:r>
      <w:proofErr w:type="spellEnd"/>
      <w:r w:rsidRPr="00623806">
        <w:rPr>
          <w:rFonts w:ascii="Helvetica" w:hAnsi="Helvetica"/>
          <w:lang w:val="es-ES"/>
        </w:rPr>
        <w:t xml:space="preserve"> </w:t>
      </w:r>
      <w:proofErr w:type="spellStart"/>
      <w:r w:rsidRPr="00623806">
        <w:rPr>
          <w:rFonts w:ascii="Helvetica" w:hAnsi="Helvetica"/>
          <w:lang w:val="es-ES"/>
        </w:rPr>
        <w:t>essence</w:t>
      </w:r>
      <w:proofErr w:type="spellEnd"/>
      <w:r w:rsidRPr="00623806">
        <w:rPr>
          <w:rFonts w:ascii="Helvetica" w:hAnsi="Helvetica"/>
          <w:lang w:val="es-ES"/>
        </w:rPr>
        <w:t>.</w:t>
      </w:r>
    </w:p>
    <w:p w14:paraId="1FB170F0" w14:textId="17EDE2A6" w:rsidR="002C7F25" w:rsidRPr="00623806" w:rsidRDefault="002C7F25" w:rsidP="002B70A4">
      <w:pPr>
        <w:pStyle w:val="Scene"/>
        <w:spacing w:line="276" w:lineRule="auto"/>
        <w:jc w:val="both"/>
        <w:rPr>
          <w:rFonts w:ascii="Helvetica" w:hAnsi="Helvetica"/>
          <w:lang w:val="es-ES"/>
        </w:rPr>
      </w:pPr>
      <w:r w:rsidRPr="00623806">
        <w:rPr>
          <w:rFonts w:ascii="Helvetica" w:hAnsi="Helvetica"/>
          <w:lang w:val="es-ES"/>
        </w:rPr>
        <w:t xml:space="preserve">A </w:t>
      </w:r>
      <w:proofErr w:type="spellStart"/>
      <w:r w:rsidRPr="00623806">
        <w:rPr>
          <w:rFonts w:ascii="Helvetica" w:hAnsi="Helvetica"/>
          <w:lang w:val="es-ES"/>
        </w:rPr>
        <w:t>storm</w:t>
      </w:r>
      <w:proofErr w:type="spellEnd"/>
      <w:r w:rsidRPr="00623806">
        <w:rPr>
          <w:rFonts w:ascii="Helvetica" w:hAnsi="Helvetica"/>
          <w:lang w:val="es-ES"/>
        </w:rPr>
        <w:t xml:space="preserve">. A </w:t>
      </w:r>
      <w:proofErr w:type="spellStart"/>
      <w:r w:rsidRPr="00623806">
        <w:rPr>
          <w:rFonts w:ascii="Helvetica" w:hAnsi="Helvetica"/>
          <w:lang w:val="es-ES"/>
        </w:rPr>
        <w:t>tempest</w:t>
      </w:r>
      <w:proofErr w:type="spellEnd"/>
      <w:r w:rsidRPr="00623806">
        <w:rPr>
          <w:rFonts w:ascii="Helvetica" w:hAnsi="Helvetica"/>
          <w:lang w:val="es-ES"/>
        </w:rPr>
        <w:t>.</w:t>
      </w:r>
    </w:p>
    <w:p w14:paraId="2B6F2B20" w14:textId="1C1CABAF" w:rsidR="002C7F25" w:rsidRPr="00623806" w:rsidRDefault="002C7F25" w:rsidP="002B70A4">
      <w:pPr>
        <w:pStyle w:val="Scene"/>
        <w:spacing w:line="276" w:lineRule="auto"/>
        <w:jc w:val="both"/>
        <w:rPr>
          <w:rFonts w:ascii="Helvetica" w:hAnsi="Helvetica"/>
          <w:lang w:val="es-ES"/>
        </w:rPr>
      </w:pPr>
      <w:proofErr w:type="spellStart"/>
      <w:r w:rsidRPr="00623806">
        <w:rPr>
          <w:rFonts w:ascii="Helvetica" w:hAnsi="Helvetica"/>
          <w:lang w:val="es-ES"/>
        </w:rPr>
        <w:t>Powerful</w:t>
      </w:r>
      <w:proofErr w:type="spellEnd"/>
      <w:r w:rsidRPr="00623806">
        <w:rPr>
          <w:rFonts w:ascii="Helvetica" w:hAnsi="Helvetica"/>
          <w:lang w:val="es-ES"/>
        </w:rPr>
        <w:t xml:space="preserve">. </w:t>
      </w:r>
      <w:proofErr w:type="spellStart"/>
      <w:r w:rsidRPr="00623806">
        <w:rPr>
          <w:rFonts w:ascii="Helvetica" w:hAnsi="Helvetica"/>
          <w:lang w:val="es-ES"/>
        </w:rPr>
        <w:t>Icy</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all-consuming</w:t>
      </w:r>
      <w:proofErr w:type="spellEnd"/>
      <w:r w:rsidRPr="00623806">
        <w:rPr>
          <w:rFonts w:ascii="Helvetica" w:hAnsi="Helvetica"/>
          <w:lang w:val="es-ES"/>
        </w:rPr>
        <w:t xml:space="preserve"> </w:t>
      </w:r>
      <w:proofErr w:type="spellStart"/>
      <w:r w:rsidRPr="00623806">
        <w:rPr>
          <w:rFonts w:ascii="Helvetica" w:hAnsi="Helvetica"/>
          <w:lang w:val="es-ES"/>
        </w:rPr>
        <w:t>nature</w:t>
      </w:r>
      <w:proofErr w:type="spellEnd"/>
      <w:r w:rsidRPr="00623806">
        <w:rPr>
          <w:rFonts w:ascii="Helvetica" w:hAnsi="Helvetica"/>
          <w:lang w:val="es-ES"/>
        </w:rPr>
        <w:t xml:space="preserve"> </w:t>
      </w:r>
      <w:proofErr w:type="spellStart"/>
      <w:r w:rsidRPr="00623806">
        <w:rPr>
          <w:rFonts w:ascii="Helvetica" w:hAnsi="Helvetica"/>
          <w:lang w:val="es-ES"/>
        </w:rPr>
        <w:t>caused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soul</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shudder</w:t>
      </w:r>
      <w:proofErr w:type="spellEnd"/>
      <w:r w:rsidRPr="00623806">
        <w:rPr>
          <w:rFonts w:ascii="Helvetica" w:hAnsi="Helvetica"/>
          <w:lang w:val="es-ES"/>
        </w:rPr>
        <w:t>.</w:t>
      </w:r>
    </w:p>
    <w:p w14:paraId="4C788FAB" w14:textId="12F326F4" w:rsidR="002C7F25" w:rsidRPr="00623806" w:rsidRDefault="002C7F25" w:rsidP="002B70A4">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remembered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way</w:t>
      </w:r>
      <w:proofErr w:type="spellEnd"/>
      <w:r w:rsidRPr="00623806">
        <w:rPr>
          <w:rFonts w:ascii="Helvetica" w:hAnsi="Helvetica"/>
          <w:lang w:val="es-ES"/>
        </w:rPr>
        <w:t xml:space="preserve"> he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pulled</w:t>
      </w:r>
      <w:proofErr w:type="spellEnd"/>
      <w:r w:rsidRPr="00623806">
        <w:rPr>
          <w:rFonts w:ascii="Helvetica" w:hAnsi="Helvetica"/>
          <w:lang w:val="es-ES"/>
        </w:rPr>
        <w:t xml:space="preserve"> me </w:t>
      </w:r>
      <w:proofErr w:type="spellStart"/>
      <w:r w:rsidRPr="00623806">
        <w:rPr>
          <w:rFonts w:ascii="Helvetica" w:hAnsi="Helvetica"/>
          <w:lang w:val="es-ES"/>
        </w:rPr>
        <w:t>close</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hand</w:t>
      </w:r>
      <w:proofErr w:type="spellEnd"/>
      <w:r w:rsidRPr="00623806">
        <w:rPr>
          <w:rFonts w:ascii="Helvetica" w:hAnsi="Helvetica"/>
          <w:lang w:val="es-ES"/>
        </w:rPr>
        <w:t xml:space="preserve"> </w:t>
      </w:r>
      <w:proofErr w:type="spellStart"/>
      <w:r w:rsidRPr="00623806">
        <w:rPr>
          <w:rFonts w:ascii="Helvetica" w:hAnsi="Helvetica"/>
          <w:lang w:val="es-ES"/>
        </w:rPr>
        <w:t>sliding</w:t>
      </w:r>
      <w:proofErr w:type="spellEnd"/>
      <w:r w:rsidRPr="00623806">
        <w:rPr>
          <w:rFonts w:ascii="Helvetica" w:hAnsi="Helvetica"/>
          <w:lang w:val="es-ES"/>
        </w:rPr>
        <w:t xml:space="preserve"> </w:t>
      </w:r>
      <w:proofErr w:type="spellStart"/>
      <w:r w:rsidRPr="00623806">
        <w:rPr>
          <w:rFonts w:ascii="Helvetica" w:hAnsi="Helvetica"/>
          <w:lang w:val="es-ES"/>
        </w:rPr>
        <w:t>over</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skin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silk</w:t>
      </w:r>
      <w:proofErr w:type="spellEnd"/>
      <w:r w:rsidRPr="00623806">
        <w:rPr>
          <w:rFonts w:ascii="Helvetica" w:hAnsi="Helvetica"/>
          <w:lang w:val="es-ES"/>
        </w:rPr>
        <w:t xml:space="preserve"> </w:t>
      </w:r>
      <w:proofErr w:type="spellStart"/>
      <w:r w:rsidRPr="00623806">
        <w:rPr>
          <w:rFonts w:ascii="Helvetica" w:hAnsi="Helvetica"/>
          <w:lang w:val="es-ES"/>
        </w:rPr>
        <w:t>over</w:t>
      </w:r>
      <w:proofErr w:type="spellEnd"/>
      <w:r w:rsidRPr="00623806">
        <w:rPr>
          <w:rFonts w:ascii="Helvetica" w:hAnsi="Helvetica"/>
          <w:lang w:val="es-ES"/>
        </w:rPr>
        <w:t xml:space="preserve"> </w:t>
      </w:r>
      <w:proofErr w:type="spellStart"/>
      <w:r w:rsidRPr="00623806">
        <w:rPr>
          <w:rFonts w:ascii="Helvetica" w:hAnsi="Helvetica"/>
          <w:lang w:val="es-ES"/>
        </w:rPr>
        <w:t>fire</w:t>
      </w:r>
      <w:proofErr w:type="spellEnd"/>
      <w:r w:rsidRPr="00623806">
        <w:rPr>
          <w:rFonts w:ascii="Helvetica" w:hAnsi="Helvetica"/>
          <w:lang w:val="es-ES"/>
        </w:rPr>
        <w:t>.</w:t>
      </w:r>
    </w:p>
    <w:p w14:paraId="6A4EB732" w14:textId="152A11F8" w:rsidR="002C7F25" w:rsidRPr="00623806" w:rsidRDefault="002C7F25" w:rsidP="002B70A4">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pulse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energy</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jumped</w:t>
      </w:r>
      <w:proofErr w:type="spellEnd"/>
      <w:r w:rsidRPr="00623806">
        <w:rPr>
          <w:rFonts w:ascii="Helvetica" w:hAnsi="Helvetica"/>
          <w:lang w:val="es-ES"/>
        </w:rPr>
        <w:t xml:space="preserve"> </w:t>
      </w:r>
      <w:proofErr w:type="spellStart"/>
      <w:r w:rsidRPr="00623806">
        <w:rPr>
          <w:rFonts w:ascii="Helvetica" w:hAnsi="Helvetica"/>
          <w:lang w:val="es-ES"/>
        </w:rPr>
        <w:t>between</w:t>
      </w:r>
      <w:proofErr w:type="spellEnd"/>
      <w:r w:rsidRPr="00623806">
        <w:rPr>
          <w:rFonts w:ascii="Helvetica" w:hAnsi="Helvetica"/>
          <w:lang w:val="es-ES"/>
        </w:rPr>
        <w:t xml:space="preserve"> </w:t>
      </w:r>
      <w:proofErr w:type="spellStart"/>
      <w:r w:rsidRPr="00623806">
        <w:rPr>
          <w:rFonts w:ascii="Helvetica" w:hAnsi="Helvetica"/>
          <w:lang w:val="es-ES"/>
        </w:rPr>
        <w:t>us</w:t>
      </w:r>
      <w:proofErr w:type="spellEnd"/>
      <w:r w:rsidRPr="00623806">
        <w:rPr>
          <w:rFonts w:ascii="Helvetica" w:hAnsi="Helvetica"/>
          <w:lang w:val="es-ES"/>
        </w:rPr>
        <w:t xml:space="preserve"> at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smallest</w:t>
      </w:r>
      <w:proofErr w:type="spellEnd"/>
      <w:r w:rsidRPr="00623806">
        <w:rPr>
          <w:rFonts w:ascii="Helvetica" w:hAnsi="Helvetica"/>
          <w:lang w:val="es-ES"/>
        </w:rPr>
        <w:t xml:space="preserve"> </w:t>
      </w:r>
      <w:proofErr w:type="spellStart"/>
      <w:r w:rsidRPr="00623806">
        <w:rPr>
          <w:rFonts w:ascii="Helvetica" w:hAnsi="Helvetica"/>
          <w:lang w:val="es-ES"/>
        </w:rPr>
        <w:t>touch</w:t>
      </w:r>
      <w:proofErr w:type="spellEnd"/>
      <w:r w:rsidRPr="00623806">
        <w:rPr>
          <w:rFonts w:ascii="Helvetica" w:hAnsi="Helvetica"/>
          <w:lang w:val="es-ES"/>
        </w:rPr>
        <w:t>—</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tasting</w:t>
      </w:r>
      <w:proofErr w:type="spellEnd"/>
      <w:r w:rsidRPr="00623806">
        <w:rPr>
          <w:rFonts w:ascii="Helvetica" w:hAnsi="Helvetica"/>
          <w:lang w:val="es-ES"/>
        </w:rPr>
        <w:t xml:space="preserve"> </w:t>
      </w:r>
      <w:proofErr w:type="spellStart"/>
      <w:r w:rsidRPr="00623806">
        <w:rPr>
          <w:rFonts w:ascii="Helvetica" w:hAnsi="Helvetica"/>
          <w:lang w:val="es-ES"/>
        </w:rPr>
        <w:t>forbidden</w:t>
      </w:r>
      <w:proofErr w:type="spellEnd"/>
      <w:r w:rsidRPr="00623806">
        <w:rPr>
          <w:rFonts w:ascii="Helvetica" w:hAnsi="Helvetica"/>
          <w:lang w:val="es-ES"/>
        </w:rPr>
        <w:t xml:space="preserve"> </w:t>
      </w:r>
      <w:proofErr w:type="spellStart"/>
      <w:r w:rsidRPr="00623806">
        <w:rPr>
          <w:rFonts w:ascii="Helvetica" w:hAnsi="Helvetica"/>
          <w:lang w:val="es-ES"/>
        </w:rPr>
        <w:t>magic</w:t>
      </w:r>
      <w:proofErr w:type="spellEnd"/>
      <w:r w:rsidRPr="00623806">
        <w:rPr>
          <w:rFonts w:ascii="Helvetica" w:hAnsi="Helvetica"/>
          <w:lang w:val="es-ES"/>
        </w:rPr>
        <w:t>.</w:t>
      </w:r>
    </w:p>
    <w:p w14:paraId="14E81959" w14:textId="0A001AD5" w:rsidR="002C7F25" w:rsidRPr="00623806" w:rsidRDefault="002C7F25" w:rsidP="002B70A4">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way</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breath</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hitched</w:t>
      </w:r>
      <w:proofErr w:type="spellEnd"/>
      <w:r w:rsidRPr="00623806">
        <w:rPr>
          <w:rFonts w:ascii="Helvetica" w:hAnsi="Helvetica"/>
          <w:lang w:val="es-ES"/>
        </w:rPr>
        <w:t xml:space="preserve"> </w:t>
      </w:r>
      <w:proofErr w:type="spellStart"/>
      <w:r w:rsidRPr="00623806">
        <w:rPr>
          <w:rFonts w:ascii="Helvetica" w:hAnsi="Helvetica"/>
          <w:lang w:val="es-ES"/>
        </w:rPr>
        <w:t>without</w:t>
      </w:r>
      <w:proofErr w:type="spellEnd"/>
      <w:r w:rsidRPr="00623806">
        <w:rPr>
          <w:rFonts w:ascii="Helvetica" w:hAnsi="Helvetica"/>
          <w:lang w:val="es-ES"/>
        </w:rPr>
        <w:t xml:space="preserve"> </w:t>
      </w:r>
      <w:proofErr w:type="spellStart"/>
      <w:r w:rsidRPr="00623806">
        <w:rPr>
          <w:rFonts w:ascii="Helvetica" w:hAnsi="Helvetica"/>
          <w:lang w:val="es-ES"/>
        </w:rPr>
        <w:t>permission</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leaning</w:t>
      </w:r>
      <w:proofErr w:type="spellEnd"/>
      <w:r w:rsidRPr="00623806">
        <w:rPr>
          <w:rFonts w:ascii="Helvetica" w:hAnsi="Helvetica"/>
          <w:lang w:val="es-ES"/>
        </w:rPr>
        <w:t xml:space="preserve"> forward </w:t>
      </w:r>
      <w:proofErr w:type="spellStart"/>
      <w:r w:rsidRPr="00623806">
        <w:rPr>
          <w:rFonts w:ascii="Helvetica" w:hAnsi="Helvetica"/>
          <w:lang w:val="es-ES"/>
        </w:rPr>
        <w:t>before</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mind</w:t>
      </w:r>
      <w:proofErr w:type="spellEnd"/>
      <w:r w:rsidRPr="00623806">
        <w:rPr>
          <w:rFonts w:ascii="Helvetica" w:hAnsi="Helvetica"/>
          <w:lang w:val="es-ES"/>
        </w:rPr>
        <w:t xml:space="preserve">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scream</w:t>
      </w:r>
      <w:proofErr w:type="spellEnd"/>
      <w:r w:rsidRPr="00623806">
        <w:rPr>
          <w:rFonts w:ascii="Helvetica" w:hAnsi="Helvetica"/>
          <w:lang w:val="es-ES"/>
        </w:rPr>
        <w:t xml:space="preserve"> no.</w:t>
      </w:r>
    </w:p>
    <w:p w14:paraId="3E28EB8B" w14:textId="411218A6" w:rsidR="002C7F25" w:rsidRPr="00623806" w:rsidRDefault="002C7F25" w:rsidP="002B70A4">
      <w:pPr>
        <w:pStyle w:val="Scene"/>
        <w:spacing w:line="276" w:lineRule="auto"/>
        <w:jc w:val="both"/>
        <w:rPr>
          <w:rFonts w:ascii="Helvetica" w:hAnsi="Helvetica"/>
          <w:lang w:val="es-ES"/>
        </w:rPr>
      </w:pPr>
      <w:proofErr w:type="spellStart"/>
      <w:r w:rsidRPr="00623806">
        <w:rPr>
          <w:rFonts w:ascii="Helvetica" w:hAnsi="Helvetica"/>
          <w:lang w:val="es-ES"/>
        </w:rPr>
        <w:t>Temptation</w:t>
      </w:r>
      <w:proofErr w:type="spellEnd"/>
      <w:r w:rsidRPr="00623806">
        <w:rPr>
          <w:rFonts w:ascii="Helvetica" w:hAnsi="Helvetica"/>
          <w:lang w:val="es-ES"/>
        </w:rPr>
        <w:t>.</w:t>
      </w:r>
    </w:p>
    <w:p w14:paraId="4C7388D0" w14:textId="6A757C73" w:rsidR="002C7F25" w:rsidRPr="00623806" w:rsidRDefault="002C7F25" w:rsidP="002B70A4">
      <w:pPr>
        <w:pStyle w:val="Scene"/>
        <w:spacing w:line="276" w:lineRule="auto"/>
        <w:jc w:val="both"/>
        <w:rPr>
          <w:rFonts w:ascii="Helvetica" w:hAnsi="Helvetica"/>
          <w:lang w:val="es-ES"/>
        </w:rPr>
      </w:pP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whispered</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me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drug</w:t>
      </w:r>
      <w:proofErr w:type="spellEnd"/>
    </w:p>
    <w:p w14:paraId="4EDE841B" w14:textId="38343D0A" w:rsidR="002C7F25" w:rsidRPr="00623806" w:rsidRDefault="002C7F25" w:rsidP="002B70A4">
      <w:pPr>
        <w:pStyle w:val="Scene"/>
        <w:spacing w:line="276" w:lineRule="auto"/>
        <w:jc w:val="both"/>
        <w:rPr>
          <w:rFonts w:ascii="Helvetica" w:hAnsi="Helvetica"/>
          <w:lang w:val="es-ES"/>
        </w:rPr>
      </w:pPr>
      <w:r w:rsidRPr="00623806">
        <w:rPr>
          <w:rFonts w:ascii="Helvetica" w:hAnsi="Helvetica"/>
          <w:lang w:val="es-ES"/>
        </w:rPr>
        <w:t xml:space="preserve">William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dangerous</w:t>
      </w:r>
      <w:proofErr w:type="spellEnd"/>
      <w:r w:rsidRPr="00623806">
        <w:rPr>
          <w:rFonts w:ascii="Helvetica" w:hAnsi="Helvetica"/>
          <w:lang w:val="es-ES"/>
        </w:rPr>
        <w:t xml:space="preserve"> and </w:t>
      </w:r>
      <w:proofErr w:type="spellStart"/>
      <w:r w:rsidRPr="00623806">
        <w:rPr>
          <w:rFonts w:ascii="Helvetica" w:hAnsi="Helvetica"/>
          <w:lang w:val="es-ES"/>
        </w:rPr>
        <w:t>dressed</w:t>
      </w:r>
      <w:proofErr w:type="spellEnd"/>
      <w:r w:rsidRPr="00623806">
        <w:rPr>
          <w:rFonts w:ascii="Helvetica" w:hAnsi="Helvetica"/>
          <w:lang w:val="es-ES"/>
        </w:rPr>
        <w:t xml:space="preserve"> in </w:t>
      </w:r>
      <w:proofErr w:type="spellStart"/>
      <w:r w:rsidRPr="00623806">
        <w:rPr>
          <w:rFonts w:ascii="Helvetica" w:hAnsi="Helvetica"/>
          <w:lang w:val="es-ES"/>
        </w:rPr>
        <w:t>elegance</w:t>
      </w:r>
      <w:proofErr w:type="spellEnd"/>
      <w:r w:rsidRPr="00623806">
        <w:rPr>
          <w:rFonts w:ascii="Helvetica" w:hAnsi="Helvetica"/>
          <w:lang w:val="es-ES"/>
        </w:rPr>
        <w:t xml:space="preserve">. And </w:t>
      </w:r>
      <w:proofErr w:type="spellStart"/>
      <w:r w:rsidRPr="00623806">
        <w:rPr>
          <w:rFonts w:ascii="Helvetica" w:hAnsi="Helvetica"/>
          <w:lang w:val="es-ES"/>
        </w:rPr>
        <w:t>some</w:t>
      </w:r>
      <w:proofErr w:type="spellEnd"/>
      <w:r w:rsidRPr="00623806">
        <w:rPr>
          <w:rFonts w:ascii="Helvetica" w:hAnsi="Helvetica"/>
          <w:lang w:val="es-ES"/>
        </w:rPr>
        <w:t xml:space="preserve"> </w:t>
      </w:r>
      <w:proofErr w:type="spellStart"/>
      <w:r w:rsidRPr="00623806">
        <w:rPr>
          <w:rFonts w:ascii="Helvetica" w:hAnsi="Helvetica"/>
          <w:lang w:val="es-ES"/>
        </w:rPr>
        <w:t>dark</w:t>
      </w:r>
      <w:proofErr w:type="spellEnd"/>
      <w:r w:rsidRPr="00623806">
        <w:rPr>
          <w:rFonts w:ascii="Helvetica" w:hAnsi="Helvetica"/>
          <w:lang w:val="es-ES"/>
        </w:rPr>
        <w:t xml:space="preserve">, </w:t>
      </w:r>
      <w:proofErr w:type="spellStart"/>
      <w:r w:rsidRPr="00623806">
        <w:rPr>
          <w:rFonts w:ascii="Helvetica" w:hAnsi="Helvetica"/>
          <w:lang w:val="es-ES"/>
        </w:rPr>
        <w:t>broken</w:t>
      </w:r>
      <w:proofErr w:type="spellEnd"/>
      <w:r w:rsidRPr="00623806">
        <w:rPr>
          <w:rFonts w:ascii="Helvetica" w:hAnsi="Helvetica"/>
          <w:lang w:val="es-ES"/>
        </w:rPr>
        <w:t xml:space="preserve"> </w:t>
      </w:r>
      <w:proofErr w:type="spellStart"/>
      <w:r w:rsidRPr="00623806">
        <w:rPr>
          <w:rFonts w:ascii="Helvetica" w:hAnsi="Helvetica"/>
          <w:lang w:val="es-ES"/>
        </w:rPr>
        <w:t>part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me </w:t>
      </w:r>
      <w:proofErr w:type="spellStart"/>
      <w:r w:rsidRPr="00623806">
        <w:rPr>
          <w:rFonts w:ascii="Helvetica" w:hAnsi="Helvetica"/>
          <w:lang w:val="es-ES"/>
        </w:rPr>
        <w:t>wanted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touch</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I </w:t>
      </w:r>
      <w:proofErr w:type="spellStart"/>
      <w:r w:rsidRPr="00623806">
        <w:rPr>
          <w:rFonts w:ascii="Helvetica" w:hAnsi="Helvetica"/>
          <w:lang w:val="es-ES"/>
        </w:rPr>
        <w:t>wanted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touch</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see</w:t>
      </w:r>
      <w:proofErr w:type="spellEnd"/>
      <w:r w:rsidRPr="00623806">
        <w:rPr>
          <w:rFonts w:ascii="Helvetica" w:hAnsi="Helvetica"/>
          <w:lang w:val="es-ES"/>
        </w:rPr>
        <w:t xml:space="preserve"> </w:t>
      </w:r>
      <w:proofErr w:type="spellStart"/>
      <w:r w:rsidRPr="00623806">
        <w:rPr>
          <w:rFonts w:ascii="Helvetica" w:hAnsi="Helvetica"/>
          <w:lang w:val="es-ES"/>
        </w:rPr>
        <w:t>if</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would</w:t>
      </w:r>
      <w:proofErr w:type="spellEnd"/>
      <w:r w:rsidRPr="00623806">
        <w:rPr>
          <w:rFonts w:ascii="Helvetica" w:hAnsi="Helvetica"/>
          <w:lang w:val="es-ES"/>
        </w:rPr>
        <w:t xml:space="preserve"> </w:t>
      </w:r>
      <w:proofErr w:type="spellStart"/>
      <w:r w:rsidRPr="00623806">
        <w:rPr>
          <w:rFonts w:ascii="Helvetica" w:hAnsi="Helvetica"/>
          <w:lang w:val="es-ES"/>
        </w:rPr>
        <w:t>burn</w:t>
      </w:r>
      <w:proofErr w:type="spellEnd"/>
      <w:r w:rsidRPr="00623806">
        <w:rPr>
          <w:rFonts w:ascii="Helvetica" w:hAnsi="Helvetica"/>
          <w:lang w:val="es-ES"/>
        </w:rPr>
        <w:t xml:space="preserve"> me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ashes</w:t>
      </w:r>
      <w:proofErr w:type="spellEnd"/>
      <w:r w:rsidRPr="00623806">
        <w:rPr>
          <w:rFonts w:ascii="Helvetica" w:hAnsi="Helvetica"/>
          <w:lang w:val="es-ES"/>
        </w:rPr>
        <w:t>.</w:t>
      </w:r>
    </w:p>
    <w:p w14:paraId="20DE1916" w14:textId="47168CBD" w:rsidR="002C7F25" w:rsidRPr="00623806" w:rsidRDefault="002C7F25" w:rsidP="002B70A4">
      <w:pPr>
        <w:pStyle w:val="Scene"/>
        <w:spacing w:line="276" w:lineRule="auto"/>
        <w:jc w:val="both"/>
        <w:rPr>
          <w:rFonts w:ascii="Helvetica" w:hAnsi="Helvetica"/>
          <w:lang w:val="es-ES"/>
        </w:rPr>
      </w:pPr>
      <w:r w:rsidRPr="00623806">
        <w:rPr>
          <w:rFonts w:ascii="Helvetica" w:hAnsi="Helvetica"/>
          <w:lang w:val="es-ES"/>
        </w:rPr>
        <w:t xml:space="preserve">A </w:t>
      </w:r>
      <w:proofErr w:type="spellStart"/>
      <w:r w:rsidRPr="00623806">
        <w:rPr>
          <w:rFonts w:ascii="Helvetica" w:hAnsi="Helvetica"/>
          <w:lang w:val="es-ES"/>
        </w:rPr>
        <w:t>sharp</w:t>
      </w:r>
      <w:proofErr w:type="spellEnd"/>
      <w:r w:rsidRPr="00623806">
        <w:rPr>
          <w:rFonts w:ascii="Helvetica" w:hAnsi="Helvetica"/>
          <w:lang w:val="es-ES"/>
        </w:rPr>
        <w:t xml:space="preserve"> </w:t>
      </w:r>
      <w:proofErr w:type="spellStart"/>
      <w:r w:rsidRPr="00623806">
        <w:rPr>
          <w:rFonts w:ascii="Helvetica" w:hAnsi="Helvetica"/>
          <w:lang w:val="es-ES"/>
        </w:rPr>
        <w:t>pang</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guilt</w:t>
      </w:r>
      <w:proofErr w:type="spellEnd"/>
      <w:r w:rsidRPr="00623806">
        <w:rPr>
          <w:rFonts w:ascii="Helvetica" w:hAnsi="Helvetica"/>
          <w:lang w:val="es-ES"/>
        </w:rPr>
        <w:t xml:space="preserve"> </w:t>
      </w:r>
      <w:proofErr w:type="spellStart"/>
      <w:r w:rsidRPr="00623806">
        <w:rPr>
          <w:rFonts w:ascii="Helvetica" w:hAnsi="Helvetica"/>
          <w:lang w:val="es-ES"/>
        </w:rPr>
        <w:t>twisted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stomach</w:t>
      </w:r>
      <w:proofErr w:type="spellEnd"/>
      <w:r w:rsidRPr="00623806">
        <w:rPr>
          <w:rFonts w:ascii="Helvetica" w:hAnsi="Helvetica"/>
          <w:lang w:val="es-ES"/>
        </w:rPr>
        <w:t>.</w:t>
      </w:r>
    </w:p>
    <w:p w14:paraId="3DC74F75" w14:textId="4721FBE9" w:rsidR="002C7F25" w:rsidRPr="00623806" w:rsidRDefault="002C7F25" w:rsidP="002B70A4">
      <w:pPr>
        <w:pStyle w:val="Scene"/>
        <w:spacing w:line="276" w:lineRule="auto"/>
        <w:jc w:val="both"/>
        <w:rPr>
          <w:rFonts w:ascii="Helvetica" w:hAnsi="Helvetica"/>
          <w:lang w:val="es-ES"/>
        </w:rPr>
      </w:pPr>
      <w:r w:rsidRPr="00623806">
        <w:rPr>
          <w:rFonts w:ascii="Helvetica" w:hAnsi="Helvetica"/>
          <w:lang w:val="es-ES"/>
        </w:rPr>
        <w:t>Owen.</w:t>
      </w:r>
    </w:p>
    <w:p w14:paraId="0C88C4C9" w14:textId="7DC9FDE5" w:rsidR="002C7F25" w:rsidRPr="00623806" w:rsidRDefault="002C7F25" w:rsidP="002B70A4">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slammed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shut</w:t>
      </w:r>
      <w:proofErr w:type="spellEnd"/>
      <w:r w:rsidRPr="00623806">
        <w:rPr>
          <w:rFonts w:ascii="Helvetica" w:hAnsi="Helvetica"/>
          <w:lang w:val="es-ES"/>
        </w:rPr>
        <w:t xml:space="preserve">, </w:t>
      </w:r>
      <w:proofErr w:type="spellStart"/>
      <w:r w:rsidRPr="00623806">
        <w:rPr>
          <w:rFonts w:ascii="Helvetica" w:hAnsi="Helvetica"/>
          <w:lang w:val="es-ES"/>
        </w:rPr>
        <w:t>forcing</w:t>
      </w:r>
      <w:proofErr w:type="spellEnd"/>
      <w:r w:rsidRPr="00623806">
        <w:rPr>
          <w:rFonts w:ascii="Helvetica" w:hAnsi="Helvetica"/>
          <w:lang w:val="es-ES"/>
        </w:rPr>
        <w:t xml:space="preserve"> a </w:t>
      </w:r>
      <w:proofErr w:type="spellStart"/>
      <w:r w:rsidRPr="00623806">
        <w:rPr>
          <w:rFonts w:ascii="Helvetica" w:hAnsi="Helvetica"/>
          <w:lang w:val="es-ES"/>
        </w:rPr>
        <w:t>long</w:t>
      </w:r>
      <w:proofErr w:type="spellEnd"/>
      <w:r w:rsidRPr="00623806">
        <w:rPr>
          <w:rFonts w:ascii="Helvetica" w:hAnsi="Helvetica"/>
          <w:lang w:val="es-ES"/>
        </w:rPr>
        <w:t xml:space="preserve">, </w:t>
      </w:r>
      <w:proofErr w:type="spellStart"/>
      <w:r w:rsidRPr="00623806">
        <w:rPr>
          <w:rFonts w:ascii="Helvetica" w:hAnsi="Helvetica"/>
          <w:lang w:val="es-ES"/>
        </w:rPr>
        <w:t>ragged</w:t>
      </w:r>
      <w:proofErr w:type="spellEnd"/>
      <w:r w:rsidRPr="00623806">
        <w:rPr>
          <w:rFonts w:ascii="Helvetica" w:hAnsi="Helvetica"/>
          <w:lang w:val="es-ES"/>
        </w:rPr>
        <w:t xml:space="preserve"> </w:t>
      </w:r>
      <w:proofErr w:type="spellStart"/>
      <w:r w:rsidRPr="00623806">
        <w:rPr>
          <w:rFonts w:ascii="Helvetica" w:hAnsi="Helvetica"/>
          <w:lang w:val="es-ES"/>
        </w:rPr>
        <w:t>breath</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lungs</w:t>
      </w:r>
      <w:proofErr w:type="spellEnd"/>
      <w:r w:rsidRPr="00623806">
        <w:rPr>
          <w:rFonts w:ascii="Helvetica" w:hAnsi="Helvetica"/>
          <w:lang w:val="es-ES"/>
        </w:rPr>
        <w:t>.</w:t>
      </w:r>
    </w:p>
    <w:p w14:paraId="62EFB0C9" w14:textId="491E3BBE" w:rsidR="002C7F25" w:rsidRPr="00623806" w:rsidRDefault="002C7F25" w:rsidP="002B70A4">
      <w:pPr>
        <w:pStyle w:val="Scene"/>
        <w:spacing w:line="276" w:lineRule="auto"/>
        <w:jc w:val="both"/>
        <w:rPr>
          <w:rFonts w:ascii="Helvetica" w:hAnsi="Helvetica"/>
          <w:lang w:val="es-ES"/>
        </w:rPr>
      </w:pPr>
      <w:r w:rsidRPr="00623806">
        <w:rPr>
          <w:rFonts w:ascii="Helvetica" w:hAnsi="Helvetica"/>
          <w:lang w:val="es-ES"/>
        </w:rPr>
        <w:lastRenderedPageBreak/>
        <w:t>Owen—</w:t>
      </w:r>
      <w:proofErr w:type="spellStart"/>
      <w:r w:rsidRPr="00623806">
        <w:rPr>
          <w:rFonts w:ascii="Helvetica" w:hAnsi="Helvetica"/>
          <w:lang w:val="es-ES"/>
        </w:rPr>
        <w:t>who</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once </w:t>
      </w:r>
      <w:proofErr w:type="spellStart"/>
      <w:r w:rsidRPr="00623806">
        <w:rPr>
          <w:rFonts w:ascii="Helvetica" w:hAnsi="Helvetica"/>
          <w:lang w:val="es-ES"/>
        </w:rPr>
        <w:t>made</w:t>
      </w:r>
      <w:proofErr w:type="spellEnd"/>
      <w:r w:rsidRPr="00623806">
        <w:rPr>
          <w:rFonts w:ascii="Helvetica" w:hAnsi="Helvetica"/>
          <w:lang w:val="es-ES"/>
        </w:rPr>
        <w:t xml:space="preserve"> me </w:t>
      </w:r>
      <w:proofErr w:type="spellStart"/>
      <w:r w:rsidRPr="00623806">
        <w:rPr>
          <w:rFonts w:ascii="Helvetica" w:hAnsi="Helvetica"/>
          <w:lang w:val="es-ES"/>
        </w:rPr>
        <w:t>feel</w:t>
      </w:r>
      <w:proofErr w:type="spellEnd"/>
      <w:r w:rsidRPr="00623806">
        <w:rPr>
          <w:rFonts w:ascii="Helvetica" w:hAnsi="Helvetica"/>
          <w:lang w:val="es-ES"/>
        </w:rPr>
        <w:t xml:space="preserve"> </w:t>
      </w:r>
      <w:proofErr w:type="spellStart"/>
      <w:r w:rsidRPr="00623806">
        <w:rPr>
          <w:rFonts w:ascii="Helvetica" w:hAnsi="Helvetica"/>
          <w:lang w:val="es-ES"/>
        </w:rPr>
        <w:t>safe</w:t>
      </w:r>
      <w:proofErr w:type="spellEnd"/>
      <w:r w:rsidRPr="00623806">
        <w:rPr>
          <w:rFonts w:ascii="Helvetica" w:hAnsi="Helvetica"/>
          <w:lang w:val="es-ES"/>
        </w:rPr>
        <w:t xml:space="preserve">. </w:t>
      </w:r>
      <w:proofErr w:type="spellStart"/>
      <w:r w:rsidRPr="00623806">
        <w:rPr>
          <w:rFonts w:ascii="Helvetica" w:hAnsi="Helvetica"/>
          <w:lang w:val="es-ES"/>
        </w:rPr>
        <w:t>Steady</w:t>
      </w:r>
      <w:proofErr w:type="spellEnd"/>
      <w:r w:rsidRPr="00623806">
        <w:rPr>
          <w:rFonts w:ascii="Helvetica" w:hAnsi="Helvetica"/>
          <w:lang w:val="es-ES"/>
        </w:rPr>
        <w:t xml:space="preserve">. </w:t>
      </w:r>
      <w:proofErr w:type="spellStart"/>
      <w:r w:rsidRPr="00623806">
        <w:rPr>
          <w:rFonts w:ascii="Helvetica" w:hAnsi="Helvetica"/>
          <w:lang w:val="es-ES"/>
        </w:rPr>
        <w:t>Loved</w:t>
      </w:r>
      <w:proofErr w:type="spellEnd"/>
      <w:r w:rsidRPr="00623806">
        <w:rPr>
          <w:rFonts w:ascii="Helvetica" w:hAnsi="Helvetica"/>
          <w:lang w:val="es-ES"/>
        </w:rPr>
        <w:t>.</w:t>
      </w:r>
    </w:p>
    <w:p w14:paraId="52B7582C" w14:textId="27E6C41D" w:rsidR="002C7F25" w:rsidRPr="00623806" w:rsidRDefault="002C7F25" w:rsidP="002B70A4">
      <w:pPr>
        <w:pStyle w:val="Scene"/>
        <w:spacing w:line="276" w:lineRule="auto"/>
        <w:jc w:val="both"/>
        <w:rPr>
          <w:rFonts w:ascii="Helvetica" w:hAnsi="Helvetica"/>
          <w:lang w:val="es-ES"/>
        </w:rPr>
      </w:pP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now</w:t>
      </w:r>
      <w:proofErr w:type="spellEnd"/>
      <w:r w:rsidRPr="00623806">
        <w:rPr>
          <w:rFonts w:ascii="Helvetica" w:hAnsi="Helvetica"/>
          <w:lang w:val="es-ES"/>
        </w:rPr>
        <w:t>?</w:t>
      </w:r>
    </w:p>
    <w:p w14:paraId="4B9DC1ED" w14:textId="3AF04693" w:rsidR="002C7F25" w:rsidRPr="00623806" w:rsidRDefault="002C7F25" w:rsidP="002B70A4">
      <w:pPr>
        <w:pStyle w:val="Scene"/>
        <w:spacing w:line="276" w:lineRule="auto"/>
        <w:jc w:val="both"/>
        <w:rPr>
          <w:rFonts w:ascii="Helvetica" w:hAnsi="Helvetica"/>
          <w:lang w:val="es-ES"/>
        </w:rPr>
      </w:pPr>
      <w:proofErr w:type="spellStart"/>
      <w:r w:rsidRPr="00623806">
        <w:rPr>
          <w:rFonts w:ascii="Helvetica" w:hAnsi="Helvetica"/>
          <w:lang w:val="es-ES"/>
        </w:rPr>
        <w:t>Now</w:t>
      </w:r>
      <w:proofErr w:type="spellEnd"/>
      <w:r w:rsidRPr="00623806">
        <w:rPr>
          <w:rFonts w:ascii="Helvetica" w:hAnsi="Helvetica"/>
          <w:lang w:val="es-ES"/>
        </w:rPr>
        <w:t xml:space="preserve">, </w:t>
      </w:r>
      <w:proofErr w:type="spellStart"/>
      <w:r w:rsidRPr="00623806">
        <w:rPr>
          <w:rFonts w:ascii="Helvetica" w:hAnsi="Helvetica"/>
          <w:lang w:val="es-ES"/>
        </w:rPr>
        <w:t>when</w:t>
      </w:r>
      <w:proofErr w:type="spellEnd"/>
      <w:r w:rsidRPr="00623806">
        <w:rPr>
          <w:rFonts w:ascii="Helvetica" w:hAnsi="Helvetica"/>
          <w:lang w:val="es-ES"/>
        </w:rPr>
        <w:t xml:space="preserve"> I </w:t>
      </w:r>
      <w:proofErr w:type="spellStart"/>
      <w:r w:rsidRPr="00623806">
        <w:rPr>
          <w:rFonts w:ascii="Helvetica" w:hAnsi="Helvetica"/>
          <w:lang w:val="es-ES"/>
        </w:rPr>
        <w:t>thought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all</w:t>
      </w:r>
      <w:proofErr w:type="spellEnd"/>
      <w:r w:rsidRPr="00623806">
        <w:rPr>
          <w:rFonts w:ascii="Helvetica" w:hAnsi="Helvetica"/>
          <w:lang w:val="es-ES"/>
        </w:rPr>
        <w:t xml:space="preserve"> I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emptiness</w:t>
      </w:r>
      <w:proofErr w:type="spellEnd"/>
      <w:r w:rsidRPr="00623806">
        <w:rPr>
          <w:rFonts w:ascii="Helvetica" w:hAnsi="Helvetica"/>
          <w:lang w:val="es-ES"/>
        </w:rPr>
        <w:t xml:space="preserve"> and </w:t>
      </w:r>
      <w:proofErr w:type="spellStart"/>
      <w:r w:rsidRPr="00623806">
        <w:rPr>
          <w:rFonts w:ascii="Helvetica" w:hAnsi="Helvetica"/>
          <w:lang w:val="es-ES"/>
        </w:rPr>
        <w:t>darkness</w:t>
      </w:r>
      <w:proofErr w:type="spellEnd"/>
      <w:r w:rsidRPr="00623806">
        <w:rPr>
          <w:rFonts w:ascii="Helvetica" w:hAnsi="Helvetica"/>
          <w:lang w:val="es-ES"/>
        </w:rPr>
        <w:t>.</w:t>
      </w:r>
    </w:p>
    <w:p w14:paraId="7E322322" w14:textId="56880337" w:rsidR="002C7F25" w:rsidRPr="00623806" w:rsidRDefault="002C7F25" w:rsidP="002B70A4">
      <w:pPr>
        <w:pStyle w:val="Scene"/>
        <w:spacing w:line="276" w:lineRule="auto"/>
        <w:jc w:val="both"/>
        <w:rPr>
          <w:rFonts w:ascii="Helvetica" w:hAnsi="Helvetica"/>
          <w:lang w:val="es-ES"/>
        </w:rPr>
      </w:pP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akin</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grasping</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a familiar </w:t>
      </w:r>
      <w:proofErr w:type="spellStart"/>
      <w:r w:rsidRPr="00623806">
        <w:rPr>
          <w:rFonts w:ascii="Helvetica" w:hAnsi="Helvetica"/>
          <w:lang w:val="es-ES"/>
        </w:rPr>
        <w:t>object</w:t>
      </w:r>
      <w:proofErr w:type="spellEnd"/>
      <w:r w:rsidRPr="00623806">
        <w:rPr>
          <w:rFonts w:ascii="Helvetica" w:hAnsi="Helvetica"/>
          <w:lang w:val="es-ES"/>
        </w:rPr>
        <w:t>—</w:t>
      </w:r>
      <w:proofErr w:type="spellStart"/>
      <w:r w:rsidRPr="00623806">
        <w:rPr>
          <w:rFonts w:ascii="Helvetica" w:hAnsi="Helvetica"/>
          <w:lang w:val="es-ES"/>
        </w:rPr>
        <w:t>only</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discover</w:t>
      </w:r>
      <w:proofErr w:type="spellEnd"/>
      <w:r w:rsidRPr="00623806">
        <w:rPr>
          <w:rFonts w:ascii="Helvetica" w:hAnsi="Helvetica"/>
          <w:lang w:val="es-ES"/>
        </w:rPr>
        <w:t xml:space="preserve"> </w:t>
      </w:r>
      <w:proofErr w:type="spellStart"/>
      <w:r w:rsidRPr="00623806">
        <w:rPr>
          <w:rFonts w:ascii="Helvetica" w:hAnsi="Helvetica"/>
          <w:lang w:val="es-ES"/>
        </w:rPr>
        <w:t>its</w:t>
      </w:r>
      <w:proofErr w:type="spellEnd"/>
      <w:r w:rsidRPr="00623806">
        <w:rPr>
          <w:rFonts w:ascii="Helvetica" w:hAnsi="Helvetica"/>
          <w:lang w:val="es-ES"/>
        </w:rPr>
        <w:t xml:space="preserve"> </w:t>
      </w:r>
      <w:proofErr w:type="spellStart"/>
      <w:r w:rsidRPr="00623806">
        <w:rPr>
          <w:rFonts w:ascii="Helvetica" w:hAnsi="Helvetica"/>
          <w:lang w:val="es-ES"/>
        </w:rPr>
        <w:t>hollowness</w:t>
      </w:r>
      <w:proofErr w:type="spellEnd"/>
      <w:r w:rsidRPr="00623806">
        <w:rPr>
          <w:rFonts w:ascii="Helvetica" w:hAnsi="Helvetica"/>
          <w:lang w:val="es-ES"/>
        </w:rPr>
        <w:t>.</w:t>
      </w:r>
    </w:p>
    <w:p w14:paraId="55B01562" w14:textId="40C1668D" w:rsidR="002C7F25" w:rsidRPr="00623806" w:rsidRDefault="002C7F25" w:rsidP="002B70A4">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hated</w:t>
      </w:r>
      <w:proofErr w:type="spellEnd"/>
      <w:r w:rsidRPr="00623806">
        <w:rPr>
          <w:rFonts w:ascii="Helvetica" w:hAnsi="Helvetica"/>
          <w:lang w:val="es-ES"/>
        </w:rPr>
        <w:t xml:space="preserve"> </w:t>
      </w:r>
      <w:proofErr w:type="spellStart"/>
      <w:r w:rsidRPr="00623806">
        <w:rPr>
          <w:rFonts w:ascii="Helvetica" w:hAnsi="Helvetica"/>
          <w:lang w:val="es-ES"/>
        </w:rPr>
        <w:t>myself</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w:t>
      </w:r>
    </w:p>
    <w:p w14:paraId="002CB513" w14:textId="634DF51E" w:rsidR="002C7F25" w:rsidRPr="00623806" w:rsidRDefault="002C7F25" w:rsidP="002B70A4">
      <w:pPr>
        <w:pStyle w:val="Scene"/>
        <w:spacing w:line="276" w:lineRule="auto"/>
        <w:jc w:val="both"/>
        <w:rPr>
          <w:rFonts w:ascii="Helvetica" w:hAnsi="Helvetica"/>
          <w:lang w:val="es-ES"/>
        </w:rPr>
      </w:pP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feeling</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much</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man</w:t>
      </w:r>
      <w:proofErr w:type="spellEnd"/>
      <w:r w:rsidRPr="00623806">
        <w:rPr>
          <w:rFonts w:ascii="Helvetica" w:hAnsi="Helvetica"/>
          <w:lang w:val="es-ES"/>
        </w:rPr>
        <w:t xml:space="preserve"> </w:t>
      </w:r>
      <w:proofErr w:type="spellStart"/>
      <w:r w:rsidRPr="00623806">
        <w:rPr>
          <w:rFonts w:ascii="Helvetica" w:hAnsi="Helvetica"/>
          <w:lang w:val="es-ES"/>
        </w:rPr>
        <w:t>who</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never</w:t>
      </w:r>
      <w:proofErr w:type="spellEnd"/>
      <w:r w:rsidRPr="00623806">
        <w:rPr>
          <w:rFonts w:ascii="Helvetica" w:hAnsi="Helvetica"/>
          <w:lang w:val="es-ES"/>
        </w:rPr>
        <w:t xml:space="preserve"> </w:t>
      </w:r>
      <w:proofErr w:type="spellStart"/>
      <w:r w:rsidRPr="00623806">
        <w:rPr>
          <w:rFonts w:ascii="Helvetica" w:hAnsi="Helvetica"/>
          <w:lang w:val="es-ES"/>
        </w:rPr>
        <w:t>touched</w:t>
      </w:r>
      <w:proofErr w:type="spellEnd"/>
      <w:r w:rsidRPr="00623806">
        <w:rPr>
          <w:rFonts w:ascii="Helvetica" w:hAnsi="Helvetica"/>
          <w:lang w:val="es-ES"/>
        </w:rPr>
        <w:t xml:space="preserve"> me </w:t>
      </w:r>
      <w:proofErr w:type="spellStart"/>
      <w:r w:rsidRPr="00623806">
        <w:rPr>
          <w:rFonts w:ascii="Helvetica" w:hAnsi="Helvetica"/>
          <w:lang w:val="es-ES"/>
        </w:rPr>
        <w:t>wrong</w:t>
      </w:r>
      <w:proofErr w:type="spellEnd"/>
      <w:r w:rsidRPr="00623806">
        <w:rPr>
          <w:rFonts w:ascii="Helvetica" w:hAnsi="Helvetica"/>
          <w:lang w:val="es-ES"/>
        </w:rPr>
        <w:t xml:space="preserve"> —</w:t>
      </w:r>
    </w:p>
    <w:p w14:paraId="6EA8EF62" w14:textId="4F21EB55" w:rsidR="002C7F25" w:rsidRPr="00623806" w:rsidRDefault="002C7F25" w:rsidP="002B70A4">
      <w:pPr>
        <w:pStyle w:val="Scene"/>
        <w:spacing w:line="276" w:lineRule="auto"/>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much</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two</w:t>
      </w:r>
      <w:proofErr w:type="spellEnd"/>
      <w:r w:rsidRPr="00623806">
        <w:rPr>
          <w:rFonts w:ascii="Helvetica" w:hAnsi="Helvetica"/>
          <w:lang w:val="es-ES"/>
        </w:rPr>
        <w:t xml:space="preserve"> </w:t>
      </w:r>
      <w:proofErr w:type="spellStart"/>
      <w:r w:rsidRPr="00623806">
        <w:rPr>
          <w:rFonts w:ascii="Helvetica" w:hAnsi="Helvetica"/>
          <w:lang w:val="es-ES"/>
        </w:rPr>
        <w:t>others</w:t>
      </w:r>
      <w:proofErr w:type="spellEnd"/>
      <w:r w:rsidRPr="00623806">
        <w:rPr>
          <w:rFonts w:ascii="Helvetica" w:hAnsi="Helvetica"/>
          <w:lang w:val="es-ES"/>
        </w:rPr>
        <w:t xml:space="preserve"> </w:t>
      </w:r>
      <w:proofErr w:type="spellStart"/>
      <w:r w:rsidRPr="00623806">
        <w:rPr>
          <w:rFonts w:ascii="Helvetica" w:hAnsi="Helvetica"/>
          <w:lang w:val="es-ES"/>
        </w:rPr>
        <w:t>who</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barely</w:t>
      </w:r>
      <w:proofErr w:type="spellEnd"/>
      <w:r w:rsidRPr="00623806">
        <w:rPr>
          <w:rFonts w:ascii="Helvetica" w:hAnsi="Helvetica"/>
          <w:lang w:val="es-ES"/>
        </w:rPr>
        <w:t xml:space="preserve"> </w:t>
      </w:r>
      <w:proofErr w:type="spellStart"/>
      <w:r w:rsidRPr="00623806">
        <w:rPr>
          <w:rFonts w:ascii="Helvetica" w:hAnsi="Helvetica"/>
          <w:lang w:val="es-ES"/>
        </w:rPr>
        <w:t>begun</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touch</w:t>
      </w:r>
      <w:proofErr w:type="spellEnd"/>
      <w:r w:rsidRPr="00623806">
        <w:rPr>
          <w:rFonts w:ascii="Helvetica" w:hAnsi="Helvetica"/>
          <w:lang w:val="es-ES"/>
        </w:rPr>
        <w:t xml:space="preserve"> me at </w:t>
      </w:r>
      <w:proofErr w:type="spellStart"/>
      <w:r w:rsidRPr="00623806">
        <w:rPr>
          <w:rFonts w:ascii="Helvetica" w:hAnsi="Helvetica"/>
          <w:lang w:val="es-ES"/>
        </w:rPr>
        <w:t>all</w:t>
      </w:r>
      <w:proofErr w:type="spellEnd"/>
      <w:r w:rsidRPr="00623806">
        <w:rPr>
          <w:rFonts w:ascii="Helvetica" w:hAnsi="Helvetica"/>
          <w:lang w:val="es-ES"/>
        </w:rPr>
        <w:t>.</w:t>
      </w:r>
    </w:p>
    <w:p w14:paraId="7A0364C2" w14:textId="218D91DF" w:rsidR="002C7F25" w:rsidRPr="00623806" w:rsidRDefault="002C7F25" w:rsidP="002B70A4">
      <w:pPr>
        <w:pStyle w:val="Scene"/>
        <w:spacing w:line="276" w:lineRule="auto"/>
        <w:jc w:val="both"/>
        <w:rPr>
          <w:rFonts w:ascii="Helvetica" w:hAnsi="Helvetica"/>
          <w:lang w:val="es-ES"/>
        </w:rPr>
      </w:pPr>
      <w:proofErr w:type="spellStart"/>
      <w:r w:rsidRPr="00623806">
        <w:rPr>
          <w:rFonts w:ascii="Helvetica" w:hAnsi="Helvetica"/>
          <w:lang w:val="es-ES"/>
        </w:rPr>
        <w:t>What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hell</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wrong</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me?</w:t>
      </w:r>
    </w:p>
    <w:p w14:paraId="206B2077" w14:textId="34B1BC32" w:rsidR="002C7F25" w:rsidRPr="00623806" w:rsidRDefault="002C7F25" w:rsidP="002B70A4">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pressed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palms</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trying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stop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images</w:t>
      </w:r>
      <w:proofErr w:type="spellEnd"/>
      <w:r w:rsidRPr="00623806">
        <w:rPr>
          <w:rFonts w:ascii="Helvetica" w:hAnsi="Helvetica"/>
          <w:lang w:val="es-ES"/>
        </w:rPr>
        <w:t xml:space="preserve">, </w:t>
      </w:r>
      <w:proofErr w:type="spellStart"/>
      <w:r w:rsidRPr="00623806">
        <w:rPr>
          <w:rFonts w:ascii="Helvetica" w:hAnsi="Helvetica"/>
          <w:lang w:val="es-ES"/>
        </w:rPr>
        <w:t>feelings</w:t>
      </w:r>
      <w:proofErr w:type="spellEnd"/>
      <w:r w:rsidRPr="00623806">
        <w:rPr>
          <w:rFonts w:ascii="Helvetica" w:hAnsi="Helvetica"/>
          <w:lang w:val="es-ES"/>
        </w:rPr>
        <w:t xml:space="preserve">, and </w:t>
      </w:r>
      <w:proofErr w:type="spellStart"/>
      <w:r w:rsidRPr="00623806">
        <w:rPr>
          <w:rFonts w:ascii="Helvetica" w:hAnsi="Helvetica"/>
          <w:lang w:val="es-ES"/>
        </w:rPr>
        <w:t>ache</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reason</w:t>
      </w:r>
      <w:proofErr w:type="spellEnd"/>
      <w:r w:rsidRPr="00623806">
        <w:rPr>
          <w:rFonts w:ascii="Helvetica" w:hAnsi="Helvetica"/>
          <w:lang w:val="es-ES"/>
        </w:rPr>
        <w:t xml:space="preserve"> </w:t>
      </w:r>
      <w:proofErr w:type="spellStart"/>
      <w:r w:rsidRPr="00623806">
        <w:rPr>
          <w:rFonts w:ascii="Helvetica" w:hAnsi="Helvetica"/>
          <w:lang w:val="es-ES"/>
        </w:rPr>
        <w:t>couldn't</w:t>
      </w:r>
      <w:proofErr w:type="spellEnd"/>
      <w:r w:rsidRPr="00623806">
        <w:rPr>
          <w:rFonts w:ascii="Helvetica" w:hAnsi="Helvetica"/>
          <w:lang w:val="es-ES"/>
        </w:rPr>
        <w:t xml:space="preserve"> </w:t>
      </w:r>
      <w:proofErr w:type="spellStart"/>
      <w:r w:rsidRPr="00623806">
        <w:rPr>
          <w:rFonts w:ascii="Helvetica" w:hAnsi="Helvetica"/>
          <w:lang w:val="es-ES"/>
        </w:rPr>
        <w:t>bury</w:t>
      </w:r>
      <w:proofErr w:type="spellEnd"/>
      <w:r w:rsidRPr="00623806">
        <w:rPr>
          <w:rFonts w:ascii="Helvetica" w:hAnsi="Helvetica"/>
          <w:lang w:val="es-ES"/>
        </w:rPr>
        <w:t>.</w:t>
      </w:r>
    </w:p>
    <w:p w14:paraId="69B82794" w14:textId="6D3C12FF" w:rsidR="002C7F25" w:rsidRPr="00623806" w:rsidRDefault="002C7F25" w:rsidP="002B70A4">
      <w:pPr>
        <w:pStyle w:val="Scene"/>
        <w:spacing w:line="276" w:lineRule="auto"/>
        <w:jc w:val="both"/>
        <w:rPr>
          <w:rFonts w:ascii="Helvetica" w:hAnsi="Helvetica"/>
          <w:lang w:val="es-ES"/>
        </w:rPr>
      </w:pP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an</w:t>
      </w:r>
      <w:proofErr w:type="spellEnd"/>
      <w:r w:rsidRPr="00623806">
        <w:rPr>
          <w:rFonts w:ascii="Helvetica" w:hAnsi="Helvetica"/>
          <w:lang w:val="es-ES"/>
        </w:rPr>
        <w:t xml:space="preserve"> </w:t>
      </w:r>
      <w:proofErr w:type="spellStart"/>
      <w:r w:rsidRPr="00623806">
        <w:rPr>
          <w:rFonts w:ascii="Helvetica" w:hAnsi="Helvetica"/>
          <w:lang w:val="es-ES"/>
        </w:rPr>
        <w:t>attraction</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loneliness</w:t>
      </w:r>
      <w:proofErr w:type="spellEnd"/>
      <w:r w:rsidRPr="00623806">
        <w:rPr>
          <w:rFonts w:ascii="Helvetica" w:hAnsi="Helvetica"/>
          <w:lang w:val="es-ES"/>
        </w:rPr>
        <w:t>.</w:t>
      </w:r>
    </w:p>
    <w:p w14:paraId="3A3AAB1E" w14:textId="2ED036F7" w:rsidR="002C7F25" w:rsidRPr="00623806" w:rsidRDefault="002C7F25" w:rsidP="002B70A4">
      <w:pPr>
        <w:pStyle w:val="Scene"/>
        <w:spacing w:line="276" w:lineRule="auto"/>
        <w:jc w:val="both"/>
        <w:rPr>
          <w:rFonts w:ascii="Helvetica" w:hAnsi="Helvetica"/>
          <w:lang w:val="es-ES"/>
        </w:rPr>
      </w:pP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bigger</w:t>
      </w:r>
      <w:proofErr w:type="spellEnd"/>
      <w:r w:rsidRPr="00623806">
        <w:rPr>
          <w:rFonts w:ascii="Helvetica" w:hAnsi="Helvetica"/>
          <w:lang w:val="es-ES"/>
        </w:rPr>
        <w:t>.</w:t>
      </w:r>
    </w:p>
    <w:p w14:paraId="20A1A1A9" w14:textId="04D9791A" w:rsidR="002C7F25" w:rsidRPr="00623806" w:rsidRDefault="002C7F25" w:rsidP="002B70A4">
      <w:pPr>
        <w:pStyle w:val="Scene"/>
        <w:spacing w:line="276" w:lineRule="auto"/>
        <w:jc w:val="both"/>
        <w:rPr>
          <w:rFonts w:ascii="Helvetica" w:hAnsi="Helvetica"/>
          <w:lang w:val="es-ES"/>
        </w:rPr>
      </w:pPr>
      <w:proofErr w:type="spellStart"/>
      <w:r w:rsidRPr="00623806">
        <w:rPr>
          <w:rFonts w:ascii="Helvetica" w:hAnsi="Helvetica"/>
          <w:lang w:val="es-ES"/>
        </w:rPr>
        <w:t>Unknown</w:t>
      </w:r>
      <w:proofErr w:type="spellEnd"/>
      <w:r w:rsidRPr="00623806">
        <w:rPr>
          <w:rFonts w:ascii="Helvetica" w:hAnsi="Helvetica"/>
          <w:lang w:val="es-ES"/>
        </w:rPr>
        <w:t xml:space="preserve"> </w:t>
      </w:r>
      <w:proofErr w:type="spellStart"/>
      <w:r w:rsidRPr="00623806">
        <w:rPr>
          <w:rFonts w:ascii="Helvetica" w:hAnsi="Helvetica"/>
          <w:lang w:val="es-ES"/>
        </w:rPr>
        <w:t>threads</w:t>
      </w:r>
      <w:proofErr w:type="spellEnd"/>
      <w:r w:rsidRPr="00623806">
        <w:rPr>
          <w:rFonts w:ascii="Helvetica" w:hAnsi="Helvetica"/>
          <w:lang w:val="es-ES"/>
        </w:rPr>
        <w:t xml:space="preserve"> </w:t>
      </w:r>
      <w:proofErr w:type="spellStart"/>
      <w:r w:rsidRPr="00623806">
        <w:rPr>
          <w:rFonts w:ascii="Helvetica" w:hAnsi="Helvetica"/>
          <w:lang w:val="es-ES"/>
        </w:rPr>
        <w:t>within</w:t>
      </w:r>
      <w:proofErr w:type="spellEnd"/>
      <w:r w:rsidRPr="00623806">
        <w:rPr>
          <w:rFonts w:ascii="Helvetica" w:hAnsi="Helvetica"/>
          <w:lang w:val="es-ES"/>
        </w:rPr>
        <w:t xml:space="preserve"> me </w:t>
      </w:r>
      <w:proofErr w:type="spellStart"/>
      <w:r w:rsidRPr="00623806">
        <w:rPr>
          <w:rFonts w:ascii="Helvetica" w:hAnsi="Helvetica"/>
          <w:lang w:val="es-ES"/>
        </w:rPr>
        <w:t>began</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tug</w:t>
      </w:r>
      <w:proofErr w:type="spellEnd"/>
      <w:r w:rsidRPr="00623806">
        <w:rPr>
          <w:rFonts w:ascii="Helvetica" w:hAnsi="Helvetica"/>
          <w:lang w:val="es-ES"/>
        </w:rPr>
        <w:t>.</w:t>
      </w:r>
    </w:p>
    <w:p w14:paraId="33F396A5" w14:textId="09ABB61E" w:rsidR="002C7F25" w:rsidRPr="00623806" w:rsidRDefault="002C7F25" w:rsidP="002B70A4">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dropped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hands</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lap</w:t>
      </w:r>
      <w:proofErr w:type="spellEnd"/>
      <w:r w:rsidRPr="00623806">
        <w:rPr>
          <w:rFonts w:ascii="Helvetica" w:hAnsi="Helvetica"/>
          <w:lang w:val="es-ES"/>
        </w:rPr>
        <w:t xml:space="preserve">, </w:t>
      </w:r>
      <w:proofErr w:type="spellStart"/>
      <w:r w:rsidRPr="00623806">
        <w:rPr>
          <w:rFonts w:ascii="Helvetica" w:hAnsi="Helvetica"/>
          <w:lang w:val="es-ES"/>
        </w:rPr>
        <w:t>staring</w:t>
      </w:r>
      <w:proofErr w:type="spellEnd"/>
      <w:r w:rsidRPr="00623806">
        <w:rPr>
          <w:rFonts w:ascii="Helvetica" w:hAnsi="Helvetica"/>
          <w:lang w:val="es-ES"/>
        </w:rPr>
        <w:t xml:space="preserve"> </w:t>
      </w:r>
      <w:proofErr w:type="spellStart"/>
      <w:r w:rsidRPr="00623806">
        <w:rPr>
          <w:rFonts w:ascii="Helvetica" w:hAnsi="Helvetica"/>
          <w:lang w:val="es-ES"/>
        </w:rPr>
        <w:t>blankly</w:t>
      </w:r>
      <w:proofErr w:type="spellEnd"/>
      <w:r w:rsidRPr="00623806">
        <w:rPr>
          <w:rFonts w:ascii="Helvetica" w:hAnsi="Helvetica"/>
          <w:lang w:val="es-ES"/>
        </w:rPr>
        <w:t xml:space="preserve"> at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notepad</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desk</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scribbled</w:t>
      </w:r>
      <w:proofErr w:type="spellEnd"/>
      <w:r w:rsidRPr="00623806">
        <w:rPr>
          <w:rFonts w:ascii="Helvetica" w:hAnsi="Helvetica"/>
          <w:lang w:val="es-ES"/>
        </w:rPr>
        <w:t xml:space="preserve"> </w:t>
      </w:r>
      <w:proofErr w:type="spellStart"/>
      <w:r w:rsidRPr="00623806">
        <w:rPr>
          <w:rFonts w:ascii="Helvetica" w:hAnsi="Helvetica"/>
          <w:lang w:val="es-ES"/>
        </w:rPr>
        <w:t>half-sentences</w:t>
      </w:r>
      <w:proofErr w:type="spellEnd"/>
      <w:r w:rsidRPr="00623806">
        <w:rPr>
          <w:rFonts w:ascii="Helvetica" w:hAnsi="Helvetica"/>
          <w:lang w:val="es-ES"/>
        </w:rPr>
        <w:t xml:space="preserve"> </w:t>
      </w:r>
      <w:proofErr w:type="spellStart"/>
      <w:r w:rsidRPr="00623806">
        <w:rPr>
          <w:rFonts w:ascii="Helvetica" w:hAnsi="Helvetica"/>
          <w:lang w:val="es-ES"/>
        </w:rPr>
        <w:t>mocked</w:t>
      </w:r>
      <w:proofErr w:type="spellEnd"/>
      <w:r w:rsidRPr="00623806">
        <w:rPr>
          <w:rFonts w:ascii="Helvetica" w:hAnsi="Helvetica"/>
          <w:lang w:val="es-ES"/>
        </w:rPr>
        <w:t xml:space="preserve"> me.</w:t>
      </w:r>
    </w:p>
    <w:p w14:paraId="1185E6AA" w14:textId="6846551C" w:rsidR="002C7F25" w:rsidRPr="00623806" w:rsidRDefault="002C7F25" w:rsidP="002B70A4">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You’re</w:t>
      </w:r>
      <w:proofErr w:type="spellEnd"/>
      <w:r w:rsidRPr="00623806">
        <w:rPr>
          <w:rFonts w:ascii="Helvetica" w:hAnsi="Helvetica"/>
          <w:lang w:val="es-ES"/>
        </w:rPr>
        <w:t xml:space="preserve"> </w:t>
      </w:r>
      <w:proofErr w:type="spellStart"/>
      <w:r w:rsidRPr="00623806">
        <w:rPr>
          <w:rFonts w:ascii="Helvetica" w:hAnsi="Helvetica"/>
          <w:lang w:val="es-ES"/>
        </w:rPr>
        <w:t>losing</w:t>
      </w:r>
      <w:proofErr w:type="spellEnd"/>
      <w:r w:rsidRPr="00623806">
        <w:rPr>
          <w:rFonts w:ascii="Helvetica" w:hAnsi="Helvetica"/>
          <w:lang w:val="es-ES"/>
        </w:rPr>
        <w:t xml:space="preserve"> </w:t>
      </w:r>
      <w:proofErr w:type="spellStart"/>
      <w:r w:rsidRPr="00623806">
        <w:rPr>
          <w:rFonts w:ascii="Helvetica" w:hAnsi="Helvetica"/>
          <w:lang w:val="es-ES"/>
        </w:rPr>
        <w:t>yourself</w:t>
      </w:r>
      <w:proofErr w:type="spellEnd"/>
      <w:r w:rsidRPr="00623806">
        <w:rPr>
          <w:rFonts w:ascii="Helvetica" w:hAnsi="Helvetica"/>
          <w:lang w:val="es-ES"/>
        </w:rPr>
        <w:t xml:space="preserve">,” a </w:t>
      </w:r>
      <w:proofErr w:type="spellStart"/>
      <w:r w:rsidRPr="00623806">
        <w:rPr>
          <w:rFonts w:ascii="Helvetica" w:hAnsi="Helvetica"/>
          <w:lang w:val="es-ES"/>
        </w:rPr>
        <w:t>small</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whispered</w:t>
      </w:r>
      <w:proofErr w:type="spellEnd"/>
      <w:r w:rsidRPr="00623806">
        <w:rPr>
          <w:rFonts w:ascii="Helvetica" w:hAnsi="Helvetica"/>
          <w:lang w:val="es-ES"/>
        </w:rPr>
        <w:t xml:space="preserve"> </w:t>
      </w:r>
      <w:proofErr w:type="spellStart"/>
      <w:r w:rsidRPr="00623806">
        <w:rPr>
          <w:rFonts w:ascii="Helvetica" w:hAnsi="Helvetica"/>
          <w:lang w:val="es-ES"/>
        </w:rPr>
        <w:t>inside</w:t>
      </w:r>
      <w:proofErr w:type="spellEnd"/>
      <w:r w:rsidRPr="00623806">
        <w:rPr>
          <w:rFonts w:ascii="Helvetica" w:hAnsi="Helvetica"/>
          <w:lang w:val="es-ES"/>
        </w:rPr>
        <w:t>.</w:t>
      </w:r>
    </w:p>
    <w:p w14:paraId="5B522A4B" w14:textId="5AFE4913" w:rsidR="002C7F25" w:rsidRPr="00623806" w:rsidRDefault="002C7F25" w:rsidP="002B70A4">
      <w:pPr>
        <w:pStyle w:val="Scene"/>
        <w:spacing w:line="276" w:lineRule="auto"/>
        <w:jc w:val="both"/>
        <w:rPr>
          <w:rFonts w:ascii="Helvetica" w:hAnsi="Helvetica"/>
          <w:lang w:val="es-ES"/>
        </w:rPr>
      </w:pPr>
      <w:proofErr w:type="spellStart"/>
      <w:r w:rsidRPr="00623806">
        <w:rPr>
          <w:rFonts w:ascii="Helvetica" w:hAnsi="Helvetica"/>
          <w:lang w:val="es-ES"/>
        </w:rPr>
        <w:t>Maybe</w:t>
      </w:r>
      <w:proofErr w:type="spellEnd"/>
      <w:r w:rsidRPr="00623806">
        <w:rPr>
          <w:rFonts w:ascii="Helvetica" w:hAnsi="Helvetica"/>
          <w:lang w:val="es-ES"/>
        </w:rPr>
        <w:t xml:space="preserve"> I </w:t>
      </w:r>
      <w:proofErr w:type="spellStart"/>
      <w:r w:rsidRPr="00623806">
        <w:rPr>
          <w:rFonts w:ascii="Helvetica" w:hAnsi="Helvetica"/>
          <w:lang w:val="es-ES"/>
        </w:rPr>
        <w:t>was</w:t>
      </w:r>
      <w:proofErr w:type="spellEnd"/>
      <w:r w:rsidRPr="00623806">
        <w:rPr>
          <w:rFonts w:ascii="Helvetica" w:hAnsi="Helvetica"/>
          <w:lang w:val="es-ES"/>
        </w:rPr>
        <w:t>.</w:t>
      </w:r>
    </w:p>
    <w:p w14:paraId="3A12A367" w14:textId="260785FB" w:rsidR="002C7F25" w:rsidRPr="00623806" w:rsidRDefault="002C7F25" w:rsidP="002B70A4">
      <w:pPr>
        <w:pStyle w:val="Scene"/>
        <w:spacing w:line="276" w:lineRule="auto"/>
        <w:jc w:val="both"/>
        <w:rPr>
          <w:rFonts w:ascii="Helvetica" w:hAnsi="Helvetica"/>
          <w:lang w:val="es-ES"/>
        </w:rPr>
      </w:pPr>
      <w:proofErr w:type="spellStart"/>
      <w:r w:rsidRPr="00623806">
        <w:rPr>
          <w:rFonts w:ascii="Helvetica" w:hAnsi="Helvetica"/>
          <w:lang w:val="es-ES"/>
        </w:rPr>
        <w:t>Maybe</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already</w:t>
      </w:r>
      <w:proofErr w:type="spellEnd"/>
      <w:r w:rsidRPr="00623806">
        <w:rPr>
          <w:rFonts w:ascii="Helvetica" w:hAnsi="Helvetica"/>
          <w:lang w:val="es-ES"/>
        </w:rPr>
        <w:t xml:space="preserve"> </w:t>
      </w:r>
      <w:proofErr w:type="spellStart"/>
      <w:r w:rsidRPr="00623806">
        <w:rPr>
          <w:rFonts w:ascii="Helvetica" w:hAnsi="Helvetica"/>
          <w:lang w:val="es-ES"/>
        </w:rPr>
        <w:t>begun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second</w:t>
      </w:r>
      <w:proofErr w:type="spellEnd"/>
      <w:r w:rsidRPr="00623806">
        <w:rPr>
          <w:rFonts w:ascii="Helvetica" w:hAnsi="Helvetica"/>
          <w:lang w:val="es-ES"/>
        </w:rPr>
        <w:t xml:space="preserve"> </w:t>
      </w: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touched</w:t>
      </w:r>
      <w:proofErr w:type="spellEnd"/>
      <w:r w:rsidRPr="00623806">
        <w:rPr>
          <w:rFonts w:ascii="Helvetica" w:hAnsi="Helvetica"/>
          <w:lang w:val="es-ES"/>
        </w:rPr>
        <w:t xml:space="preserve"> me.</w:t>
      </w:r>
    </w:p>
    <w:p w14:paraId="20F820F5" w14:textId="1B765EC3" w:rsidR="002C7F25" w:rsidRPr="00623806" w:rsidRDefault="002C7F25" w:rsidP="002B70A4">
      <w:pPr>
        <w:pStyle w:val="Scene"/>
        <w:spacing w:line="276" w:lineRule="auto"/>
        <w:jc w:val="both"/>
        <w:rPr>
          <w:rFonts w:ascii="Helvetica" w:hAnsi="Helvetica"/>
          <w:lang w:val="es-ES"/>
        </w:rPr>
      </w:pPr>
      <w:proofErr w:type="spellStart"/>
      <w:r w:rsidRPr="00623806">
        <w:rPr>
          <w:rFonts w:ascii="Helvetica" w:hAnsi="Helvetica"/>
          <w:lang w:val="es-ES"/>
        </w:rPr>
        <w:t>Or</w:t>
      </w:r>
      <w:proofErr w:type="spellEnd"/>
      <w:r w:rsidRPr="00623806">
        <w:rPr>
          <w:rFonts w:ascii="Helvetica" w:hAnsi="Helvetica"/>
          <w:lang w:val="es-ES"/>
        </w:rPr>
        <w:t xml:space="preserve"> </w:t>
      </w:r>
      <w:proofErr w:type="spellStart"/>
      <w:r w:rsidRPr="00623806">
        <w:rPr>
          <w:rFonts w:ascii="Helvetica" w:hAnsi="Helvetica"/>
          <w:lang w:val="es-ES"/>
        </w:rPr>
        <w:t>maybe</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started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night</w:t>
      </w:r>
      <w:proofErr w:type="spellEnd"/>
      <w:r w:rsidRPr="00623806">
        <w:rPr>
          <w:rFonts w:ascii="Helvetica" w:hAnsi="Helvetica"/>
          <w:lang w:val="es-ES"/>
        </w:rPr>
        <w:t xml:space="preserve"> </w:t>
      </w:r>
      <w:proofErr w:type="spellStart"/>
      <w:r w:rsidRPr="00623806">
        <w:rPr>
          <w:rFonts w:ascii="Helvetica" w:hAnsi="Helvetica"/>
          <w:lang w:val="es-ES"/>
        </w:rPr>
        <w:t>William’s</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pinned</w:t>
      </w:r>
      <w:proofErr w:type="spellEnd"/>
      <w:r w:rsidRPr="00623806">
        <w:rPr>
          <w:rFonts w:ascii="Helvetica" w:hAnsi="Helvetica"/>
          <w:lang w:val="es-ES"/>
        </w:rPr>
        <w:t xml:space="preserve"> me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earth</w:t>
      </w:r>
      <w:proofErr w:type="spellEnd"/>
      <w:r w:rsidRPr="00623806">
        <w:rPr>
          <w:rFonts w:ascii="Helvetica" w:hAnsi="Helvetica"/>
          <w:lang w:val="es-ES"/>
        </w:rPr>
        <w:t xml:space="preserve"> and </w:t>
      </w:r>
      <w:proofErr w:type="spellStart"/>
      <w:r w:rsidRPr="00623806">
        <w:rPr>
          <w:rFonts w:ascii="Helvetica" w:hAnsi="Helvetica"/>
          <w:lang w:val="es-ES"/>
        </w:rPr>
        <w:t>left</w:t>
      </w:r>
      <w:proofErr w:type="spellEnd"/>
      <w:r w:rsidRPr="00623806">
        <w:rPr>
          <w:rFonts w:ascii="Helvetica" w:hAnsi="Helvetica"/>
          <w:lang w:val="es-ES"/>
        </w:rPr>
        <w:t xml:space="preserve"> me </w:t>
      </w:r>
      <w:proofErr w:type="spellStart"/>
      <w:r w:rsidRPr="00623806">
        <w:rPr>
          <w:rFonts w:ascii="Helvetica" w:hAnsi="Helvetica"/>
          <w:lang w:val="es-ES"/>
        </w:rPr>
        <w:t>gasping</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air I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understand</w:t>
      </w:r>
      <w:proofErr w:type="spellEnd"/>
      <w:r w:rsidRPr="00623806">
        <w:rPr>
          <w:rFonts w:ascii="Helvetica" w:hAnsi="Helvetica"/>
          <w:lang w:val="es-ES"/>
        </w:rPr>
        <w:t>.</w:t>
      </w:r>
    </w:p>
    <w:p w14:paraId="48DA6D55" w14:textId="271E2BB8" w:rsidR="002C7F25" w:rsidRPr="00623806" w:rsidRDefault="002C7F25" w:rsidP="002B70A4">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swallowed</w:t>
      </w:r>
      <w:proofErr w:type="spellEnd"/>
      <w:r w:rsidRPr="00623806">
        <w:rPr>
          <w:rFonts w:ascii="Helvetica" w:hAnsi="Helvetica"/>
          <w:lang w:val="es-ES"/>
        </w:rPr>
        <w:t xml:space="preserve"> </w:t>
      </w:r>
      <w:proofErr w:type="spellStart"/>
      <w:r w:rsidRPr="00623806">
        <w:rPr>
          <w:rFonts w:ascii="Helvetica" w:hAnsi="Helvetica"/>
          <w:lang w:val="es-ES"/>
        </w:rPr>
        <w:t>hard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weight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almost</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much</w:t>
      </w:r>
      <w:proofErr w:type="spellEnd"/>
      <w:r w:rsidRPr="00623806">
        <w:rPr>
          <w:rFonts w:ascii="Helvetica" w:hAnsi="Helvetica"/>
          <w:lang w:val="es-ES"/>
        </w:rPr>
        <w:t>.</w:t>
      </w:r>
    </w:p>
    <w:p w14:paraId="085FFB24" w14:textId="4B7FF341" w:rsidR="002C7F25" w:rsidRPr="00623806" w:rsidRDefault="002C7F25" w:rsidP="002B70A4">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plopped</w:t>
      </w:r>
      <w:proofErr w:type="spellEnd"/>
      <w:r w:rsidRPr="00623806">
        <w:rPr>
          <w:rFonts w:ascii="Helvetica" w:hAnsi="Helvetica"/>
          <w:lang w:val="es-ES"/>
        </w:rPr>
        <w:t xml:space="preserve"> </w:t>
      </w:r>
      <w:proofErr w:type="spellStart"/>
      <w:r w:rsidRPr="00623806">
        <w:rPr>
          <w:rFonts w:ascii="Helvetica" w:hAnsi="Helvetica"/>
          <w:lang w:val="es-ES"/>
        </w:rPr>
        <w:t>down</w:t>
      </w:r>
      <w:proofErr w:type="spellEnd"/>
      <w:r w:rsidRPr="00623806">
        <w:rPr>
          <w:rFonts w:ascii="Helvetica" w:hAnsi="Helvetica"/>
          <w:lang w:val="es-ES"/>
        </w:rPr>
        <w:t xml:space="preserve"> onto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room</w:t>
      </w:r>
      <w:proofErr w:type="spellEnd"/>
      <w:r w:rsidRPr="00623806">
        <w:rPr>
          <w:rFonts w:ascii="Helvetica" w:hAnsi="Helvetica"/>
          <w:lang w:val="es-ES"/>
        </w:rPr>
        <w:t xml:space="preserve"> </w:t>
      </w:r>
      <w:proofErr w:type="spellStart"/>
      <w:r w:rsidRPr="00623806">
        <w:rPr>
          <w:rFonts w:ascii="Helvetica" w:hAnsi="Helvetica"/>
          <w:lang w:val="es-ES"/>
        </w:rPr>
        <w:t>floor</w:t>
      </w:r>
      <w:proofErr w:type="spellEnd"/>
      <w:r w:rsidRPr="00623806">
        <w:rPr>
          <w:rFonts w:ascii="Helvetica" w:hAnsi="Helvetica"/>
          <w:lang w:val="es-ES"/>
        </w:rPr>
        <w:t xml:space="preserve">, </w:t>
      </w:r>
      <w:proofErr w:type="spellStart"/>
      <w:r w:rsidRPr="00623806">
        <w:rPr>
          <w:rFonts w:ascii="Helvetica" w:hAnsi="Helvetica"/>
          <w:lang w:val="es-ES"/>
        </w:rPr>
        <w:t>crossing</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legs</w:t>
      </w:r>
      <w:proofErr w:type="spellEnd"/>
      <w:r w:rsidRPr="00623806">
        <w:rPr>
          <w:rFonts w:ascii="Helvetica" w:hAnsi="Helvetica"/>
          <w:lang w:val="es-ES"/>
        </w:rPr>
        <w:t xml:space="preserve"> as Shadow </w:t>
      </w:r>
      <w:proofErr w:type="spellStart"/>
      <w:r w:rsidRPr="00623806">
        <w:rPr>
          <w:rFonts w:ascii="Helvetica" w:hAnsi="Helvetica"/>
          <w:lang w:val="es-ES"/>
        </w:rPr>
        <w:t>padded</w:t>
      </w:r>
      <w:proofErr w:type="spellEnd"/>
      <w:r w:rsidRPr="00623806">
        <w:rPr>
          <w:rFonts w:ascii="Helvetica" w:hAnsi="Helvetica"/>
          <w:lang w:val="es-ES"/>
        </w:rPr>
        <w:t xml:space="preserve"> </w:t>
      </w:r>
      <w:proofErr w:type="spellStart"/>
      <w:r w:rsidRPr="00623806">
        <w:rPr>
          <w:rFonts w:ascii="Helvetica" w:hAnsi="Helvetica"/>
          <w:lang w:val="es-ES"/>
        </w:rPr>
        <w:t>over</w:t>
      </w:r>
      <w:proofErr w:type="spellEnd"/>
      <w:r w:rsidRPr="00623806">
        <w:rPr>
          <w:rFonts w:ascii="Helvetica" w:hAnsi="Helvetica"/>
          <w:lang w:val="es-ES"/>
        </w:rPr>
        <w:t xml:space="preserve">, </w:t>
      </w:r>
      <w:proofErr w:type="spellStart"/>
      <w:r w:rsidRPr="00623806">
        <w:rPr>
          <w:rFonts w:ascii="Helvetica" w:hAnsi="Helvetica"/>
          <w:lang w:val="es-ES"/>
        </w:rPr>
        <w:t>tail</w:t>
      </w:r>
      <w:proofErr w:type="spellEnd"/>
      <w:r w:rsidRPr="00623806">
        <w:rPr>
          <w:rFonts w:ascii="Helvetica" w:hAnsi="Helvetica"/>
          <w:lang w:val="es-ES"/>
        </w:rPr>
        <w:t xml:space="preserve"> </w:t>
      </w:r>
      <w:proofErr w:type="spellStart"/>
      <w:r w:rsidRPr="00623806">
        <w:rPr>
          <w:rFonts w:ascii="Helvetica" w:hAnsi="Helvetica"/>
          <w:lang w:val="es-ES"/>
        </w:rPr>
        <w:t>wagging</w:t>
      </w:r>
      <w:proofErr w:type="spellEnd"/>
      <w:r w:rsidRPr="00623806">
        <w:rPr>
          <w:rFonts w:ascii="Helvetica" w:hAnsi="Helvetica"/>
          <w:lang w:val="es-ES"/>
        </w:rPr>
        <w:t xml:space="preserve"> </w:t>
      </w:r>
      <w:proofErr w:type="spellStart"/>
      <w:r w:rsidRPr="00623806">
        <w:rPr>
          <w:rFonts w:ascii="Helvetica" w:hAnsi="Helvetica"/>
          <w:lang w:val="es-ES"/>
        </w:rPr>
        <w:t>softly</w:t>
      </w:r>
      <w:proofErr w:type="spellEnd"/>
      <w:r w:rsidRPr="00623806">
        <w:rPr>
          <w:rFonts w:ascii="Helvetica" w:hAnsi="Helvetica"/>
          <w:lang w:val="es-ES"/>
        </w:rPr>
        <w:t>.</w:t>
      </w:r>
    </w:p>
    <w:p w14:paraId="54EA2484" w14:textId="7469605B" w:rsidR="002C7F25" w:rsidRPr="00623806" w:rsidRDefault="002C7F25" w:rsidP="007A179C">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stared</w:t>
      </w:r>
      <w:proofErr w:type="spellEnd"/>
      <w:r w:rsidRPr="00623806">
        <w:rPr>
          <w:rFonts w:ascii="Helvetica" w:hAnsi="Helvetica"/>
          <w:lang w:val="es-ES"/>
        </w:rPr>
        <w:t xml:space="preserve"> at Shadow, </w:t>
      </w:r>
      <w:proofErr w:type="spellStart"/>
      <w:r w:rsidRPr="00623806">
        <w:rPr>
          <w:rFonts w:ascii="Helvetica" w:hAnsi="Helvetica"/>
          <w:lang w:val="es-ES"/>
        </w:rPr>
        <w:t>who</w:t>
      </w:r>
      <w:proofErr w:type="spellEnd"/>
      <w:r w:rsidRPr="00623806">
        <w:rPr>
          <w:rFonts w:ascii="Helvetica" w:hAnsi="Helvetica"/>
          <w:lang w:val="es-ES"/>
        </w:rPr>
        <w:t xml:space="preserve"> </w:t>
      </w:r>
      <w:proofErr w:type="spellStart"/>
      <w:r w:rsidRPr="00623806">
        <w:rPr>
          <w:rFonts w:ascii="Helvetica" w:hAnsi="Helvetica"/>
          <w:lang w:val="es-ES"/>
        </w:rPr>
        <w:t>cocked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head at me, </w:t>
      </w:r>
      <w:proofErr w:type="spellStart"/>
      <w:r w:rsidRPr="00623806">
        <w:rPr>
          <w:rFonts w:ascii="Helvetica" w:hAnsi="Helvetica"/>
          <w:lang w:val="es-ES"/>
        </w:rPr>
        <w:t>big</w:t>
      </w:r>
      <w:proofErr w:type="spellEnd"/>
      <w:r w:rsidRPr="00623806">
        <w:rPr>
          <w:rFonts w:ascii="Helvetica" w:hAnsi="Helvetica"/>
          <w:lang w:val="es-ES"/>
        </w:rPr>
        <w:t xml:space="preserve"> </w:t>
      </w:r>
      <w:proofErr w:type="spellStart"/>
      <w:r w:rsidRPr="00623806">
        <w:rPr>
          <w:rFonts w:ascii="Helvetica" w:hAnsi="Helvetica"/>
          <w:lang w:val="es-ES"/>
        </w:rPr>
        <w:t>brown</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wide</w:t>
      </w:r>
      <w:proofErr w:type="spellEnd"/>
      <w:r w:rsidRPr="00623806">
        <w:rPr>
          <w:rFonts w:ascii="Helvetica" w:hAnsi="Helvetica"/>
          <w:lang w:val="es-ES"/>
        </w:rPr>
        <w:t xml:space="preserve"> and </w:t>
      </w:r>
      <w:proofErr w:type="spellStart"/>
      <w:r w:rsidRPr="00623806">
        <w:rPr>
          <w:rFonts w:ascii="Helvetica" w:hAnsi="Helvetica"/>
          <w:lang w:val="es-ES"/>
        </w:rPr>
        <w:t>patient</w:t>
      </w:r>
      <w:proofErr w:type="spellEnd"/>
      <w:r w:rsidRPr="00623806">
        <w:rPr>
          <w:rFonts w:ascii="Helvetica" w:hAnsi="Helvetica"/>
          <w:lang w:val="es-ES"/>
        </w:rPr>
        <w:t>.</w:t>
      </w:r>
    </w:p>
    <w:p w14:paraId="3380F0F8" w14:textId="73D2ADFB" w:rsidR="002C7F25" w:rsidRPr="00623806" w:rsidRDefault="002C7F25" w:rsidP="007A179C">
      <w:pPr>
        <w:pStyle w:val="Scene"/>
        <w:spacing w:line="276" w:lineRule="auto"/>
        <w:jc w:val="both"/>
        <w:rPr>
          <w:rFonts w:ascii="Helvetica" w:hAnsi="Helvetica"/>
          <w:lang w:val="es-ES"/>
        </w:rPr>
      </w:pPr>
      <w:r w:rsidRPr="00623806">
        <w:rPr>
          <w:rFonts w:ascii="Helvetica" w:hAnsi="Helvetica"/>
          <w:lang w:val="es-ES"/>
        </w:rPr>
        <w:lastRenderedPageBreak/>
        <w:t>“</w:t>
      </w:r>
      <w:proofErr w:type="spellStart"/>
      <w:r w:rsidRPr="00623806">
        <w:rPr>
          <w:rFonts w:ascii="Helvetica" w:hAnsi="Helvetica"/>
          <w:lang w:val="es-ES"/>
        </w:rPr>
        <w:t>You’re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only</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I can </w:t>
      </w:r>
      <w:proofErr w:type="spellStart"/>
      <w:r w:rsidRPr="00623806">
        <w:rPr>
          <w:rFonts w:ascii="Helvetica" w:hAnsi="Helvetica"/>
          <w:lang w:val="es-ES"/>
        </w:rPr>
        <w:t>talk</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I </w:t>
      </w:r>
      <w:proofErr w:type="spellStart"/>
      <w:r w:rsidRPr="00623806">
        <w:rPr>
          <w:rFonts w:ascii="Helvetica" w:hAnsi="Helvetica"/>
          <w:lang w:val="es-ES"/>
        </w:rPr>
        <w:t>whispered</w:t>
      </w:r>
      <w:proofErr w:type="spellEnd"/>
      <w:r w:rsidRPr="00623806">
        <w:rPr>
          <w:rFonts w:ascii="Helvetica" w:hAnsi="Helvetica"/>
          <w:lang w:val="es-ES"/>
        </w:rPr>
        <w:t xml:space="preserve">, running a </w:t>
      </w:r>
      <w:proofErr w:type="spellStart"/>
      <w:r w:rsidRPr="00623806">
        <w:rPr>
          <w:rFonts w:ascii="Helvetica" w:hAnsi="Helvetica"/>
          <w:lang w:val="es-ES"/>
        </w:rPr>
        <w:t>hand</w:t>
      </w:r>
      <w:proofErr w:type="spellEnd"/>
      <w:r w:rsidRPr="00623806">
        <w:rPr>
          <w:rFonts w:ascii="Helvetica" w:hAnsi="Helvetica"/>
          <w:lang w:val="es-ES"/>
        </w:rPr>
        <w:t xml:space="preserve"> </w:t>
      </w:r>
      <w:proofErr w:type="spellStart"/>
      <w:r w:rsidRPr="00623806">
        <w:rPr>
          <w:rFonts w:ascii="Helvetica" w:hAnsi="Helvetica"/>
          <w:lang w:val="es-ES"/>
        </w:rPr>
        <w:t>over</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soft</w:t>
      </w:r>
      <w:proofErr w:type="spellEnd"/>
      <w:r w:rsidRPr="00623806">
        <w:rPr>
          <w:rFonts w:ascii="Helvetica" w:hAnsi="Helvetica"/>
          <w:lang w:val="es-ES"/>
        </w:rPr>
        <w:t xml:space="preserve"> </w:t>
      </w:r>
      <w:proofErr w:type="spellStart"/>
      <w:r w:rsidRPr="00623806">
        <w:rPr>
          <w:rFonts w:ascii="Helvetica" w:hAnsi="Helvetica"/>
          <w:lang w:val="es-ES"/>
        </w:rPr>
        <w:t>fur</w:t>
      </w:r>
      <w:proofErr w:type="spellEnd"/>
      <w:r w:rsidRPr="00623806">
        <w:rPr>
          <w:rFonts w:ascii="Helvetica" w:hAnsi="Helvetica"/>
          <w:lang w:val="es-ES"/>
        </w:rPr>
        <w:t>.</w:t>
      </w:r>
    </w:p>
    <w:p w14:paraId="192BF5A8" w14:textId="47ADDBB6" w:rsidR="002C7F25" w:rsidRPr="00623806" w:rsidRDefault="002C7F25" w:rsidP="007A179C">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licked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palm</w:t>
      </w:r>
      <w:proofErr w:type="spellEnd"/>
      <w:r w:rsidRPr="00623806">
        <w:rPr>
          <w:rFonts w:ascii="Helvetica" w:hAnsi="Helvetica"/>
          <w:lang w:val="es-ES"/>
        </w:rPr>
        <w:t xml:space="preserve"> once, as </w:t>
      </w:r>
      <w:proofErr w:type="spellStart"/>
      <w:r w:rsidRPr="00623806">
        <w:rPr>
          <w:rFonts w:ascii="Helvetica" w:hAnsi="Helvetica"/>
          <w:lang w:val="es-ES"/>
        </w:rPr>
        <w:t>if</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say</w:t>
      </w:r>
      <w:proofErr w:type="spellEnd"/>
      <w:r w:rsidRPr="00623806">
        <w:rPr>
          <w:rFonts w:ascii="Helvetica" w:hAnsi="Helvetica"/>
          <w:lang w:val="es-ES"/>
        </w:rPr>
        <w:t>, “</w:t>
      </w:r>
      <w:proofErr w:type="spellStart"/>
      <w:r w:rsidRPr="00623806">
        <w:rPr>
          <w:rFonts w:ascii="Helvetica" w:hAnsi="Helvetica"/>
          <w:lang w:val="es-ES"/>
        </w:rPr>
        <w:t>I’m</w:t>
      </w:r>
      <w:proofErr w:type="spellEnd"/>
      <w:r w:rsidRPr="00623806">
        <w:rPr>
          <w:rFonts w:ascii="Helvetica" w:hAnsi="Helvetica"/>
          <w:lang w:val="es-ES"/>
        </w:rPr>
        <w:t xml:space="preserve"> </w:t>
      </w:r>
      <w:proofErr w:type="spellStart"/>
      <w:r w:rsidRPr="00623806">
        <w:rPr>
          <w:rFonts w:ascii="Helvetica" w:hAnsi="Helvetica"/>
          <w:lang w:val="es-ES"/>
        </w:rPr>
        <w:t>listening</w:t>
      </w:r>
      <w:proofErr w:type="spellEnd"/>
      <w:r w:rsidRPr="00623806">
        <w:rPr>
          <w:rFonts w:ascii="Helvetica" w:hAnsi="Helvetica"/>
          <w:lang w:val="es-ES"/>
        </w:rPr>
        <w:t>.”</w:t>
      </w:r>
    </w:p>
    <w:p w14:paraId="1A058436" w14:textId="566DA709" w:rsidR="002C7F25" w:rsidRPr="00623806" w:rsidRDefault="002C7F25" w:rsidP="007A179C">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sighed</w:t>
      </w:r>
      <w:proofErr w:type="spellEnd"/>
      <w:r w:rsidRPr="00623806">
        <w:rPr>
          <w:rFonts w:ascii="Helvetica" w:hAnsi="Helvetica"/>
          <w:lang w:val="es-ES"/>
        </w:rPr>
        <w:t>. “</w:t>
      </w:r>
      <w:proofErr w:type="spellStart"/>
      <w:r w:rsidRPr="00623806">
        <w:rPr>
          <w:rFonts w:ascii="Helvetica" w:hAnsi="Helvetica"/>
          <w:lang w:val="es-ES"/>
        </w:rPr>
        <w:t>Okay</w:t>
      </w:r>
      <w:proofErr w:type="spellEnd"/>
      <w:r w:rsidRPr="00623806">
        <w:rPr>
          <w:rFonts w:ascii="Helvetica" w:hAnsi="Helvetica"/>
          <w:lang w:val="es-ES"/>
        </w:rPr>
        <w:t xml:space="preserve">, so… </w:t>
      </w:r>
      <w:proofErr w:type="spellStart"/>
      <w:r w:rsidRPr="00623806">
        <w:rPr>
          <w:rFonts w:ascii="Helvetica" w:hAnsi="Helvetica"/>
          <w:lang w:val="es-ES"/>
        </w:rPr>
        <w:t>hear</w:t>
      </w:r>
      <w:proofErr w:type="spellEnd"/>
      <w:r w:rsidRPr="00623806">
        <w:rPr>
          <w:rFonts w:ascii="Helvetica" w:hAnsi="Helvetica"/>
          <w:lang w:val="es-ES"/>
        </w:rPr>
        <w:t xml:space="preserve"> me </w:t>
      </w:r>
      <w:proofErr w:type="spellStart"/>
      <w:r w:rsidRPr="00623806">
        <w:rPr>
          <w:rFonts w:ascii="Helvetica" w:hAnsi="Helvetica"/>
          <w:lang w:val="es-ES"/>
        </w:rPr>
        <w:t>out</w:t>
      </w:r>
      <w:proofErr w:type="spellEnd"/>
      <w:r w:rsidRPr="00623806">
        <w:rPr>
          <w:rFonts w:ascii="Helvetica" w:hAnsi="Helvetica"/>
          <w:lang w:val="es-ES"/>
        </w:rPr>
        <w:t>.”</w:t>
      </w:r>
    </w:p>
    <w:p w14:paraId="0609FC11" w14:textId="6E220DD9" w:rsidR="002C7F25" w:rsidRPr="00623806" w:rsidRDefault="002C7F25" w:rsidP="007A179C">
      <w:pPr>
        <w:pStyle w:val="Scene"/>
        <w:spacing w:line="276" w:lineRule="auto"/>
        <w:jc w:val="both"/>
        <w:rPr>
          <w:rFonts w:ascii="Helvetica" w:hAnsi="Helvetica"/>
          <w:lang w:val="es-ES"/>
        </w:rPr>
      </w:pPr>
      <w:r w:rsidRPr="00623806">
        <w:rPr>
          <w:rFonts w:ascii="Helvetica" w:hAnsi="Helvetica"/>
          <w:lang w:val="es-ES"/>
        </w:rPr>
        <w:t xml:space="preserve">Shadow </w:t>
      </w:r>
      <w:proofErr w:type="spellStart"/>
      <w:r w:rsidRPr="00623806">
        <w:rPr>
          <w:rFonts w:ascii="Helvetica" w:hAnsi="Helvetica"/>
          <w:lang w:val="es-ES"/>
        </w:rPr>
        <w:t>gave</w:t>
      </w:r>
      <w:proofErr w:type="spellEnd"/>
      <w:r w:rsidRPr="00623806">
        <w:rPr>
          <w:rFonts w:ascii="Helvetica" w:hAnsi="Helvetica"/>
          <w:lang w:val="es-ES"/>
        </w:rPr>
        <w:t xml:space="preserve"> a </w:t>
      </w:r>
      <w:proofErr w:type="spellStart"/>
      <w:r w:rsidRPr="00623806">
        <w:rPr>
          <w:rFonts w:ascii="Helvetica" w:hAnsi="Helvetica"/>
          <w:lang w:val="es-ES"/>
        </w:rPr>
        <w:t>tiny</w:t>
      </w:r>
      <w:proofErr w:type="spellEnd"/>
      <w:r w:rsidRPr="00623806">
        <w:rPr>
          <w:rFonts w:ascii="Helvetica" w:hAnsi="Helvetica"/>
          <w:lang w:val="es-ES"/>
        </w:rPr>
        <w:t xml:space="preserve"> </w:t>
      </w:r>
      <w:proofErr w:type="spellStart"/>
      <w:r w:rsidRPr="00623806">
        <w:rPr>
          <w:rFonts w:ascii="Helvetica" w:hAnsi="Helvetica"/>
          <w:lang w:val="es-ES"/>
        </w:rPr>
        <w:t>whine</w:t>
      </w:r>
      <w:proofErr w:type="spellEnd"/>
      <w:r w:rsidRPr="00623806">
        <w:rPr>
          <w:rFonts w:ascii="Helvetica" w:hAnsi="Helvetica"/>
          <w:lang w:val="es-ES"/>
        </w:rPr>
        <w:t xml:space="preserve">, </w:t>
      </w:r>
      <w:proofErr w:type="spellStart"/>
      <w:r w:rsidRPr="00623806">
        <w:rPr>
          <w:rFonts w:ascii="Helvetica" w:hAnsi="Helvetica"/>
          <w:lang w:val="es-ES"/>
        </w:rPr>
        <w:t>settling</w:t>
      </w:r>
      <w:proofErr w:type="spellEnd"/>
      <w:r w:rsidRPr="00623806">
        <w:rPr>
          <w:rFonts w:ascii="Helvetica" w:hAnsi="Helvetica"/>
          <w:lang w:val="es-ES"/>
        </w:rPr>
        <w:t xml:space="preserve"> onto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haunches</w:t>
      </w:r>
      <w:proofErr w:type="spellEnd"/>
      <w:r w:rsidRPr="00623806">
        <w:rPr>
          <w:rFonts w:ascii="Helvetica" w:hAnsi="Helvetica"/>
          <w:lang w:val="es-ES"/>
        </w:rPr>
        <w:t xml:space="preserve">, as </w:t>
      </w:r>
      <w:proofErr w:type="spellStart"/>
      <w:r w:rsidRPr="00623806">
        <w:rPr>
          <w:rFonts w:ascii="Helvetica" w:hAnsi="Helvetica"/>
          <w:lang w:val="es-ES"/>
        </w:rPr>
        <w:t>if</w:t>
      </w:r>
      <w:proofErr w:type="spellEnd"/>
      <w:r w:rsidRPr="00623806">
        <w:rPr>
          <w:rFonts w:ascii="Helvetica" w:hAnsi="Helvetica"/>
          <w:lang w:val="es-ES"/>
        </w:rPr>
        <w:t xml:space="preserve"> </w:t>
      </w:r>
      <w:proofErr w:type="spellStart"/>
      <w:r w:rsidRPr="00623806">
        <w:rPr>
          <w:rFonts w:ascii="Helvetica" w:hAnsi="Helvetica"/>
          <w:lang w:val="es-ES"/>
        </w:rPr>
        <w:t>bracing</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infamous</w:t>
      </w:r>
      <w:proofErr w:type="spellEnd"/>
      <w:r w:rsidRPr="00623806">
        <w:rPr>
          <w:rFonts w:ascii="Helvetica" w:hAnsi="Helvetica"/>
          <w:lang w:val="es-ES"/>
        </w:rPr>
        <w:t xml:space="preserve"> </w:t>
      </w:r>
      <w:proofErr w:type="spellStart"/>
      <w:r w:rsidRPr="00623806">
        <w:rPr>
          <w:rFonts w:ascii="Helvetica" w:hAnsi="Helvetica"/>
          <w:lang w:val="es-ES"/>
        </w:rPr>
        <w:t>rants</w:t>
      </w:r>
      <w:proofErr w:type="spellEnd"/>
      <w:r w:rsidRPr="00623806">
        <w:rPr>
          <w:rFonts w:ascii="Helvetica" w:hAnsi="Helvetica"/>
          <w:lang w:val="es-ES"/>
        </w:rPr>
        <w:t>.</w:t>
      </w:r>
    </w:p>
    <w:p w14:paraId="5196B23D" w14:textId="2B7A2130" w:rsidR="002C7F25" w:rsidRPr="00623806" w:rsidRDefault="002C7F25" w:rsidP="007A179C">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know</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sounds</w:t>
      </w:r>
      <w:proofErr w:type="spellEnd"/>
      <w:r w:rsidRPr="00623806">
        <w:rPr>
          <w:rFonts w:ascii="Helvetica" w:hAnsi="Helvetica"/>
          <w:lang w:val="es-ES"/>
        </w:rPr>
        <w:t xml:space="preserve"> </w:t>
      </w:r>
      <w:proofErr w:type="spellStart"/>
      <w:r w:rsidRPr="00623806">
        <w:rPr>
          <w:rFonts w:ascii="Helvetica" w:hAnsi="Helvetica"/>
          <w:lang w:val="es-ES"/>
        </w:rPr>
        <w:t>crazy</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certifiably</w:t>
      </w:r>
      <w:proofErr w:type="spellEnd"/>
      <w:r w:rsidRPr="00623806">
        <w:rPr>
          <w:rFonts w:ascii="Helvetica" w:hAnsi="Helvetica"/>
          <w:lang w:val="es-ES"/>
        </w:rPr>
        <w:t xml:space="preserve"> </w:t>
      </w:r>
      <w:proofErr w:type="spellStart"/>
      <w:r w:rsidRPr="00623806">
        <w:rPr>
          <w:rFonts w:ascii="Helvetica" w:hAnsi="Helvetica"/>
          <w:lang w:val="es-ES"/>
        </w:rPr>
        <w:t>crazy</w:t>
      </w:r>
      <w:proofErr w:type="spellEnd"/>
      <w:r w:rsidRPr="00623806">
        <w:rPr>
          <w:rFonts w:ascii="Helvetica" w:hAnsi="Helvetica"/>
          <w:lang w:val="es-ES"/>
        </w:rPr>
        <w:t xml:space="preserve">.” I </w:t>
      </w:r>
      <w:proofErr w:type="spellStart"/>
      <w:r w:rsidRPr="00623806">
        <w:rPr>
          <w:rFonts w:ascii="Helvetica" w:hAnsi="Helvetica"/>
          <w:lang w:val="es-ES"/>
        </w:rPr>
        <w:t>rubbed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face</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both</w:t>
      </w:r>
      <w:proofErr w:type="spellEnd"/>
      <w:r w:rsidRPr="00623806">
        <w:rPr>
          <w:rFonts w:ascii="Helvetica" w:hAnsi="Helvetica"/>
          <w:lang w:val="es-ES"/>
        </w:rPr>
        <w:t xml:space="preserve"> </w:t>
      </w:r>
      <w:proofErr w:type="spellStart"/>
      <w:r w:rsidRPr="00623806">
        <w:rPr>
          <w:rFonts w:ascii="Helvetica" w:hAnsi="Helvetica"/>
          <w:lang w:val="es-ES"/>
        </w:rPr>
        <w:t>hands</w:t>
      </w:r>
      <w:proofErr w:type="spellEnd"/>
      <w:r w:rsidRPr="00623806">
        <w:rPr>
          <w:rFonts w:ascii="Helvetica" w:hAnsi="Helvetica"/>
          <w:lang w:val="es-ES"/>
        </w:rPr>
        <w:t>.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what</w:t>
      </w:r>
      <w:proofErr w:type="spellEnd"/>
      <w:r w:rsidRPr="00623806">
        <w:rPr>
          <w:rFonts w:ascii="Helvetica" w:hAnsi="Helvetica"/>
          <w:lang w:val="es-ES"/>
        </w:rPr>
        <w:t xml:space="preserve"> </w:t>
      </w:r>
      <w:proofErr w:type="spellStart"/>
      <w:r w:rsidRPr="00623806">
        <w:rPr>
          <w:rFonts w:ascii="Helvetica" w:hAnsi="Helvetica"/>
          <w:lang w:val="es-ES"/>
        </w:rPr>
        <w:t>if</w:t>
      </w:r>
      <w:proofErr w:type="spellEnd"/>
      <w:r w:rsidRPr="00623806">
        <w:rPr>
          <w:rFonts w:ascii="Helvetica" w:hAnsi="Helvetica"/>
          <w:lang w:val="es-ES"/>
        </w:rPr>
        <w:t xml:space="preserve">… </w:t>
      </w:r>
      <w:proofErr w:type="spellStart"/>
      <w:r w:rsidRPr="00623806">
        <w:rPr>
          <w:rFonts w:ascii="Helvetica" w:hAnsi="Helvetica"/>
          <w:lang w:val="es-ES"/>
        </w:rPr>
        <w:t>what</w:t>
      </w:r>
      <w:proofErr w:type="spellEnd"/>
      <w:r w:rsidRPr="00623806">
        <w:rPr>
          <w:rFonts w:ascii="Helvetica" w:hAnsi="Helvetica"/>
          <w:lang w:val="es-ES"/>
        </w:rPr>
        <w:t xml:space="preserve"> </w:t>
      </w:r>
      <w:proofErr w:type="spellStart"/>
      <w:r w:rsidRPr="00623806">
        <w:rPr>
          <w:rFonts w:ascii="Helvetica" w:hAnsi="Helvetica"/>
          <w:lang w:val="es-ES"/>
        </w:rPr>
        <w:t>if</w:t>
      </w:r>
      <w:proofErr w:type="spellEnd"/>
      <w:r w:rsidRPr="00623806">
        <w:rPr>
          <w:rFonts w:ascii="Helvetica" w:hAnsi="Helvetica"/>
          <w:lang w:val="es-ES"/>
        </w:rPr>
        <w:t xml:space="preserve"> </w:t>
      </w:r>
      <w:proofErr w:type="spellStart"/>
      <w:r w:rsidRPr="00623806">
        <w:rPr>
          <w:rFonts w:ascii="Helvetica" w:hAnsi="Helvetica"/>
          <w:lang w:val="es-ES"/>
        </w:rPr>
        <w:t>they’re</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people</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dropped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a </w:t>
      </w:r>
      <w:proofErr w:type="spellStart"/>
      <w:r w:rsidRPr="00623806">
        <w:rPr>
          <w:rFonts w:ascii="Helvetica" w:hAnsi="Helvetica"/>
          <w:lang w:val="es-ES"/>
        </w:rPr>
        <w:t>whisper</w:t>
      </w:r>
      <w:proofErr w:type="spellEnd"/>
      <w:r w:rsidRPr="00623806">
        <w:rPr>
          <w:rFonts w:ascii="Helvetica" w:hAnsi="Helvetica"/>
          <w:lang w:val="es-ES"/>
        </w:rPr>
        <w:t xml:space="preserve">, as </w:t>
      </w:r>
      <w:proofErr w:type="spellStart"/>
      <w:r w:rsidRPr="00623806">
        <w:rPr>
          <w:rFonts w:ascii="Helvetica" w:hAnsi="Helvetica"/>
          <w:lang w:val="es-ES"/>
        </w:rPr>
        <w:t>if</w:t>
      </w:r>
      <w:proofErr w:type="spellEnd"/>
      <w:r w:rsidRPr="00623806">
        <w:rPr>
          <w:rFonts w:ascii="Helvetica" w:hAnsi="Helvetica"/>
          <w:lang w:val="es-ES"/>
        </w:rPr>
        <w:t xml:space="preserve"> </w:t>
      </w:r>
      <w:proofErr w:type="spellStart"/>
      <w:r w:rsidRPr="00623806">
        <w:rPr>
          <w:rFonts w:ascii="Helvetica" w:hAnsi="Helvetica"/>
          <w:lang w:val="es-ES"/>
        </w:rPr>
        <w:t>someone</w:t>
      </w:r>
      <w:proofErr w:type="spellEnd"/>
      <w:r w:rsidRPr="00623806">
        <w:rPr>
          <w:rFonts w:ascii="Helvetica" w:hAnsi="Helvetica"/>
          <w:lang w:val="es-ES"/>
        </w:rPr>
        <w:t xml:space="preserve">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hear</w:t>
      </w:r>
      <w:proofErr w:type="spellEnd"/>
      <w:r w:rsidRPr="00623806">
        <w:rPr>
          <w:rFonts w:ascii="Helvetica" w:hAnsi="Helvetica"/>
          <w:lang w:val="es-ES"/>
        </w:rPr>
        <w:t>. “</w:t>
      </w:r>
      <w:proofErr w:type="spellStart"/>
      <w:r w:rsidRPr="00623806">
        <w:rPr>
          <w:rFonts w:ascii="Helvetica" w:hAnsi="Helvetica"/>
          <w:lang w:val="es-ES"/>
        </w:rPr>
        <w:t>What</w:t>
      </w:r>
      <w:proofErr w:type="spellEnd"/>
      <w:r w:rsidRPr="00623806">
        <w:rPr>
          <w:rFonts w:ascii="Helvetica" w:hAnsi="Helvetica"/>
          <w:lang w:val="es-ES"/>
        </w:rPr>
        <w:t xml:space="preserve"> </w:t>
      </w:r>
      <w:proofErr w:type="spellStart"/>
      <w:r w:rsidRPr="00623806">
        <w:rPr>
          <w:rFonts w:ascii="Helvetica" w:hAnsi="Helvetica"/>
          <w:lang w:val="es-ES"/>
        </w:rPr>
        <w:t>if</w:t>
      </w:r>
      <w:proofErr w:type="spellEnd"/>
      <w:r w:rsidRPr="00623806">
        <w:rPr>
          <w:rFonts w:ascii="Helvetica" w:hAnsi="Helvetica"/>
          <w:lang w:val="es-ES"/>
        </w:rPr>
        <w:t xml:space="preserve"> </w:t>
      </w:r>
      <w:proofErr w:type="spellStart"/>
      <w:r w:rsidRPr="00623806">
        <w:rPr>
          <w:rFonts w:ascii="Helvetica" w:hAnsi="Helvetica"/>
          <w:lang w:val="es-ES"/>
        </w:rPr>
        <w:t>Zeff</w:t>
      </w:r>
      <w:proofErr w:type="spellEnd"/>
      <w:r w:rsidRPr="00623806">
        <w:rPr>
          <w:rFonts w:ascii="Helvetica" w:hAnsi="Helvetica"/>
          <w:lang w:val="es-ES"/>
        </w:rPr>
        <w:t xml:space="preserve"> and William are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else</w:t>
      </w:r>
      <w:proofErr w:type="spellEnd"/>
      <w:r w:rsidRPr="00623806">
        <w:rPr>
          <w:rFonts w:ascii="Helvetica" w:hAnsi="Helvetica"/>
          <w:lang w:val="es-ES"/>
        </w:rPr>
        <w:t>?”</w:t>
      </w:r>
    </w:p>
    <w:p w14:paraId="566283AF" w14:textId="075802BC" w:rsidR="002C7F25" w:rsidRPr="00623806" w:rsidRDefault="002C7F25" w:rsidP="007A179C">
      <w:pPr>
        <w:pStyle w:val="Scene"/>
        <w:spacing w:line="276" w:lineRule="auto"/>
        <w:jc w:val="both"/>
        <w:rPr>
          <w:rFonts w:ascii="Helvetica" w:hAnsi="Helvetica"/>
          <w:lang w:val="es-ES"/>
        </w:rPr>
      </w:pPr>
      <w:r w:rsidRPr="00623806">
        <w:rPr>
          <w:rFonts w:ascii="Helvetica" w:hAnsi="Helvetica"/>
          <w:lang w:val="es-ES"/>
        </w:rPr>
        <w:t xml:space="preserve">Shadow </w:t>
      </w:r>
      <w:proofErr w:type="spellStart"/>
      <w:r w:rsidRPr="00623806">
        <w:rPr>
          <w:rFonts w:ascii="Helvetica" w:hAnsi="Helvetica"/>
          <w:lang w:val="es-ES"/>
        </w:rPr>
        <w:t>tilted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head </w:t>
      </w:r>
      <w:proofErr w:type="spellStart"/>
      <w:r w:rsidRPr="00623806">
        <w:rPr>
          <w:rFonts w:ascii="Helvetica" w:hAnsi="Helvetica"/>
          <w:lang w:val="es-ES"/>
        </w:rPr>
        <w:t>again</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little</w:t>
      </w:r>
      <w:proofErr w:type="spellEnd"/>
      <w:r w:rsidRPr="00623806">
        <w:rPr>
          <w:rFonts w:ascii="Helvetica" w:hAnsi="Helvetica"/>
          <w:lang w:val="es-ES"/>
        </w:rPr>
        <w:t xml:space="preserve"> </w:t>
      </w:r>
      <w:proofErr w:type="spellStart"/>
      <w:r w:rsidRPr="00623806">
        <w:rPr>
          <w:rFonts w:ascii="Helvetica" w:hAnsi="Helvetica"/>
          <w:lang w:val="es-ES"/>
        </w:rPr>
        <w:t>quirk</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always</w:t>
      </w:r>
      <w:proofErr w:type="spellEnd"/>
      <w:r w:rsidRPr="00623806">
        <w:rPr>
          <w:rFonts w:ascii="Helvetica" w:hAnsi="Helvetica"/>
          <w:lang w:val="es-ES"/>
        </w:rPr>
        <w:t xml:space="preserve"> </w:t>
      </w:r>
      <w:proofErr w:type="spellStart"/>
      <w:r w:rsidRPr="00623806">
        <w:rPr>
          <w:rFonts w:ascii="Helvetica" w:hAnsi="Helvetica"/>
          <w:lang w:val="es-ES"/>
        </w:rPr>
        <w:t>made</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gramStart"/>
      <w:r w:rsidRPr="00623806">
        <w:rPr>
          <w:rFonts w:ascii="Helvetica" w:hAnsi="Helvetica"/>
          <w:lang w:val="es-ES"/>
        </w:rPr>
        <w:t>look</w:t>
      </w:r>
      <w:proofErr w:type="gram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he </w:t>
      </w:r>
      <w:proofErr w:type="spellStart"/>
      <w:r w:rsidRPr="00623806">
        <w:rPr>
          <w:rFonts w:ascii="Helvetica" w:hAnsi="Helvetica"/>
          <w:lang w:val="es-ES"/>
        </w:rPr>
        <w:t>understood</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much</w:t>
      </w:r>
      <w:proofErr w:type="spellEnd"/>
      <w:r w:rsidRPr="00623806">
        <w:rPr>
          <w:rFonts w:ascii="Helvetica" w:hAnsi="Helvetica"/>
          <w:lang w:val="es-ES"/>
        </w:rPr>
        <w:t>.</w:t>
      </w:r>
    </w:p>
    <w:p w14:paraId="145DC613" w14:textId="09A26BBD" w:rsidR="002C7F25" w:rsidRPr="00623806" w:rsidRDefault="002C7F25" w:rsidP="007A179C">
      <w:pPr>
        <w:pStyle w:val="Scene"/>
        <w:spacing w:line="276" w:lineRule="auto"/>
        <w:jc w:val="both"/>
        <w:rPr>
          <w:rFonts w:ascii="Helvetica" w:hAnsi="Helvetica"/>
          <w:lang w:val="es-ES"/>
        </w:rPr>
      </w:pPr>
      <w:r w:rsidRPr="00623806">
        <w:rPr>
          <w:rFonts w:ascii="Helvetica" w:hAnsi="Helvetica"/>
          <w:lang w:val="es-ES"/>
        </w:rPr>
        <w:t xml:space="preserve">“I mean…” I </w:t>
      </w:r>
      <w:proofErr w:type="spellStart"/>
      <w:r w:rsidRPr="00623806">
        <w:rPr>
          <w:rFonts w:ascii="Helvetica" w:hAnsi="Helvetica"/>
          <w:lang w:val="es-ES"/>
        </w:rPr>
        <w:t>laughed</w:t>
      </w:r>
      <w:proofErr w:type="spellEnd"/>
      <w:r w:rsidRPr="00623806">
        <w:rPr>
          <w:rFonts w:ascii="Helvetica" w:hAnsi="Helvetica"/>
          <w:lang w:val="es-ES"/>
        </w:rPr>
        <w:t xml:space="preserve"> </w:t>
      </w:r>
      <w:proofErr w:type="spellStart"/>
      <w:r w:rsidRPr="00623806">
        <w:rPr>
          <w:rFonts w:ascii="Helvetica" w:hAnsi="Helvetica"/>
          <w:lang w:val="es-ES"/>
        </w:rPr>
        <w:t>awkwardly</w:t>
      </w:r>
      <w:proofErr w:type="spellEnd"/>
      <w:r w:rsidRPr="00623806">
        <w:rPr>
          <w:rFonts w:ascii="Helvetica" w:hAnsi="Helvetica"/>
          <w:lang w:val="es-ES"/>
        </w:rPr>
        <w:t>. “</w:t>
      </w:r>
      <w:proofErr w:type="spellStart"/>
      <w:r w:rsidRPr="00623806">
        <w:rPr>
          <w:rFonts w:ascii="Helvetica" w:hAnsi="Helvetica"/>
          <w:lang w:val="es-ES"/>
        </w:rPr>
        <w:t>You’ve</w:t>
      </w:r>
      <w:proofErr w:type="spellEnd"/>
      <w:r w:rsidRPr="00623806">
        <w:rPr>
          <w:rFonts w:ascii="Helvetica" w:hAnsi="Helvetica"/>
          <w:lang w:val="es-ES"/>
        </w:rPr>
        <w:t xml:space="preserve"> </w:t>
      </w:r>
      <w:proofErr w:type="spellStart"/>
      <w:r w:rsidRPr="00623806">
        <w:rPr>
          <w:rFonts w:ascii="Helvetica" w:hAnsi="Helvetica"/>
          <w:lang w:val="es-ES"/>
        </w:rPr>
        <w:t>seen</w:t>
      </w:r>
      <w:proofErr w:type="spellEnd"/>
      <w:r w:rsidRPr="00623806">
        <w:rPr>
          <w:rFonts w:ascii="Helvetica" w:hAnsi="Helvetica"/>
          <w:lang w:val="es-ES"/>
        </w:rPr>
        <w:t xml:space="preserve"> </w:t>
      </w: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How</w:t>
      </w:r>
      <w:proofErr w:type="spellEnd"/>
      <w:r w:rsidRPr="00623806">
        <w:rPr>
          <w:rFonts w:ascii="Helvetica" w:hAnsi="Helvetica"/>
          <w:lang w:val="es-ES"/>
        </w:rPr>
        <w:t xml:space="preserve"> </w:t>
      </w:r>
      <w:proofErr w:type="spellStart"/>
      <w:r w:rsidRPr="00623806">
        <w:rPr>
          <w:rFonts w:ascii="Helvetica" w:hAnsi="Helvetica"/>
          <w:lang w:val="es-ES"/>
        </w:rPr>
        <w:t>strong</w:t>
      </w:r>
      <w:proofErr w:type="spellEnd"/>
      <w:r w:rsidRPr="00623806">
        <w:rPr>
          <w:rFonts w:ascii="Helvetica" w:hAnsi="Helvetica"/>
          <w:lang w:val="es-ES"/>
        </w:rPr>
        <w:t xml:space="preserve"> he </w:t>
      </w:r>
      <w:proofErr w:type="spellStart"/>
      <w:r w:rsidRPr="00623806">
        <w:rPr>
          <w:rFonts w:ascii="Helvetica" w:hAnsi="Helvetica"/>
          <w:lang w:val="es-ES"/>
        </w:rPr>
        <w:t>is</w:t>
      </w:r>
      <w:proofErr w:type="spellEnd"/>
      <w:r w:rsidRPr="00623806">
        <w:rPr>
          <w:rFonts w:ascii="Helvetica" w:hAnsi="Helvetica"/>
          <w:lang w:val="es-ES"/>
        </w:rPr>
        <w:t xml:space="preserve">. </w:t>
      </w:r>
      <w:proofErr w:type="spellStart"/>
      <w:r w:rsidRPr="00623806">
        <w:rPr>
          <w:rFonts w:ascii="Helvetica" w:hAnsi="Helvetica"/>
          <w:lang w:val="es-ES"/>
        </w:rPr>
        <w:t>How</w:t>
      </w:r>
      <w:proofErr w:type="spellEnd"/>
      <w:r w:rsidRPr="00623806">
        <w:rPr>
          <w:rFonts w:ascii="Helvetica" w:hAnsi="Helvetica"/>
          <w:lang w:val="es-ES"/>
        </w:rPr>
        <w:t xml:space="preserve">… </w:t>
      </w:r>
      <w:proofErr w:type="spellStart"/>
      <w:r w:rsidRPr="00623806">
        <w:rPr>
          <w:rFonts w:ascii="Helvetica" w:hAnsi="Helvetica"/>
          <w:lang w:val="es-ES"/>
        </w:rPr>
        <w:t>other</w:t>
      </w:r>
      <w:proofErr w:type="spellEnd"/>
      <w:r w:rsidRPr="00623806">
        <w:rPr>
          <w:rFonts w:ascii="Helvetica" w:hAnsi="Helvetica"/>
          <w:lang w:val="es-ES"/>
        </w:rPr>
        <w:t xml:space="preserve"> he </w:t>
      </w:r>
      <w:proofErr w:type="spellStart"/>
      <w:r w:rsidRPr="00623806">
        <w:rPr>
          <w:rFonts w:ascii="Helvetica" w:hAnsi="Helvetica"/>
          <w:lang w:val="es-ES"/>
        </w:rPr>
        <w:t>feels</w:t>
      </w:r>
      <w:proofErr w:type="spellEnd"/>
      <w:r w:rsidRPr="00623806">
        <w:rPr>
          <w:rFonts w:ascii="Helvetica" w:hAnsi="Helvetica"/>
          <w:lang w:val="es-ES"/>
        </w:rPr>
        <w:t xml:space="preserve"> </w:t>
      </w:r>
      <w:proofErr w:type="spellStart"/>
      <w:r w:rsidRPr="00623806">
        <w:rPr>
          <w:rFonts w:ascii="Helvetica" w:hAnsi="Helvetica"/>
          <w:lang w:val="es-ES"/>
        </w:rPr>
        <w:t>sometimes</w:t>
      </w:r>
      <w:proofErr w:type="spellEnd"/>
      <w:r w:rsidRPr="00623806">
        <w:rPr>
          <w:rFonts w:ascii="Helvetica" w:hAnsi="Helvetica"/>
          <w:lang w:val="es-ES"/>
        </w:rPr>
        <w:t xml:space="preserve">. And William?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movements</w:t>
      </w:r>
      <w:proofErr w:type="spellEnd"/>
      <w:r w:rsidRPr="00623806">
        <w:rPr>
          <w:rFonts w:ascii="Helvetica" w:hAnsi="Helvetica"/>
          <w:lang w:val="es-ES"/>
        </w:rPr>
        <w:t xml:space="preserve"> and </w:t>
      </w:r>
      <w:proofErr w:type="spellStart"/>
      <w:r w:rsidRPr="00623806">
        <w:rPr>
          <w:rFonts w:ascii="Helvetica" w:hAnsi="Helvetica"/>
          <w:lang w:val="es-ES"/>
        </w:rPr>
        <w:t>scent</w:t>
      </w:r>
      <w:proofErr w:type="spellEnd"/>
      <w:r w:rsidRPr="00623806">
        <w:rPr>
          <w:rFonts w:ascii="Helvetica" w:hAnsi="Helvetica"/>
          <w:lang w:val="es-ES"/>
        </w:rPr>
        <w:t xml:space="preserve"> </w:t>
      </w:r>
      <w:proofErr w:type="spellStart"/>
      <w:r w:rsidRPr="00623806">
        <w:rPr>
          <w:rFonts w:ascii="Helvetica" w:hAnsi="Helvetica"/>
          <w:lang w:val="es-ES"/>
        </w:rPr>
        <w:t>suggest</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he </w:t>
      </w:r>
      <w:proofErr w:type="spellStart"/>
      <w:r w:rsidRPr="00623806">
        <w:rPr>
          <w:rFonts w:ascii="Helvetica" w:hAnsi="Helvetica"/>
          <w:lang w:val="es-ES"/>
        </w:rPr>
        <w:t>is</w:t>
      </w:r>
      <w:proofErr w:type="spellEnd"/>
      <w:r w:rsidRPr="00623806">
        <w:rPr>
          <w:rFonts w:ascii="Helvetica" w:hAnsi="Helvetica"/>
          <w:lang w:val="es-ES"/>
        </w:rPr>
        <w:t xml:space="preserve"> </w:t>
      </w:r>
      <w:proofErr w:type="spellStart"/>
      <w:r w:rsidRPr="00623806">
        <w:rPr>
          <w:rFonts w:ascii="Helvetica" w:hAnsi="Helvetica"/>
          <w:lang w:val="es-ES"/>
        </w:rPr>
        <w:t>trying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control </w:t>
      </w:r>
      <w:proofErr w:type="spellStart"/>
      <w:r w:rsidRPr="00623806">
        <w:rPr>
          <w:rFonts w:ascii="Helvetica" w:hAnsi="Helvetica"/>
          <w:lang w:val="es-ES"/>
        </w:rPr>
        <w:t>the</w:t>
      </w:r>
      <w:proofErr w:type="spellEnd"/>
      <w:r w:rsidRPr="00623806">
        <w:rPr>
          <w:rFonts w:ascii="Helvetica" w:hAnsi="Helvetica"/>
          <w:lang w:val="es-ES"/>
        </w:rPr>
        <w:t xml:space="preserve"> air </w:t>
      </w:r>
      <w:proofErr w:type="spellStart"/>
      <w:r w:rsidRPr="00623806">
        <w:rPr>
          <w:rFonts w:ascii="Helvetica" w:hAnsi="Helvetica"/>
          <w:lang w:val="es-ES"/>
        </w:rPr>
        <w:t>around</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w:t>
      </w:r>
    </w:p>
    <w:p w14:paraId="317FEB1A" w14:textId="31275EB0" w:rsidR="002C7F25" w:rsidRPr="00623806" w:rsidRDefault="002C7F25" w:rsidP="007A179C">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leaned</w:t>
      </w:r>
      <w:proofErr w:type="spellEnd"/>
      <w:r w:rsidRPr="00623806">
        <w:rPr>
          <w:rFonts w:ascii="Helvetica" w:hAnsi="Helvetica"/>
          <w:lang w:val="es-ES"/>
        </w:rPr>
        <w:t xml:space="preserve"> forward, </w:t>
      </w:r>
      <w:proofErr w:type="spellStart"/>
      <w:r w:rsidRPr="00623806">
        <w:rPr>
          <w:rFonts w:ascii="Helvetica" w:hAnsi="Helvetica"/>
          <w:lang w:val="es-ES"/>
        </w:rPr>
        <w:t>grabbing</w:t>
      </w:r>
      <w:proofErr w:type="spellEnd"/>
      <w:r w:rsidRPr="00623806">
        <w:rPr>
          <w:rFonts w:ascii="Helvetica" w:hAnsi="Helvetica"/>
          <w:lang w:val="es-ES"/>
        </w:rPr>
        <w:t xml:space="preserve"> </w:t>
      </w:r>
      <w:proofErr w:type="spellStart"/>
      <w:r w:rsidRPr="00623806">
        <w:rPr>
          <w:rFonts w:ascii="Helvetica" w:hAnsi="Helvetica"/>
          <w:lang w:val="es-ES"/>
        </w:rPr>
        <w:t>two</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Shadow’s</w:t>
      </w:r>
      <w:proofErr w:type="spellEnd"/>
      <w:r w:rsidRPr="00623806">
        <w:rPr>
          <w:rFonts w:ascii="Helvetica" w:hAnsi="Helvetica"/>
          <w:lang w:val="es-ES"/>
        </w:rPr>
        <w:t xml:space="preserve"> </w:t>
      </w:r>
      <w:proofErr w:type="spellStart"/>
      <w:r w:rsidRPr="00623806">
        <w:rPr>
          <w:rFonts w:ascii="Helvetica" w:hAnsi="Helvetica"/>
          <w:lang w:val="es-ES"/>
        </w:rPr>
        <w:t>chew</w:t>
      </w:r>
      <w:proofErr w:type="spellEnd"/>
      <w:r w:rsidRPr="00623806">
        <w:rPr>
          <w:rFonts w:ascii="Helvetica" w:hAnsi="Helvetica"/>
          <w:lang w:val="es-ES"/>
        </w:rPr>
        <w:t xml:space="preserve"> </w:t>
      </w:r>
      <w:proofErr w:type="spellStart"/>
      <w:r w:rsidRPr="00623806">
        <w:rPr>
          <w:rFonts w:ascii="Helvetica" w:hAnsi="Helvetica"/>
          <w:lang w:val="es-ES"/>
        </w:rPr>
        <w:t>toys</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floor</w:t>
      </w:r>
      <w:proofErr w:type="spellEnd"/>
      <w:r w:rsidRPr="00623806">
        <w:rPr>
          <w:rFonts w:ascii="Helvetica" w:hAnsi="Helvetica"/>
          <w:lang w:val="es-ES"/>
        </w:rPr>
        <w:t xml:space="preserve">—a </w:t>
      </w:r>
      <w:proofErr w:type="spellStart"/>
      <w:r w:rsidRPr="00623806">
        <w:rPr>
          <w:rFonts w:ascii="Helvetica" w:hAnsi="Helvetica"/>
          <w:lang w:val="es-ES"/>
        </w:rPr>
        <w:t>stuffed</w:t>
      </w:r>
      <w:proofErr w:type="spellEnd"/>
      <w:r w:rsidRPr="00623806">
        <w:rPr>
          <w:rFonts w:ascii="Helvetica" w:hAnsi="Helvetica"/>
          <w:lang w:val="es-ES"/>
        </w:rPr>
        <w:t xml:space="preserve"> </w:t>
      </w:r>
      <w:proofErr w:type="spellStart"/>
      <w:r w:rsidRPr="00623806">
        <w:rPr>
          <w:rFonts w:ascii="Helvetica" w:hAnsi="Helvetica"/>
          <w:lang w:val="es-ES"/>
        </w:rPr>
        <w:t>fox</w:t>
      </w:r>
      <w:proofErr w:type="spellEnd"/>
      <w:r w:rsidRPr="00623806">
        <w:rPr>
          <w:rFonts w:ascii="Helvetica" w:hAnsi="Helvetica"/>
          <w:lang w:val="es-ES"/>
        </w:rPr>
        <w:t xml:space="preserve"> and a </w:t>
      </w:r>
      <w:proofErr w:type="spellStart"/>
      <w:r w:rsidRPr="00623806">
        <w:rPr>
          <w:rFonts w:ascii="Helvetica" w:hAnsi="Helvetica"/>
          <w:lang w:val="es-ES"/>
        </w:rPr>
        <w:t>worn</w:t>
      </w:r>
      <w:proofErr w:type="spellEnd"/>
      <w:r w:rsidRPr="00623806">
        <w:rPr>
          <w:rFonts w:ascii="Helvetica" w:hAnsi="Helvetica"/>
          <w:lang w:val="es-ES"/>
        </w:rPr>
        <w:t xml:space="preserve">, </w:t>
      </w:r>
      <w:proofErr w:type="spellStart"/>
      <w:r w:rsidRPr="00623806">
        <w:rPr>
          <w:rFonts w:ascii="Helvetica" w:hAnsi="Helvetica"/>
          <w:lang w:val="es-ES"/>
        </w:rPr>
        <w:t>grinning</w:t>
      </w:r>
      <w:proofErr w:type="spellEnd"/>
      <w:r w:rsidRPr="00623806">
        <w:rPr>
          <w:rFonts w:ascii="Helvetica" w:hAnsi="Helvetica"/>
          <w:lang w:val="es-ES"/>
        </w:rPr>
        <w:t xml:space="preserve"> </w:t>
      </w:r>
      <w:proofErr w:type="spellStart"/>
      <w:r w:rsidRPr="00623806">
        <w:rPr>
          <w:rFonts w:ascii="Helvetica" w:hAnsi="Helvetica"/>
          <w:lang w:val="es-ES"/>
        </w:rPr>
        <w:t>wolf</w:t>
      </w:r>
      <w:proofErr w:type="spellEnd"/>
      <w:r w:rsidRPr="00623806">
        <w:rPr>
          <w:rFonts w:ascii="Helvetica" w:hAnsi="Helvetica"/>
          <w:lang w:val="es-ES"/>
        </w:rPr>
        <w:t xml:space="preserve"> </w:t>
      </w:r>
      <w:proofErr w:type="spellStart"/>
      <w:r w:rsidRPr="00623806">
        <w:rPr>
          <w:rFonts w:ascii="Helvetica" w:hAnsi="Helvetica"/>
          <w:lang w:val="es-ES"/>
        </w:rPr>
        <w:t>plushie</w:t>
      </w:r>
      <w:proofErr w:type="spellEnd"/>
      <w:r w:rsidRPr="00623806">
        <w:rPr>
          <w:rFonts w:ascii="Helvetica" w:hAnsi="Helvetica"/>
          <w:lang w:val="es-ES"/>
        </w:rPr>
        <w:t>.</w:t>
      </w:r>
    </w:p>
    <w:p w14:paraId="0C7ECA56" w14:textId="272AD483" w:rsidR="002C7F25" w:rsidRPr="00623806" w:rsidRDefault="002C7F25" w:rsidP="007A179C">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sat</w:t>
      </w:r>
      <w:proofErr w:type="spellEnd"/>
      <w:r w:rsidRPr="00623806">
        <w:rPr>
          <w:rFonts w:ascii="Helvetica" w:hAnsi="Helvetica"/>
          <w:lang w:val="es-ES"/>
        </w:rPr>
        <w:t xml:space="preserve"> </w:t>
      </w:r>
      <w:proofErr w:type="spellStart"/>
      <w:r w:rsidRPr="00623806">
        <w:rPr>
          <w:rFonts w:ascii="Helvetica" w:hAnsi="Helvetica"/>
          <w:lang w:val="es-ES"/>
        </w:rPr>
        <w:t>them</w:t>
      </w:r>
      <w:proofErr w:type="spellEnd"/>
      <w:r w:rsidRPr="00623806">
        <w:rPr>
          <w:rFonts w:ascii="Helvetica" w:hAnsi="Helvetica"/>
          <w:lang w:val="es-ES"/>
        </w:rPr>
        <w:t xml:space="preserve"> </w:t>
      </w:r>
      <w:proofErr w:type="spellStart"/>
      <w:r w:rsidRPr="00623806">
        <w:rPr>
          <w:rFonts w:ascii="Helvetica" w:hAnsi="Helvetica"/>
          <w:lang w:val="es-ES"/>
        </w:rPr>
        <w:t>down</w:t>
      </w:r>
      <w:proofErr w:type="spellEnd"/>
      <w:r w:rsidRPr="00623806">
        <w:rPr>
          <w:rFonts w:ascii="Helvetica" w:hAnsi="Helvetica"/>
          <w:lang w:val="es-ES"/>
        </w:rPr>
        <w:t xml:space="preserve"> in </w:t>
      </w:r>
      <w:proofErr w:type="spellStart"/>
      <w:r w:rsidRPr="00623806">
        <w:rPr>
          <w:rFonts w:ascii="Helvetica" w:hAnsi="Helvetica"/>
          <w:lang w:val="es-ES"/>
        </w:rPr>
        <w:t>front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Shadow </w:t>
      </w:r>
      <w:proofErr w:type="spellStart"/>
      <w:r w:rsidRPr="00623806">
        <w:rPr>
          <w:rFonts w:ascii="Helvetica" w:hAnsi="Helvetica"/>
          <w:lang w:val="es-ES"/>
        </w:rPr>
        <w:t>dramatically</w:t>
      </w:r>
      <w:proofErr w:type="spellEnd"/>
      <w:r w:rsidRPr="00623806">
        <w:rPr>
          <w:rFonts w:ascii="Helvetica" w:hAnsi="Helvetica"/>
          <w:lang w:val="es-ES"/>
        </w:rPr>
        <w:t>.</w:t>
      </w:r>
    </w:p>
    <w:p w14:paraId="6266257E" w14:textId="0186B06C" w:rsidR="002C7F25" w:rsidRPr="00623806" w:rsidRDefault="002C7F25" w:rsidP="007A179C">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Alright</w:t>
      </w:r>
      <w:proofErr w:type="spellEnd"/>
      <w:r w:rsidRPr="00623806">
        <w:rPr>
          <w:rFonts w:ascii="Helvetica" w:hAnsi="Helvetica"/>
          <w:lang w:val="es-ES"/>
        </w:rPr>
        <w:t xml:space="preserve">, </w:t>
      </w:r>
      <w:proofErr w:type="spellStart"/>
      <w:r w:rsidRPr="00623806">
        <w:rPr>
          <w:rFonts w:ascii="Helvetica" w:hAnsi="Helvetica"/>
          <w:lang w:val="es-ES"/>
        </w:rPr>
        <w:t>Professor</w:t>
      </w:r>
      <w:proofErr w:type="spellEnd"/>
      <w:r w:rsidRPr="00623806">
        <w:rPr>
          <w:rFonts w:ascii="Helvetica" w:hAnsi="Helvetica"/>
          <w:lang w:val="es-ES"/>
        </w:rPr>
        <w:t xml:space="preserve"> Shadow. </w:t>
      </w:r>
      <w:proofErr w:type="spellStart"/>
      <w:r w:rsidRPr="00623806">
        <w:rPr>
          <w:rFonts w:ascii="Helvetica" w:hAnsi="Helvetica"/>
          <w:lang w:val="es-ES"/>
        </w:rPr>
        <w:t>Today’s</w:t>
      </w:r>
      <w:proofErr w:type="spellEnd"/>
      <w:r w:rsidRPr="00623806">
        <w:rPr>
          <w:rFonts w:ascii="Helvetica" w:hAnsi="Helvetica"/>
          <w:lang w:val="es-ES"/>
        </w:rPr>
        <w:t xml:space="preserve"> </w:t>
      </w:r>
      <w:proofErr w:type="spellStart"/>
      <w:r w:rsidRPr="00623806">
        <w:rPr>
          <w:rFonts w:ascii="Helvetica" w:hAnsi="Helvetica"/>
          <w:lang w:val="es-ES"/>
        </w:rPr>
        <w:t>lesson</w:t>
      </w:r>
      <w:proofErr w:type="spellEnd"/>
      <w:r w:rsidRPr="00623806">
        <w:rPr>
          <w:rFonts w:ascii="Helvetica" w:hAnsi="Helvetica"/>
          <w:lang w:val="es-ES"/>
        </w:rPr>
        <w:t xml:space="preserve">: Supernatural </w:t>
      </w:r>
      <w:proofErr w:type="spellStart"/>
      <w:r w:rsidRPr="00623806">
        <w:rPr>
          <w:rFonts w:ascii="Helvetica" w:hAnsi="Helvetica"/>
          <w:lang w:val="es-ES"/>
        </w:rPr>
        <w:t>Suspicions</w:t>
      </w:r>
      <w:proofErr w:type="spellEnd"/>
      <w:r w:rsidRPr="00623806">
        <w:rPr>
          <w:rFonts w:ascii="Helvetica" w:hAnsi="Helvetica"/>
          <w:lang w:val="es-ES"/>
        </w:rPr>
        <w:t xml:space="preserve"> 101,” I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trembling</w:t>
      </w:r>
      <w:proofErr w:type="spellEnd"/>
      <w:r w:rsidRPr="00623806">
        <w:rPr>
          <w:rFonts w:ascii="Helvetica" w:hAnsi="Helvetica"/>
          <w:lang w:val="es-ES"/>
        </w:rPr>
        <w:t xml:space="preserve"> </w:t>
      </w:r>
      <w:proofErr w:type="spellStart"/>
      <w:r w:rsidRPr="00623806">
        <w:rPr>
          <w:rFonts w:ascii="Helvetica" w:hAnsi="Helvetica"/>
          <w:lang w:val="es-ES"/>
        </w:rPr>
        <w:t>between</w:t>
      </w:r>
      <w:proofErr w:type="spellEnd"/>
      <w:r w:rsidRPr="00623806">
        <w:rPr>
          <w:rFonts w:ascii="Helvetica" w:hAnsi="Helvetica"/>
          <w:lang w:val="es-ES"/>
        </w:rPr>
        <w:t xml:space="preserve"> humor and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closer</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fear</w:t>
      </w:r>
      <w:proofErr w:type="spellEnd"/>
      <w:r w:rsidRPr="00623806">
        <w:rPr>
          <w:rFonts w:ascii="Helvetica" w:hAnsi="Helvetica"/>
          <w:lang w:val="es-ES"/>
        </w:rPr>
        <w:t>.</w:t>
      </w:r>
    </w:p>
    <w:p w14:paraId="76ED9B49" w14:textId="14B593BD" w:rsidR="002C7F25" w:rsidRPr="00623806" w:rsidRDefault="002C7F25" w:rsidP="007A179C">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tied</w:t>
      </w:r>
      <w:proofErr w:type="spellEnd"/>
      <w:r w:rsidRPr="00623806">
        <w:rPr>
          <w:rFonts w:ascii="Helvetica" w:hAnsi="Helvetica"/>
          <w:lang w:val="es-ES"/>
        </w:rPr>
        <w:t xml:space="preserve"> a </w:t>
      </w:r>
      <w:proofErr w:type="spellStart"/>
      <w:r w:rsidRPr="00623806">
        <w:rPr>
          <w:rFonts w:ascii="Helvetica" w:hAnsi="Helvetica"/>
          <w:lang w:val="es-ES"/>
        </w:rPr>
        <w:t>little</w:t>
      </w:r>
      <w:proofErr w:type="spellEnd"/>
      <w:r w:rsidRPr="00623806">
        <w:rPr>
          <w:rFonts w:ascii="Helvetica" w:hAnsi="Helvetica"/>
          <w:lang w:val="es-ES"/>
        </w:rPr>
        <w:t xml:space="preserve"> </w:t>
      </w:r>
      <w:proofErr w:type="spellStart"/>
      <w:r w:rsidRPr="00623806">
        <w:rPr>
          <w:rFonts w:ascii="Helvetica" w:hAnsi="Helvetica"/>
          <w:lang w:val="es-ES"/>
        </w:rPr>
        <w:t>ribbon</w:t>
      </w:r>
      <w:proofErr w:type="spellEnd"/>
      <w:r w:rsidRPr="00623806">
        <w:rPr>
          <w:rFonts w:ascii="Helvetica" w:hAnsi="Helvetica"/>
          <w:lang w:val="es-ES"/>
        </w:rPr>
        <w:t xml:space="preserve"> </w:t>
      </w:r>
      <w:proofErr w:type="spellStart"/>
      <w:r w:rsidRPr="00623806">
        <w:rPr>
          <w:rFonts w:ascii="Helvetica" w:hAnsi="Helvetica"/>
          <w:lang w:val="es-ES"/>
        </w:rPr>
        <w:t>around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fox’s</w:t>
      </w:r>
      <w:proofErr w:type="spellEnd"/>
      <w:r w:rsidRPr="00623806">
        <w:rPr>
          <w:rFonts w:ascii="Helvetica" w:hAnsi="Helvetica"/>
          <w:lang w:val="es-ES"/>
        </w:rPr>
        <w:t xml:space="preserve"> </w:t>
      </w:r>
      <w:proofErr w:type="spellStart"/>
      <w:r w:rsidRPr="00623806">
        <w:rPr>
          <w:rFonts w:ascii="Helvetica" w:hAnsi="Helvetica"/>
          <w:lang w:val="es-ES"/>
        </w:rPr>
        <w:t>neck</w:t>
      </w:r>
      <w:proofErr w:type="spellEnd"/>
      <w:r w:rsidRPr="00623806">
        <w:rPr>
          <w:rFonts w:ascii="Helvetica" w:hAnsi="Helvetica"/>
          <w:lang w:val="es-ES"/>
        </w:rPr>
        <w:t>. “</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one’s</w:t>
      </w:r>
      <w:proofErr w:type="spellEnd"/>
      <w:r w:rsidRPr="00623806">
        <w:rPr>
          <w:rFonts w:ascii="Helvetica" w:hAnsi="Helvetica"/>
          <w:lang w:val="es-ES"/>
        </w:rPr>
        <w:t xml:space="preserve"> </w:t>
      </w:r>
      <w:proofErr w:type="spellStart"/>
      <w:r w:rsidRPr="00623806">
        <w:rPr>
          <w:rFonts w:ascii="Helvetica" w:hAnsi="Helvetica"/>
          <w:lang w:val="es-ES"/>
        </w:rPr>
        <w:t>Zeff</w:t>
      </w:r>
      <w:proofErr w:type="spellEnd"/>
      <w:r w:rsidRPr="00623806">
        <w:rPr>
          <w:rFonts w:ascii="Helvetica" w:hAnsi="Helvetica"/>
          <w:lang w:val="es-ES"/>
        </w:rPr>
        <w:t xml:space="preserve">,” I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tapping</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w:t>
      </w:r>
    </w:p>
    <w:p w14:paraId="6D67DCC4" w14:textId="33CB2E22" w:rsidR="002C7F25" w:rsidRPr="00623806" w:rsidRDefault="002C7F25" w:rsidP="007A179C">
      <w:pPr>
        <w:pStyle w:val="Scene"/>
        <w:spacing w:line="276" w:lineRule="auto"/>
        <w:jc w:val="both"/>
        <w:rPr>
          <w:rFonts w:ascii="Helvetica" w:hAnsi="Helvetica"/>
          <w:lang w:val="es-ES"/>
        </w:rPr>
      </w:pPr>
      <w:proofErr w:type="spellStart"/>
      <w:r w:rsidRPr="00623806">
        <w:rPr>
          <w:rFonts w:ascii="Helvetica" w:hAnsi="Helvetica"/>
          <w:lang w:val="es-ES"/>
        </w:rPr>
        <w:t>Then</w:t>
      </w:r>
      <w:proofErr w:type="spellEnd"/>
      <w:r w:rsidRPr="00623806">
        <w:rPr>
          <w:rFonts w:ascii="Helvetica" w:hAnsi="Helvetica"/>
          <w:lang w:val="es-ES"/>
        </w:rPr>
        <w:t xml:space="preserve"> I </w:t>
      </w:r>
      <w:proofErr w:type="spellStart"/>
      <w:r w:rsidRPr="00623806">
        <w:rPr>
          <w:rFonts w:ascii="Helvetica" w:hAnsi="Helvetica"/>
          <w:lang w:val="es-ES"/>
        </w:rPr>
        <w:t>wrapped</w:t>
      </w:r>
      <w:proofErr w:type="spellEnd"/>
      <w:r w:rsidRPr="00623806">
        <w:rPr>
          <w:rFonts w:ascii="Helvetica" w:hAnsi="Helvetica"/>
          <w:lang w:val="es-ES"/>
        </w:rPr>
        <w:t xml:space="preserve"> a </w:t>
      </w:r>
      <w:proofErr w:type="spellStart"/>
      <w:r w:rsidRPr="00623806">
        <w:rPr>
          <w:rFonts w:ascii="Helvetica" w:hAnsi="Helvetica"/>
          <w:lang w:val="es-ES"/>
        </w:rPr>
        <w:t>scrap</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blue </w:t>
      </w:r>
      <w:proofErr w:type="spellStart"/>
      <w:r w:rsidRPr="00623806">
        <w:rPr>
          <w:rFonts w:ascii="Helvetica" w:hAnsi="Helvetica"/>
          <w:lang w:val="es-ES"/>
        </w:rPr>
        <w:t>thread</w:t>
      </w:r>
      <w:proofErr w:type="spellEnd"/>
      <w:r w:rsidRPr="00623806">
        <w:rPr>
          <w:rFonts w:ascii="Helvetica" w:hAnsi="Helvetica"/>
          <w:lang w:val="es-ES"/>
        </w:rPr>
        <w:t xml:space="preserve"> </w:t>
      </w:r>
      <w:proofErr w:type="spellStart"/>
      <w:r w:rsidRPr="00623806">
        <w:rPr>
          <w:rFonts w:ascii="Helvetica" w:hAnsi="Helvetica"/>
          <w:lang w:val="es-ES"/>
        </w:rPr>
        <w:t>around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wolf</w:t>
      </w:r>
      <w:proofErr w:type="spellEnd"/>
      <w:r w:rsidRPr="00623806">
        <w:rPr>
          <w:rFonts w:ascii="Helvetica" w:hAnsi="Helvetica"/>
          <w:lang w:val="es-ES"/>
        </w:rPr>
        <w:t xml:space="preserve"> </w:t>
      </w:r>
      <w:proofErr w:type="spellStart"/>
      <w:r w:rsidRPr="00623806">
        <w:rPr>
          <w:rFonts w:ascii="Helvetica" w:hAnsi="Helvetica"/>
          <w:lang w:val="es-ES"/>
        </w:rPr>
        <w:t>toy</w:t>
      </w:r>
      <w:proofErr w:type="spellEnd"/>
      <w:r w:rsidRPr="00623806">
        <w:rPr>
          <w:rFonts w:ascii="Helvetica" w:hAnsi="Helvetica"/>
          <w:lang w:val="es-ES"/>
        </w:rPr>
        <w:t xml:space="preserve">. “And </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one’s</w:t>
      </w:r>
      <w:proofErr w:type="spellEnd"/>
      <w:r w:rsidRPr="00623806">
        <w:rPr>
          <w:rFonts w:ascii="Helvetica" w:hAnsi="Helvetica"/>
          <w:lang w:val="es-ES"/>
        </w:rPr>
        <w:t xml:space="preserve"> William.”</w:t>
      </w:r>
    </w:p>
    <w:p w14:paraId="7BE602B3" w14:textId="5CF811AE" w:rsidR="002C7F25" w:rsidRPr="00623806" w:rsidRDefault="002C7F25" w:rsidP="007A179C">
      <w:pPr>
        <w:pStyle w:val="Scene"/>
        <w:spacing w:line="276" w:lineRule="auto"/>
        <w:jc w:val="both"/>
        <w:rPr>
          <w:rFonts w:ascii="Helvetica" w:hAnsi="Helvetica"/>
          <w:lang w:val="es-ES"/>
        </w:rPr>
      </w:pPr>
      <w:r w:rsidRPr="00623806">
        <w:rPr>
          <w:rFonts w:ascii="Helvetica" w:hAnsi="Helvetica"/>
          <w:lang w:val="es-ES"/>
        </w:rPr>
        <w:t xml:space="preserve">Shadow </w:t>
      </w:r>
      <w:proofErr w:type="spellStart"/>
      <w:r w:rsidRPr="00623806">
        <w:rPr>
          <w:rFonts w:ascii="Helvetica" w:hAnsi="Helvetica"/>
          <w:lang w:val="es-ES"/>
        </w:rPr>
        <w:t>wagged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tail</w:t>
      </w:r>
      <w:proofErr w:type="spellEnd"/>
      <w:r w:rsidRPr="00623806">
        <w:rPr>
          <w:rFonts w:ascii="Helvetica" w:hAnsi="Helvetica"/>
          <w:lang w:val="es-ES"/>
        </w:rPr>
        <w:t xml:space="preserve">, </w:t>
      </w:r>
      <w:proofErr w:type="spellStart"/>
      <w:r w:rsidRPr="00623806">
        <w:rPr>
          <w:rFonts w:ascii="Helvetica" w:hAnsi="Helvetica"/>
          <w:lang w:val="es-ES"/>
        </w:rPr>
        <w:t>looking</w:t>
      </w:r>
      <w:proofErr w:type="spellEnd"/>
      <w:r w:rsidRPr="00623806">
        <w:rPr>
          <w:rFonts w:ascii="Helvetica" w:hAnsi="Helvetica"/>
          <w:lang w:val="es-ES"/>
        </w:rPr>
        <w:t xml:space="preserve"> </w:t>
      </w:r>
      <w:proofErr w:type="spellStart"/>
      <w:r w:rsidRPr="00623806">
        <w:rPr>
          <w:rFonts w:ascii="Helvetica" w:hAnsi="Helvetica"/>
          <w:lang w:val="es-ES"/>
        </w:rPr>
        <w:t>between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two</w:t>
      </w:r>
      <w:proofErr w:type="spellEnd"/>
      <w:r w:rsidRPr="00623806">
        <w:rPr>
          <w:rFonts w:ascii="Helvetica" w:hAnsi="Helvetica"/>
          <w:lang w:val="es-ES"/>
        </w:rPr>
        <w:t xml:space="preserve"> </w:t>
      </w:r>
      <w:proofErr w:type="spellStart"/>
      <w:r w:rsidRPr="00623806">
        <w:rPr>
          <w:rFonts w:ascii="Helvetica" w:hAnsi="Helvetica"/>
          <w:lang w:val="es-ES"/>
        </w:rPr>
        <w:t>toys</w:t>
      </w:r>
      <w:proofErr w:type="spellEnd"/>
      <w:r w:rsidRPr="00623806">
        <w:rPr>
          <w:rFonts w:ascii="Helvetica" w:hAnsi="Helvetica"/>
          <w:lang w:val="es-ES"/>
        </w:rPr>
        <w:t>.</w:t>
      </w:r>
    </w:p>
    <w:p w14:paraId="76360A82" w14:textId="370BDBB2" w:rsidR="002C7F25" w:rsidRPr="00623806" w:rsidRDefault="002C7F25" w:rsidP="007A179C">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Okay</w:t>
      </w:r>
      <w:proofErr w:type="spellEnd"/>
      <w:r w:rsidRPr="00623806">
        <w:rPr>
          <w:rFonts w:ascii="Helvetica" w:hAnsi="Helvetica"/>
          <w:lang w:val="es-ES"/>
        </w:rPr>
        <w:t xml:space="preserve">, </w:t>
      </w:r>
      <w:proofErr w:type="spellStart"/>
      <w:r w:rsidRPr="00623806">
        <w:rPr>
          <w:rFonts w:ascii="Helvetica" w:hAnsi="Helvetica"/>
          <w:lang w:val="es-ES"/>
        </w:rPr>
        <w:t>buddy</w:t>
      </w:r>
      <w:proofErr w:type="spellEnd"/>
      <w:r w:rsidRPr="00623806">
        <w:rPr>
          <w:rFonts w:ascii="Helvetica" w:hAnsi="Helvetica"/>
          <w:lang w:val="es-ES"/>
        </w:rPr>
        <w:t xml:space="preserve">,” I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heart</w:t>
      </w:r>
      <w:proofErr w:type="spellEnd"/>
      <w:r w:rsidRPr="00623806">
        <w:rPr>
          <w:rFonts w:ascii="Helvetica" w:hAnsi="Helvetica"/>
          <w:lang w:val="es-ES"/>
        </w:rPr>
        <w:t xml:space="preserve"> </w:t>
      </w:r>
      <w:proofErr w:type="spellStart"/>
      <w:r w:rsidRPr="00623806">
        <w:rPr>
          <w:rFonts w:ascii="Helvetica" w:hAnsi="Helvetica"/>
          <w:lang w:val="es-ES"/>
        </w:rPr>
        <w:t>thudding</w:t>
      </w:r>
      <w:proofErr w:type="spellEnd"/>
      <w:r w:rsidRPr="00623806">
        <w:rPr>
          <w:rFonts w:ascii="Helvetica" w:hAnsi="Helvetica"/>
          <w:lang w:val="es-ES"/>
        </w:rPr>
        <w:t xml:space="preserve"> in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chest</w:t>
      </w:r>
      <w:proofErr w:type="spellEnd"/>
      <w:r w:rsidRPr="00623806">
        <w:rPr>
          <w:rFonts w:ascii="Helvetica" w:hAnsi="Helvetica"/>
          <w:lang w:val="es-ES"/>
        </w:rPr>
        <w:t xml:space="preserve">. “Who </w:t>
      </w:r>
      <w:proofErr w:type="spellStart"/>
      <w:r w:rsidRPr="00623806">
        <w:rPr>
          <w:rFonts w:ascii="Helvetica" w:hAnsi="Helvetica"/>
          <w:lang w:val="es-ES"/>
        </w:rPr>
        <w:t>should</w:t>
      </w:r>
      <w:proofErr w:type="spellEnd"/>
      <w:r w:rsidRPr="00623806">
        <w:rPr>
          <w:rFonts w:ascii="Helvetica" w:hAnsi="Helvetica"/>
          <w:lang w:val="es-ES"/>
        </w:rPr>
        <w:t xml:space="preserve"> I trust?”</w:t>
      </w:r>
    </w:p>
    <w:p w14:paraId="73D0B892" w14:textId="14F174C8" w:rsidR="002C7F25" w:rsidRPr="00623806" w:rsidRDefault="002C7F25" w:rsidP="007A179C">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expected</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lunge</w:t>
      </w:r>
      <w:proofErr w:type="spellEnd"/>
      <w:r w:rsidRPr="00623806">
        <w:rPr>
          <w:rFonts w:ascii="Helvetica" w:hAnsi="Helvetica"/>
          <w:lang w:val="es-ES"/>
        </w:rPr>
        <w:t xml:space="preserve"> </w:t>
      </w:r>
      <w:proofErr w:type="spellStart"/>
      <w:r w:rsidRPr="00623806">
        <w:rPr>
          <w:rFonts w:ascii="Helvetica" w:hAnsi="Helvetica"/>
          <w:lang w:val="es-ES"/>
        </w:rPr>
        <w:t>straight</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Zeff’s</w:t>
      </w:r>
      <w:proofErr w:type="spellEnd"/>
      <w:r w:rsidRPr="00623806">
        <w:rPr>
          <w:rFonts w:ascii="Helvetica" w:hAnsi="Helvetica"/>
          <w:lang w:val="es-ES"/>
        </w:rPr>
        <w:t xml:space="preserve"> </w:t>
      </w:r>
      <w:proofErr w:type="spellStart"/>
      <w:r w:rsidRPr="00623806">
        <w:rPr>
          <w:rFonts w:ascii="Helvetica" w:hAnsi="Helvetica"/>
          <w:lang w:val="es-ES"/>
        </w:rPr>
        <w:t>toy</w:t>
      </w:r>
      <w:proofErr w:type="spellEnd"/>
      <w:r w:rsidRPr="00623806">
        <w:rPr>
          <w:rFonts w:ascii="Helvetica" w:hAnsi="Helvetica"/>
          <w:lang w:val="es-ES"/>
        </w:rPr>
        <w:t xml:space="preserve">. He </w:t>
      </w:r>
      <w:proofErr w:type="spellStart"/>
      <w:r w:rsidRPr="00623806">
        <w:rPr>
          <w:rFonts w:ascii="Helvetica" w:hAnsi="Helvetica"/>
          <w:lang w:val="es-ES"/>
        </w:rPr>
        <w:t>obeyed</w:t>
      </w:r>
      <w:proofErr w:type="spellEnd"/>
      <w:r w:rsidRPr="00623806">
        <w:rPr>
          <w:rFonts w:ascii="Helvetica" w:hAnsi="Helvetica"/>
          <w:lang w:val="es-ES"/>
        </w:rPr>
        <w:t xml:space="preserve"> and </w:t>
      </w:r>
      <w:proofErr w:type="spellStart"/>
      <w:r w:rsidRPr="00623806">
        <w:rPr>
          <w:rFonts w:ascii="Helvetica" w:hAnsi="Helvetica"/>
          <w:lang w:val="es-ES"/>
        </w:rPr>
        <w:t>loved</w:t>
      </w:r>
      <w:proofErr w:type="spellEnd"/>
      <w:r w:rsidRPr="00623806">
        <w:rPr>
          <w:rFonts w:ascii="Helvetica" w:hAnsi="Helvetica"/>
          <w:lang w:val="es-ES"/>
        </w:rPr>
        <w:t xml:space="preserve"> </w:t>
      </w:r>
      <w:proofErr w:type="spellStart"/>
      <w:r w:rsidRPr="00623806">
        <w:rPr>
          <w:rFonts w:ascii="Helvetica" w:hAnsi="Helvetica"/>
          <w:lang w:val="es-ES"/>
        </w:rPr>
        <w:t>Zeff</w:t>
      </w:r>
      <w:proofErr w:type="spellEnd"/>
      <w:r w:rsidRPr="00623806">
        <w:rPr>
          <w:rFonts w:ascii="Helvetica" w:hAnsi="Helvetica"/>
          <w:lang w:val="es-ES"/>
        </w:rPr>
        <w:t xml:space="preserve">. I </w:t>
      </w:r>
      <w:proofErr w:type="spellStart"/>
      <w:r w:rsidRPr="00623806">
        <w:rPr>
          <w:rFonts w:ascii="Helvetica" w:hAnsi="Helvetica"/>
          <w:lang w:val="es-ES"/>
        </w:rPr>
        <w:t>loved</w:t>
      </w:r>
      <w:proofErr w:type="spellEnd"/>
      <w:r w:rsidRPr="00623806">
        <w:rPr>
          <w:rFonts w:ascii="Helvetica" w:hAnsi="Helvetica"/>
          <w:lang w:val="es-ES"/>
        </w:rPr>
        <w:t xml:space="preserve"> </w:t>
      </w: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would</w:t>
      </w:r>
      <w:proofErr w:type="spellEnd"/>
      <w:r w:rsidRPr="00623806">
        <w:rPr>
          <w:rFonts w:ascii="Helvetica" w:hAnsi="Helvetica"/>
          <w:lang w:val="es-ES"/>
        </w:rPr>
        <w:t xml:space="preserve"> </w:t>
      </w:r>
      <w:proofErr w:type="spellStart"/>
      <w:r w:rsidRPr="00623806">
        <w:rPr>
          <w:rFonts w:ascii="Helvetica" w:hAnsi="Helvetica"/>
          <w:lang w:val="es-ES"/>
        </w:rPr>
        <w:t>make</w:t>
      </w:r>
      <w:proofErr w:type="spellEnd"/>
      <w:r w:rsidRPr="00623806">
        <w:rPr>
          <w:rFonts w:ascii="Helvetica" w:hAnsi="Helvetica"/>
          <w:lang w:val="es-ES"/>
        </w:rPr>
        <w:t xml:space="preserve"> </w:t>
      </w:r>
      <w:proofErr w:type="spellStart"/>
      <w:r w:rsidRPr="00623806">
        <w:rPr>
          <w:rFonts w:ascii="Helvetica" w:hAnsi="Helvetica"/>
          <w:lang w:val="es-ES"/>
        </w:rPr>
        <w:t>sense</w:t>
      </w:r>
      <w:proofErr w:type="spellEnd"/>
      <w:r w:rsidRPr="00623806">
        <w:rPr>
          <w:rFonts w:ascii="Helvetica" w:hAnsi="Helvetica"/>
          <w:lang w:val="es-ES"/>
        </w:rPr>
        <w:t>.</w:t>
      </w:r>
    </w:p>
    <w:p w14:paraId="70930BB4" w14:textId="0E19DC33" w:rsidR="002C7F25" w:rsidRPr="00623806" w:rsidRDefault="002C7F25" w:rsidP="007A179C">
      <w:pPr>
        <w:pStyle w:val="Scene"/>
        <w:spacing w:line="276" w:lineRule="auto"/>
        <w:jc w:val="both"/>
        <w:rPr>
          <w:rFonts w:ascii="Helvetica" w:hAnsi="Helvetica"/>
          <w:lang w:val="es-ES"/>
        </w:rPr>
      </w:pPr>
      <w:proofErr w:type="spellStart"/>
      <w:r w:rsidRPr="00623806">
        <w:rPr>
          <w:rFonts w:ascii="Helvetica" w:hAnsi="Helvetica"/>
          <w:lang w:val="es-ES"/>
        </w:rPr>
        <w:t>But</w:t>
      </w:r>
      <w:proofErr w:type="spellEnd"/>
      <w:r w:rsidRPr="00623806">
        <w:rPr>
          <w:rFonts w:ascii="Helvetica" w:hAnsi="Helvetica"/>
          <w:lang w:val="es-ES"/>
        </w:rPr>
        <w:t xml:space="preserve"> Shadow </w:t>
      </w:r>
      <w:proofErr w:type="spellStart"/>
      <w:r w:rsidRPr="00623806">
        <w:rPr>
          <w:rFonts w:ascii="Helvetica" w:hAnsi="Helvetica"/>
          <w:lang w:val="es-ES"/>
        </w:rPr>
        <w:t>hesitated</w:t>
      </w:r>
      <w:proofErr w:type="spellEnd"/>
      <w:r w:rsidRPr="00623806">
        <w:rPr>
          <w:rFonts w:ascii="Helvetica" w:hAnsi="Helvetica"/>
          <w:lang w:val="es-ES"/>
        </w:rPr>
        <w:t>.</w:t>
      </w:r>
    </w:p>
    <w:p w14:paraId="0F40103F" w14:textId="11214535" w:rsidR="002C7F25" w:rsidRPr="00623806" w:rsidRDefault="002C7F25" w:rsidP="007A179C">
      <w:pPr>
        <w:pStyle w:val="Scene"/>
        <w:spacing w:line="276" w:lineRule="auto"/>
        <w:jc w:val="both"/>
        <w:rPr>
          <w:rFonts w:ascii="Helvetica" w:hAnsi="Helvetica"/>
          <w:lang w:val="es-ES"/>
        </w:rPr>
      </w:pPr>
      <w:r w:rsidRPr="00623806">
        <w:rPr>
          <w:rFonts w:ascii="Helvetica" w:hAnsi="Helvetica"/>
          <w:lang w:val="es-ES"/>
        </w:rPr>
        <w:lastRenderedPageBreak/>
        <w:t xml:space="preserve">He </w:t>
      </w:r>
      <w:proofErr w:type="spellStart"/>
      <w:r w:rsidRPr="00623806">
        <w:rPr>
          <w:rFonts w:ascii="Helvetica" w:hAnsi="Helvetica"/>
          <w:lang w:val="es-ES"/>
        </w:rPr>
        <w:t>shifted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paws</w:t>
      </w:r>
      <w:proofErr w:type="spellEnd"/>
      <w:r w:rsidRPr="00623806">
        <w:rPr>
          <w:rFonts w:ascii="Helvetica" w:hAnsi="Helvetica"/>
          <w:lang w:val="es-ES"/>
        </w:rPr>
        <w:t xml:space="preserve"> </w:t>
      </w:r>
      <w:proofErr w:type="spellStart"/>
      <w:r w:rsidRPr="00623806">
        <w:rPr>
          <w:rFonts w:ascii="Helvetica" w:hAnsi="Helvetica"/>
          <w:lang w:val="es-ES"/>
        </w:rPr>
        <w:t>awkwardly</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ears</w:t>
      </w:r>
      <w:proofErr w:type="spellEnd"/>
      <w:r w:rsidRPr="00623806">
        <w:rPr>
          <w:rFonts w:ascii="Helvetica" w:hAnsi="Helvetica"/>
          <w:lang w:val="es-ES"/>
        </w:rPr>
        <w:t xml:space="preserve"> </w:t>
      </w:r>
      <w:proofErr w:type="spellStart"/>
      <w:r w:rsidRPr="00623806">
        <w:rPr>
          <w:rFonts w:ascii="Helvetica" w:hAnsi="Helvetica"/>
          <w:lang w:val="es-ES"/>
        </w:rPr>
        <w:t>flattening</w:t>
      </w:r>
      <w:proofErr w:type="spellEnd"/>
      <w:r w:rsidRPr="00623806">
        <w:rPr>
          <w:rFonts w:ascii="Helvetica" w:hAnsi="Helvetica"/>
          <w:lang w:val="es-ES"/>
        </w:rPr>
        <w:t xml:space="preserve"> back </w:t>
      </w:r>
      <w:proofErr w:type="spellStart"/>
      <w:r w:rsidRPr="00623806">
        <w:rPr>
          <w:rFonts w:ascii="Helvetica" w:hAnsi="Helvetica"/>
          <w:lang w:val="es-ES"/>
        </w:rPr>
        <w:t>against</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skull</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gaze</w:t>
      </w:r>
      <w:proofErr w:type="spellEnd"/>
      <w:r w:rsidRPr="00623806">
        <w:rPr>
          <w:rFonts w:ascii="Helvetica" w:hAnsi="Helvetica"/>
          <w:lang w:val="es-ES"/>
        </w:rPr>
        <w:t xml:space="preserve"> </w:t>
      </w:r>
      <w:proofErr w:type="spellStart"/>
      <w:r w:rsidRPr="00623806">
        <w:rPr>
          <w:rFonts w:ascii="Helvetica" w:hAnsi="Helvetica"/>
          <w:lang w:val="es-ES"/>
        </w:rPr>
        <w:t>flickered</w:t>
      </w:r>
      <w:proofErr w:type="spellEnd"/>
      <w:r w:rsidRPr="00623806">
        <w:rPr>
          <w:rFonts w:ascii="Helvetica" w:hAnsi="Helvetica"/>
          <w:lang w:val="es-ES"/>
        </w:rPr>
        <w:t xml:space="preserve"> </w:t>
      </w:r>
      <w:proofErr w:type="spellStart"/>
      <w:r w:rsidRPr="00623806">
        <w:rPr>
          <w:rFonts w:ascii="Helvetica" w:hAnsi="Helvetica"/>
          <w:lang w:val="es-ES"/>
        </w:rPr>
        <w:t>between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two</w:t>
      </w:r>
      <w:proofErr w:type="spellEnd"/>
      <w:r w:rsidRPr="00623806">
        <w:rPr>
          <w:rFonts w:ascii="Helvetica" w:hAnsi="Helvetica"/>
          <w:lang w:val="es-ES"/>
        </w:rPr>
        <w:t xml:space="preserve"> </w:t>
      </w:r>
      <w:proofErr w:type="spellStart"/>
      <w:r w:rsidRPr="00623806">
        <w:rPr>
          <w:rFonts w:ascii="Helvetica" w:hAnsi="Helvetica"/>
          <w:lang w:val="es-ES"/>
        </w:rPr>
        <w:t>toys</w:t>
      </w:r>
      <w:proofErr w:type="spellEnd"/>
      <w:r w:rsidRPr="00623806">
        <w:rPr>
          <w:rFonts w:ascii="Helvetica" w:hAnsi="Helvetica"/>
          <w:lang w:val="es-ES"/>
        </w:rPr>
        <w:t xml:space="preserve">, </w:t>
      </w:r>
      <w:proofErr w:type="spellStart"/>
      <w:r w:rsidRPr="00623806">
        <w:rPr>
          <w:rFonts w:ascii="Helvetica" w:hAnsi="Helvetica"/>
          <w:lang w:val="es-ES"/>
        </w:rPr>
        <w:t>then</w:t>
      </w:r>
      <w:proofErr w:type="spellEnd"/>
      <w:r w:rsidRPr="00623806">
        <w:rPr>
          <w:rFonts w:ascii="Helvetica" w:hAnsi="Helvetica"/>
          <w:lang w:val="es-ES"/>
        </w:rPr>
        <w:t xml:space="preserve"> up </w:t>
      </w:r>
      <w:proofErr w:type="spellStart"/>
      <w:r w:rsidRPr="00623806">
        <w:rPr>
          <w:rFonts w:ascii="Helvetica" w:hAnsi="Helvetica"/>
          <w:lang w:val="es-ES"/>
        </w:rPr>
        <w:t>to</w:t>
      </w:r>
      <w:proofErr w:type="spellEnd"/>
      <w:r w:rsidRPr="00623806">
        <w:rPr>
          <w:rFonts w:ascii="Helvetica" w:hAnsi="Helvetica"/>
          <w:lang w:val="es-ES"/>
        </w:rPr>
        <w:t xml:space="preserve"> me—so </w:t>
      </w:r>
      <w:proofErr w:type="spellStart"/>
      <w:r w:rsidRPr="00623806">
        <w:rPr>
          <w:rFonts w:ascii="Helvetica" w:hAnsi="Helvetica"/>
          <w:lang w:val="es-ES"/>
        </w:rPr>
        <w:t>sad</w:t>
      </w:r>
      <w:proofErr w:type="spellEnd"/>
      <w:r w:rsidRPr="00623806">
        <w:rPr>
          <w:rFonts w:ascii="Helvetica" w:hAnsi="Helvetica"/>
          <w:lang w:val="es-ES"/>
        </w:rPr>
        <w:t xml:space="preserve">, so </w:t>
      </w:r>
      <w:proofErr w:type="spellStart"/>
      <w:r w:rsidRPr="00623806">
        <w:rPr>
          <w:rFonts w:ascii="Helvetica" w:hAnsi="Helvetica"/>
          <w:lang w:val="es-ES"/>
        </w:rPr>
        <w:t>torn</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made</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throat</w:t>
      </w:r>
      <w:proofErr w:type="spellEnd"/>
      <w:r w:rsidRPr="00623806">
        <w:rPr>
          <w:rFonts w:ascii="Helvetica" w:hAnsi="Helvetica"/>
          <w:lang w:val="es-ES"/>
        </w:rPr>
        <w:t xml:space="preserve"> </w:t>
      </w:r>
      <w:proofErr w:type="spellStart"/>
      <w:r w:rsidRPr="00623806">
        <w:rPr>
          <w:rFonts w:ascii="Helvetica" w:hAnsi="Helvetica"/>
          <w:lang w:val="es-ES"/>
        </w:rPr>
        <w:t>tighten</w:t>
      </w:r>
      <w:proofErr w:type="spellEnd"/>
      <w:r w:rsidRPr="00623806">
        <w:rPr>
          <w:rFonts w:ascii="Helvetica" w:hAnsi="Helvetica"/>
          <w:lang w:val="es-ES"/>
        </w:rPr>
        <w:t>.</w:t>
      </w:r>
    </w:p>
    <w:p w14:paraId="73326794" w14:textId="4468A9F7" w:rsidR="002C7F25" w:rsidRPr="00623806" w:rsidRDefault="002C7F25" w:rsidP="007A179C">
      <w:pPr>
        <w:pStyle w:val="Scene"/>
        <w:spacing w:line="276" w:lineRule="auto"/>
        <w:jc w:val="both"/>
        <w:rPr>
          <w:rFonts w:ascii="Helvetica" w:hAnsi="Helvetica"/>
          <w:lang w:val="es-ES"/>
        </w:rPr>
      </w:pPr>
      <w:proofErr w:type="spellStart"/>
      <w:r w:rsidRPr="00623806">
        <w:rPr>
          <w:rFonts w:ascii="Helvetica" w:hAnsi="Helvetica"/>
          <w:lang w:val="es-ES"/>
        </w:rPr>
        <w:t>Then</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a </w:t>
      </w:r>
      <w:proofErr w:type="spellStart"/>
      <w:r w:rsidRPr="00623806">
        <w:rPr>
          <w:rFonts w:ascii="Helvetica" w:hAnsi="Helvetica"/>
          <w:lang w:val="es-ES"/>
        </w:rPr>
        <w:t>whimper</w:t>
      </w:r>
      <w:proofErr w:type="spellEnd"/>
      <w:r w:rsidRPr="00623806">
        <w:rPr>
          <w:rFonts w:ascii="Helvetica" w:hAnsi="Helvetica"/>
          <w:lang w:val="es-ES"/>
        </w:rPr>
        <w:t xml:space="preserve"> so </w:t>
      </w:r>
      <w:proofErr w:type="spellStart"/>
      <w:r w:rsidRPr="00623806">
        <w:rPr>
          <w:rFonts w:ascii="Helvetica" w:hAnsi="Helvetica"/>
          <w:lang w:val="es-ES"/>
        </w:rPr>
        <w:t>soft</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almost</w:t>
      </w:r>
      <w:proofErr w:type="spellEnd"/>
      <w:r w:rsidRPr="00623806">
        <w:rPr>
          <w:rFonts w:ascii="Helvetica" w:hAnsi="Helvetica"/>
          <w:lang w:val="es-ES"/>
        </w:rPr>
        <w:t xml:space="preserve"> a </w:t>
      </w:r>
      <w:proofErr w:type="spellStart"/>
      <w:r w:rsidRPr="00623806">
        <w:rPr>
          <w:rFonts w:ascii="Helvetica" w:hAnsi="Helvetica"/>
          <w:lang w:val="es-ES"/>
        </w:rPr>
        <w:t>breath</w:t>
      </w:r>
      <w:proofErr w:type="spellEnd"/>
      <w:r w:rsidRPr="00623806">
        <w:rPr>
          <w:rFonts w:ascii="Helvetica" w:hAnsi="Helvetica"/>
          <w:lang w:val="es-ES"/>
        </w:rPr>
        <w:t xml:space="preserve">, he </w:t>
      </w:r>
      <w:proofErr w:type="spellStart"/>
      <w:r w:rsidRPr="00623806">
        <w:rPr>
          <w:rFonts w:ascii="Helvetica" w:hAnsi="Helvetica"/>
          <w:lang w:val="es-ES"/>
        </w:rPr>
        <w:t>nudged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toy</w:t>
      </w:r>
      <w:proofErr w:type="spellEnd"/>
      <w:r w:rsidRPr="00623806">
        <w:rPr>
          <w:rFonts w:ascii="Helvetica" w:hAnsi="Helvetica"/>
          <w:lang w:val="es-ES"/>
        </w:rPr>
        <w:t xml:space="preserve"> </w:t>
      </w:r>
      <w:proofErr w:type="spellStart"/>
      <w:r w:rsidRPr="00623806">
        <w:rPr>
          <w:rFonts w:ascii="Helvetica" w:hAnsi="Helvetica"/>
          <w:lang w:val="es-ES"/>
        </w:rPr>
        <w:t>labeled</w:t>
      </w:r>
      <w:proofErr w:type="spellEnd"/>
      <w:r w:rsidRPr="00623806">
        <w:rPr>
          <w:rFonts w:ascii="Helvetica" w:hAnsi="Helvetica"/>
          <w:lang w:val="es-ES"/>
        </w:rPr>
        <w:t xml:space="preserve"> William.</w:t>
      </w:r>
    </w:p>
    <w:p w14:paraId="32450842" w14:textId="7E4D4CE8" w:rsidR="002C7F25" w:rsidRPr="00623806" w:rsidRDefault="002C7F25" w:rsidP="007A179C">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froze</w:t>
      </w:r>
      <w:proofErr w:type="spellEnd"/>
      <w:r w:rsidRPr="00623806">
        <w:rPr>
          <w:rFonts w:ascii="Helvetica" w:hAnsi="Helvetica"/>
          <w:lang w:val="es-ES"/>
        </w:rPr>
        <w:t xml:space="preserve">, </w:t>
      </w:r>
      <w:proofErr w:type="spellStart"/>
      <w:r w:rsidRPr="00623806">
        <w:rPr>
          <w:rFonts w:ascii="Helvetica" w:hAnsi="Helvetica"/>
          <w:lang w:val="es-ES"/>
        </w:rPr>
        <w:t>staring</w:t>
      </w:r>
      <w:proofErr w:type="spellEnd"/>
      <w:r w:rsidRPr="00623806">
        <w:rPr>
          <w:rFonts w:ascii="Helvetica" w:hAnsi="Helvetica"/>
          <w:lang w:val="es-ES"/>
        </w:rPr>
        <w:t xml:space="preserve"> at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hands</w:t>
      </w:r>
      <w:proofErr w:type="spellEnd"/>
      <w:r w:rsidRPr="00623806">
        <w:rPr>
          <w:rFonts w:ascii="Helvetica" w:hAnsi="Helvetica"/>
          <w:lang w:val="es-ES"/>
        </w:rPr>
        <w:t xml:space="preserve"> </w:t>
      </w:r>
      <w:proofErr w:type="spellStart"/>
      <w:r w:rsidRPr="00623806">
        <w:rPr>
          <w:rFonts w:ascii="Helvetica" w:hAnsi="Helvetica"/>
          <w:lang w:val="es-ES"/>
        </w:rPr>
        <w:t>curling</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fists</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knees</w:t>
      </w:r>
      <w:proofErr w:type="spellEnd"/>
      <w:r w:rsidRPr="00623806">
        <w:rPr>
          <w:rFonts w:ascii="Helvetica" w:hAnsi="Helvetica"/>
          <w:lang w:val="es-ES"/>
        </w:rPr>
        <w:t>.</w:t>
      </w:r>
    </w:p>
    <w:p w14:paraId="3650BA5D" w14:textId="768C5ADC" w:rsidR="002C7F25" w:rsidRPr="00623806" w:rsidRDefault="002C7F25" w:rsidP="007A179C">
      <w:pPr>
        <w:pStyle w:val="Scene"/>
        <w:spacing w:line="276" w:lineRule="auto"/>
        <w:jc w:val="both"/>
        <w:rPr>
          <w:rFonts w:ascii="Helvetica" w:hAnsi="Helvetica"/>
          <w:lang w:val="es-ES"/>
        </w:rPr>
      </w:pPr>
      <w:r w:rsidRPr="00623806">
        <w:rPr>
          <w:rFonts w:ascii="Helvetica" w:hAnsi="Helvetica"/>
          <w:lang w:val="es-ES"/>
        </w:rPr>
        <w:t xml:space="preserve">Shadow </w:t>
      </w:r>
      <w:proofErr w:type="spellStart"/>
      <w:r w:rsidRPr="00623806">
        <w:rPr>
          <w:rFonts w:ascii="Helvetica" w:hAnsi="Helvetica"/>
          <w:lang w:val="es-ES"/>
        </w:rPr>
        <w:t>whined</w:t>
      </w:r>
      <w:proofErr w:type="spellEnd"/>
      <w:r w:rsidRPr="00623806">
        <w:rPr>
          <w:rFonts w:ascii="Helvetica" w:hAnsi="Helvetica"/>
          <w:lang w:val="es-ES"/>
        </w:rPr>
        <w:t xml:space="preserve"> </w:t>
      </w:r>
      <w:proofErr w:type="spellStart"/>
      <w:r w:rsidRPr="00623806">
        <w:rPr>
          <w:rFonts w:ascii="Helvetica" w:hAnsi="Helvetica"/>
          <w:lang w:val="es-ES"/>
        </w:rPr>
        <w:t>again</w:t>
      </w:r>
      <w:proofErr w:type="spellEnd"/>
      <w:r w:rsidRPr="00623806">
        <w:rPr>
          <w:rFonts w:ascii="Helvetica" w:hAnsi="Helvetica"/>
          <w:lang w:val="es-ES"/>
        </w:rPr>
        <w:t xml:space="preserve">, </w:t>
      </w:r>
      <w:proofErr w:type="spellStart"/>
      <w:r w:rsidRPr="00623806">
        <w:rPr>
          <w:rFonts w:ascii="Helvetica" w:hAnsi="Helvetica"/>
          <w:lang w:val="es-ES"/>
        </w:rPr>
        <w:t>licking</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toy</w:t>
      </w:r>
      <w:proofErr w:type="spellEnd"/>
      <w:r w:rsidRPr="00623806">
        <w:rPr>
          <w:rFonts w:ascii="Helvetica" w:hAnsi="Helvetica"/>
          <w:lang w:val="es-ES"/>
        </w:rPr>
        <w:t xml:space="preserve"> once </w:t>
      </w:r>
      <w:proofErr w:type="spellStart"/>
      <w:r w:rsidRPr="00623806">
        <w:rPr>
          <w:rFonts w:ascii="Helvetica" w:hAnsi="Helvetica"/>
          <w:lang w:val="es-ES"/>
        </w:rPr>
        <w:t>before</w:t>
      </w:r>
      <w:proofErr w:type="spellEnd"/>
      <w:r w:rsidRPr="00623806">
        <w:rPr>
          <w:rFonts w:ascii="Helvetica" w:hAnsi="Helvetica"/>
          <w:lang w:val="es-ES"/>
        </w:rPr>
        <w:t xml:space="preserve"> </w:t>
      </w:r>
      <w:proofErr w:type="spellStart"/>
      <w:r w:rsidRPr="00623806">
        <w:rPr>
          <w:rFonts w:ascii="Helvetica" w:hAnsi="Helvetica"/>
          <w:lang w:val="es-ES"/>
        </w:rPr>
        <w:t>sitting</w:t>
      </w:r>
      <w:proofErr w:type="spellEnd"/>
      <w:r w:rsidRPr="00623806">
        <w:rPr>
          <w:rFonts w:ascii="Helvetica" w:hAnsi="Helvetica"/>
          <w:lang w:val="es-ES"/>
        </w:rPr>
        <w:t xml:space="preserve"> back,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tail</w:t>
      </w:r>
      <w:proofErr w:type="spellEnd"/>
      <w:r w:rsidRPr="00623806">
        <w:rPr>
          <w:rFonts w:ascii="Helvetica" w:hAnsi="Helvetica"/>
          <w:lang w:val="es-ES"/>
        </w:rPr>
        <w:t xml:space="preserve"> </w:t>
      </w:r>
      <w:proofErr w:type="spellStart"/>
      <w:r w:rsidRPr="00623806">
        <w:rPr>
          <w:rFonts w:ascii="Helvetica" w:hAnsi="Helvetica"/>
          <w:lang w:val="es-ES"/>
        </w:rPr>
        <w:t>tucked</w:t>
      </w:r>
      <w:proofErr w:type="spellEnd"/>
      <w:r w:rsidRPr="00623806">
        <w:rPr>
          <w:rFonts w:ascii="Helvetica" w:hAnsi="Helvetica"/>
          <w:lang w:val="es-ES"/>
        </w:rPr>
        <w:t xml:space="preserve"> </w:t>
      </w:r>
      <w:proofErr w:type="spellStart"/>
      <w:r w:rsidRPr="00623806">
        <w:rPr>
          <w:rFonts w:ascii="Helvetica" w:hAnsi="Helvetica"/>
          <w:lang w:val="es-ES"/>
        </w:rPr>
        <w:t>low</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whole</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radiating</w:t>
      </w:r>
      <w:proofErr w:type="spellEnd"/>
      <w:r w:rsidRPr="00623806">
        <w:rPr>
          <w:rFonts w:ascii="Helvetica" w:hAnsi="Helvetica"/>
          <w:lang w:val="es-ES"/>
        </w:rPr>
        <w:t xml:space="preserve"> </w:t>
      </w:r>
      <w:proofErr w:type="spellStart"/>
      <w:r w:rsidRPr="00623806">
        <w:rPr>
          <w:rFonts w:ascii="Helvetica" w:hAnsi="Helvetica"/>
          <w:lang w:val="es-ES"/>
        </w:rPr>
        <w:t>unease</w:t>
      </w:r>
      <w:proofErr w:type="spellEnd"/>
      <w:r w:rsidRPr="00623806">
        <w:rPr>
          <w:rFonts w:ascii="Helvetica" w:hAnsi="Helvetica"/>
          <w:lang w:val="es-ES"/>
        </w:rPr>
        <w:t>.</w:t>
      </w:r>
    </w:p>
    <w:p w14:paraId="6EB54579" w14:textId="7498091E"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t xml:space="preserve">“No…” I </w:t>
      </w:r>
      <w:proofErr w:type="spellStart"/>
      <w:r w:rsidRPr="00623806">
        <w:rPr>
          <w:rFonts w:ascii="Helvetica" w:hAnsi="Helvetica"/>
          <w:lang w:val="es-ES"/>
        </w:rPr>
        <w:t>breathed</w:t>
      </w:r>
      <w:proofErr w:type="spellEnd"/>
      <w:r w:rsidRPr="00623806">
        <w:rPr>
          <w:rFonts w:ascii="Helvetica" w:hAnsi="Helvetica"/>
          <w:lang w:val="es-ES"/>
        </w:rPr>
        <w:t xml:space="preserve">, </w:t>
      </w:r>
      <w:proofErr w:type="spellStart"/>
      <w:r w:rsidRPr="00623806">
        <w:rPr>
          <w:rFonts w:ascii="Helvetica" w:hAnsi="Helvetica"/>
          <w:lang w:val="es-ES"/>
        </w:rPr>
        <w:t>shaking</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head.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can’t</w:t>
      </w:r>
      <w:proofErr w:type="spellEnd"/>
      <w:r w:rsidRPr="00623806">
        <w:rPr>
          <w:rFonts w:ascii="Helvetica" w:hAnsi="Helvetica"/>
          <w:lang w:val="es-ES"/>
        </w:rPr>
        <w:t xml:space="preserve"> be </w:t>
      </w:r>
      <w:proofErr w:type="spellStart"/>
      <w:r w:rsidRPr="00623806">
        <w:rPr>
          <w:rFonts w:ascii="Helvetica" w:hAnsi="Helvetica"/>
          <w:lang w:val="es-ES"/>
        </w:rPr>
        <w:t>serious</w:t>
      </w:r>
      <w:proofErr w:type="spellEnd"/>
      <w:r w:rsidRPr="00623806">
        <w:rPr>
          <w:rFonts w:ascii="Helvetica" w:hAnsi="Helvetica"/>
          <w:lang w:val="es-ES"/>
        </w:rPr>
        <w:t>.”</w:t>
      </w:r>
    </w:p>
    <w:p w14:paraId="4C76A2E3" w14:textId="2C69DEE0"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t xml:space="preserve">Shadow </w:t>
      </w:r>
      <w:proofErr w:type="spellStart"/>
      <w:r w:rsidRPr="00623806">
        <w:rPr>
          <w:rFonts w:ascii="Helvetica" w:hAnsi="Helvetica"/>
          <w:lang w:val="es-ES"/>
        </w:rPr>
        <w:t>tucked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snout</w:t>
      </w:r>
      <w:proofErr w:type="spellEnd"/>
      <w:r w:rsidRPr="00623806">
        <w:rPr>
          <w:rFonts w:ascii="Helvetica" w:hAnsi="Helvetica"/>
          <w:lang w:val="es-ES"/>
        </w:rPr>
        <w:t xml:space="preserve"> </w:t>
      </w:r>
      <w:proofErr w:type="spellStart"/>
      <w:r w:rsidRPr="00623806">
        <w:rPr>
          <w:rFonts w:ascii="Helvetica" w:hAnsi="Helvetica"/>
          <w:lang w:val="es-ES"/>
        </w:rPr>
        <w:t>against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knee</w:t>
      </w:r>
      <w:proofErr w:type="spellEnd"/>
      <w:r w:rsidRPr="00623806">
        <w:rPr>
          <w:rFonts w:ascii="Helvetica" w:hAnsi="Helvetica"/>
          <w:lang w:val="es-ES"/>
        </w:rPr>
        <w:t xml:space="preserve">, pressing </w:t>
      </w:r>
      <w:proofErr w:type="spellStart"/>
      <w:r w:rsidRPr="00623806">
        <w:rPr>
          <w:rFonts w:ascii="Helvetica" w:hAnsi="Helvetica"/>
          <w:lang w:val="es-ES"/>
        </w:rPr>
        <w:t>into</w:t>
      </w:r>
      <w:proofErr w:type="spellEnd"/>
      <w:r w:rsidRPr="00623806">
        <w:rPr>
          <w:rFonts w:ascii="Helvetica" w:hAnsi="Helvetica"/>
          <w:lang w:val="es-ES"/>
        </w:rPr>
        <w:t xml:space="preserve"> me </w:t>
      </w:r>
      <w:proofErr w:type="spellStart"/>
      <w:r w:rsidRPr="00623806">
        <w:rPr>
          <w:rFonts w:ascii="Helvetica" w:hAnsi="Helvetica"/>
          <w:lang w:val="es-ES"/>
        </w:rPr>
        <w:t>like</w:t>
      </w:r>
      <w:proofErr w:type="spellEnd"/>
      <w:r w:rsidRPr="00623806">
        <w:rPr>
          <w:rFonts w:ascii="Helvetica" w:hAnsi="Helvetica"/>
          <w:lang w:val="es-ES"/>
        </w:rPr>
        <w:t xml:space="preserve"> he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apologize</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he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explain</w:t>
      </w:r>
      <w:proofErr w:type="spellEnd"/>
      <w:r w:rsidRPr="00623806">
        <w:rPr>
          <w:rFonts w:ascii="Helvetica" w:hAnsi="Helvetica"/>
          <w:lang w:val="es-ES"/>
        </w:rPr>
        <w:t xml:space="preserve"> </w:t>
      </w:r>
      <w:proofErr w:type="spellStart"/>
      <w:r w:rsidRPr="00623806">
        <w:rPr>
          <w:rFonts w:ascii="Helvetica" w:hAnsi="Helvetica"/>
          <w:lang w:val="es-ES"/>
        </w:rPr>
        <w:t>without</w:t>
      </w:r>
      <w:proofErr w:type="spellEnd"/>
      <w:r w:rsidRPr="00623806">
        <w:rPr>
          <w:rFonts w:ascii="Helvetica" w:hAnsi="Helvetica"/>
          <w:lang w:val="es-ES"/>
        </w:rPr>
        <w:t xml:space="preserve"> </w:t>
      </w:r>
      <w:proofErr w:type="spellStart"/>
      <w:r w:rsidRPr="00623806">
        <w:rPr>
          <w:rFonts w:ascii="Helvetica" w:hAnsi="Helvetica"/>
          <w:lang w:val="es-ES"/>
        </w:rPr>
        <w:t>words</w:t>
      </w:r>
      <w:proofErr w:type="spellEnd"/>
      <w:r w:rsidRPr="00623806">
        <w:rPr>
          <w:rFonts w:ascii="Helvetica" w:hAnsi="Helvetica"/>
          <w:lang w:val="es-ES"/>
        </w:rPr>
        <w:t>.</w:t>
      </w:r>
    </w:p>
    <w:p w14:paraId="6D7072E4" w14:textId="6671878B"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why</w:t>
      </w:r>
      <w:proofErr w:type="spellEnd"/>
      <w:r w:rsidRPr="00623806">
        <w:rPr>
          <w:rFonts w:ascii="Helvetica" w:hAnsi="Helvetica"/>
          <w:lang w:val="es-ES"/>
        </w:rPr>
        <w:t xml:space="preserve">?” I </w:t>
      </w:r>
      <w:proofErr w:type="spellStart"/>
      <w:r w:rsidRPr="00623806">
        <w:rPr>
          <w:rFonts w:ascii="Helvetica" w:hAnsi="Helvetica"/>
          <w:lang w:val="es-ES"/>
        </w:rPr>
        <w:t>whispered</w:t>
      </w:r>
      <w:proofErr w:type="spellEnd"/>
      <w:r w:rsidRPr="00623806">
        <w:rPr>
          <w:rFonts w:ascii="Helvetica" w:hAnsi="Helvetica"/>
          <w:lang w:val="es-ES"/>
        </w:rPr>
        <w:t xml:space="preserve">, </w:t>
      </w:r>
      <w:proofErr w:type="spellStart"/>
      <w:r w:rsidRPr="00623806">
        <w:rPr>
          <w:rFonts w:ascii="Helvetica" w:hAnsi="Helvetica"/>
          <w:lang w:val="es-ES"/>
        </w:rPr>
        <w:t>stroking</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head. “</w:t>
      </w:r>
      <w:proofErr w:type="spellStart"/>
      <w:r w:rsidRPr="00623806">
        <w:rPr>
          <w:rFonts w:ascii="Helvetica" w:hAnsi="Helvetica"/>
          <w:lang w:val="es-ES"/>
        </w:rPr>
        <w:t>Why</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w:t>
      </w:r>
    </w:p>
    <w:p w14:paraId="7B7EE038" w14:textId="6272BAB4"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Was</w:t>
      </w:r>
      <w:proofErr w:type="spellEnd"/>
      <w:r w:rsidRPr="00623806">
        <w:rPr>
          <w:rFonts w:ascii="Helvetica" w:hAnsi="Helvetica"/>
          <w:lang w:val="es-ES"/>
        </w:rPr>
        <w:t xml:space="preserve"> Shadow </w:t>
      </w:r>
      <w:proofErr w:type="spellStart"/>
      <w:proofErr w:type="gramStart"/>
      <w:r w:rsidRPr="00623806">
        <w:rPr>
          <w:rFonts w:ascii="Helvetica" w:hAnsi="Helvetica"/>
          <w:lang w:val="es-ES"/>
        </w:rPr>
        <w:t>warning</w:t>
      </w:r>
      <w:proofErr w:type="spellEnd"/>
      <w:proofErr w:type="gramEnd"/>
      <w:r w:rsidRPr="00623806">
        <w:rPr>
          <w:rFonts w:ascii="Helvetica" w:hAnsi="Helvetica"/>
          <w:lang w:val="es-ES"/>
        </w:rPr>
        <w:t xml:space="preserve"> me?</w:t>
      </w:r>
    </w:p>
    <w:p w14:paraId="5EC5F729" w14:textId="72C09DCD"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Or</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he </w:t>
      </w:r>
      <w:proofErr w:type="spellStart"/>
      <w:r w:rsidRPr="00623806">
        <w:rPr>
          <w:rFonts w:ascii="Helvetica" w:hAnsi="Helvetica"/>
          <w:lang w:val="es-ES"/>
        </w:rPr>
        <w:t>saying</w:t>
      </w:r>
      <w:proofErr w:type="spellEnd"/>
      <w:r w:rsidRPr="00623806">
        <w:rPr>
          <w:rFonts w:ascii="Helvetica" w:hAnsi="Helvetica"/>
          <w:lang w:val="es-ES"/>
        </w:rPr>
        <w:t xml:space="preserve"> William </w:t>
      </w:r>
      <w:proofErr w:type="spellStart"/>
      <w:r w:rsidRPr="00623806">
        <w:rPr>
          <w:rFonts w:ascii="Helvetica" w:hAnsi="Helvetica"/>
          <w:lang w:val="es-ES"/>
        </w:rPr>
        <w:t>would</w:t>
      </w:r>
      <w:proofErr w:type="spellEnd"/>
      <w:r w:rsidRPr="00623806">
        <w:rPr>
          <w:rFonts w:ascii="Helvetica" w:hAnsi="Helvetica"/>
          <w:lang w:val="es-ES"/>
        </w:rPr>
        <w:t xml:space="preserve"> </w:t>
      </w:r>
      <w:proofErr w:type="spellStart"/>
      <w:r w:rsidRPr="00623806">
        <w:rPr>
          <w:rFonts w:ascii="Helvetica" w:hAnsi="Helvetica"/>
          <w:lang w:val="es-ES"/>
        </w:rPr>
        <w:t>win</w:t>
      </w:r>
      <w:proofErr w:type="spellEnd"/>
      <w:r w:rsidRPr="00623806">
        <w:rPr>
          <w:rFonts w:ascii="Helvetica" w:hAnsi="Helvetica"/>
          <w:lang w:val="es-ES"/>
        </w:rPr>
        <w:t xml:space="preserve">? I </w:t>
      </w:r>
      <w:proofErr w:type="spellStart"/>
      <w:r w:rsidRPr="00623806">
        <w:rPr>
          <w:rFonts w:ascii="Helvetica" w:hAnsi="Helvetica"/>
          <w:lang w:val="es-ES"/>
        </w:rPr>
        <w:t>barely</w:t>
      </w:r>
      <w:proofErr w:type="spellEnd"/>
      <w:r w:rsidRPr="00623806">
        <w:rPr>
          <w:rFonts w:ascii="Helvetica" w:hAnsi="Helvetica"/>
          <w:lang w:val="es-ES"/>
        </w:rPr>
        <w:t xml:space="preserve"> </w:t>
      </w:r>
      <w:proofErr w:type="spellStart"/>
      <w:r w:rsidRPr="00623806">
        <w:rPr>
          <w:rFonts w:ascii="Helvetica" w:hAnsi="Helvetica"/>
          <w:lang w:val="es-ES"/>
        </w:rPr>
        <w:t>knew</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person</w:t>
      </w:r>
      <w:proofErr w:type="spellEnd"/>
      <w:r w:rsidRPr="00623806">
        <w:rPr>
          <w:rFonts w:ascii="Helvetica" w:hAnsi="Helvetica"/>
          <w:lang w:val="es-ES"/>
        </w:rPr>
        <w:t>.</w:t>
      </w:r>
    </w:p>
    <w:p w14:paraId="21139EDA" w14:textId="22ECD553"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thought</w:t>
      </w:r>
      <w:proofErr w:type="spellEnd"/>
      <w:r w:rsidRPr="00623806">
        <w:rPr>
          <w:rFonts w:ascii="Helvetica" w:hAnsi="Helvetica"/>
          <w:lang w:val="es-ES"/>
        </w:rPr>
        <w:t xml:space="preserve"> </w:t>
      </w:r>
      <w:proofErr w:type="spellStart"/>
      <w:r w:rsidRPr="00623806">
        <w:rPr>
          <w:rFonts w:ascii="Helvetica" w:hAnsi="Helvetica"/>
          <w:lang w:val="es-ES"/>
        </w:rPr>
        <w:t>sliced</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stomach</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a </w:t>
      </w:r>
      <w:proofErr w:type="spellStart"/>
      <w:r w:rsidRPr="00623806">
        <w:rPr>
          <w:rFonts w:ascii="Helvetica" w:hAnsi="Helvetica"/>
          <w:lang w:val="es-ES"/>
        </w:rPr>
        <w:t>sharp</w:t>
      </w:r>
      <w:proofErr w:type="spellEnd"/>
      <w:r w:rsidRPr="00623806">
        <w:rPr>
          <w:rFonts w:ascii="Helvetica" w:hAnsi="Helvetica"/>
          <w:lang w:val="es-ES"/>
        </w:rPr>
        <w:t xml:space="preserve"> </w:t>
      </w:r>
      <w:proofErr w:type="spellStart"/>
      <w:r w:rsidRPr="00623806">
        <w:rPr>
          <w:rFonts w:ascii="Helvetica" w:hAnsi="Helvetica"/>
          <w:lang w:val="es-ES"/>
        </w:rPr>
        <w:t>edge</w:t>
      </w:r>
      <w:proofErr w:type="spellEnd"/>
      <w:r w:rsidRPr="00623806">
        <w:rPr>
          <w:rFonts w:ascii="Helvetica" w:hAnsi="Helvetica"/>
          <w:lang w:val="es-ES"/>
        </w:rPr>
        <w:t>.</w:t>
      </w:r>
    </w:p>
    <w:p w14:paraId="10A7DDDC" w14:textId="6D77AB20"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pulled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toys</w:t>
      </w:r>
      <w:proofErr w:type="spellEnd"/>
      <w:r w:rsidRPr="00623806">
        <w:rPr>
          <w:rFonts w:ascii="Helvetica" w:hAnsi="Helvetica"/>
          <w:lang w:val="es-ES"/>
        </w:rPr>
        <w:t xml:space="preserve"> </w:t>
      </w:r>
      <w:proofErr w:type="spellStart"/>
      <w:r w:rsidRPr="00623806">
        <w:rPr>
          <w:rFonts w:ascii="Helvetica" w:hAnsi="Helvetica"/>
          <w:lang w:val="es-ES"/>
        </w:rPr>
        <w:t>away</w:t>
      </w:r>
      <w:proofErr w:type="spellEnd"/>
      <w:r w:rsidRPr="00623806">
        <w:rPr>
          <w:rFonts w:ascii="Helvetica" w:hAnsi="Helvetica"/>
          <w:lang w:val="es-ES"/>
        </w:rPr>
        <w:t xml:space="preserve">, </w:t>
      </w:r>
      <w:proofErr w:type="spellStart"/>
      <w:r w:rsidRPr="00623806">
        <w:rPr>
          <w:rFonts w:ascii="Helvetica" w:hAnsi="Helvetica"/>
          <w:lang w:val="es-ES"/>
        </w:rPr>
        <w:t>heart</w:t>
      </w:r>
      <w:proofErr w:type="spellEnd"/>
      <w:r w:rsidRPr="00623806">
        <w:rPr>
          <w:rFonts w:ascii="Helvetica" w:hAnsi="Helvetica"/>
          <w:lang w:val="es-ES"/>
        </w:rPr>
        <w:t xml:space="preserve"> </w:t>
      </w:r>
      <w:proofErr w:type="spellStart"/>
      <w:r w:rsidRPr="00623806">
        <w:rPr>
          <w:rFonts w:ascii="Helvetica" w:hAnsi="Helvetica"/>
          <w:lang w:val="es-ES"/>
        </w:rPr>
        <w:t>hammering</w:t>
      </w:r>
      <w:proofErr w:type="spellEnd"/>
      <w:r w:rsidRPr="00623806">
        <w:rPr>
          <w:rFonts w:ascii="Helvetica" w:hAnsi="Helvetica"/>
          <w:lang w:val="es-ES"/>
        </w:rPr>
        <w:t>. “</w:t>
      </w:r>
      <w:proofErr w:type="spellStart"/>
      <w:r w:rsidRPr="00623806">
        <w:rPr>
          <w:rFonts w:ascii="Helvetica" w:hAnsi="Helvetica"/>
          <w:lang w:val="es-ES"/>
        </w:rPr>
        <w:t>Maybe</w:t>
      </w:r>
      <w:proofErr w:type="spellEnd"/>
      <w:r w:rsidRPr="00623806">
        <w:rPr>
          <w:rFonts w:ascii="Helvetica" w:hAnsi="Helvetica"/>
          <w:lang w:val="es-ES"/>
        </w:rPr>
        <w:t xml:space="preserve"> </w:t>
      </w:r>
      <w:proofErr w:type="spellStart"/>
      <w:r w:rsidRPr="00623806">
        <w:rPr>
          <w:rFonts w:ascii="Helvetica" w:hAnsi="Helvetica"/>
          <w:lang w:val="es-ES"/>
        </w:rPr>
        <w:t>you’re</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confused</w:t>
      </w:r>
      <w:proofErr w:type="spellEnd"/>
      <w:r w:rsidRPr="00623806">
        <w:rPr>
          <w:rFonts w:ascii="Helvetica" w:hAnsi="Helvetica"/>
          <w:lang w:val="es-ES"/>
        </w:rPr>
        <w:t xml:space="preserve">, </w:t>
      </w:r>
      <w:proofErr w:type="spellStart"/>
      <w:r w:rsidRPr="00623806">
        <w:rPr>
          <w:rFonts w:ascii="Helvetica" w:hAnsi="Helvetica"/>
          <w:lang w:val="es-ES"/>
        </w:rPr>
        <w:t>huh</w:t>
      </w:r>
      <w:proofErr w:type="spellEnd"/>
      <w:r w:rsidRPr="00623806">
        <w:rPr>
          <w:rFonts w:ascii="Helvetica" w:hAnsi="Helvetica"/>
          <w:lang w:val="es-ES"/>
        </w:rPr>
        <w:t xml:space="preserve">?” I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forcing</w:t>
      </w:r>
      <w:proofErr w:type="spellEnd"/>
      <w:r w:rsidRPr="00623806">
        <w:rPr>
          <w:rFonts w:ascii="Helvetica" w:hAnsi="Helvetica"/>
          <w:lang w:val="es-ES"/>
        </w:rPr>
        <w:t xml:space="preserve"> a </w:t>
      </w:r>
      <w:proofErr w:type="spellStart"/>
      <w:r w:rsidRPr="00623806">
        <w:rPr>
          <w:rFonts w:ascii="Helvetica" w:hAnsi="Helvetica"/>
          <w:lang w:val="es-ES"/>
        </w:rPr>
        <w:t>laugh</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came</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 xml:space="preserve"> </w:t>
      </w:r>
      <w:proofErr w:type="spellStart"/>
      <w:r w:rsidRPr="00623806">
        <w:rPr>
          <w:rFonts w:ascii="Helvetica" w:hAnsi="Helvetica"/>
          <w:lang w:val="es-ES"/>
        </w:rPr>
        <w:t>strangled</w:t>
      </w:r>
      <w:proofErr w:type="spellEnd"/>
      <w:r w:rsidRPr="00623806">
        <w:rPr>
          <w:rFonts w:ascii="Helvetica" w:hAnsi="Helvetica"/>
          <w:lang w:val="es-ES"/>
        </w:rPr>
        <w:t>. “</w:t>
      </w:r>
      <w:proofErr w:type="spellStart"/>
      <w:r w:rsidRPr="00623806">
        <w:rPr>
          <w:rFonts w:ascii="Helvetica" w:hAnsi="Helvetica"/>
          <w:lang w:val="es-ES"/>
        </w:rPr>
        <w:t>Maybe</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liked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smell</w:t>
      </w:r>
      <w:proofErr w:type="spellEnd"/>
      <w:r w:rsidRPr="00623806">
        <w:rPr>
          <w:rFonts w:ascii="Helvetica" w:hAnsi="Helvetica"/>
          <w:lang w:val="es-ES"/>
        </w:rPr>
        <w:t>.”</w:t>
      </w:r>
    </w:p>
    <w:p w14:paraId="2A189B8D" w14:textId="13C7A7A9"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t xml:space="preserve">Shadow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answer</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course</w:t>
      </w:r>
      <w:proofErr w:type="spellEnd"/>
      <w:r w:rsidRPr="00623806">
        <w:rPr>
          <w:rFonts w:ascii="Helvetica" w:hAnsi="Helvetica"/>
          <w:lang w:val="es-ES"/>
        </w:rPr>
        <w:t xml:space="preserve">. He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rested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head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leg</w:t>
      </w:r>
      <w:proofErr w:type="spellEnd"/>
      <w:r w:rsidRPr="00623806">
        <w:rPr>
          <w:rFonts w:ascii="Helvetica" w:hAnsi="Helvetica"/>
          <w:lang w:val="es-ES"/>
        </w:rPr>
        <w:t xml:space="preserve"> and </w:t>
      </w:r>
      <w:proofErr w:type="spellStart"/>
      <w:r w:rsidRPr="00623806">
        <w:rPr>
          <w:rFonts w:ascii="Helvetica" w:hAnsi="Helvetica"/>
          <w:lang w:val="es-ES"/>
        </w:rPr>
        <w:t>stared</w:t>
      </w:r>
      <w:proofErr w:type="spellEnd"/>
      <w:r w:rsidRPr="00623806">
        <w:rPr>
          <w:rFonts w:ascii="Helvetica" w:hAnsi="Helvetica"/>
          <w:lang w:val="es-ES"/>
        </w:rPr>
        <w:t xml:space="preserve"> up at me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those</w:t>
      </w:r>
      <w:proofErr w:type="spellEnd"/>
      <w:r w:rsidRPr="00623806">
        <w:rPr>
          <w:rFonts w:ascii="Helvetica" w:hAnsi="Helvetica"/>
          <w:lang w:val="es-ES"/>
        </w:rPr>
        <w:t xml:space="preserve"> </w:t>
      </w:r>
      <w:proofErr w:type="spellStart"/>
      <w:r w:rsidRPr="00623806">
        <w:rPr>
          <w:rFonts w:ascii="Helvetica" w:hAnsi="Helvetica"/>
          <w:lang w:val="es-ES"/>
        </w:rPr>
        <w:t>big</w:t>
      </w:r>
      <w:proofErr w:type="spellEnd"/>
      <w:r w:rsidRPr="00623806">
        <w:rPr>
          <w:rFonts w:ascii="Helvetica" w:hAnsi="Helvetica"/>
          <w:lang w:val="es-ES"/>
        </w:rPr>
        <w:t xml:space="preserve">, </w:t>
      </w:r>
      <w:proofErr w:type="spellStart"/>
      <w:r w:rsidRPr="00623806">
        <w:rPr>
          <w:rFonts w:ascii="Helvetica" w:hAnsi="Helvetica"/>
          <w:lang w:val="es-ES"/>
        </w:rPr>
        <w:t>mournful</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and </w:t>
      </w:r>
      <w:proofErr w:type="spellStart"/>
      <w:r w:rsidRPr="00623806">
        <w:rPr>
          <w:rFonts w:ascii="Helvetica" w:hAnsi="Helvetica"/>
          <w:lang w:val="es-ES"/>
        </w:rPr>
        <w:t>somehow</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worse</w:t>
      </w:r>
      <w:proofErr w:type="spellEnd"/>
      <w:r w:rsidRPr="00623806">
        <w:rPr>
          <w:rFonts w:ascii="Helvetica" w:hAnsi="Helvetica"/>
          <w:lang w:val="es-ES"/>
        </w:rPr>
        <w:t xml:space="preserve"> </w:t>
      </w:r>
      <w:proofErr w:type="spellStart"/>
      <w:r w:rsidRPr="00623806">
        <w:rPr>
          <w:rFonts w:ascii="Helvetica" w:hAnsi="Helvetica"/>
          <w:lang w:val="es-ES"/>
        </w:rPr>
        <w:t>than</w:t>
      </w:r>
      <w:proofErr w:type="spellEnd"/>
      <w:r w:rsidRPr="00623806">
        <w:rPr>
          <w:rFonts w:ascii="Helvetica" w:hAnsi="Helvetica"/>
          <w:lang w:val="es-ES"/>
        </w:rPr>
        <w:t xml:space="preserve"> </w:t>
      </w:r>
      <w:proofErr w:type="spellStart"/>
      <w:r w:rsidRPr="00623806">
        <w:rPr>
          <w:rFonts w:ascii="Helvetica" w:hAnsi="Helvetica"/>
          <w:lang w:val="es-ES"/>
        </w:rPr>
        <w:t>words</w:t>
      </w:r>
      <w:proofErr w:type="spellEnd"/>
      <w:r w:rsidRPr="00623806">
        <w:rPr>
          <w:rFonts w:ascii="Helvetica" w:hAnsi="Helvetica"/>
          <w:lang w:val="es-ES"/>
        </w:rPr>
        <w:t>.</w:t>
      </w:r>
    </w:p>
    <w:p w14:paraId="5D16E8BE" w14:textId="6F1856D2"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Because</w:t>
      </w:r>
      <w:proofErr w:type="spellEnd"/>
      <w:r w:rsidRPr="00623806">
        <w:rPr>
          <w:rFonts w:ascii="Helvetica" w:hAnsi="Helvetica"/>
          <w:lang w:val="es-ES"/>
        </w:rPr>
        <w:t xml:space="preserve"> </w:t>
      </w:r>
      <w:proofErr w:type="spellStart"/>
      <w:r w:rsidRPr="00623806">
        <w:rPr>
          <w:rFonts w:ascii="Helvetica" w:hAnsi="Helvetica"/>
          <w:lang w:val="es-ES"/>
        </w:rPr>
        <w:t>deep</w:t>
      </w:r>
      <w:proofErr w:type="spellEnd"/>
      <w:r w:rsidRPr="00623806">
        <w:rPr>
          <w:rFonts w:ascii="Helvetica" w:hAnsi="Helvetica"/>
          <w:lang w:val="es-ES"/>
        </w:rPr>
        <w:t xml:space="preserve"> </w:t>
      </w:r>
      <w:proofErr w:type="spellStart"/>
      <w:r w:rsidRPr="00623806">
        <w:rPr>
          <w:rFonts w:ascii="Helvetica" w:hAnsi="Helvetica"/>
          <w:lang w:val="es-ES"/>
        </w:rPr>
        <w:t>down</w:t>
      </w:r>
      <w:proofErr w:type="spellEnd"/>
      <w:r w:rsidRPr="00623806">
        <w:rPr>
          <w:rFonts w:ascii="Helvetica" w:hAnsi="Helvetica"/>
          <w:lang w:val="es-ES"/>
        </w:rPr>
        <w:t xml:space="preserve">, in </w:t>
      </w:r>
      <w:proofErr w:type="spellStart"/>
      <w:r w:rsidRPr="00623806">
        <w:rPr>
          <w:rFonts w:ascii="Helvetica" w:hAnsi="Helvetica"/>
          <w:lang w:val="es-ES"/>
        </w:rPr>
        <w:t>the</w:t>
      </w:r>
      <w:proofErr w:type="spellEnd"/>
      <w:r w:rsidRPr="00623806">
        <w:rPr>
          <w:rFonts w:ascii="Helvetica" w:hAnsi="Helvetica"/>
          <w:lang w:val="es-ES"/>
        </w:rPr>
        <w:t xml:space="preserve"> place I </w:t>
      </w:r>
      <w:proofErr w:type="spellStart"/>
      <w:r w:rsidRPr="00623806">
        <w:rPr>
          <w:rFonts w:ascii="Helvetica" w:hAnsi="Helvetica"/>
          <w:lang w:val="es-ES"/>
        </w:rPr>
        <w:t>would</w:t>
      </w:r>
      <w:proofErr w:type="spellEnd"/>
      <w:r w:rsidRPr="00623806">
        <w:rPr>
          <w:rFonts w:ascii="Helvetica" w:hAnsi="Helvetica"/>
          <w:lang w:val="es-ES"/>
        </w:rPr>
        <w:t xml:space="preserve"> </w:t>
      </w:r>
      <w:proofErr w:type="spellStart"/>
      <w:r w:rsidRPr="00623806">
        <w:rPr>
          <w:rFonts w:ascii="Helvetica" w:hAnsi="Helvetica"/>
          <w:lang w:val="es-ES"/>
        </w:rPr>
        <w:t>rather</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gramStart"/>
      <w:r w:rsidRPr="00623806">
        <w:rPr>
          <w:rFonts w:ascii="Helvetica" w:hAnsi="Helvetica"/>
          <w:lang w:val="es-ES"/>
        </w:rPr>
        <w:t>look</w:t>
      </w:r>
      <w:proofErr w:type="gramEnd"/>
      <w:r w:rsidRPr="00623806">
        <w:rPr>
          <w:rFonts w:ascii="Helvetica" w:hAnsi="Helvetica"/>
          <w:lang w:val="es-ES"/>
        </w:rPr>
        <w:t xml:space="preserve"> at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closely</w:t>
      </w:r>
      <w:proofErr w:type="spellEnd"/>
      <w:r w:rsidRPr="00623806">
        <w:rPr>
          <w:rFonts w:ascii="Helvetica" w:hAnsi="Helvetica"/>
          <w:lang w:val="es-ES"/>
        </w:rPr>
        <w:t xml:space="preserve">, I </w:t>
      </w:r>
      <w:proofErr w:type="spellStart"/>
      <w:r w:rsidRPr="00623806">
        <w:rPr>
          <w:rFonts w:ascii="Helvetica" w:hAnsi="Helvetica"/>
          <w:lang w:val="es-ES"/>
        </w:rPr>
        <w:t>already</w:t>
      </w:r>
      <w:proofErr w:type="spellEnd"/>
      <w:r w:rsidRPr="00623806">
        <w:rPr>
          <w:rFonts w:ascii="Helvetica" w:hAnsi="Helvetica"/>
          <w:lang w:val="es-ES"/>
        </w:rPr>
        <w:t xml:space="preserve"> </w:t>
      </w:r>
      <w:proofErr w:type="spellStart"/>
      <w:r w:rsidRPr="00623806">
        <w:rPr>
          <w:rFonts w:ascii="Helvetica" w:hAnsi="Helvetica"/>
          <w:lang w:val="es-ES"/>
        </w:rPr>
        <w:t>knew</w:t>
      </w:r>
      <w:proofErr w:type="spellEnd"/>
      <w:r w:rsidRPr="00623806">
        <w:rPr>
          <w:rFonts w:ascii="Helvetica" w:hAnsi="Helvetica"/>
          <w:lang w:val="es-ES"/>
        </w:rPr>
        <w:t>.</w:t>
      </w:r>
    </w:p>
    <w:p w14:paraId="377235FD" w14:textId="551E3E65" w:rsidR="002C7F25" w:rsidRPr="00623806" w:rsidRDefault="002C7F25" w:rsidP="007A179C">
      <w:pPr>
        <w:pStyle w:val="Scene"/>
        <w:spacing w:line="276" w:lineRule="auto"/>
        <w:jc w:val="both"/>
        <w:rPr>
          <w:rFonts w:ascii="Helvetica" w:hAnsi="Helvetica"/>
          <w:lang w:val="es-ES"/>
        </w:rPr>
      </w:pP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happening.</w:t>
      </w:r>
    </w:p>
    <w:p w14:paraId="67456EDB" w14:textId="13844A2C" w:rsidR="002C7F25" w:rsidRPr="00623806" w:rsidRDefault="002C7F25" w:rsidP="007A179C">
      <w:pPr>
        <w:pStyle w:val="Scene"/>
        <w:spacing w:line="276" w:lineRule="auto"/>
        <w:jc w:val="both"/>
        <w:rPr>
          <w:rFonts w:ascii="Helvetica" w:hAnsi="Helvetica"/>
          <w:lang w:val="es-ES"/>
        </w:rPr>
      </w:pPr>
      <w:proofErr w:type="spellStart"/>
      <w:r w:rsidRPr="00623806">
        <w:rPr>
          <w:rFonts w:ascii="Helvetica" w:hAnsi="Helvetica"/>
          <w:lang w:val="es-ES"/>
        </w:rPr>
        <w:t>Something</w:t>
      </w:r>
      <w:proofErr w:type="spellEnd"/>
      <w:r w:rsidRPr="00623806">
        <w:rPr>
          <w:rFonts w:ascii="Helvetica" w:hAnsi="Helvetica"/>
          <w:lang w:val="es-ES"/>
        </w:rPr>
        <w:t xml:space="preserve"> I </w:t>
      </w:r>
      <w:proofErr w:type="spellStart"/>
      <w:r w:rsidRPr="00623806">
        <w:rPr>
          <w:rFonts w:ascii="Helvetica" w:hAnsi="Helvetica"/>
          <w:lang w:val="es-ES"/>
        </w:rPr>
        <w:t>couldn’t</w:t>
      </w:r>
      <w:proofErr w:type="spellEnd"/>
      <w:r w:rsidRPr="00623806">
        <w:rPr>
          <w:rFonts w:ascii="Helvetica" w:hAnsi="Helvetica"/>
          <w:lang w:val="es-ES"/>
        </w:rPr>
        <w:t xml:space="preserve"> stop.</w:t>
      </w:r>
    </w:p>
    <w:p w14:paraId="2E3B7BCB" w14:textId="4E6854A6" w:rsidR="002C7F25" w:rsidRPr="00623806" w:rsidRDefault="002C7F25" w:rsidP="007A179C">
      <w:pPr>
        <w:pStyle w:val="Scene"/>
        <w:spacing w:line="276" w:lineRule="auto"/>
        <w:jc w:val="both"/>
        <w:rPr>
          <w:rFonts w:ascii="Helvetica" w:hAnsi="Helvetica"/>
          <w:lang w:val="es-ES"/>
        </w:rPr>
      </w:pPr>
      <w:r w:rsidRPr="00623806">
        <w:rPr>
          <w:rFonts w:ascii="Helvetica" w:hAnsi="Helvetica"/>
          <w:lang w:val="es-ES"/>
        </w:rPr>
        <w:lastRenderedPageBreak/>
        <w:t xml:space="preserve">And </w:t>
      </w:r>
      <w:proofErr w:type="spellStart"/>
      <w:r w:rsidRPr="00623806">
        <w:rPr>
          <w:rFonts w:ascii="Helvetica" w:hAnsi="Helvetica"/>
          <w:lang w:val="es-ES"/>
        </w:rPr>
        <w:t>regardless</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which</w:t>
      </w:r>
      <w:proofErr w:type="spellEnd"/>
      <w:r w:rsidRPr="00623806">
        <w:rPr>
          <w:rFonts w:ascii="Helvetica" w:hAnsi="Helvetica"/>
          <w:lang w:val="es-ES"/>
        </w:rPr>
        <w:t xml:space="preserve"> </w:t>
      </w:r>
      <w:proofErr w:type="spellStart"/>
      <w:r w:rsidRPr="00623806">
        <w:rPr>
          <w:rFonts w:ascii="Helvetica" w:hAnsi="Helvetica"/>
          <w:lang w:val="es-ES"/>
        </w:rPr>
        <w:t>toy</w:t>
      </w:r>
      <w:proofErr w:type="spellEnd"/>
      <w:r w:rsidRPr="00623806">
        <w:rPr>
          <w:rFonts w:ascii="Helvetica" w:hAnsi="Helvetica"/>
          <w:lang w:val="es-ES"/>
        </w:rPr>
        <w:t xml:space="preserve"> Shadow </w:t>
      </w:r>
      <w:proofErr w:type="spellStart"/>
      <w:r w:rsidRPr="00623806">
        <w:rPr>
          <w:rFonts w:ascii="Helvetica" w:hAnsi="Helvetica"/>
          <w:lang w:val="es-ES"/>
        </w:rPr>
        <w:t>picked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wouldn’t</w:t>
      </w:r>
      <w:proofErr w:type="spellEnd"/>
      <w:r w:rsidRPr="00623806">
        <w:rPr>
          <w:rFonts w:ascii="Helvetica" w:hAnsi="Helvetica"/>
          <w:lang w:val="es-ES"/>
        </w:rPr>
        <w:t xml:space="preserve"> </w:t>
      </w:r>
      <w:proofErr w:type="spellStart"/>
      <w:r w:rsidRPr="00623806">
        <w:rPr>
          <w:rFonts w:ascii="Helvetica" w:hAnsi="Helvetica"/>
          <w:lang w:val="es-ES"/>
        </w:rPr>
        <w:t>save</w:t>
      </w:r>
      <w:proofErr w:type="spellEnd"/>
      <w:r w:rsidRPr="00623806">
        <w:rPr>
          <w:rFonts w:ascii="Helvetica" w:hAnsi="Helvetica"/>
          <w:lang w:val="es-ES"/>
        </w:rPr>
        <w:t xml:space="preserve"> me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choice</w:t>
      </w:r>
      <w:proofErr w:type="spellEnd"/>
      <w:r w:rsidRPr="00623806">
        <w:rPr>
          <w:rFonts w:ascii="Helvetica" w:hAnsi="Helvetica"/>
          <w:lang w:val="es-ES"/>
        </w:rPr>
        <w:t xml:space="preserve"> I </w:t>
      </w:r>
      <w:proofErr w:type="spellStart"/>
      <w:r w:rsidRPr="00623806">
        <w:rPr>
          <w:rFonts w:ascii="Helvetica" w:hAnsi="Helvetica"/>
          <w:lang w:val="es-ES"/>
        </w:rPr>
        <w:t>would</w:t>
      </w:r>
      <w:proofErr w:type="spellEnd"/>
      <w:r w:rsidRPr="00623806">
        <w:rPr>
          <w:rFonts w:ascii="Helvetica" w:hAnsi="Helvetica"/>
          <w:lang w:val="es-ES"/>
        </w:rPr>
        <w:t xml:space="preserve"> </w:t>
      </w:r>
      <w:proofErr w:type="spellStart"/>
      <w:r w:rsidRPr="00623806">
        <w:rPr>
          <w:rFonts w:ascii="Helvetica" w:hAnsi="Helvetica"/>
          <w:lang w:val="es-ES"/>
        </w:rPr>
        <w:t>eventually</w:t>
      </w:r>
      <w:proofErr w:type="spellEnd"/>
      <w:r w:rsidRPr="00623806">
        <w:rPr>
          <w:rFonts w:ascii="Helvetica" w:hAnsi="Helvetica"/>
          <w:lang w:val="es-ES"/>
        </w:rPr>
        <w:t xml:space="preserve"> </w:t>
      </w:r>
      <w:proofErr w:type="spellStart"/>
      <w:r w:rsidRPr="00623806">
        <w:rPr>
          <w:rFonts w:ascii="Helvetica" w:hAnsi="Helvetica"/>
          <w:lang w:val="es-ES"/>
        </w:rPr>
        <w:t>have</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make</w:t>
      </w:r>
      <w:proofErr w:type="spellEnd"/>
      <w:r w:rsidRPr="00623806">
        <w:rPr>
          <w:rFonts w:ascii="Helvetica" w:hAnsi="Helvetica"/>
          <w:lang w:val="es-ES"/>
        </w:rPr>
        <w:t>.</w:t>
      </w:r>
    </w:p>
    <w:p w14:paraId="605FBE63" w14:textId="044C7C51" w:rsidR="002C7F25" w:rsidRPr="00623806" w:rsidRDefault="002C7F25" w:rsidP="007A179C">
      <w:pPr>
        <w:pStyle w:val="Scene"/>
        <w:spacing w:line="276" w:lineRule="auto"/>
        <w:jc w:val="both"/>
        <w:rPr>
          <w:rFonts w:ascii="Helvetica" w:hAnsi="Helvetica"/>
          <w:lang w:val="es-ES"/>
        </w:rPr>
      </w:pPr>
      <w:r w:rsidRPr="00623806">
        <w:rPr>
          <w:rFonts w:ascii="Helvetica" w:hAnsi="Helvetica"/>
          <w:lang w:val="es-ES"/>
        </w:rPr>
        <w:t xml:space="preserve">Between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who</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home…</w:t>
      </w:r>
    </w:p>
    <w:p w14:paraId="3146BC3A" w14:textId="0549D7D1" w:rsidR="002C7F25" w:rsidRPr="00623806" w:rsidRDefault="002C7F25" w:rsidP="007A179C">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other</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exuded</w:t>
      </w:r>
      <w:proofErr w:type="spellEnd"/>
      <w:r w:rsidRPr="00623806">
        <w:rPr>
          <w:rFonts w:ascii="Helvetica" w:hAnsi="Helvetica"/>
          <w:lang w:val="es-ES"/>
        </w:rPr>
        <w:t xml:space="preserve"> a </w:t>
      </w:r>
      <w:proofErr w:type="spellStart"/>
      <w:r w:rsidRPr="00623806">
        <w:rPr>
          <w:rFonts w:ascii="Helvetica" w:hAnsi="Helvetica"/>
          <w:lang w:val="es-ES"/>
        </w:rPr>
        <w:t>sense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strength</w:t>
      </w:r>
      <w:proofErr w:type="spellEnd"/>
      <w:r w:rsidRPr="00623806">
        <w:rPr>
          <w:rFonts w:ascii="Helvetica" w:hAnsi="Helvetica"/>
          <w:lang w:val="es-ES"/>
        </w:rPr>
        <w:t>.</w:t>
      </w:r>
    </w:p>
    <w:p w14:paraId="5047CC2A" w14:textId="7CE91CBA" w:rsidR="002C7F25" w:rsidRPr="00623806" w:rsidRDefault="002C7F25" w:rsidP="007A179C">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glanced</w:t>
      </w:r>
      <w:proofErr w:type="spellEnd"/>
      <w:r w:rsidRPr="00623806">
        <w:rPr>
          <w:rFonts w:ascii="Helvetica" w:hAnsi="Helvetica"/>
          <w:lang w:val="es-ES"/>
        </w:rPr>
        <w:t xml:space="preserve"> </w:t>
      </w:r>
      <w:proofErr w:type="spellStart"/>
      <w:r w:rsidRPr="00623806">
        <w:rPr>
          <w:rFonts w:ascii="Helvetica" w:hAnsi="Helvetica"/>
          <w:lang w:val="es-ES"/>
        </w:rPr>
        <w:t>over</w:t>
      </w:r>
      <w:proofErr w:type="spellEnd"/>
      <w:r w:rsidRPr="00623806">
        <w:rPr>
          <w:rFonts w:ascii="Helvetica" w:hAnsi="Helvetica"/>
          <w:lang w:val="es-ES"/>
        </w:rPr>
        <w:t xml:space="preserve"> at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clock</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9 pm. Owen </w:t>
      </w:r>
      <w:proofErr w:type="spellStart"/>
      <w:r w:rsidRPr="00623806">
        <w:rPr>
          <w:rFonts w:ascii="Helvetica" w:hAnsi="Helvetica"/>
          <w:lang w:val="es-ES"/>
        </w:rPr>
        <w:t>wasn’t</w:t>
      </w:r>
      <w:proofErr w:type="spellEnd"/>
      <w:r w:rsidRPr="00623806">
        <w:rPr>
          <w:rFonts w:ascii="Helvetica" w:hAnsi="Helvetica"/>
          <w:lang w:val="es-ES"/>
        </w:rPr>
        <w:t xml:space="preserve"> back after eleven.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late,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late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go</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a </w:t>
      </w:r>
      <w:proofErr w:type="spellStart"/>
      <w:r w:rsidRPr="00623806">
        <w:rPr>
          <w:rFonts w:ascii="Helvetica" w:hAnsi="Helvetica"/>
          <w:lang w:val="es-ES"/>
        </w:rPr>
        <w:t>walk</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clear</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head, </w:t>
      </w:r>
      <w:proofErr w:type="spellStart"/>
      <w:r w:rsidRPr="00623806">
        <w:rPr>
          <w:rFonts w:ascii="Helvetica" w:hAnsi="Helvetica"/>
          <w:lang w:val="es-ES"/>
        </w:rPr>
        <w:t>to</w:t>
      </w:r>
      <w:proofErr w:type="spellEnd"/>
      <w:r w:rsidRPr="00623806">
        <w:rPr>
          <w:rFonts w:ascii="Helvetica" w:hAnsi="Helvetica"/>
          <w:lang w:val="es-ES"/>
        </w:rPr>
        <w:t xml:space="preserve"> try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sort</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mess</w:t>
      </w:r>
      <w:proofErr w:type="spellEnd"/>
      <w:r w:rsidRPr="00623806">
        <w:rPr>
          <w:rFonts w:ascii="Helvetica" w:hAnsi="Helvetica"/>
          <w:lang w:val="es-ES"/>
        </w:rPr>
        <w:t xml:space="preserve">. </w:t>
      </w:r>
      <w:proofErr w:type="spellStart"/>
      <w:r w:rsidRPr="00623806">
        <w:rPr>
          <w:rFonts w:ascii="Helvetica" w:hAnsi="Helvetica"/>
          <w:lang w:val="es-ES"/>
        </w:rPr>
        <w:t>Maybe</w:t>
      </w:r>
      <w:proofErr w:type="spellEnd"/>
      <w:r w:rsidRPr="00623806">
        <w:rPr>
          <w:rFonts w:ascii="Helvetica" w:hAnsi="Helvetica"/>
          <w:lang w:val="es-ES"/>
        </w:rPr>
        <w:t xml:space="preserve"> </w:t>
      </w:r>
      <w:proofErr w:type="spellStart"/>
      <w:r w:rsidRPr="00623806">
        <w:rPr>
          <w:rFonts w:ascii="Helvetica" w:hAnsi="Helvetica"/>
          <w:lang w:val="es-ES"/>
        </w:rPr>
        <w:t>some</w:t>
      </w:r>
      <w:proofErr w:type="spellEnd"/>
      <w:r w:rsidRPr="00623806">
        <w:rPr>
          <w:rFonts w:ascii="Helvetica" w:hAnsi="Helvetica"/>
          <w:lang w:val="es-ES"/>
        </w:rPr>
        <w:t xml:space="preserve"> </w:t>
      </w:r>
      <w:proofErr w:type="spellStart"/>
      <w:r w:rsidRPr="00623806">
        <w:rPr>
          <w:rFonts w:ascii="Helvetica" w:hAnsi="Helvetica"/>
          <w:lang w:val="es-ES"/>
        </w:rPr>
        <w:t>fresh</w:t>
      </w:r>
      <w:proofErr w:type="spellEnd"/>
      <w:r w:rsidRPr="00623806">
        <w:rPr>
          <w:rFonts w:ascii="Helvetica" w:hAnsi="Helvetica"/>
          <w:lang w:val="es-ES"/>
        </w:rPr>
        <w:t xml:space="preserve"> air </w:t>
      </w:r>
      <w:proofErr w:type="spellStart"/>
      <w:r w:rsidRPr="00623806">
        <w:rPr>
          <w:rFonts w:ascii="Helvetica" w:hAnsi="Helvetica"/>
          <w:lang w:val="es-ES"/>
        </w:rPr>
        <w:t>would</w:t>
      </w:r>
      <w:proofErr w:type="spellEnd"/>
      <w:r w:rsidRPr="00623806">
        <w:rPr>
          <w:rFonts w:ascii="Helvetica" w:hAnsi="Helvetica"/>
          <w:lang w:val="es-ES"/>
        </w:rPr>
        <w:t xml:space="preserve"> </w:t>
      </w:r>
      <w:proofErr w:type="spellStart"/>
      <w:r w:rsidRPr="00623806">
        <w:rPr>
          <w:rFonts w:ascii="Helvetica" w:hAnsi="Helvetica"/>
          <w:lang w:val="es-ES"/>
        </w:rPr>
        <w:t>help</w:t>
      </w:r>
      <w:proofErr w:type="spellEnd"/>
      <w:r w:rsidRPr="00623806">
        <w:rPr>
          <w:rFonts w:ascii="Helvetica" w:hAnsi="Helvetica"/>
          <w:lang w:val="es-ES"/>
        </w:rPr>
        <w:t>.</w:t>
      </w:r>
    </w:p>
    <w:p w14:paraId="5027ACAA" w14:textId="6D7039E7" w:rsidR="00721441" w:rsidRPr="00623806" w:rsidRDefault="002C7F25" w:rsidP="002C7F25">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stood</w:t>
      </w:r>
      <w:proofErr w:type="spellEnd"/>
      <w:r w:rsidRPr="00623806">
        <w:rPr>
          <w:rFonts w:ascii="Helvetica" w:hAnsi="Helvetica"/>
          <w:lang w:val="es-ES"/>
        </w:rPr>
        <w:t xml:space="preserve"> up, </w:t>
      </w:r>
      <w:proofErr w:type="spellStart"/>
      <w:r w:rsidRPr="00623806">
        <w:rPr>
          <w:rFonts w:ascii="Helvetica" w:hAnsi="Helvetica"/>
          <w:lang w:val="es-ES"/>
        </w:rPr>
        <w:t>grabbing</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coat</w:t>
      </w:r>
      <w:proofErr w:type="spellEnd"/>
      <w:r w:rsidRPr="00623806">
        <w:rPr>
          <w:rFonts w:ascii="Helvetica" w:hAnsi="Helvetica"/>
          <w:lang w:val="es-ES"/>
        </w:rPr>
        <w:t xml:space="preserve"> and </w:t>
      </w:r>
      <w:proofErr w:type="spellStart"/>
      <w:r w:rsidRPr="00623806">
        <w:rPr>
          <w:rFonts w:ascii="Helvetica" w:hAnsi="Helvetica"/>
          <w:lang w:val="es-ES"/>
        </w:rPr>
        <w:t>heading</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door</w:t>
      </w:r>
      <w:proofErr w:type="spellEnd"/>
      <w:r w:rsidRPr="00623806">
        <w:rPr>
          <w:rFonts w:ascii="Helvetica" w:hAnsi="Helvetica"/>
          <w:lang w:val="es-ES"/>
        </w:rPr>
        <w:t xml:space="preserve">. As I </w:t>
      </w:r>
      <w:proofErr w:type="spellStart"/>
      <w:r w:rsidRPr="00623806">
        <w:rPr>
          <w:rFonts w:ascii="Helvetica" w:hAnsi="Helvetica"/>
          <w:lang w:val="es-ES"/>
        </w:rPr>
        <w:t>walked</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house</w:t>
      </w:r>
      <w:proofErr w:type="spellEnd"/>
      <w:r w:rsidRPr="00623806">
        <w:rPr>
          <w:rFonts w:ascii="Helvetica" w:hAnsi="Helvetica"/>
          <w:lang w:val="es-ES"/>
        </w:rPr>
        <w:t xml:space="preserve">, Shadow </w:t>
      </w:r>
      <w:proofErr w:type="spellStart"/>
      <w:r w:rsidRPr="00623806">
        <w:rPr>
          <w:rFonts w:ascii="Helvetica" w:hAnsi="Helvetica"/>
          <w:lang w:val="es-ES"/>
        </w:rPr>
        <w:t>trotted</w:t>
      </w:r>
      <w:proofErr w:type="spellEnd"/>
      <w:r w:rsidRPr="00623806">
        <w:rPr>
          <w:rFonts w:ascii="Helvetica" w:hAnsi="Helvetica"/>
          <w:lang w:val="es-ES"/>
        </w:rPr>
        <w:t xml:space="preserve"> </w:t>
      </w:r>
      <w:proofErr w:type="spellStart"/>
      <w:r w:rsidRPr="00623806">
        <w:rPr>
          <w:rFonts w:ascii="Helvetica" w:hAnsi="Helvetica"/>
          <w:lang w:val="es-ES"/>
        </w:rPr>
        <w:t>over</w:t>
      </w:r>
      <w:proofErr w:type="spellEnd"/>
      <w:r w:rsidRPr="00623806">
        <w:rPr>
          <w:rFonts w:ascii="Helvetica" w:hAnsi="Helvetica"/>
          <w:lang w:val="es-ES"/>
        </w:rPr>
        <w:t xml:space="preserve">, </w:t>
      </w:r>
      <w:proofErr w:type="spellStart"/>
      <w:r w:rsidRPr="00623806">
        <w:rPr>
          <w:rFonts w:ascii="Helvetica" w:hAnsi="Helvetica"/>
          <w:lang w:val="es-ES"/>
        </w:rPr>
        <w:t>looking</w:t>
      </w:r>
      <w:proofErr w:type="spellEnd"/>
      <w:r w:rsidRPr="00623806">
        <w:rPr>
          <w:rFonts w:ascii="Helvetica" w:hAnsi="Helvetica"/>
          <w:lang w:val="es-ES"/>
        </w:rPr>
        <w:t xml:space="preserve"> up at me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wide</w:t>
      </w:r>
      <w:proofErr w:type="spellEnd"/>
      <w:r w:rsidRPr="00623806">
        <w:rPr>
          <w:rFonts w:ascii="Helvetica" w:hAnsi="Helvetica"/>
          <w:lang w:val="es-ES"/>
        </w:rPr>
        <w:t xml:space="preserve">, </w:t>
      </w:r>
      <w:proofErr w:type="spellStart"/>
      <w:r w:rsidRPr="00623806">
        <w:rPr>
          <w:rFonts w:ascii="Helvetica" w:hAnsi="Helvetica"/>
          <w:lang w:val="es-ES"/>
        </w:rPr>
        <w:t>curious</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“Come </w:t>
      </w:r>
      <w:proofErr w:type="spellStart"/>
      <w:r w:rsidRPr="00623806">
        <w:rPr>
          <w:rFonts w:ascii="Helvetica" w:hAnsi="Helvetica"/>
          <w:lang w:val="es-ES"/>
        </w:rPr>
        <w:t>on</w:t>
      </w:r>
      <w:proofErr w:type="spellEnd"/>
      <w:r w:rsidRPr="00623806">
        <w:rPr>
          <w:rFonts w:ascii="Helvetica" w:hAnsi="Helvetica"/>
          <w:lang w:val="es-ES"/>
        </w:rPr>
        <w:t xml:space="preserve">, Shadow,” I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smiling</w:t>
      </w:r>
      <w:proofErr w:type="spellEnd"/>
      <w:r w:rsidRPr="00623806">
        <w:rPr>
          <w:rFonts w:ascii="Helvetica" w:hAnsi="Helvetica"/>
          <w:lang w:val="es-ES"/>
        </w:rPr>
        <w:t xml:space="preserve"> </w:t>
      </w:r>
      <w:proofErr w:type="spellStart"/>
      <w:r w:rsidRPr="00623806">
        <w:rPr>
          <w:rFonts w:ascii="Helvetica" w:hAnsi="Helvetica"/>
          <w:lang w:val="es-ES"/>
        </w:rPr>
        <w:t>despite</w:t>
      </w:r>
      <w:proofErr w:type="spellEnd"/>
      <w:r w:rsidRPr="00623806">
        <w:rPr>
          <w:rFonts w:ascii="Helvetica" w:hAnsi="Helvetica"/>
          <w:lang w:val="es-ES"/>
        </w:rPr>
        <w:t xml:space="preserve"> </w:t>
      </w:r>
      <w:proofErr w:type="spellStart"/>
      <w:r w:rsidRPr="00623806">
        <w:rPr>
          <w:rFonts w:ascii="Helvetica" w:hAnsi="Helvetica"/>
          <w:lang w:val="es-ES"/>
        </w:rPr>
        <w:t>myself</w:t>
      </w:r>
      <w:proofErr w:type="spellEnd"/>
      <w:r w:rsidRPr="00623806">
        <w:rPr>
          <w:rFonts w:ascii="Helvetica" w:hAnsi="Helvetica"/>
          <w:lang w:val="es-ES"/>
        </w:rPr>
        <w:t>. “</w:t>
      </w:r>
      <w:proofErr w:type="spellStart"/>
      <w:r w:rsidRPr="00623806">
        <w:rPr>
          <w:rFonts w:ascii="Helvetica" w:hAnsi="Helvetica"/>
          <w:lang w:val="es-ES"/>
        </w:rPr>
        <w:t>Let’s</w:t>
      </w:r>
      <w:proofErr w:type="spellEnd"/>
      <w:r w:rsidRPr="00623806">
        <w:rPr>
          <w:rFonts w:ascii="Helvetica" w:hAnsi="Helvetica"/>
          <w:lang w:val="es-ES"/>
        </w:rPr>
        <w:t xml:space="preserve"> </w:t>
      </w:r>
      <w:proofErr w:type="spellStart"/>
      <w:r w:rsidRPr="00623806">
        <w:rPr>
          <w:rFonts w:ascii="Helvetica" w:hAnsi="Helvetica"/>
          <w:lang w:val="es-ES"/>
        </w:rPr>
        <w:t>go</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a </w:t>
      </w:r>
      <w:proofErr w:type="spellStart"/>
      <w:r w:rsidRPr="00623806">
        <w:rPr>
          <w:rFonts w:ascii="Helvetica" w:hAnsi="Helvetica"/>
          <w:lang w:val="es-ES"/>
        </w:rPr>
        <w:t>walk</w:t>
      </w:r>
      <w:proofErr w:type="spellEnd"/>
      <w:r w:rsidRPr="00623806">
        <w:rPr>
          <w:rFonts w:ascii="Helvetica" w:hAnsi="Helvetica"/>
          <w:lang w:val="es-ES"/>
        </w:rPr>
        <w:t xml:space="preserve">. I </w:t>
      </w:r>
      <w:proofErr w:type="spellStart"/>
      <w:r w:rsidRPr="00623806">
        <w:rPr>
          <w:rFonts w:ascii="Helvetica" w:hAnsi="Helvetica"/>
          <w:lang w:val="es-ES"/>
        </w:rPr>
        <w:t>need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think</w:t>
      </w:r>
      <w:proofErr w:type="spellEnd"/>
      <w:r w:rsidRPr="00623806">
        <w:rPr>
          <w:rFonts w:ascii="Helvetica" w:hAnsi="Helvetica"/>
          <w:lang w:val="es-ES"/>
        </w:rPr>
        <w:t>.”</w:t>
      </w:r>
    </w:p>
    <w:p w14:paraId="5AB8E15F" w14:textId="77777777" w:rsidR="002C7F25" w:rsidRPr="00623806" w:rsidRDefault="002C7F25" w:rsidP="002C7F25">
      <w:pPr>
        <w:pStyle w:val="Scene"/>
        <w:spacing w:line="276" w:lineRule="auto"/>
        <w:jc w:val="both"/>
        <w:rPr>
          <w:rFonts w:ascii="Helvetica" w:hAnsi="Helvetica"/>
          <w:lang w:val="es-ES"/>
        </w:rPr>
      </w:pPr>
    </w:p>
    <w:p w14:paraId="1D17D153" w14:textId="77777777" w:rsidR="00721441" w:rsidRPr="00623806" w:rsidRDefault="00721441" w:rsidP="00721441">
      <w:pPr>
        <w:pStyle w:val="SceneBreak"/>
        <w:spacing w:line="276" w:lineRule="auto"/>
        <w:rPr>
          <w:rFonts w:ascii="Helvetica" w:hAnsi="Helvetica"/>
          <w:lang w:val="es-ES"/>
        </w:rPr>
      </w:pPr>
      <w:r w:rsidRPr="00623806">
        <w:rPr>
          <w:rFonts w:ascii="Helvetica" w:hAnsi="Helvetica"/>
          <w:lang w:val="es-ES"/>
        </w:rPr>
        <w:t>****</w:t>
      </w:r>
    </w:p>
    <w:p w14:paraId="35C60F48" w14:textId="77777777" w:rsidR="00721441" w:rsidRPr="00623806" w:rsidRDefault="00721441" w:rsidP="00721441">
      <w:pPr>
        <w:pStyle w:val="SceneFirstParagraph"/>
        <w:spacing w:line="276" w:lineRule="auto"/>
        <w:jc w:val="both"/>
        <w:rPr>
          <w:rFonts w:ascii="Helvetica" w:hAnsi="Helvetica"/>
          <w:lang w:val="es-ES"/>
        </w:rPr>
      </w:pPr>
    </w:p>
    <w:p w14:paraId="0CFE7225" w14:textId="2DCB6617"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streets</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w:t>
      </w:r>
      <w:proofErr w:type="spellStart"/>
      <w:r w:rsidRPr="00623806">
        <w:rPr>
          <w:rFonts w:ascii="Helvetica" w:hAnsi="Helvetica"/>
          <w:lang w:val="es-ES"/>
        </w:rPr>
        <w:t>eerily</w:t>
      </w:r>
      <w:proofErr w:type="spellEnd"/>
      <w:r w:rsidRPr="00623806">
        <w:rPr>
          <w:rFonts w:ascii="Helvetica" w:hAnsi="Helvetica"/>
          <w:lang w:val="es-ES"/>
        </w:rPr>
        <w:t xml:space="preserve"> </w:t>
      </w:r>
      <w:proofErr w:type="spellStart"/>
      <w:r w:rsidRPr="00623806">
        <w:rPr>
          <w:rFonts w:ascii="Helvetica" w:hAnsi="Helvetica"/>
          <w:lang w:val="es-ES"/>
        </w:rPr>
        <w:t>quiet</w:t>
      </w:r>
      <w:proofErr w:type="spellEnd"/>
      <w:r w:rsidRPr="00623806">
        <w:rPr>
          <w:rFonts w:ascii="Helvetica" w:hAnsi="Helvetica"/>
          <w:lang w:val="es-ES"/>
        </w:rPr>
        <w:t xml:space="preserve"> as I </w:t>
      </w:r>
      <w:proofErr w:type="spellStart"/>
      <w:r w:rsidRPr="00623806">
        <w:rPr>
          <w:rFonts w:ascii="Helvetica" w:hAnsi="Helvetica"/>
          <w:lang w:val="es-ES"/>
        </w:rPr>
        <w:t>neared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park</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stillness</w:t>
      </w:r>
      <w:proofErr w:type="spellEnd"/>
      <w:r w:rsidRPr="00623806">
        <w:rPr>
          <w:rFonts w:ascii="Helvetica" w:hAnsi="Helvetica"/>
          <w:lang w:val="es-ES"/>
        </w:rPr>
        <w:t xml:space="preserve">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peace</w:t>
      </w:r>
      <w:proofErr w:type="spellEnd"/>
      <w:r w:rsidRPr="00623806">
        <w:rPr>
          <w:rFonts w:ascii="Helvetica" w:hAnsi="Helvetica"/>
          <w:lang w:val="es-ES"/>
        </w:rPr>
        <w:t>—</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suffocating</w:t>
      </w:r>
      <w:proofErr w:type="spellEnd"/>
      <w:r w:rsidRPr="00623806">
        <w:rPr>
          <w:rFonts w:ascii="Helvetica" w:hAnsi="Helvetica"/>
          <w:lang w:val="es-ES"/>
        </w:rPr>
        <w:t xml:space="preserve">, </w:t>
      </w:r>
      <w:proofErr w:type="spellStart"/>
      <w:r w:rsidRPr="00623806">
        <w:rPr>
          <w:rFonts w:ascii="Helvetica" w:hAnsi="Helvetica"/>
          <w:lang w:val="es-ES"/>
        </w:rPr>
        <w:t>thick</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fog</w:t>
      </w:r>
      <w:proofErr w:type="spellEnd"/>
      <w:r w:rsidRPr="00623806">
        <w:rPr>
          <w:rFonts w:ascii="Helvetica" w:hAnsi="Helvetica"/>
          <w:lang w:val="es-ES"/>
        </w:rPr>
        <w:t xml:space="preserve"> </w:t>
      </w:r>
      <w:proofErr w:type="spellStart"/>
      <w:r w:rsidRPr="00623806">
        <w:rPr>
          <w:rFonts w:ascii="Helvetica" w:hAnsi="Helvetica"/>
          <w:lang w:val="es-ES"/>
        </w:rPr>
        <w:t>pressed</w:t>
      </w:r>
      <w:proofErr w:type="spellEnd"/>
      <w:r w:rsidRPr="00623806">
        <w:rPr>
          <w:rFonts w:ascii="Helvetica" w:hAnsi="Helvetica"/>
          <w:lang w:val="es-ES"/>
        </w:rPr>
        <w:t xml:space="preserve"> </w:t>
      </w:r>
      <w:proofErr w:type="spellStart"/>
      <w:r w:rsidRPr="00623806">
        <w:rPr>
          <w:rFonts w:ascii="Helvetica" w:hAnsi="Helvetica"/>
          <w:lang w:val="es-ES"/>
        </w:rPr>
        <w:t>against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skin. </w:t>
      </w:r>
      <w:proofErr w:type="spellStart"/>
      <w:r w:rsidRPr="00623806">
        <w:rPr>
          <w:rFonts w:ascii="Helvetica" w:hAnsi="Helvetica"/>
          <w:lang w:val="es-ES"/>
        </w:rPr>
        <w:t>Every</w:t>
      </w:r>
      <w:proofErr w:type="spellEnd"/>
      <w:r w:rsidRPr="00623806">
        <w:rPr>
          <w:rFonts w:ascii="Helvetica" w:hAnsi="Helvetica"/>
          <w:lang w:val="es-ES"/>
        </w:rPr>
        <w:t xml:space="preserve"> </w:t>
      </w:r>
      <w:proofErr w:type="spellStart"/>
      <w:r w:rsidRPr="00623806">
        <w:rPr>
          <w:rFonts w:ascii="Helvetica" w:hAnsi="Helvetica"/>
          <w:lang w:val="es-ES"/>
        </w:rPr>
        <w:t>instinct</w:t>
      </w:r>
      <w:proofErr w:type="spellEnd"/>
      <w:r w:rsidRPr="00623806">
        <w:rPr>
          <w:rFonts w:ascii="Helvetica" w:hAnsi="Helvetica"/>
          <w:lang w:val="es-ES"/>
        </w:rPr>
        <w:t xml:space="preserve"> </w:t>
      </w:r>
      <w:proofErr w:type="spellStart"/>
      <w:r w:rsidRPr="00623806">
        <w:rPr>
          <w:rFonts w:ascii="Helvetica" w:hAnsi="Helvetica"/>
          <w:lang w:val="es-ES"/>
        </w:rPr>
        <w:t>screamed</w:t>
      </w:r>
      <w:proofErr w:type="spellEnd"/>
      <w:r w:rsidRPr="00623806">
        <w:rPr>
          <w:rFonts w:ascii="Helvetica" w:hAnsi="Helvetica"/>
          <w:lang w:val="es-ES"/>
        </w:rPr>
        <w:t xml:space="preserve"> at me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turn</w:t>
      </w:r>
      <w:proofErr w:type="spellEnd"/>
      <w:r w:rsidRPr="00623806">
        <w:rPr>
          <w:rFonts w:ascii="Helvetica" w:hAnsi="Helvetica"/>
          <w:lang w:val="es-ES"/>
        </w:rPr>
        <w:t xml:space="preserve"> back. </w:t>
      </w:r>
      <w:proofErr w:type="spellStart"/>
      <w:r w:rsidRPr="00623806">
        <w:rPr>
          <w:rFonts w:ascii="Helvetica" w:hAnsi="Helvetica"/>
          <w:lang w:val="es-ES"/>
        </w:rPr>
        <w:t>But</w:t>
      </w:r>
      <w:proofErr w:type="spellEnd"/>
      <w:r w:rsidRPr="00623806">
        <w:rPr>
          <w:rFonts w:ascii="Helvetica" w:hAnsi="Helvetica"/>
          <w:lang w:val="es-ES"/>
        </w:rPr>
        <w:t xml:space="preserve"> I </w:t>
      </w:r>
      <w:proofErr w:type="spellStart"/>
      <w:r w:rsidRPr="00623806">
        <w:rPr>
          <w:rFonts w:ascii="Helvetica" w:hAnsi="Helvetica"/>
          <w:lang w:val="es-ES"/>
        </w:rPr>
        <w:t>didn’t</w:t>
      </w:r>
      <w:proofErr w:type="spellEnd"/>
      <w:r w:rsidRPr="00623806">
        <w:rPr>
          <w:rFonts w:ascii="Helvetica" w:hAnsi="Helvetica"/>
          <w:lang w:val="es-ES"/>
        </w:rPr>
        <w:t xml:space="preserve">. I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worn</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 xml:space="preserve">. I </w:t>
      </w:r>
      <w:proofErr w:type="spellStart"/>
      <w:r w:rsidRPr="00623806">
        <w:rPr>
          <w:rFonts w:ascii="Helvetica" w:hAnsi="Helvetica"/>
          <w:lang w:val="es-ES"/>
        </w:rPr>
        <w:t>needed</w:t>
      </w:r>
      <w:proofErr w:type="spellEnd"/>
      <w:r w:rsidRPr="00623806">
        <w:rPr>
          <w:rFonts w:ascii="Helvetica" w:hAnsi="Helvetica"/>
          <w:lang w:val="es-ES"/>
        </w:rPr>
        <w:t xml:space="preserve"> air. I </w:t>
      </w:r>
      <w:proofErr w:type="spellStart"/>
      <w:r w:rsidRPr="00623806">
        <w:rPr>
          <w:rFonts w:ascii="Helvetica" w:hAnsi="Helvetica"/>
          <w:lang w:val="es-ES"/>
        </w:rPr>
        <w:t>needed</w:t>
      </w:r>
      <w:proofErr w:type="spellEnd"/>
      <w:r w:rsidRPr="00623806">
        <w:rPr>
          <w:rFonts w:ascii="Helvetica" w:hAnsi="Helvetica"/>
          <w:lang w:val="es-ES"/>
        </w:rPr>
        <w:t xml:space="preserve"> </w:t>
      </w:r>
      <w:proofErr w:type="spellStart"/>
      <w:r w:rsidRPr="00623806">
        <w:rPr>
          <w:rFonts w:ascii="Helvetica" w:hAnsi="Helvetica"/>
          <w:lang w:val="es-ES"/>
        </w:rPr>
        <w:t>clarity</w:t>
      </w:r>
      <w:proofErr w:type="spellEnd"/>
      <w:r w:rsidRPr="00623806">
        <w:rPr>
          <w:rFonts w:ascii="Helvetica" w:hAnsi="Helvetica"/>
          <w:lang w:val="es-ES"/>
        </w:rPr>
        <w:t>.</w:t>
      </w:r>
    </w:p>
    <w:p w14:paraId="4506CDBD" w14:textId="3E2BB4FF"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first</w:t>
      </w:r>
      <w:proofErr w:type="spellEnd"/>
      <w:r w:rsidRPr="00623806">
        <w:rPr>
          <w:rFonts w:ascii="Helvetica" w:hAnsi="Helvetica"/>
          <w:lang w:val="es-ES"/>
        </w:rPr>
        <w:t xml:space="preserve"> </w:t>
      </w:r>
      <w:proofErr w:type="spellStart"/>
      <w:r w:rsidRPr="00623806">
        <w:rPr>
          <w:rFonts w:ascii="Helvetica" w:hAnsi="Helvetica"/>
          <w:lang w:val="es-ES"/>
        </w:rPr>
        <w:t>mistake</w:t>
      </w:r>
      <w:proofErr w:type="spellEnd"/>
      <w:r w:rsidRPr="00623806">
        <w:rPr>
          <w:rFonts w:ascii="Helvetica" w:hAnsi="Helvetica"/>
          <w:lang w:val="es-ES"/>
        </w:rPr>
        <w:t>.</w:t>
      </w:r>
    </w:p>
    <w:p w14:paraId="3E5BA78C" w14:textId="1600076E" w:rsidR="002C7F25" w:rsidRPr="00623806" w:rsidRDefault="002C7F25" w:rsidP="007A179C">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heard</w:t>
      </w:r>
      <w:proofErr w:type="spellEnd"/>
      <w:r w:rsidRPr="00623806">
        <w:rPr>
          <w:rFonts w:ascii="Helvetica" w:hAnsi="Helvetica"/>
          <w:lang w:val="es-ES"/>
        </w:rPr>
        <w:t xml:space="preserve"> </w:t>
      </w:r>
      <w:proofErr w:type="spellStart"/>
      <w:r w:rsidRPr="00623806">
        <w:rPr>
          <w:rFonts w:ascii="Helvetica" w:hAnsi="Helvetica"/>
          <w:lang w:val="es-ES"/>
        </w:rPr>
        <w:t>them</w:t>
      </w:r>
      <w:proofErr w:type="spellEnd"/>
      <w:r w:rsidRPr="00623806">
        <w:rPr>
          <w:rFonts w:ascii="Helvetica" w:hAnsi="Helvetica"/>
          <w:lang w:val="es-ES"/>
        </w:rPr>
        <w:t xml:space="preserve"> </w:t>
      </w:r>
      <w:proofErr w:type="spellStart"/>
      <w:r w:rsidRPr="00623806">
        <w:rPr>
          <w:rFonts w:ascii="Helvetica" w:hAnsi="Helvetica"/>
          <w:lang w:val="es-ES"/>
        </w:rPr>
        <w:t>before</w:t>
      </w:r>
      <w:proofErr w:type="spellEnd"/>
      <w:r w:rsidRPr="00623806">
        <w:rPr>
          <w:rFonts w:ascii="Helvetica" w:hAnsi="Helvetica"/>
          <w:lang w:val="es-ES"/>
        </w:rPr>
        <w:t xml:space="preserve"> I </w:t>
      </w:r>
      <w:proofErr w:type="spellStart"/>
      <w:r w:rsidRPr="00623806">
        <w:rPr>
          <w:rFonts w:ascii="Helvetica" w:hAnsi="Helvetica"/>
          <w:lang w:val="es-ES"/>
        </w:rPr>
        <w:t>saw</w:t>
      </w:r>
      <w:proofErr w:type="spellEnd"/>
      <w:r w:rsidRPr="00623806">
        <w:rPr>
          <w:rFonts w:ascii="Helvetica" w:hAnsi="Helvetica"/>
          <w:lang w:val="es-ES"/>
        </w:rPr>
        <w:t xml:space="preserve"> </w:t>
      </w:r>
      <w:proofErr w:type="spellStart"/>
      <w:r w:rsidRPr="00623806">
        <w:rPr>
          <w:rFonts w:ascii="Helvetica" w:hAnsi="Helvetica"/>
          <w:lang w:val="es-ES"/>
        </w:rPr>
        <w:t>them</w:t>
      </w:r>
      <w:proofErr w:type="spellEnd"/>
      <w:r w:rsidRPr="00623806">
        <w:rPr>
          <w:rFonts w:ascii="Helvetica" w:hAnsi="Helvetica"/>
          <w:lang w:val="es-ES"/>
        </w:rPr>
        <w:t>.</w:t>
      </w:r>
    </w:p>
    <w:p w14:paraId="32B54406" w14:textId="71C536B0"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Drunken</w:t>
      </w:r>
      <w:proofErr w:type="spellEnd"/>
      <w:r w:rsidRPr="00623806">
        <w:rPr>
          <w:rFonts w:ascii="Helvetica" w:hAnsi="Helvetica"/>
          <w:lang w:val="es-ES"/>
        </w:rPr>
        <w:t xml:space="preserve"> </w:t>
      </w:r>
      <w:proofErr w:type="spellStart"/>
      <w:r w:rsidRPr="00623806">
        <w:rPr>
          <w:rFonts w:ascii="Helvetica" w:hAnsi="Helvetica"/>
          <w:lang w:val="es-ES"/>
        </w:rPr>
        <w:t>laughter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laughter</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sharp</w:t>
      </w:r>
      <w:proofErr w:type="spellEnd"/>
      <w:r w:rsidRPr="00623806">
        <w:rPr>
          <w:rFonts w:ascii="Helvetica" w:hAnsi="Helvetica"/>
          <w:lang w:val="es-ES"/>
        </w:rPr>
        <w:t xml:space="preserve"> and </w:t>
      </w:r>
      <w:proofErr w:type="spellStart"/>
      <w:r w:rsidRPr="00623806">
        <w:rPr>
          <w:rFonts w:ascii="Helvetica" w:hAnsi="Helvetica"/>
          <w:lang w:val="es-ES"/>
        </w:rPr>
        <w:t>broken</w:t>
      </w:r>
      <w:proofErr w:type="spellEnd"/>
      <w:r w:rsidRPr="00623806">
        <w:rPr>
          <w:rFonts w:ascii="Helvetica" w:hAnsi="Helvetica"/>
          <w:lang w:val="es-ES"/>
        </w:rPr>
        <w:t>. Male.</w:t>
      </w:r>
    </w:p>
    <w:p w14:paraId="5646F5B0" w14:textId="6A985A18"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stomach</w:t>
      </w:r>
      <w:proofErr w:type="spellEnd"/>
      <w:r w:rsidRPr="00623806">
        <w:rPr>
          <w:rFonts w:ascii="Helvetica" w:hAnsi="Helvetica"/>
          <w:lang w:val="es-ES"/>
        </w:rPr>
        <w:t xml:space="preserve"> </w:t>
      </w:r>
      <w:proofErr w:type="spellStart"/>
      <w:r w:rsidRPr="00623806">
        <w:rPr>
          <w:rFonts w:ascii="Helvetica" w:hAnsi="Helvetica"/>
          <w:lang w:val="es-ES"/>
        </w:rPr>
        <w:t>coiled</w:t>
      </w:r>
      <w:proofErr w:type="spellEnd"/>
      <w:r w:rsidRPr="00623806">
        <w:rPr>
          <w:rFonts w:ascii="Helvetica" w:hAnsi="Helvetica"/>
          <w:lang w:val="es-ES"/>
        </w:rPr>
        <w:t xml:space="preserve">, </w:t>
      </w:r>
      <w:proofErr w:type="spellStart"/>
      <w:r w:rsidRPr="00623806">
        <w:rPr>
          <w:rFonts w:ascii="Helvetica" w:hAnsi="Helvetica"/>
          <w:lang w:val="es-ES"/>
        </w:rPr>
        <w:t>breath</w:t>
      </w:r>
      <w:proofErr w:type="spellEnd"/>
      <w:r w:rsidRPr="00623806">
        <w:rPr>
          <w:rFonts w:ascii="Helvetica" w:hAnsi="Helvetica"/>
          <w:lang w:val="es-ES"/>
        </w:rPr>
        <w:t xml:space="preserve"> </w:t>
      </w:r>
      <w:proofErr w:type="spellStart"/>
      <w:r w:rsidRPr="00623806">
        <w:rPr>
          <w:rFonts w:ascii="Helvetica" w:hAnsi="Helvetica"/>
          <w:lang w:val="es-ES"/>
        </w:rPr>
        <w:t>catching</w:t>
      </w:r>
      <w:proofErr w:type="spellEnd"/>
      <w:r w:rsidRPr="00623806">
        <w:rPr>
          <w:rFonts w:ascii="Helvetica" w:hAnsi="Helvetica"/>
          <w:lang w:val="es-ES"/>
        </w:rPr>
        <w:t xml:space="preserve">. I </w:t>
      </w:r>
      <w:proofErr w:type="spellStart"/>
      <w:r w:rsidRPr="00623806">
        <w:rPr>
          <w:rFonts w:ascii="Helvetica" w:hAnsi="Helvetica"/>
          <w:lang w:val="es-ES"/>
        </w:rPr>
        <w:t>reached</w:t>
      </w:r>
      <w:proofErr w:type="spellEnd"/>
      <w:r w:rsidRPr="00623806">
        <w:rPr>
          <w:rFonts w:ascii="Helvetica" w:hAnsi="Helvetica"/>
          <w:lang w:val="es-ES"/>
        </w:rPr>
        <w:t xml:space="preserve"> </w:t>
      </w:r>
      <w:proofErr w:type="spellStart"/>
      <w:r w:rsidRPr="00623806">
        <w:rPr>
          <w:rFonts w:ascii="Helvetica" w:hAnsi="Helvetica"/>
          <w:lang w:val="es-ES"/>
        </w:rPr>
        <w:t>down</w:t>
      </w:r>
      <w:proofErr w:type="spellEnd"/>
      <w:r w:rsidRPr="00623806">
        <w:rPr>
          <w:rFonts w:ascii="Helvetica" w:hAnsi="Helvetica"/>
          <w:lang w:val="es-ES"/>
        </w:rPr>
        <w:t xml:space="preserve"> </w:t>
      </w:r>
      <w:proofErr w:type="spellStart"/>
      <w:r w:rsidRPr="00623806">
        <w:rPr>
          <w:rFonts w:ascii="Helvetica" w:hAnsi="Helvetica"/>
          <w:lang w:val="es-ES"/>
        </w:rPr>
        <w:t>instinctively</w:t>
      </w:r>
      <w:proofErr w:type="spellEnd"/>
      <w:r w:rsidRPr="00623806">
        <w:rPr>
          <w:rFonts w:ascii="Helvetica" w:hAnsi="Helvetica"/>
          <w:lang w:val="es-ES"/>
        </w:rPr>
        <w:t xml:space="preserve">, </w:t>
      </w:r>
      <w:proofErr w:type="spellStart"/>
      <w:r w:rsidRPr="00623806">
        <w:rPr>
          <w:rFonts w:ascii="Helvetica" w:hAnsi="Helvetica"/>
          <w:lang w:val="es-ES"/>
        </w:rPr>
        <w:t>brushing</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fingers</w:t>
      </w:r>
      <w:proofErr w:type="spellEnd"/>
      <w:r w:rsidRPr="00623806">
        <w:rPr>
          <w:rFonts w:ascii="Helvetica" w:hAnsi="Helvetica"/>
          <w:lang w:val="es-ES"/>
        </w:rPr>
        <w:t xml:space="preserve"> </w:t>
      </w:r>
      <w:proofErr w:type="spellStart"/>
      <w:r w:rsidRPr="00623806">
        <w:rPr>
          <w:rFonts w:ascii="Helvetica" w:hAnsi="Helvetica"/>
          <w:lang w:val="es-ES"/>
        </w:rPr>
        <w:t>against</w:t>
      </w:r>
      <w:proofErr w:type="spellEnd"/>
      <w:r w:rsidRPr="00623806">
        <w:rPr>
          <w:rFonts w:ascii="Helvetica" w:hAnsi="Helvetica"/>
          <w:lang w:val="es-ES"/>
        </w:rPr>
        <w:t xml:space="preserve"> </w:t>
      </w:r>
      <w:proofErr w:type="spellStart"/>
      <w:r w:rsidRPr="00623806">
        <w:rPr>
          <w:rFonts w:ascii="Helvetica" w:hAnsi="Helvetica"/>
          <w:lang w:val="es-ES"/>
        </w:rPr>
        <w:t>Shadow’s</w:t>
      </w:r>
      <w:proofErr w:type="spellEnd"/>
      <w:r w:rsidRPr="00623806">
        <w:rPr>
          <w:rFonts w:ascii="Helvetica" w:hAnsi="Helvetica"/>
          <w:lang w:val="es-ES"/>
        </w:rPr>
        <w:t xml:space="preserve"> </w:t>
      </w:r>
      <w:proofErr w:type="spellStart"/>
      <w:r w:rsidRPr="00623806">
        <w:rPr>
          <w:rFonts w:ascii="Helvetica" w:hAnsi="Helvetica"/>
          <w:lang w:val="es-ES"/>
        </w:rPr>
        <w:t>fur</w:t>
      </w:r>
      <w:proofErr w:type="spellEnd"/>
      <w:r w:rsidRPr="00623806">
        <w:rPr>
          <w:rFonts w:ascii="Helvetica" w:hAnsi="Helvetica"/>
          <w:lang w:val="es-ES"/>
        </w:rPr>
        <w:t xml:space="preserve">. He </w:t>
      </w:r>
      <w:proofErr w:type="spellStart"/>
      <w:r w:rsidRPr="00623806">
        <w:rPr>
          <w:rFonts w:ascii="Helvetica" w:hAnsi="Helvetica"/>
          <w:lang w:val="es-ES"/>
        </w:rPr>
        <w:t>trotted</w:t>
      </w:r>
      <w:proofErr w:type="spellEnd"/>
      <w:r w:rsidRPr="00623806">
        <w:rPr>
          <w:rFonts w:ascii="Helvetica" w:hAnsi="Helvetica"/>
          <w:lang w:val="es-ES"/>
        </w:rPr>
        <w:t xml:space="preserve"> </w:t>
      </w:r>
      <w:proofErr w:type="spellStart"/>
      <w:r w:rsidRPr="00623806">
        <w:rPr>
          <w:rFonts w:ascii="Helvetica" w:hAnsi="Helvetica"/>
          <w:lang w:val="es-ES"/>
        </w:rPr>
        <w:t>beside</w:t>
      </w:r>
      <w:proofErr w:type="spellEnd"/>
      <w:r w:rsidRPr="00623806">
        <w:rPr>
          <w:rFonts w:ascii="Helvetica" w:hAnsi="Helvetica"/>
          <w:lang w:val="es-ES"/>
        </w:rPr>
        <w:t xml:space="preserve"> me,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ears</w:t>
      </w:r>
      <w:proofErr w:type="spellEnd"/>
      <w:r w:rsidRPr="00623806">
        <w:rPr>
          <w:rFonts w:ascii="Helvetica" w:hAnsi="Helvetica"/>
          <w:lang w:val="es-ES"/>
        </w:rPr>
        <w:t xml:space="preserve"> </w:t>
      </w:r>
      <w:proofErr w:type="spellStart"/>
      <w:r w:rsidRPr="00623806">
        <w:rPr>
          <w:rFonts w:ascii="Helvetica" w:hAnsi="Helvetica"/>
          <w:lang w:val="es-ES"/>
        </w:rPr>
        <w:t>already</w:t>
      </w:r>
      <w:proofErr w:type="spellEnd"/>
      <w:r w:rsidRPr="00623806">
        <w:rPr>
          <w:rFonts w:ascii="Helvetica" w:hAnsi="Helvetica"/>
          <w:lang w:val="es-ES"/>
        </w:rPr>
        <w:t xml:space="preserve"> </w:t>
      </w:r>
      <w:proofErr w:type="spellStart"/>
      <w:r w:rsidRPr="00623806">
        <w:rPr>
          <w:rFonts w:ascii="Helvetica" w:hAnsi="Helvetica"/>
          <w:lang w:val="es-ES"/>
        </w:rPr>
        <w:t>perked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small</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tense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unease</w:t>
      </w:r>
      <w:proofErr w:type="spellEnd"/>
      <w:r w:rsidRPr="00623806">
        <w:rPr>
          <w:rFonts w:ascii="Helvetica" w:hAnsi="Helvetica"/>
          <w:lang w:val="es-ES"/>
        </w:rPr>
        <w:t>.</w:t>
      </w:r>
    </w:p>
    <w:p w14:paraId="3AB64515" w14:textId="10DC32DF"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Hey</w:t>
      </w:r>
      <w:proofErr w:type="spellEnd"/>
      <w:r w:rsidRPr="00623806">
        <w:rPr>
          <w:rFonts w:ascii="Helvetica" w:hAnsi="Helvetica"/>
          <w:lang w:val="es-ES"/>
        </w:rPr>
        <w:t xml:space="preserve">, </w:t>
      </w:r>
      <w:proofErr w:type="spellStart"/>
      <w:r w:rsidRPr="00623806">
        <w:rPr>
          <w:rFonts w:ascii="Helvetica" w:hAnsi="Helvetica"/>
          <w:lang w:val="es-ES"/>
        </w:rPr>
        <w:t>pretty</w:t>
      </w:r>
      <w:proofErr w:type="spellEnd"/>
      <w:r w:rsidRPr="00623806">
        <w:rPr>
          <w:rFonts w:ascii="Helvetica" w:hAnsi="Helvetica"/>
          <w:lang w:val="es-ES"/>
        </w:rPr>
        <w:t xml:space="preserve"> lady,” a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slurred</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loud</w:t>
      </w:r>
      <w:proofErr w:type="spellEnd"/>
      <w:r w:rsidRPr="00623806">
        <w:rPr>
          <w:rFonts w:ascii="Helvetica" w:hAnsi="Helvetica"/>
          <w:lang w:val="es-ES"/>
        </w:rPr>
        <w:t xml:space="preserve"> 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hush</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night</w:t>
      </w:r>
      <w:proofErr w:type="spellEnd"/>
      <w:r w:rsidRPr="00623806">
        <w:rPr>
          <w:rFonts w:ascii="Helvetica" w:hAnsi="Helvetica"/>
          <w:lang w:val="es-ES"/>
        </w:rPr>
        <w:t>. “</w:t>
      </w:r>
      <w:proofErr w:type="spellStart"/>
      <w:r w:rsidRPr="00623806">
        <w:rPr>
          <w:rFonts w:ascii="Helvetica" w:hAnsi="Helvetica"/>
          <w:lang w:val="es-ES"/>
        </w:rPr>
        <w:t>Where</w:t>
      </w:r>
      <w:proofErr w:type="spellEnd"/>
      <w:r w:rsidRPr="00623806">
        <w:rPr>
          <w:rFonts w:ascii="Helvetica" w:hAnsi="Helvetica"/>
          <w:lang w:val="es-ES"/>
        </w:rPr>
        <w:t xml:space="preserve"> are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going</w:t>
      </w:r>
      <w:proofErr w:type="spellEnd"/>
      <w:r w:rsidRPr="00623806">
        <w:rPr>
          <w:rFonts w:ascii="Helvetica" w:hAnsi="Helvetica"/>
          <w:lang w:val="es-ES"/>
        </w:rPr>
        <w:t xml:space="preserve"> </w:t>
      </w:r>
      <w:proofErr w:type="spellStart"/>
      <w:r w:rsidRPr="00623806">
        <w:rPr>
          <w:rFonts w:ascii="Helvetica" w:hAnsi="Helvetica"/>
          <w:lang w:val="es-ES"/>
        </w:rPr>
        <w:t>all</w:t>
      </w:r>
      <w:proofErr w:type="spellEnd"/>
      <w:r w:rsidRPr="00623806">
        <w:rPr>
          <w:rFonts w:ascii="Helvetica" w:hAnsi="Helvetica"/>
          <w:lang w:val="es-ES"/>
        </w:rPr>
        <w:t xml:space="preserve"> alone?”</w:t>
      </w:r>
    </w:p>
    <w:p w14:paraId="71494621" w14:textId="4E024D8C"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lastRenderedPageBreak/>
        <w:t xml:space="preserve">I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answer</w:t>
      </w:r>
      <w:proofErr w:type="spellEnd"/>
      <w:r w:rsidRPr="00623806">
        <w:rPr>
          <w:rFonts w:ascii="Helvetica" w:hAnsi="Helvetica"/>
          <w:lang w:val="es-ES"/>
        </w:rPr>
        <w:t xml:space="preserv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even</w:t>
      </w:r>
      <w:proofErr w:type="spellEnd"/>
      <w:r w:rsidRPr="00623806">
        <w:rPr>
          <w:rFonts w:ascii="Helvetica" w:hAnsi="Helvetica"/>
          <w:lang w:val="es-ES"/>
        </w:rPr>
        <w:t xml:space="preserve"> </w:t>
      </w:r>
      <w:proofErr w:type="gramStart"/>
      <w:r w:rsidRPr="00623806">
        <w:rPr>
          <w:rFonts w:ascii="Helvetica" w:hAnsi="Helvetica"/>
          <w:lang w:val="es-ES"/>
        </w:rPr>
        <w:t>look</w:t>
      </w:r>
      <w:proofErr w:type="gram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hands</w:t>
      </w:r>
      <w:proofErr w:type="spellEnd"/>
      <w:r w:rsidRPr="00623806">
        <w:rPr>
          <w:rFonts w:ascii="Helvetica" w:hAnsi="Helvetica"/>
          <w:lang w:val="es-ES"/>
        </w:rPr>
        <w:t xml:space="preserve"> </w:t>
      </w:r>
      <w:proofErr w:type="spellStart"/>
      <w:r w:rsidRPr="00623806">
        <w:rPr>
          <w:rFonts w:ascii="Helvetica" w:hAnsi="Helvetica"/>
          <w:lang w:val="es-ES"/>
        </w:rPr>
        <w:t>tightened</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sides</w:t>
      </w:r>
      <w:proofErr w:type="spellEnd"/>
      <w:r w:rsidRPr="00623806">
        <w:rPr>
          <w:rFonts w:ascii="Helvetica" w:hAnsi="Helvetica"/>
          <w:lang w:val="es-ES"/>
        </w:rPr>
        <w:t xml:space="preserve"> as I </w:t>
      </w:r>
      <w:proofErr w:type="spellStart"/>
      <w:r w:rsidRPr="00623806">
        <w:rPr>
          <w:rFonts w:ascii="Helvetica" w:hAnsi="Helvetica"/>
          <w:lang w:val="es-ES"/>
        </w:rPr>
        <w:t>kept</w:t>
      </w:r>
      <w:proofErr w:type="spellEnd"/>
      <w:r w:rsidRPr="00623806">
        <w:rPr>
          <w:rFonts w:ascii="Helvetica" w:hAnsi="Helvetica"/>
          <w:lang w:val="es-ES"/>
        </w:rPr>
        <w:t xml:space="preserve"> </w:t>
      </w:r>
      <w:proofErr w:type="spellStart"/>
      <w:r w:rsidRPr="00623806">
        <w:rPr>
          <w:rFonts w:ascii="Helvetica" w:hAnsi="Helvetica"/>
          <w:lang w:val="es-ES"/>
        </w:rPr>
        <w:t>walking</w:t>
      </w:r>
      <w:proofErr w:type="spellEnd"/>
      <w:r w:rsidRPr="00623806">
        <w:rPr>
          <w:rFonts w:ascii="Helvetica" w:hAnsi="Helvetica"/>
          <w:lang w:val="es-ES"/>
        </w:rPr>
        <w:t xml:space="preserve">, </w:t>
      </w:r>
      <w:proofErr w:type="spellStart"/>
      <w:r w:rsidRPr="00623806">
        <w:rPr>
          <w:rFonts w:ascii="Helvetica" w:hAnsi="Helvetica"/>
          <w:lang w:val="es-ES"/>
        </w:rPr>
        <w:t>faster</w:t>
      </w:r>
      <w:proofErr w:type="spellEnd"/>
      <w:r w:rsidRPr="00623806">
        <w:rPr>
          <w:rFonts w:ascii="Helvetica" w:hAnsi="Helvetica"/>
          <w:lang w:val="es-ES"/>
        </w:rPr>
        <w:t xml:space="preserve"> </w:t>
      </w:r>
      <w:proofErr w:type="spellStart"/>
      <w:r w:rsidRPr="00623806">
        <w:rPr>
          <w:rFonts w:ascii="Helvetica" w:hAnsi="Helvetica"/>
          <w:lang w:val="es-ES"/>
        </w:rPr>
        <w:t>now</w:t>
      </w:r>
      <w:proofErr w:type="spellEnd"/>
      <w:r w:rsidRPr="00623806">
        <w:rPr>
          <w:rFonts w:ascii="Helvetica" w:hAnsi="Helvetica"/>
          <w:lang w:val="es-ES"/>
        </w:rPr>
        <w:t xml:space="preserve">. </w:t>
      </w:r>
      <w:proofErr w:type="spellStart"/>
      <w:r w:rsidRPr="00623806">
        <w:rPr>
          <w:rFonts w:ascii="Helvetica" w:hAnsi="Helvetica"/>
          <w:lang w:val="es-ES"/>
        </w:rPr>
        <w:t>Don’t</w:t>
      </w:r>
      <w:proofErr w:type="spellEnd"/>
      <w:r w:rsidRPr="00623806">
        <w:rPr>
          <w:rFonts w:ascii="Helvetica" w:hAnsi="Helvetica"/>
          <w:lang w:val="es-ES"/>
        </w:rPr>
        <w:t xml:space="preserve"> </w:t>
      </w:r>
      <w:proofErr w:type="spellStart"/>
      <w:r w:rsidRPr="00623806">
        <w:rPr>
          <w:rFonts w:ascii="Helvetica" w:hAnsi="Helvetica"/>
          <w:lang w:val="es-ES"/>
        </w:rPr>
        <w:t>engage</w:t>
      </w:r>
      <w:proofErr w:type="spellEnd"/>
      <w:r w:rsidRPr="00623806">
        <w:rPr>
          <w:rFonts w:ascii="Helvetica" w:hAnsi="Helvetica"/>
          <w:lang w:val="es-ES"/>
        </w:rPr>
        <w:t xml:space="preserve">. </w:t>
      </w:r>
      <w:proofErr w:type="spellStart"/>
      <w:r w:rsidRPr="00623806">
        <w:rPr>
          <w:rFonts w:ascii="Helvetica" w:hAnsi="Helvetica"/>
          <w:lang w:val="es-ES"/>
        </w:rPr>
        <w:t>Don’t</w:t>
      </w:r>
      <w:proofErr w:type="spellEnd"/>
      <w:r w:rsidRPr="00623806">
        <w:rPr>
          <w:rFonts w:ascii="Helvetica" w:hAnsi="Helvetica"/>
          <w:lang w:val="es-ES"/>
        </w:rPr>
        <w:t xml:space="preserve"> </w:t>
      </w:r>
      <w:proofErr w:type="spellStart"/>
      <w:r w:rsidRPr="00623806">
        <w:rPr>
          <w:rFonts w:ascii="Helvetica" w:hAnsi="Helvetica"/>
          <w:lang w:val="es-ES"/>
        </w:rPr>
        <w:t>feed</w:t>
      </w:r>
      <w:proofErr w:type="spellEnd"/>
      <w:r w:rsidRPr="00623806">
        <w:rPr>
          <w:rFonts w:ascii="Helvetica" w:hAnsi="Helvetica"/>
          <w:lang w:val="es-ES"/>
        </w:rPr>
        <w:t xml:space="preserve"> </w:t>
      </w:r>
      <w:proofErr w:type="spellStart"/>
      <w:r w:rsidRPr="00623806">
        <w:rPr>
          <w:rFonts w:ascii="Helvetica" w:hAnsi="Helvetica"/>
          <w:lang w:val="es-ES"/>
        </w:rPr>
        <w:t>them</w:t>
      </w:r>
      <w:proofErr w:type="spellEnd"/>
      <w:r w:rsidRPr="00623806">
        <w:rPr>
          <w:rFonts w:ascii="Helvetica" w:hAnsi="Helvetica"/>
          <w:lang w:val="es-ES"/>
        </w:rPr>
        <w:t xml:space="preserve"> </w:t>
      </w:r>
      <w:proofErr w:type="spellStart"/>
      <w:r w:rsidRPr="00623806">
        <w:rPr>
          <w:rFonts w:ascii="Helvetica" w:hAnsi="Helvetica"/>
          <w:lang w:val="es-ES"/>
        </w:rPr>
        <w:t>attention</w:t>
      </w:r>
      <w:proofErr w:type="spellEnd"/>
      <w:r w:rsidRPr="00623806">
        <w:rPr>
          <w:rFonts w:ascii="Helvetica" w:hAnsi="Helvetica"/>
          <w:lang w:val="es-ES"/>
        </w:rPr>
        <w:t>.</w:t>
      </w:r>
    </w:p>
    <w:p w14:paraId="5F594DF1" w14:textId="2811CD6B"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Don’t</w:t>
      </w:r>
      <w:proofErr w:type="spellEnd"/>
      <w:r w:rsidRPr="00623806">
        <w:rPr>
          <w:rFonts w:ascii="Helvetica" w:hAnsi="Helvetica"/>
          <w:lang w:val="es-ES"/>
        </w:rPr>
        <w:t xml:space="preserve"> ignore </w:t>
      </w:r>
      <w:proofErr w:type="spellStart"/>
      <w:r w:rsidRPr="00623806">
        <w:rPr>
          <w:rFonts w:ascii="Helvetica" w:hAnsi="Helvetica"/>
          <w:lang w:val="es-ES"/>
        </w:rPr>
        <w:t>us</w:t>
      </w:r>
      <w:proofErr w:type="spellEnd"/>
      <w:r w:rsidRPr="00623806">
        <w:rPr>
          <w:rFonts w:ascii="Helvetica" w:hAnsi="Helvetica"/>
          <w:lang w:val="es-ES"/>
        </w:rPr>
        <w:t xml:space="preserve">!” </w:t>
      </w:r>
      <w:proofErr w:type="spellStart"/>
      <w:r w:rsidRPr="00623806">
        <w:rPr>
          <w:rFonts w:ascii="Helvetica" w:hAnsi="Helvetica"/>
          <w:lang w:val="es-ES"/>
        </w:rPr>
        <w:t>Another</w:t>
      </w:r>
      <w:proofErr w:type="spellEnd"/>
      <w:r w:rsidRPr="00623806">
        <w:rPr>
          <w:rFonts w:ascii="Helvetica" w:hAnsi="Helvetica"/>
          <w:lang w:val="es-ES"/>
        </w:rPr>
        <w:t xml:space="preserve"> </w:t>
      </w:r>
      <w:proofErr w:type="spellStart"/>
      <w:r w:rsidRPr="00623806">
        <w:rPr>
          <w:rFonts w:ascii="Helvetica" w:hAnsi="Helvetica"/>
          <w:lang w:val="es-ES"/>
        </w:rPr>
        <w:t>called</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louder</w:t>
      </w:r>
      <w:proofErr w:type="spellEnd"/>
      <w:r w:rsidRPr="00623806">
        <w:rPr>
          <w:rFonts w:ascii="Helvetica" w:hAnsi="Helvetica"/>
          <w:lang w:val="es-ES"/>
        </w:rPr>
        <w:t xml:space="preserve">, </w:t>
      </w:r>
      <w:proofErr w:type="spellStart"/>
      <w:r w:rsidRPr="00623806">
        <w:rPr>
          <w:rFonts w:ascii="Helvetica" w:hAnsi="Helvetica"/>
          <w:lang w:val="es-ES"/>
        </w:rPr>
        <w:t>closer</w:t>
      </w:r>
      <w:proofErr w:type="spellEnd"/>
      <w:r w:rsidRPr="00623806">
        <w:rPr>
          <w:rFonts w:ascii="Helvetica" w:hAnsi="Helvetica"/>
          <w:lang w:val="es-ES"/>
        </w:rPr>
        <w:t>. “</w:t>
      </w:r>
      <w:proofErr w:type="spellStart"/>
      <w:r w:rsidRPr="00623806">
        <w:rPr>
          <w:rFonts w:ascii="Helvetica" w:hAnsi="Helvetica"/>
          <w:lang w:val="es-ES"/>
        </w:rPr>
        <w:t>We</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want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talk</w:t>
      </w:r>
      <w:proofErr w:type="spellEnd"/>
      <w:r w:rsidRPr="00623806">
        <w:rPr>
          <w:rFonts w:ascii="Helvetica" w:hAnsi="Helvetica"/>
          <w:lang w:val="es-ES"/>
        </w:rPr>
        <w:t>!”</w:t>
      </w:r>
    </w:p>
    <w:p w14:paraId="0340278F" w14:textId="4FFC95F6"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t xml:space="preserve">No,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don’t</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want</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else</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want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fear</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throat</w:t>
      </w:r>
      <w:proofErr w:type="spellEnd"/>
      <w:r w:rsidRPr="00623806">
        <w:rPr>
          <w:rFonts w:ascii="Helvetica" w:hAnsi="Helvetica"/>
          <w:lang w:val="es-ES"/>
        </w:rPr>
        <w:t xml:space="preserve"> </w:t>
      </w:r>
      <w:proofErr w:type="spellStart"/>
      <w:r w:rsidRPr="00623806">
        <w:rPr>
          <w:rFonts w:ascii="Helvetica" w:hAnsi="Helvetica"/>
          <w:lang w:val="es-ES"/>
        </w:rPr>
        <w:t>tightened</w:t>
      </w:r>
      <w:proofErr w:type="spellEnd"/>
      <w:r w:rsidRPr="00623806">
        <w:rPr>
          <w:rFonts w:ascii="Helvetica" w:hAnsi="Helvetica"/>
          <w:lang w:val="es-ES"/>
        </w:rPr>
        <w:t xml:space="preserve"> as I </w:t>
      </w:r>
      <w:proofErr w:type="spellStart"/>
      <w:r w:rsidRPr="00623806">
        <w:rPr>
          <w:rFonts w:ascii="Helvetica" w:hAnsi="Helvetica"/>
          <w:lang w:val="es-ES"/>
        </w:rPr>
        <w:t>risked</w:t>
      </w:r>
      <w:proofErr w:type="spellEnd"/>
      <w:r w:rsidRPr="00623806">
        <w:rPr>
          <w:rFonts w:ascii="Helvetica" w:hAnsi="Helvetica"/>
          <w:lang w:val="es-ES"/>
        </w:rPr>
        <w:t xml:space="preserve"> a </w:t>
      </w:r>
      <w:proofErr w:type="spellStart"/>
      <w:r w:rsidRPr="00623806">
        <w:rPr>
          <w:rFonts w:ascii="Helvetica" w:hAnsi="Helvetica"/>
          <w:lang w:val="es-ES"/>
        </w:rPr>
        <w:t>glance</w:t>
      </w:r>
      <w:proofErr w:type="spellEnd"/>
      <w:r w:rsidRPr="00623806">
        <w:rPr>
          <w:rFonts w:ascii="Helvetica" w:hAnsi="Helvetica"/>
          <w:lang w:val="es-ES"/>
        </w:rPr>
        <w:t xml:space="preserve"> </w:t>
      </w:r>
      <w:proofErr w:type="spellStart"/>
      <w:r w:rsidRPr="00623806">
        <w:rPr>
          <w:rFonts w:ascii="Helvetica" w:hAnsi="Helvetica"/>
          <w:lang w:val="es-ES"/>
        </w:rPr>
        <w:t>over</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shoulder</w:t>
      </w:r>
      <w:proofErr w:type="spellEnd"/>
      <w:r w:rsidRPr="00623806">
        <w:rPr>
          <w:rFonts w:ascii="Helvetica" w:hAnsi="Helvetica"/>
          <w:lang w:val="es-ES"/>
        </w:rPr>
        <w:t>.</w:t>
      </w:r>
    </w:p>
    <w:p w14:paraId="09370094" w14:textId="4965DF3B" w:rsidR="002C7F25" w:rsidRPr="00623806" w:rsidRDefault="009D3CC2" w:rsidP="009D3CC2">
      <w:pPr>
        <w:pStyle w:val="Scene"/>
        <w:spacing w:line="276" w:lineRule="auto"/>
        <w:jc w:val="both"/>
        <w:rPr>
          <w:rFonts w:ascii="Helvetica" w:hAnsi="Helvetica"/>
          <w:lang w:val="es-ES"/>
        </w:rPr>
      </w:pPr>
      <w:proofErr w:type="spellStart"/>
      <w:r w:rsidRPr="00623806">
        <w:rPr>
          <w:rFonts w:ascii="Helvetica" w:hAnsi="Helvetica"/>
          <w:lang w:val="es-ES"/>
        </w:rPr>
        <w:t>M</w:t>
      </w:r>
      <w:r w:rsidR="002C7F25" w:rsidRPr="00623806">
        <w:rPr>
          <w:rFonts w:ascii="Helvetica" w:hAnsi="Helvetica"/>
          <w:lang w:val="es-ES"/>
        </w:rPr>
        <w:t>istake</w:t>
      </w:r>
      <w:proofErr w:type="spellEnd"/>
      <w:r w:rsidR="002C7F25" w:rsidRPr="00623806">
        <w:rPr>
          <w:rFonts w:ascii="Helvetica" w:hAnsi="Helvetica"/>
          <w:lang w:val="es-ES"/>
        </w:rPr>
        <w:t>.</w:t>
      </w:r>
    </w:p>
    <w:p w14:paraId="7A6B23CC" w14:textId="6431BF6F"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Two</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them</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w:t>
      </w:r>
      <w:proofErr w:type="spellStart"/>
      <w:r w:rsidRPr="00623806">
        <w:rPr>
          <w:rFonts w:ascii="Helvetica" w:hAnsi="Helvetica"/>
          <w:lang w:val="es-ES"/>
        </w:rPr>
        <w:t>following</w:t>
      </w:r>
      <w:proofErr w:type="spellEnd"/>
      <w:r w:rsidRPr="00623806">
        <w:rPr>
          <w:rFonts w:ascii="Helvetica" w:hAnsi="Helvetica"/>
          <w:lang w:val="es-ES"/>
        </w:rPr>
        <w:t xml:space="preserve">. </w:t>
      </w:r>
      <w:proofErr w:type="spellStart"/>
      <w:r w:rsidRPr="00623806">
        <w:rPr>
          <w:rFonts w:ascii="Helvetica" w:hAnsi="Helvetica"/>
          <w:lang w:val="es-ES"/>
        </w:rPr>
        <w:t>Staggering</w:t>
      </w:r>
      <w:proofErr w:type="spellEnd"/>
      <w:r w:rsidRPr="00623806">
        <w:rPr>
          <w:rFonts w:ascii="Helvetica" w:hAnsi="Helvetica"/>
          <w:lang w:val="es-ES"/>
        </w:rPr>
        <w:t xml:space="preserve">, </w:t>
      </w:r>
      <w:proofErr w:type="spellStart"/>
      <w:r w:rsidRPr="00623806">
        <w:rPr>
          <w:rFonts w:ascii="Helvetica" w:hAnsi="Helvetica"/>
          <w:lang w:val="es-ES"/>
        </w:rPr>
        <w:t>grinning</w:t>
      </w:r>
      <w:proofErr w:type="spellEnd"/>
      <w:r w:rsidRPr="00623806">
        <w:rPr>
          <w:rFonts w:ascii="Helvetica" w:hAnsi="Helvetica"/>
          <w:lang w:val="es-ES"/>
        </w:rPr>
        <w:t xml:space="preserve">. </w:t>
      </w:r>
      <w:proofErr w:type="spellStart"/>
      <w:r w:rsidRPr="00623806">
        <w:rPr>
          <w:rFonts w:ascii="Helvetica" w:hAnsi="Helvetica"/>
          <w:lang w:val="es-ES"/>
        </w:rPr>
        <w:t>Predators</w:t>
      </w:r>
      <w:proofErr w:type="spellEnd"/>
      <w:r w:rsidRPr="00623806">
        <w:rPr>
          <w:rFonts w:ascii="Helvetica" w:hAnsi="Helvetica"/>
          <w:lang w:val="es-ES"/>
        </w:rPr>
        <w:t xml:space="preserve"> in </w:t>
      </w:r>
      <w:proofErr w:type="spellStart"/>
      <w:r w:rsidRPr="00623806">
        <w:rPr>
          <w:rFonts w:ascii="Helvetica" w:hAnsi="Helvetica"/>
          <w:lang w:val="es-ES"/>
        </w:rPr>
        <w:t>borrowed</w:t>
      </w:r>
      <w:proofErr w:type="spellEnd"/>
      <w:r w:rsidRPr="00623806">
        <w:rPr>
          <w:rFonts w:ascii="Helvetica" w:hAnsi="Helvetica"/>
          <w:lang w:val="es-ES"/>
        </w:rPr>
        <w:t xml:space="preserve"> skin.</w:t>
      </w:r>
    </w:p>
    <w:p w14:paraId="44636142" w14:textId="6389FFD5"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Shadow’s</w:t>
      </w:r>
      <w:proofErr w:type="spellEnd"/>
      <w:r w:rsidRPr="00623806">
        <w:rPr>
          <w:rFonts w:ascii="Helvetica" w:hAnsi="Helvetica"/>
          <w:lang w:val="es-ES"/>
        </w:rPr>
        <w:t xml:space="preserve"> </w:t>
      </w:r>
      <w:proofErr w:type="spellStart"/>
      <w:r w:rsidRPr="00623806">
        <w:rPr>
          <w:rFonts w:ascii="Helvetica" w:hAnsi="Helvetica"/>
          <w:lang w:val="es-ES"/>
        </w:rPr>
        <w:t>growl</w:t>
      </w:r>
      <w:proofErr w:type="spellEnd"/>
      <w:r w:rsidRPr="00623806">
        <w:rPr>
          <w:rFonts w:ascii="Helvetica" w:hAnsi="Helvetica"/>
          <w:lang w:val="es-ES"/>
        </w:rPr>
        <w:t xml:space="preserve"> </w:t>
      </w:r>
      <w:proofErr w:type="spellStart"/>
      <w:r w:rsidRPr="00623806">
        <w:rPr>
          <w:rFonts w:ascii="Helvetica" w:hAnsi="Helvetica"/>
          <w:lang w:val="es-ES"/>
        </w:rPr>
        <w:t>started</w:t>
      </w:r>
      <w:proofErr w:type="spellEnd"/>
      <w:r w:rsidRPr="00623806">
        <w:rPr>
          <w:rFonts w:ascii="Helvetica" w:hAnsi="Helvetica"/>
          <w:lang w:val="es-ES"/>
        </w:rPr>
        <w:t xml:space="preserve"> </w:t>
      </w:r>
      <w:proofErr w:type="spellStart"/>
      <w:r w:rsidRPr="00623806">
        <w:rPr>
          <w:rFonts w:ascii="Helvetica" w:hAnsi="Helvetica"/>
          <w:lang w:val="es-ES"/>
        </w:rPr>
        <w:t>low</w:t>
      </w:r>
      <w:proofErr w:type="spellEnd"/>
      <w:r w:rsidRPr="00623806">
        <w:rPr>
          <w:rFonts w:ascii="Helvetica" w:hAnsi="Helvetica"/>
          <w:lang w:val="es-ES"/>
        </w:rPr>
        <w:t xml:space="preserve">, </w:t>
      </w:r>
      <w:proofErr w:type="spellStart"/>
      <w:r w:rsidRPr="00623806">
        <w:rPr>
          <w:rFonts w:ascii="Helvetica" w:hAnsi="Helvetica"/>
          <w:lang w:val="es-ES"/>
        </w:rPr>
        <w:t>deep</w:t>
      </w:r>
      <w:proofErr w:type="spellEnd"/>
      <w:r w:rsidRPr="00623806">
        <w:rPr>
          <w:rFonts w:ascii="Helvetica" w:hAnsi="Helvetica"/>
          <w:lang w:val="es-ES"/>
        </w:rPr>
        <w:t xml:space="preserve">, and </w:t>
      </w:r>
      <w:proofErr w:type="spellStart"/>
      <w:r w:rsidRPr="00623806">
        <w:rPr>
          <w:rFonts w:ascii="Helvetica" w:hAnsi="Helvetica"/>
          <w:lang w:val="es-ES"/>
        </w:rPr>
        <w:t>unnatural</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size</w:t>
      </w:r>
      <w:proofErr w:type="spellEnd"/>
      <w:r w:rsidRPr="00623806">
        <w:rPr>
          <w:rFonts w:ascii="Helvetica" w:hAnsi="Helvetica"/>
          <w:lang w:val="es-ES"/>
        </w:rPr>
        <w:t xml:space="preserve">. A primal </w:t>
      </w:r>
      <w:proofErr w:type="spellStart"/>
      <w:r w:rsidRPr="00623806">
        <w:rPr>
          <w:rFonts w:ascii="Helvetica" w:hAnsi="Helvetica"/>
          <w:lang w:val="es-ES"/>
        </w:rPr>
        <w:t>sound</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raised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hairs</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neck</w:t>
      </w:r>
      <w:proofErr w:type="spellEnd"/>
      <w:r w:rsidRPr="00623806">
        <w:rPr>
          <w:rFonts w:ascii="Helvetica" w:hAnsi="Helvetica"/>
          <w:lang w:val="es-ES"/>
        </w:rPr>
        <w:t>.</w:t>
      </w:r>
    </w:p>
    <w:p w14:paraId="441ADED6" w14:textId="4028678B"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Hey</w:t>
      </w:r>
      <w:proofErr w:type="spellEnd"/>
      <w:r w:rsidRPr="00623806">
        <w:rPr>
          <w:rFonts w:ascii="Helvetica" w:hAnsi="Helvetica"/>
          <w:lang w:val="es-ES"/>
        </w:rPr>
        <w:t xml:space="preserve">!” </w:t>
      </w:r>
      <w:proofErr w:type="spellStart"/>
      <w:r w:rsidRPr="00623806">
        <w:rPr>
          <w:rFonts w:ascii="Helvetica" w:hAnsi="Helvetica"/>
          <w:lang w:val="es-ES"/>
        </w:rPr>
        <w:t>One-lunged</w:t>
      </w:r>
      <w:proofErr w:type="spellEnd"/>
      <w:r w:rsidRPr="00623806">
        <w:rPr>
          <w:rFonts w:ascii="Helvetica" w:hAnsi="Helvetica"/>
          <w:lang w:val="es-ES"/>
        </w:rPr>
        <w:t>.</w:t>
      </w:r>
    </w:p>
    <w:p w14:paraId="16CD8D5F" w14:textId="69191F2D"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hand</w:t>
      </w:r>
      <w:proofErr w:type="spellEnd"/>
      <w:r w:rsidRPr="00623806">
        <w:rPr>
          <w:rFonts w:ascii="Helvetica" w:hAnsi="Helvetica"/>
          <w:lang w:val="es-ES"/>
        </w:rPr>
        <w:t xml:space="preserve"> </w:t>
      </w:r>
      <w:proofErr w:type="spellStart"/>
      <w:r w:rsidRPr="00623806">
        <w:rPr>
          <w:rFonts w:ascii="Helvetica" w:hAnsi="Helvetica"/>
          <w:lang w:val="es-ES"/>
        </w:rPr>
        <w:t>clamped</w:t>
      </w:r>
      <w:proofErr w:type="spellEnd"/>
      <w:r w:rsidRPr="00623806">
        <w:rPr>
          <w:rFonts w:ascii="Helvetica" w:hAnsi="Helvetica"/>
          <w:lang w:val="es-ES"/>
        </w:rPr>
        <w:t xml:space="preserve"> </w:t>
      </w:r>
      <w:proofErr w:type="spellStart"/>
      <w:r w:rsidRPr="00623806">
        <w:rPr>
          <w:rFonts w:ascii="Helvetica" w:hAnsi="Helvetica"/>
          <w:lang w:val="es-ES"/>
        </w:rPr>
        <w:t>around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wrist</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iron</w:t>
      </w:r>
      <w:proofErr w:type="spellEnd"/>
      <w:r w:rsidRPr="00623806">
        <w:rPr>
          <w:rFonts w:ascii="Helvetica" w:hAnsi="Helvetica"/>
          <w:lang w:val="es-ES"/>
        </w:rPr>
        <w:t xml:space="preserve">. I </w:t>
      </w:r>
      <w:proofErr w:type="spellStart"/>
      <w:r w:rsidRPr="00623806">
        <w:rPr>
          <w:rFonts w:ascii="Helvetica" w:hAnsi="Helvetica"/>
          <w:lang w:val="es-ES"/>
        </w:rPr>
        <w:t>gasped</w:t>
      </w:r>
      <w:proofErr w:type="spellEnd"/>
      <w:r w:rsidRPr="00623806">
        <w:rPr>
          <w:rFonts w:ascii="Helvetica" w:hAnsi="Helvetica"/>
          <w:lang w:val="es-ES"/>
        </w:rPr>
        <w:t xml:space="preserve">, </w:t>
      </w:r>
      <w:proofErr w:type="spellStart"/>
      <w:r w:rsidRPr="00623806">
        <w:rPr>
          <w:rFonts w:ascii="Helvetica" w:hAnsi="Helvetica"/>
          <w:lang w:val="es-ES"/>
        </w:rPr>
        <w:t>stumbling</w:t>
      </w:r>
      <w:proofErr w:type="spellEnd"/>
      <w:r w:rsidRPr="00623806">
        <w:rPr>
          <w:rFonts w:ascii="Helvetica" w:hAnsi="Helvetica"/>
          <w:lang w:val="es-ES"/>
        </w:rPr>
        <w:t>.</w:t>
      </w:r>
    </w:p>
    <w:p w14:paraId="51AFA407" w14:textId="03CDFFD5"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Let</w:t>
      </w:r>
      <w:proofErr w:type="spellEnd"/>
      <w:r w:rsidRPr="00623806">
        <w:rPr>
          <w:rFonts w:ascii="Helvetica" w:hAnsi="Helvetica"/>
          <w:lang w:val="es-ES"/>
        </w:rPr>
        <w:t xml:space="preserve"> me </w:t>
      </w:r>
      <w:proofErr w:type="spellStart"/>
      <w:r w:rsidRPr="00623806">
        <w:rPr>
          <w:rFonts w:ascii="Helvetica" w:hAnsi="Helvetica"/>
          <w:lang w:val="es-ES"/>
        </w:rPr>
        <w:t>go</w:t>
      </w:r>
      <w:proofErr w:type="spellEnd"/>
      <w:r w:rsidRPr="00623806">
        <w:rPr>
          <w:rFonts w:ascii="Helvetica" w:hAnsi="Helvetica"/>
          <w:lang w:val="es-ES"/>
        </w:rPr>
        <w:t xml:space="preserve">!” I </w:t>
      </w:r>
      <w:proofErr w:type="spellStart"/>
      <w:r w:rsidRPr="00623806">
        <w:rPr>
          <w:rFonts w:ascii="Helvetica" w:hAnsi="Helvetica"/>
          <w:lang w:val="es-ES"/>
        </w:rPr>
        <w:t>shouted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breaking</w:t>
      </w:r>
      <w:proofErr w:type="spellEnd"/>
      <w:r w:rsidRPr="00623806">
        <w:rPr>
          <w:rFonts w:ascii="Helvetica" w:hAnsi="Helvetica"/>
          <w:lang w:val="es-ES"/>
        </w:rPr>
        <w:t>.</w:t>
      </w:r>
    </w:p>
    <w:p w14:paraId="29002205" w14:textId="6067A56E"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reeked</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sweat</w:t>
      </w:r>
      <w:proofErr w:type="spellEnd"/>
      <w:r w:rsidRPr="00623806">
        <w:rPr>
          <w:rFonts w:ascii="Helvetica" w:hAnsi="Helvetica"/>
          <w:lang w:val="es-ES"/>
        </w:rPr>
        <w:t xml:space="preserve"> and </w:t>
      </w:r>
      <w:proofErr w:type="spellStart"/>
      <w:r w:rsidRPr="00623806">
        <w:rPr>
          <w:rFonts w:ascii="Helvetica" w:hAnsi="Helvetica"/>
          <w:lang w:val="es-ES"/>
        </w:rPr>
        <w:t>stale</w:t>
      </w:r>
      <w:proofErr w:type="spellEnd"/>
      <w:r w:rsidRPr="00623806">
        <w:rPr>
          <w:rFonts w:ascii="Helvetica" w:hAnsi="Helvetica"/>
          <w:lang w:val="es-ES"/>
        </w:rPr>
        <w:t xml:space="preserve"> </w:t>
      </w:r>
      <w:proofErr w:type="spellStart"/>
      <w:r w:rsidRPr="00623806">
        <w:rPr>
          <w:rFonts w:ascii="Helvetica" w:hAnsi="Helvetica"/>
          <w:lang w:val="es-ES"/>
        </w:rPr>
        <w:t>beer</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other</w:t>
      </w:r>
      <w:proofErr w:type="spellEnd"/>
      <w:r w:rsidRPr="00623806">
        <w:rPr>
          <w:rFonts w:ascii="Helvetica" w:hAnsi="Helvetica"/>
          <w:lang w:val="es-ES"/>
        </w:rPr>
        <w:t xml:space="preserve"> </w:t>
      </w:r>
      <w:proofErr w:type="spellStart"/>
      <w:r w:rsidRPr="00623806">
        <w:rPr>
          <w:rFonts w:ascii="Helvetica" w:hAnsi="Helvetica"/>
          <w:lang w:val="es-ES"/>
        </w:rPr>
        <w:t>hand</w:t>
      </w:r>
      <w:proofErr w:type="spellEnd"/>
      <w:r w:rsidRPr="00623806">
        <w:rPr>
          <w:rFonts w:ascii="Helvetica" w:hAnsi="Helvetica"/>
          <w:lang w:val="es-ES"/>
        </w:rPr>
        <w:t xml:space="preserve"> </w:t>
      </w:r>
      <w:proofErr w:type="spellStart"/>
      <w:r w:rsidRPr="00623806">
        <w:rPr>
          <w:rFonts w:ascii="Helvetica" w:hAnsi="Helvetica"/>
          <w:lang w:val="es-ES"/>
        </w:rPr>
        <w:t>reached</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me,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touch</w:t>
      </w:r>
      <w:proofErr w:type="spellEnd"/>
      <w:r w:rsidRPr="00623806">
        <w:rPr>
          <w:rFonts w:ascii="Helvetica" w:hAnsi="Helvetica"/>
          <w:lang w:val="es-ES"/>
        </w:rPr>
        <w:t xml:space="preserve"> </w:t>
      </w:r>
      <w:proofErr w:type="spellStart"/>
      <w:r w:rsidRPr="00623806">
        <w:rPr>
          <w:rFonts w:ascii="Helvetica" w:hAnsi="Helvetica"/>
          <w:lang w:val="es-ES"/>
        </w:rPr>
        <w:t>possessive</w:t>
      </w:r>
      <w:proofErr w:type="spellEnd"/>
      <w:r w:rsidRPr="00623806">
        <w:rPr>
          <w:rFonts w:ascii="Helvetica" w:hAnsi="Helvetica"/>
          <w:lang w:val="es-ES"/>
        </w:rPr>
        <w:t>, obscene.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until</w:t>
      </w:r>
      <w:proofErr w:type="spellEnd"/>
      <w:r w:rsidRPr="00623806">
        <w:rPr>
          <w:rFonts w:ascii="Helvetica" w:hAnsi="Helvetica"/>
          <w:lang w:val="es-ES"/>
        </w:rPr>
        <w:t xml:space="preserve"> </w:t>
      </w:r>
      <w:proofErr w:type="spellStart"/>
      <w:r w:rsidRPr="00623806">
        <w:rPr>
          <w:rFonts w:ascii="Helvetica" w:hAnsi="Helvetica"/>
          <w:lang w:val="es-ES"/>
        </w:rPr>
        <w:t>we</w:t>
      </w:r>
      <w:proofErr w:type="spellEnd"/>
      <w:r w:rsidRPr="00623806">
        <w:rPr>
          <w:rFonts w:ascii="Helvetica" w:hAnsi="Helvetica"/>
          <w:lang w:val="es-ES"/>
        </w:rPr>
        <w:t xml:space="preserve"> </w:t>
      </w:r>
      <w:proofErr w:type="spellStart"/>
      <w:r w:rsidRPr="00623806">
        <w:rPr>
          <w:rFonts w:ascii="Helvetica" w:hAnsi="Helvetica"/>
          <w:lang w:val="es-ES"/>
        </w:rPr>
        <w:t>get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know</w:t>
      </w:r>
      <w:proofErr w:type="spellEnd"/>
      <w:r w:rsidRPr="00623806">
        <w:rPr>
          <w:rFonts w:ascii="Helvetica" w:hAnsi="Helvetica"/>
          <w:lang w:val="es-ES"/>
        </w:rPr>
        <w:t xml:space="preserve"> </w:t>
      </w:r>
      <w:proofErr w:type="spellStart"/>
      <w:r w:rsidRPr="00623806">
        <w:rPr>
          <w:rFonts w:ascii="Helvetica" w:hAnsi="Helvetica"/>
          <w:lang w:val="es-ES"/>
        </w:rPr>
        <w:t>each</w:t>
      </w:r>
      <w:proofErr w:type="spellEnd"/>
      <w:r w:rsidRPr="00623806">
        <w:rPr>
          <w:rFonts w:ascii="Helvetica" w:hAnsi="Helvetica"/>
          <w:lang w:val="es-ES"/>
        </w:rPr>
        <w:t xml:space="preserve"> </w:t>
      </w:r>
      <w:proofErr w:type="spellStart"/>
      <w:r w:rsidRPr="00623806">
        <w:rPr>
          <w:rFonts w:ascii="Helvetica" w:hAnsi="Helvetica"/>
          <w:lang w:val="es-ES"/>
        </w:rPr>
        <w:t>other</w:t>
      </w:r>
      <w:proofErr w:type="spellEnd"/>
      <w:r w:rsidRPr="00623806">
        <w:rPr>
          <w:rFonts w:ascii="Helvetica" w:hAnsi="Helvetica"/>
          <w:lang w:val="es-ES"/>
        </w:rPr>
        <w:t xml:space="preserve"> </w:t>
      </w:r>
      <w:proofErr w:type="spellStart"/>
      <w:r w:rsidRPr="00623806">
        <w:rPr>
          <w:rFonts w:ascii="Helvetica" w:hAnsi="Helvetica"/>
          <w:lang w:val="es-ES"/>
        </w:rPr>
        <w:t>better</w:t>
      </w:r>
      <w:proofErr w:type="spellEnd"/>
      <w:r w:rsidRPr="00623806">
        <w:rPr>
          <w:rFonts w:ascii="Helvetica" w:hAnsi="Helvetica"/>
          <w:lang w:val="es-ES"/>
        </w:rPr>
        <w:t xml:space="preserve">, </w:t>
      </w:r>
      <w:proofErr w:type="spellStart"/>
      <w:r w:rsidRPr="00623806">
        <w:rPr>
          <w:rFonts w:ascii="Helvetica" w:hAnsi="Helvetica"/>
          <w:lang w:val="es-ES"/>
        </w:rPr>
        <w:t>sweetheart</w:t>
      </w:r>
      <w:proofErr w:type="spellEnd"/>
      <w:r w:rsidRPr="00623806">
        <w:rPr>
          <w:rFonts w:ascii="Helvetica" w:hAnsi="Helvetica"/>
          <w:lang w:val="es-ES"/>
        </w:rPr>
        <w:t>.”</w:t>
      </w:r>
    </w:p>
    <w:p w14:paraId="179A7867" w14:textId="0342618E"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twisted</w:t>
      </w:r>
      <w:proofErr w:type="spellEnd"/>
      <w:r w:rsidRPr="00623806">
        <w:rPr>
          <w:rFonts w:ascii="Helvetica" w:hAnsi="Helvetica"/>
          <w:lang w:val="es-ES"/>
        </w:rPr>
        <w:t xml:space="preserve"> in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grip</w:t>
      </w:r>
      <w:proofErr w:type="spellEnd"/>
      <w:r w:rsidRPr="00623806">
        <w:rPr>
          <w:rFonts w:ascii="Helvetica" w:hAnsi="Helvetica"/>
          <w:lang w:val="es-ES"/>
        </w:rPr>
        <w:t xml:space="preserve">, </w:t>
      </w:r>
      <w:proofErr w:type="spellStart"/>
      <w:r w:rsidRPr="00623806">
        <w:rPr>
          <w:rFonts w:ascii="Helvetica" w:hAnsi="Helvetica"/>
          <w:lang w:val="es-ES"/>
        </w:rPr>
        <w:t>panic</w:t>
      </w:r>
      <w:proofErr w:type="spellEnd"/>
      <w:r w:rsidRPr="00623806">
        <w:rPr>
          <w:rFonts w:ascii="Helvetica" w:hAnsi="Helvetica"/>
          <w:lang w:val="es-ES"/>
        </w:rPr>
        <w:t xml:space="preserve"> </w:t>
      </w:r>
      <w:proofErr w:type="spellStart"/>
      <w:r w:rsidRPr="00623806">
        <w:rPr>
          <w:rFonts w:ascii="Helvetica" w:hAnsi="Helvetica"/>
          <w:lang w:val="es-ES"/>
        </w:rPr>
        <w:t>flaring</w:t>
      </w:r>
      <w:proofErr w:type="spellEnd"/>
      <w:r w:rsidRPr="00623806">
        <w:rPr>
          <w:rFonts w:ascii="Helvetica" w:hAnsi="Helvetica"/>
          <w:lang w:val="es-ES"/>
        </w:rPr>
        <w:t xml:space="preserve"> in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chest</w:t>
      </w:r>
      <w:proofErr w:type="spellEnd"/>
      <w:r w:rsidRPr="00623806">
        <w:rPr>
          <w:rFonts w:ascii="Helvetica" w:hAnsi="Helvetica"/>
          <w:lang w:val="es-ES"/>
        </w:rPr>
        <w:t xml:space="preserve">. “Stop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Let</w:t>
      </w:r>
      <w:proofErr w:type="spellEnd"/>
      <w:r w:rsidRPr="00623806">
        <w:rPr>
          <w:rFonts w:ascii="Helvetica" w:hAnsi="Helvetica"/>
          <w:lang w:val="es-ES"/>
        </w:rPr>
        <w:t xml:space="preserve"> me—!”</w:t>
      </w:r>
    </w:p>
    <w:p w14:paraId="3CE36E66" w14:textId="35CFF453"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t xml:space="preserve">Shadow </w:t>
      </w:r>
      <w:proofErr w:type="spellStart"/>
      <w:r w:rsidRPr="00623806">
        <w:rPr>
          <w:rFonts w:ascii="Helvetica" w:hAnsi="Helvetica"/>
          <w:lang w:val="es-ES"/>
        </w:rPr>
        <w:t>barked</w:t>
      </w:r>
      <w:proofErr w:type="spellEnd"/>
      <w:r w:rsidRPr="00623806">
        <w:rPr>
          <w:rFonts w:ascii="Helvetica" w:hAnsi="Helvetica"/>
          <w:lang w:val="es-ES"/>
        </w:rPr>
        <w:t xml:space="preserve">—no, </w:t>
      </w:r>
      <w:proofErr w:type="spellStart"/>
      <w:r w:rsidRPr="00623806">
        <w:rPr>
          <w:rFonts w:ascii="Helvetica" w:hAnsi="Helvetica"/>
          <w:lang w:val="es-ES"/>
        </w:rPr>
        <w:t>snarled</w:t>
      </w:r>
      <w:proofErr w:type="spellEnd"/>
      <w:r w:rsidRPr="00623806">
        <w:rPr>
          <w:rFonts w:ascii="Helvetica" w:hAnsi="Helvetica"/>
          <w:lang w:val="es-ES"/>
        </w:rPr>
        <w:t xml:space="preserve">—and </w:t>
      </w:r>
      <w:proofErr w:type="spellStart"/>
      <w:r w:rsidRPr="00623806">
        <w:rPr>
          <w:rFonts w:ascii="Helvetica" w:hAnsi="Helvetica"/>
          <w:lang w:val="es-ES"/>
        </w:rPr>
        <w:t>lunged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teeth</w:t>
      </w:r>
      <w:proofErr w:type="spellEnd"/>
      <w:r w:rsidRPr="00623806">
        <w:rPr>
          <w:rFonts w:ascii="Helvetica" w:hAnsi="Helvetica"/>
          <w:lang w:val="es-ES"/>
        </w:rPr>
        <w:t xml:space="preserve"> </w:t>
      </w:r>
      <w:proofErr w:type="spellStart"/>
      <w:r w:rsidRPr="00623806">
        <w:rPr>
          <w:rFonts w:ascii="Helvetica" w:hAnsi="Helvetica"/>
          <w:lang w:val="es-ES"/>
        </w:rPr>
        <w:t>sank</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man’s</w:t>
      </w:r>
      <w:proofErr w:type="spellEnd"/>
      <w:r w:rsidRPr="00623806">
        <w:rPr>
          <w:rFonts w:ascii="Helvetica" w:hAnsi="Helvetica"/>
          <w:lang w:val="es-ES"/>
        </w:rPr>
        <w:t xml:space="preserve"> </w:t>
      </w:r>
      <w:proofErr w:type="spellStart"/>
      <w:r w:rsidRPr="00623806">
        <w:rPr>
          <w:rFonts w:ascii="Helvetica" w:hAnsi="Helvetica"/>
          <w:lang w:val="es-ES"/>
        </w:rPr>
        <w:t>ankle</w:t>
      </w:r>
      <w:proofErr w:type="spellEnd"/>
      <w:r w:rsidRPr="00623806">
        <w:rPr>
          <w:rFonts w:ascii="Helvetica" w:hAnsi="Helvetica"/>
          <w:lang w:val="es-ES"/>
        </w:rPr>
        <w:t xml:space="preserve">. A </w:t>
      </w:r>
      <w:proofErr w:type="spellStart"/>
      <w:r w:rsidRPr="00623806">
        <w:rPr>
          <w:rFonts w:ascii="Helvetica" w:hAnsi="Helvetica"/>
          <w:lang w:val="es-ES"/>
        </w:rPr>
        <w:t>blur</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movement</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w:t>
      </w:r>
      <w:proofErr w:type="spellStart"/>
      <w:r w:rsidRPr="00623806">
        <w:rPr>
          <w:rFonts w:ascii="Helvetica" w:hAnsi="Helvetica"/>
          <w:lang w:val="es-ES"/>
        </w:rPr>
        <w:t>fast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stop.</w:t>
      </w:r>
    </w:p>
    <w:p w14:paraId="68077436" w14:textId="05DCEDB2"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man</w:t>
      </w:r>
      <w:proofErr w:type="spellEnd"/>
      <w:r w:rsidRPr="00623806">
        <w:rPr>
          <w:rFonts w:ascii="Helvetica" w:hAnsi="Helvetica"/>
          <w:lang w:val="es-ES"/>
        </w:rPr>
        <w:t xml:space="preserve"> </w:t>
      </w:r>
      <w:proofErr w:type="spellStart"/>
      <w:r w:rsidRPr="00623806">
        <w:rPr>
          <w:rFonts w:ascii="Helvetica" w:hAnsi="Helvetica"/>
          <w:lang w:val="es-ES"/>
        </w:rPr>
        <w:t>howled</w:t>
      </w:r>
      <w:proofErr w:type="spellEnd"/>
      <w:r w:rsidRPr="00623806">
        <w:rPr>
          <w:rFonts w:ascii="Helvetica" w:hAnsi="Helvetica"/>
          <w:lang w:val="es-ES"/>
        </w:rPr>
        <w:t xml:space="preserve"> in </w:t>
      </w:r>
      <w:proofErr w:type="spellStart"/>
      <w:r w:rsidRPr="00623806">
        <w:rPr>
          <w:rFonts w:ascii="Helvetica" w:hAnsi="Helvetica"/>
          <w:lang w:val="es-ES"/>
        </w:rPr>
        <w:t>pain</w:t>
      </w:r>
      <w:proofErr w:type="spellEnd"/>
      <w:r w:rsidRPr="00623806">
        <w:rPr>
          <w:rFonts w:ascii="Helvetica" w:hAnsi="Helvetica"/>
          <w:lang w:val="es-ES"/>
        </w:rPr>
        <w:t>.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little</w:t>
      </w:r>
      <w:proofErr w:type="spellEnd"/>
      <w:r w:rsidRPr="00623806">
        <w:rPr>
          <w:rFonts w:ascii="Helvetica" w:hAnsi="Helvetica"/>
          <w:lang w:val="es-ES"/>
        </w:rPr>
        <w:t>—!”</w:t>
      </w:r>
    </w:p>
    <w:p w14:paraId="483D3855" w14:textId="07977B77"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t xml:space="preserve">A </w:t>
      </w:r>
      <w:proofErr w:type="spellStart"/>
      <w:r w:rsidRPr="00623806">
        <w:rPr>
          <w:rFonts w:ascii="Helvetica" w:hAnsi="Helvetica"/>
          <w:lang w:val="es-ES"/>
        </w:rPr>
        <w:t>kick</w:t>
      </w:r>
      <w:proofErr w:type="spellEnd"/>
      <w:r w:rsidRPr="00623806">
        <w:rPr>
          <w:rFonts w:ascii="Helvetica" w:hAnsi="Helvetica"/>
          <w:lang w:val="es-ES"/>
        </w:rPr>
        <w:t>.</w:t>
      </w:r>
    </w:p>
    <w:p w14:paraId="6FF8FECF" w14:textId="596847BD"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Shadow's</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struck</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ground</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a </w:t>
      </w:r>
      <w:proofErr w:type="spellStart"/>
      <w:r w:rsidRPr="00623806">
        <w:rPr>
          <w:rFonts w:ascii="Helvetica" w:hAnsi="Helvetica"/>
          <w:lang w:val="es-ES"/>
        </w:rPr>
        <w:t>sickening</w:t>
      </w:r>
      <w:proofErr w:type="spellEnd"/>
      <w:r w:rsidRPr="00623806">
        <w:rPr>
          <w:rFonts w:ascii="Helvetica" w:hAnsi="Helvetica"/>
          <w:lang w:val="es-ES"/>
        </w:rPr>
        <w:t xml:space="preserve"> </w:t>
      </w:r>
      <w:proofErr w:type="spellStart"/>
      <w:r w:rsidRPr="00623806">
        <w:rPr>
          <w:rFonts w:ascii="Helvetica" w:hAnsi="Helvetica"/>
          <w:lang w:val="es-ES"/>
        </w:rPr>
        <w:t>thud</w:t>
      </w:r>
      <w:proofErr w:type="spellEnd"/>
      <w:r w:rsidRPr="00623806">
        <w:rPr>
          <w:rFonts w:ascii="Helvetica" w:hAnsi="Helvetica"/>
          <w:lang w:val="es-ES"/>
        </w:rPr>
        <w:t>.</w:t>
      </w:r>
    </w:p>
    <w:p w14:paraId="3F73A77B" w14:textId="109510C1"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t xml:space="preserve">“Shadow!” I </w:t>
      </w:r>
      <w:proofErr w:type="spellStart"/>
      <w:r w:rsidRPr="00623806">
        <w:rPr>
          <w:rFonts w:ascii="Helvetica" w:hAnsi="Helvetica"/>
          <w:lang w:val="es-ES"/>
        </w:rPr>
        <w:t>screamed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heart</w:t>
      </w:r>
      <w:proofErr w:type="spellEnd"/>
      <w:r w:rsidRPr="00623806">
        <w:rPr>
          <w:rFonts w:ascii="Helvetica" w:hAnsi="Helvetica"/>
          <w:lang w:val="es-ES"/>
        </w:rPr>
        <w:t xml:space="preserve"> </w:t>
      </w:r>
      <w:proofErr w:type="spellStart"/>
      <w:r w:rsidRPr="00623806">
        <w:rPr>
          <w:rFonts w:ascii="Helvetica" w:hAnsi="Helvetica"/>
          <w:lang w:val="es-ES"/>
        </w:rPr>
        <w:t>tearing</w:t>
      </w:r>
      <w:proofErr w:type="spellEnd"/>
      <w:r w:rsidRPr="00623806">
        <w:rPr>
          <w:rFonts w:ascii="Helvetica" w:hAnsi="Helvetica"/>
          <w:lang w:val="es-ES"/>
        </w:rPr>
        <w:t xml:space="preserve"> in </w:t>
      </w:r>
      <w:proofErr w:type="spellStart"/>
      <w:r w:rsidRPr="00623806">
        <w:rPr>
          <w:rFonts w:ascii="Helvetica" w:hAnsi="Helvetica"/>
          <w:lang w:val="es-ES"/>
        </w:rPr>
        <w:t>two</w:t>
      </w:r>
      <w:proofErr w:type="spellEnd"/>
      <w:r w:rsidRPr="00623806">
        <w:rPr>
          <w:rFonts w:ascii="Helvetica" w:hAnsi="Helvetica"/>
          <w:lang w:val="es-ES"/>
        </w:rPr>
        <w:t xml:space="preserve">. He </w:t>
      </w:r>
      <w:proofErr w:type="spellStart"/>
      <w:r w:rsidRPr="00623806">
        <w:rPr>
          <w:rFonts w:ascii="Helvetica" w:hAnsi="Helvetica"/>
          <w:lang w:val="es-ES"/>
        </w:rPr>
        <w:t>yelped</w:t>
      </w:r>
      <w:proofErr w:type="spellEnd"/>
      <w:r w:rsidRPr="00623806">
        <w:rPr>
          <w:rFonts w:ascii="Helvetica" w:hAnsi="Helvetica"/>
          <w:lang w:val="es-ES"/>
        </w:rPr>
        <w:t xml:space="preserve">, </w:t>
      </w:r>
      <w:proofErr w:type="spellStart"/>
      <w:r w:rsidRPr="00623806">
        <w:rPr>
          <w:rFonts w:ascii="Helvetica" w:hAnsi="Helvetica"/>
          <w:lang w:val="es-ES"/>
        </w:rPr>
        <w:t>curling</w:t>
      </w:r>
      <w:proofErr w:type="spellEnd"/>
      <w:r w:rsidRPr="00623806">
        <w:rPr>
          <w:rFonts w:ascii="Helvetica" w:hAnsi="Helvetica"/>
          <w:lang w:val="es-ES"/>
        </w:rPr>
        <w:t xml:space="preserve"> in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himself</w:t>
      </w:r>
      <w:proofErr w:type="spellEnd"/>
      <w:r w:rsidRPr="00623806">
        <w:rPr>
          <w:rFonts w:ascii="Helvetica" w:hAnsi="Helvetica"/>
          <w:lang w:val="es-ES"/>
        </w:rPr>
        <w:t xml:space="preserve">, </w:t>
      </w:r>
      <w:proofErr w:type="spellStart"/>
      <w:r w:rsidRPr="00623806">
        <w:rPr>
          <w:rFonts w:ascii="Helvetica" w:hAnsi="Helvetica"/>
          <w:lang w:val="es-ES"/>
        </w:rPr>
        <w:t>whimpering</w:t>
      </w:r>
      <w:proofErr w:type="spellEnd"/>
      <w:r w:rsidRPr="00623806">
        <w:rPr>
          <w:rFonts w:ascii="Helvetica" w:hAnsi="Helvetica"/>
          <w:lang w:val="es-ES"/>
        </w:rPr>
        <w:t>.</w:t>
      </w:r>
    </w:p>
    <w:p w14:paraId="664758DC" w14:textId="41B06F97"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second</w:t>
      </w:r>
      <w:proofErr w:type="spellEnd"/>
      <w:r w:rsidRPr="00623806">
        <w:rPr>
          <w:rFonts w:ascii="Helvetica" w:hAnsi="Helvetica"/>
          <w:lang w:val="es-ES"/>
        </w:rPr>
        <w:t xml:space="preserve"> </w:t>
      </w:r>
      <w:proofErr w:type="spellStart"/>
      <w:r w:rsidRPr="00623806">
        <w:rPr>
          <w:rFonts w:ascii="Helvetica" w:hAnsi="Helvetica"/>
          <w:lang w:val="es-ES"/>
        </w:rPr>
        <w:t>man</w:t>
      </w:r>
      <w:proofErr w:type="spellEnd"/>
      <w:r w:rsidRPr="00623806">
        <w:rPr>
          <w:rFonts w:ascii="Helvetica" w:hAnsi="Helvetica"/>
          <w:lang w:val="es-ES"/>
        </w:rPr>
        <w:t xml:space="preserve"> </w:t>
      </w:r>
      <w:proofErr w:type="spellStart"/>
      <w:r w:rsidRPr="00623806">
        <w:rPr>
          <w:rFonts w:ascii="Helvetica" w:hAnsi="Helvetica"/>
          <w:lang w:val="es-ES"/>
        </w:rPr>
        <w:t>laughed</w:t>
      </w:r>
      <w:proofErr w:type="spellEnd"/>
      <w:r w:rsidRPr="00623806">
        <w:rPr>
          <w:rFonts w:ascii="Helvetica" w:hAnsi="Helvetica"/>
          <w:lang w:val="es-ES"/>
        </w:rPr>
        <w:t xml:space="preserve">, </w:t>
      </w:r>
      <w:proofErr w:type="spellStart"/>
      <w:r w:rsidRPr="00623806">
        <w:rPr>
          <w:rFonts w:ascii="Helvetica" w:hAnsi="Helvetica"/>
          <w:lang w:val="es-ES"/>
        </w:rPr>
        <w:t>grabbing</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waist</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behind</w:t>
      </w:r>
      <w:proofErr w:type="spellEnd"/>
      <w:r w:rsidRPr="00623806">
        <w:rPr>
          <w:rFonts w:ascii="Helvetica" w:hAnsi="Helvetica"/>
          <w:lang w:val="es-ES"/>
        </w:rPr>
        <w:t>. “</w:t>
      </w:r>
      <w:proofErr w:type="spellStart"/>
      <w:r w:rsidRPr="00623806">
        <w:rPr>
          <w:rFonts w:ascii="Helvetica" w:hAnsi="Helvetica"/>
          <w:lang w:val="es-ES"/>
        </w:rPr>
        <w:t>Feisty</w:t>
      </w:r>
      <w:proofErr w:type="spellEnd"/>
      <w:r w:rsidRPr="00623806">
        <w:rPr>
          <w:rFonts w:ascii="Helvetica" w:hAnsi="Helvetica"/>
          <w:lang w:val="es-ES"/>
        </w:rPr>
        <w:t xml:space="preserve">,” he </w:t>
      </w:r>
      <w:proofErr w:type="spellStart"/>
      <w:r w:rsidRPr="00623806">
        <w:rPr>
          <w:rFonts w:ascii="Helvetica" w:hAnsi="Helvetica"/>
          <w:lang w:val="es-ES"/>
        </w:rPr>
        <w:t>muttered</w:t>
      </w:r>
      <w:proofErr w:type="spellEnd"/>
      <w:r w:rsidRPr="00623806">
        <w:rPr>
          <w:rFonts w:ascii="Helvetica" w:hAnsi="Helvetica"/>
          <w:lang w:val="es-ES"/>
        </w:rPr>
        <w:t xml:space="preserve"> </w:t>
      </w:r>
      <w:proofErr w:type="spellStart"/>
      <w:r w:rsidRPr="00623806">
        <w:rPr>
          <w:rFonts w:ascii="Helvetica" w:hAnsi="Helvetica"/>
          <w:lang w:val="es-ES"/>
        </w:rPr>
        <w:t>against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ear</w:t>
      </w:r>
      <w:proofErr w:type="spellEnd"/>
      <w:r w:rsidRPr="00623806">
        <w:rPr>
          <w:rFonts w:ascii="Helvetica" w:hAnsi="Helvetica"/>
          <w:lang w:val="es-ES"/>
        </w:rPr>
        <w:t>. “</w:t>
      </w:r>
      <w:proofErr w:type="spellStart"/>
      <w:r w:rsidRPr="00623806">
        <w:rPr>
          <w:rFonts w:ascii="Helvetica" w:hAnsi="Helvetica"/>
          <w:lang w:val="es-ES"/>
        </w:rPr>
        <w:t>Bet</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 xml:space="preserve"> taste </w:t>
      </w:r>
      <w:proofErr w:type="spellStart"/>
      <w:r w:rsidRPr="00623806">
        <w:rPr>
          <w:rFonts w:ascii="Helvetica" w:hAnsi="Helvetica"/>
          <w:lang w:val="es-ES"/>
        </w:rPr>
        <w:t>just</w:t>
      </w:r>
      <w:proofErr w:type="spellEnd"/>
      <w:r w:rsidRPr="00623806">
        <w:rPr>
          <w:rFonts w:ascii="Helvetica" w:hAnsi="Helvetica"/>
          <w:lang w:val="es-ES"/>
        </w:rPr>
        <w:t xml:space="preserve"> as </w:t>
      </w:r>
      <w:proofErr w:type="spellStart"/>
      <w:r w:rsidRPr="00623806">
        <w:rPr>
          <w:rFonts w:ascii="Helvetica" w:hAnsi="Helvetica"/>
          <w:lang w:val="es-ES"/>
        </w:rPr>
        <w:t>sweet</w:t>
      </w:r>
      <w:proofErr w:type="spellEnd"/>
      <w:r w:rsidRPr="00623806">
        <w:rPr>
          <w:rFonts w:ascii="Helvetica" w:hAnsi="Helvetica"/>
          <w:lang w:val="es-ES"/>
        </w:rPr>
        <w:t>.”</w:t>
      </w:r>
    </w:p>
    <w:p w14:paraId="6CF8CB2B" w14:textId="28B5C587"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lastRenderedPageBreak/>
        <w:t>“</w:t>
      </w:r>
      <w:proofErr w:type="spellStart"/>
      <w:r w:rsidRPr="00623806">
        <w:rPr>
          <w:rFonts w:ascii="Helvetica" w:hAnsi="Helvetica"/>
          <w:lang w:val="es-ES"/>
        </w:rPr>
        <w:t>Get</w:t>
      </w:r>
      <w:proofErr w:type="spellEnd"/>
      <w:r w:rsidRPr="00623806">
        <w:rPr>
          <w:rFonts w:ascii="Helvetica" w:hAnsi="Helvetica"/>
          <w:lang w:val="es-ES"/>
        </w:rPr>
        <w:t xml:space="preserve"> </w:t>
      </w:r>
      <w:proofErr w:type="spellStart"/>
      <w:r w:rsidRPr="00623806">
        <w:rPr>
          <w:rFonts w:ascii="Helvetica" w:hAnsi="Helvetica"/>
          <w:lang w:val="es-ES"/>
        </w:rPr>
        <w:t>your</w:t>
      </w:r>
      <w:proofErr w:type="spellEnd"/>
      <w:r w:rsidRPr="00623806">
        <w:rPr>
          <w:rFonts w:ascii="Helvetica" w:hAnsi="Helvetica"/>
          <w:lang w:val="es-ES"/>
        </w:rPr>
        <w:t xml:space="preserve"> </w:t>
      </w:r>
      <w:proofErr w:type="spellStart"/>
      <w:r w:rsidRPr="00623806">
        <w:rPr>
          <w:rFonts w:ascii="Helvetica" w:hAnsi="Helvetica"/>
          <w:lang w:val="es-ES"/>
        </w:rPr>
        <w:t>hands</w:t>
      </w:r>
      <w:proofErr w:type="spellEnd"/>
      <w:r w:rsidRPr="00623806">
        <w:rPr>
          <w:rFonts w:ascii="Helvetica" w:hAnsi="Helvetica"/>
          <w:lang w:val="es-ES"/>
        </w:rPr>
        <w:t xml:space="preserve"> off me!” I </w:t>
      </w:r>
      <w:proofErr w:type="spellStart"/>
      <w:r w:rsidRPr="00623806">
        <w:rPr>
          <w:rFonts w:ascii="Helvetica" w:hAnsi="Helvetica"/>
          <w:lang w:val="es-ES"/>
        </w:rPr>
        <w:t>shrieked</w:t>
      </w:r>
      <w:proofErr w:type="spellEnd"/>
      <w:r w:rsidRPr="00623806">
        <w:rPr>
          <w:rFonts w:ascii="Helvetica" w:hAnsi="Helvetica"/>
          <w:lang w:val="es-ES"/>
        </w:rPr>
        <w:t xml:space="preserve">, </w:t>
      </w:r>
      <w:proofErr w:type="spellStart"/>
      <w:r w:rsidRPr="00623806">
        <w:rPr>
          <w:rFonts w:ascii="Helvetica" w:hAnsi="Helvetica"/>
          <w:lang w:val="es-ES"/>
        </w:rPr>
        <w:t>flailing</w:t>
      </w:r>
      <w:proofErr w:type="spellEnd"/>
      <w:r w:rsidRPr="00623806">
        <w:rPr>
          <w:rFonts w:ascii="Helvetica" w:hAnsi="Helvetica"/>
          <w:lang w:val="es-ES"/>
        </w:rPr>
        <w:t xml:space="preserve">, </w:t>
      </w:r>
      <w:proofErr w:type="spellStart"/>
      <w:r w:rsidRPr="00623806">
        <w:rPr>
          <w:rFonts w:ascii="Helvetica" w:hAnsi="Helvetica"/>
          <w:lang w:val="es-ES"/>
        </w:rPr>
        <w:t>trying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kick</w:t>
      </w:r>
      <w:proofErr w:type="spellEnd"/>
      <w:r w:rsidRPr="00623806">
        <w:rPr>
          <w:rFonts w:ascii="Helvetica" w:hAnsi="Helvetica"/>
          <w:lang w:val="es-ES"/>
        </w:rPr>
        <w:t xml:space="preserve">, </w:t>
      </w:r>
      <w:proofErr w:type="spellStart"/>
      <w:r w:rsidRPr="00623806">
        <w:rPr>
          <w:rFonts w:ascii="Helvetica" w:hAnsi="Helvetica"/>
          <w:lang w:val="es-ES"/>
        </w:rPr>
        <w:t>trying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scream</w:t>
      </w:r>
      <w:proofErr w:type="spellEnd"/>
      <w:r w:rsidRPr="00623806">
        <w:rPr>
          <w:rFonts w:ascii="Helvetica" w:hAnsi="Helvetica"/>
          <w:lang w:val="es-ES"/>
        </w:rPr>
        <w:t xml:space="preserve"> </w:t>
      </w:r>
      <w:proofErr w:type="spellStart"/>
      <w:r w:rsidRPr="00623806">
        <w:rPr>
          <w:rFonts w:ascii="Helvetica" w:hAnsi="Helvetica"/>
          <w:lang w:val="es-ES"/>
        </w:rPr>
        <w:t>louder</w:t>
      </w:r>
      <w:proofErr w:type="spellEnd"/>
      <w:r w:rsidRPr="00623806">
        <w:rPr>
          <w:rFonts w:ascii="Helvetica" w:hAnsi="Helvetica"/>
          <w:lang w:val="es-ES"/>
        </w:rPr>
        <w:t>—</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lost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their</w:t>
      </w:r>
      <w:proofErr w:type="spellEnd"/>
      <w:r w:rsidRPr="00623806">
        <w:rPr>
          <w:rFonts w:ascii="Helvetica" w:hAnsi="Helvetica"/>
          <w:lang w:val="es-ES"/>
        </w:rPr>
        <w:t xml:space="preserve"> </w:t>
      </w:r>
      <w:proofErr w:type="spellStart"/>
      <w:r w:rsidRPr="00623806">
        <w:rPr>
          <w:rFonts w:ascii="Helvetica" w:hAnsi="Helvetica"/>
          <w:lang w:val="es-ES"/>
        </w:rPr>
        <w:t>laughter</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is</w:t>
      </w:r>
      <w:proofErr w:type="spellEnd"/>
      <w:r w:rsidRPr="00623806">
        <w:rPr>
          <w:rFonts w:ascii="Helvetica" w:hAnsi="Helvetica"/>
          <w:lang w:val="es-ES"/>
        </w:rPr>
        <w:t xml:space="preserve"> </w:t>
      </w:r>
      <w:proofErr w:type="spellStart"/>
      <w:r w:rsidRPr="00623806">
        <w:rPr>
          <w:rFonts w:ascii="Helvetica" w:hAnsi="Helvetica"/>
          <w:lang w:val="es-ES"/>
        </w:rPr>
        <w:t>why</w:t>
      </w:r>
      <w:proofErr w:type="spellEnd"/>
      <w:r w:rsidRPr="00623806">
        <w:rPr>
          <w:rFonts w:ascii="Helvetica" w:hAnsi="Helvetica"/>
          <w:lang w:val="es-ES"/>
        </w:rPr>
        <w:t xml:space="preserve"> I </w:t>
      </w:r>
      <w:proofErr w:type="spellStart"/>
      <w:r w:rsidRPr="00623806">
        <w:rPr>
          <w:rFonts w:ascii="Helvetica" w:hAnsi="Helvetica"/>
          <w:lang w:val="es-ES"/>
        </w:rPr>
        <w:t>never</w:t>
      </w:r>
      <w:proofErr w:type="spellEnd"/>
      <w:r w:rsidRPr="00623806">
        <w:rPr>
          <w:rFonts w:ascii="Helvetica" w:hAnsi="Helvetica"/>
          <w:lang w:val="es-ES"/>
        </w:rPr>
        <w:t xml:space="preserve"> </w:t>
      </w:r>
      <w:proofErr w:type="spellStart"/>
      <w:r w:rsidRPr="00623806">
        <w:rPr>
          <w:rFonts w:ascii="Helvetica" w:hAnsi="Helvetica"/>
          <w:lang w:val="es-ES"/>
        </w:rPr>
        <w:t>liked</w:t>
      </w:r>
      <w:proofErr w:type="spellEnd"/>
      <w:r w:rsidRPr="00623806">
        <w:rPr>
          <w:rFonts w:ascii="Helvetica" w:hAnsi="Helvetica"/>
          <w:lang w:val="es-ES"/>
        </w:rPr>
        <w:t xml:space="preserve"> </w:t>
      </w:r>
      <w:proofErr w:type="spellStart"/>
      <w:r w:rsidRPr="00623806">
        <w:rPr>
          <w:rFonts w:ascii="Helvetica" w:hAnsi="Helvetica"/>
          <w:lang w:val="es-ES"/>
        </w:rPr>
        <w:t>walking</w:t>
      </w:r>
      <w:proofErr w:type="spellEnd"/>
      <w:r w:rsidRPr="00623806">
        <w:rPr>
          <w:rFonts w:ascii="Helvetica" w:hAnsi="Helvetica"/>
          <w:lang w:val="es-ES"/>
        </w:rPr>
        <w:t xml:space="preserve"> at </w:t>
      </w:r>
      <w:proofErr w:type="spellStart"/>
      <w:r w:rsidRPr="00623806">
        <w:rPr>
          <w:rFonts w:ascii="Helvetica" w:hAnsi="Helvetica"/>
          <w:lang w:val="es-ES"/>
        </w:rPr>
        <w:t>night</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is</w:t>
      </w:r>
      <w:proofErr w:type="spellEnd"/>
      <w:r w:rsidRPr="00623806">
        <w:rPr>
          <w:rFonts w:ascii="Helvetica" w:hAnsi="Helvetica"/>
          <w:lang w:val="es-ES"/>
        </w:rPr>
        <w:t xml:space="preserve"> </w:t>
      </w:r>
      <w:proofErr w:type="spellStart"/>
      <w:r w:rsidRPr="00623806">
        <w:rPr>
          <w:rFonts w:ascii="Helvetica" w:hAnsi="Helvetica"/>
          <w:lang w:val="es-ES"/>
        </w:rPr>
        <w:t>why</w:t>
      </w:r>
      <w:proofErr w:type="spellEnd"/>
      <w:r w:rsidRPr="00623806">
        <w:rPr>
          <w:rFonts w:ascii="Helvetica" w:hAnsi="Helvetica"/>
          <w:lang w:val="es-ES"/>
        </w:rPr>
        <w:t xml:space="preserve"> Owen </w:t>
      </w:r>
      <w:proofErr w:type="spellStart"/>
      <w:r w:rsidRPr="00623806">
        <w:rPr>
          <w:rFonts w:ascii="Helvetica" w:hAnsi="Helvetica"/>
          <w:lang w:val="es-ES"/>
        </w:rPr>
        <w:t>complains</w:t>
      </w:r>
      <w:proofErr w:type="spellEnd"/>
      <w:r w:rsidRPr="00623806">
        <w:rPr>
          <w:rFonts w:ascii="Helvetica" w:hAnsi="Helvetica"/>
          <w:lang w:val="es-ES"/>
        </w:rPr>
        <w:t xml:space="preserve"> </w:t>
      </w:r>
      <w:proofErr w:type="spellStart"/>
      <w:r w:rsidRPr="00623806">
        <w:rPr>
          <w:rFonts w:ascii="Helvetica" w:hAnsi="Helvetica"/>
          <w:lang w:val="es-ES"/>
        </w:rPr>
        <w:t>when</w:t>
      </w:r>
      <w:proofErr w:type="spellEnd"/>
      <w:r w:rsidRPr="00623806">
        <w:rPr>
          <w:rFonts w:ascii="Helvetica" w:hAnsi="Helvetica"/>
          <w:lang w:val="es-ES"/>
        </w:rPr>
        <w:t xml:space="preserve"> I </w:t>
      </w:r>
      <w:proofErr w:type="spellStart"/>
      <w:r w:rsidRPr="00623806">
        <w:rPr>
          <w:rFonts w:ascii="Helvetica" w:hAnsi="Helvetica"/>
          <w:lang w:val="es-ES"/>
        </w:rPr>
        <w:t>go</w:t>
      </w:r>
      <w:proofErr w:type="spellEnd"/>
      <w:r w:rsidRPr="00623806">
        <w:rPr>
          <w:rFonts w:ascii="Helvetica" w:hAnsi="Helvetica"/>
          <w:lang w:val="es-ES"/>
        </w:rPr>
        <w:t xml:space="preserve"> alone.</w:t>
      </w:r>
    </w:p>
    <w:p w14:paraId="05168D64" w14:textId="571F9AD3"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smell</w:t>
      </w:r>
      <w:proofErr w:type="spellEnd"/>
      <w:r w:rsidRPr="00623806">
        <w:rPr>
          <w:rFonts w:ascii="Helvetica" w:hAnsi="Helvetica"/>
          <w:lang w:val="es-ES"/>
        </w:rPr>
        <w:t xml:space="preserve"> </w:t>
      </w:r>
      <w:proofErr w:type="spellStart"/>
      <w:r w:rsidRPr="00623806">
        <w:rPr>
          <w:rFonts w:ascii="Helvetica" w:hAnsi="Helvetica"/>
          <w:lang w:val="es-ES"/>
        </w:rPr>
        <w:t>wonderful</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first</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groaned</w:t>
      </w:r>
      <w:proofErr w:type="spellEnd"/>
      <w:r w:rsidRPr="00623806">
        <w:rPr>
          <w:rFonts w:ascii="Helvetica" w:hAnsi="Helvetica"/>
          <w:lang w:val="es-ES"/>
        </w:rPr>
        <w:t xml:space="preserve">, </w:t>
      </w:r>
      <w:proofErr w:type="spellStart"/>
      <w:r w:rsidRPr="00623806">
        <w:rPr>
          <w:rFonts w:ascii="Helvetica" w:hAnsi="Helvetica"/>
          <w:lang w:val="es-ES"/>
        </w:rPr>
        <w:t>dragging</w:t>
      </w:r>
      <w:proofErr w:type="spellEnd"/>
      <w:r w:rsidRPr="00623806">
        <w:rPr>
          <w:rFonts w:ascii="Helvetica" w:hAnsi="Helvetica"/>
          <w:lang w:val="es-ES"/>
        </w:rPr>
        <w:t xml:space="preserve"> me </w:t>
      </w:r>
      <w:proofErr w:type="spellStart"/>
      <w:r w:rsidRPr="00623806">
        <w:rPr>
          <w:rFonts w:ascii="Helvetica" w:hAnsi="Helvetica"/>
          <w:lang w:val="es-ES"/>
        </w:rPr>
        <w:t>closer</w:t>
      </w:r>
      <w:proofErr w:type="spellEnd"/>
      <w:r w:rsidRPr="00623806">
        <w:rPr>
          <w:rFonts w:ascii="Helvetica" w:hAnsi="Helvetica"/>
          <w:lang w:val="es-ES"/>
        </w:rPr>
        <w:t>. “</w:t>
      </w:r>
      <w:proofErr w:type="spellStart"/>
      <w:r w:rsidRPr="00623806">
        <w:rPr>
          <w:rFonts w:ascii="Helvetica" w:hAnsi="Helvetica"/>
          <w:lang w:val="es-ES"/>
        </w:rPr>
        <w:t>Shit</w:t>
      </w:r>
      <w:proofErr w:type="spellEnd"/>
      <w:r w:rsidRPr="00623806">
        <w:rPr>
          <w:rFonts w:ascii="Helvetica" w:hAnsi="Helvetica"/>
          <w:lang w:val="es-ES"/>
        </w:rPr>
        <w:t xml:space="preserve">. </w:t>
      </w:r>
      <w:proofErr w:type="spellStart"/>
      <w:r w:rsidRPr="00623806">
        <w:rPr>
          <w:rFonts w:ascii="Helvetica" w:hAnsi="Helvetica"/>
          <w:lang w:val="es-ES"/>
        </w:rPr>
        <w:t>What</w:t>
      </w:r>
      <w:proofErr w:type="spellEnd"/>
      <w:r w:rsidRPr="00623806">
        <w:rPr>
          <w:rFonts w:ascii="Helvetica" w:hAnsi="Helvetica"/>
          <w:lang w:val="es-ES"/>
        </w:rPr>
        <w:t xml:space="preserve"> are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hiding</w:t>
      </w:r>
      <w:proofErr w:type="spellEnd"/>
      <w:r w:rsidRPr="00623806">
        <w:rPr>
          <w:rFonts w:ascii="Helvetica" w:hAnsi="Helvetica"/>
          <w:lang w:val="es-ES"/>
        </w:rPr>
        <w:t>?”</w:t>
      </w:r>
    </w:p>
    <w:p w14:paraId="6713633D" w14:textId="4E9577BE"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lips</w:t>
      </w:r>
      <w:proofErr w:type="spellEnd"/>
      <w:r w:rsidRPr="00623806">
        <w:rPr>
          <w:rFonts w:ascii="Helvetica" w:hAnsi="Helvetica"/>
          <w:lang w:val="es-ES"/>
        </w:rPr>
        <w:t xml:space="preserve"> </w:t>
      </w:r>
      <w:proofErr w:type="spellStart"/>
      <w:r w:rsidRPr="00623806">
        <w:rPr>
          <w:rFonts w:ascii="Helvetica" w:hAnsi="Helvetica"/>
          <w:lang w:val="es-ES"/>
        </w:rPr>
        <w:t>brushed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neck</w:t>
      </w:r>
      <w:proofErr w:type="spellEnd"/>
      <w:r w:rsidRPr="00623806">
        <w:rPr>
          <w:rFonts w:ascii="Helvetica" w:hAnsi="Helvetica"/>
          <w:lang w:val="es-ES"/>
        </w:rPr>
        <w:t>.</w:t>
      </w:r>
    </w:p>
    <w:p w14:paraId="5640B6CB" w14:textId="2B49F053"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skin </w:t>
      </w:r>
      <w:proofErr w:type="spellStart"/>
      <w:r w:rsidRPr="00623806">
        <w:rPr>
          <w:rFonts w:ascii="Helvetica" w:hAnsi="Helvetica"/>
          <w:lang w:val="es-ES"/>
        </w:rPr>
        <w:t>crawled</w:t>
      </w:r>
      <w:proofErr w:type="spellEnd"/>
      <w:r w:rsidRPr="00623806">
        <w:rPr>
          <w:rFonts w:ascii="Helvetica" w:hAnsi="Helvetica"/>
          <w:lang w:val="es-ES"/>
        </w:rPr>
        <w:t>.</w:t>
      </w:r>
    </w:p>
    <w:p w14:paraId="30BBF25A" w14:textId="17CCEA6C"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third</w:t>
      </w:r>
      <w:proofErr w:type="spellEnd"/>
      <w:r w:rsidRPr="00623806">
        <w:rPr>
          <w:rFonts w:ascii="Helvetica" w:hAnsi="Helvetica"/>
          <w:lang w:val="es-ES"/>
        </w:rPr>
        <w:t xml:space="preserve"> </w:t>
      </w:r>
      <w:proofErr w:type="spellStart"/>
      <w:r w:rsidRPr="00623806">
        <w:rPr>
          <w:rFonts w:ascii="Helvetica" w:hAnsi="Helvetica"/>
          <w:lang w:val="es-ES"/>
        </w:rPr>
        <w:t>man</w:t>
      </w:r>
      <w:proofErr w:type="spellEnd"/>
      <w:r w:rsidRPr="00623806">
        <w:rPr>
          <w:rFonts w:ascii="Helvetica" w:hAnsi="Helvetica"/>
          <w:lang w:val="es-ES"/>
        </w:rPr>
        <w:t xml:space="preserve"> </w:t>
      </w:r>
      <w:proofErr w:type="spellStart"/>
      <w:r w:rsidRPr="00623806">
        <w:rPr>
          <w:rFonts w:ascii="Helvetica" w:hAnsi="Helvetica"/>
          <w:lang w:val="es-ES"/>
        </w:rPr>
        <w:t>stepped</w:t>
      </w:r>
      <w:proofErr w:type="spellEnd"/>
      <w:r w:rsidRPr="00623806">
        <w:rPr>
          <w:rFonts w:ascii="Helvetica" w:hAnsi="Helvetica"/>
          <w:lang w:val="es-ES"/>
        </w:rPr>
        <w:t xml:space="preserve"> in </w:t>
      </w:r>
      <w:proofErr w:type="spellStart"/>
      <w:r w:rsidRPr="00623806">
        <w:rPr>
          <w:rFonts w:ascii="Helvetica" w:hAnsi="Helvetica"/>
          <w:lang w:val="es-ES"/>
        </w:rPr>
        <w:t>front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me, holding a </w:t>
      </w:r>
      <w:proofErr w:type="spellStart"/>
      <w:r w:rsidRPr="00623806">
        <w:rPr>
          <w:rFonts w:ascii="Helvetica" w:hAnsi="Helvetica"/>
          <w:lang w:val="es-ES"/>
        </w:rPr>
        <w:t>cracked</w:t>
      </w:r>
      <w:proofErr w:type="spellEnd"/>
      <w:r w:rsidRPr="00623806">
        <w:rPr>
          <w:rFonts w:ascii="Helvetica" w:hAnsi="Helvetica"/>
          <w:lang w:val="es-ES"/>
        </w:rPr>
        <w:t xml:space="preserve"> </w:t>
      </w:r>
      <w:proofErr w:type="spellStart"/>
      <w:r w:rsidRPr="00623806">
        <w:rPr>
          <w:rFonts w:ascii="Helvetica" w:hAnsi="Helvetica"/>
          <w:lang w:val="es-ES"/>
        </w:rPr>
        <w:t>bottle</w:t>
      </w:r>
      <w:proofErr w:type="spellEnd"/>
      <w:r w:rsidRPr="00623806">
        <w:rPr>
          <w:rFonts w:ascii="Helvetica" w:hAnsi="Helvetica"/>
          <w:lang w:val="es-ES"/>
        </w:rPr>
        <w:t xml:space="preserve"> </w:t>
      </w:r>
      <w:proofErr w:type="spellStart"/>
      <w:r w:rsidRPr="00623806">
        <w:rPr>
          <w:rFonts w:ascii="Helvetica" w:hAnsi="Helvetica"/>
          <w:lang w:val="es-ES"/>
        </w:rPr>
        <w:t>by</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neck</w:t>
      </w:r>
      <w:proofErr w:type="spellEnd"/>
      <w:r w:rsidRPr="00623806">
        <w:rPr>
          <w:rFonts w:ascii="Helvetica" w:hAnsi="Helvetica"/>
          <w:lang w:val="es-ES"/>
        </w:rPr>
        <w:t>. “</w:t>
      </w:r>
      <w:proofErr w:type="spellStart"/>
      <w:r w:rsidRPr="00623806">
        <w:rPr>
          <w:rFonts w:ascii="Helvetica" w:hAnsi="Helvetica"/>
          <w:lang w:val="es-ES"/>
        </w:rPr>
        <w:t>Let’s</w:t>
      </w:r>
      <w:proofErr w:type="spellEnd"/>
      <w:r w:rsidRPr="00623806">
        <w:rPr>
          <w:rFonts w:ascii="Helvetica" w:hAnsi="Helvetica"/>
          <w:lang w:val="es-ES"/>
        </w:rPr>
        <w:t xml:space="preserve"> </w:t>
      </w:r>
      <w:proofErr w:type="spellStart"/>
      <w:r w:rsidRPr="00623806">
        <w:rPr>
          <w:rFonts w:ascii="Helvetica" w:hAnsi="Helvetica"/>
          <w:lang w:val="es-ES"/>
        </w:rPr>
        <w:t>take</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somewhere</w:t>
      </w:r>
      <w:proofErr w:type="spellEnd"/>
      <w:r w:rsidRPr="00623806">
        <w:rPr>
          <w:rFonts w:ascii="Helvetica" w:hAnsi="Helvetica"/>
          <w:lang w:val="es-ES"/>
        </w:rPr>
        <w:t xml:space="preserve"> </w:t>
      </w:r>
      <w:proofErr w:type="spellStart"/>
      <w:r w:rsidRPr="00623806">
        <w:rPr>
          <w:rFonts w:ascii="Helvetica" w:hAnsi="Helvetica"/>
          <w:lang w:val="es-ES"/>
        </w:rPr>
        <w:t>quieter</w:t>
      </w:r>
      <w:proofErr w:type="spellEnd"/>
      <w:r w:rsidRPr="00623806">
        <w:rPr>
          <w:rFonts w:ascii="Helvetica" w:hAnsi="Helvetica"/>
          <w:lang w:val="es-ES"/>
        </w:rPr>
        <w:t>.”</w:t>
      </w:r>
    </w:p>
    <w:p w14:paraId="6FD417E3" w14:textId="03741817"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tried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fight</w:t>
      </w:r>
      <w:proofErr w:type="spellEnd"/>
      <w:r w:rsidRPr="00623806">
        <w:rPr>
          <w:rFonts w:ascii="Helvetica" w:hAnsi="Helvetica"/>
          <w:lang w:val="es-ES"/>
        </w:rPr>
        <w:t>—</w:t>
      </w:r>
      <w:proofErr w:type="spellStart"/>
      <w:r w:rsidRPr="00623806">
        <w:rPr>
          <w:rFonts w:ascii="Helvetica" w:hAnsi="Helvetica"/>
          <w:lang w:val="es-ES"/>
        </w:rPr>
        <w:t>scratching</w:t>
      </w:r>
      <w:proofErr w:type="spellEnd"/>
      <w:r w:rsidRPr="00623806">
        <w:rPr>
          <w:rFonts w:ascii="Helvetica" w:hAnsi="Helvetica"/>
          <w:lang w:val="es-ES"/>
        </w:rPr>
        <w:t xml:space="preserve">, </w:t>
      </w:r>
      <w:proofErr w:type="spellStart"/>
      <w:r w:rsidRPr="00623806">
        <w:rPr>
          <w:rFonts w:ascii="Helvetica" w:hAnsi="Helvetica"/>
          <w:lang w:val="es-ES"/>
        </w:rPr>
        <w:t>twisting</w:t>
      </w:r>
      <w:proofErr w:type="spellEnd"/>
      <w:r w:rsidRPr="00623806">
        <w:rPr>
          <w:rFonts w:ascii="Helvetica" w:hAnsi="Helvetica"/>
          <w:lang w:val="es-ES"/>
        </w:rPr>
        <w:t>—</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another</w:t>
      </w:r>
      <w:proofErr w:type="spellEnd"/>
      <w:r w:rsidRPr="00623806">
        <w:rPr>
          <w:rFonts w:ascii="Helvetica" w:hAnsi="Helvetica"/>
          <w:lang w:val="es-ES"/>
        </w:rPr>
        <w:t xml:space="preserve"> </w:t>
      </w:r>
      <w:proofErr w:type="spellStart"/>
      <w:r w:rsidRPr="00623806">
        <w:rPr>
          <w:rFonts w:ascii="Helvetica" w:hAnsi="Helvetica"/>
          <w:lang w:val="es-ES"/>
        </w:rPr>
        <w:t>hand</w:t>
      </w:r>
      <w:proofErr w:type="spellEnd"/>
      <w:r w:rsidRPr="00623806">
        <w:rPr>
          <w:rFonts w:ascii="Helvetica" w:hAnsi="Helvetica"/>
          <w:lang w:val="es-ES"/>
        </w:rPr>
        <w:t xml:space="preserve"> </w:t>
      </w:r>
      <w:proofErr w:type="spellStart"/>
      <w:r w:rsidRPr="00623806">
        <w:rPr>
          <w:rFonts w:ascii="Helvetica" w:hAnsi="Helvetica"/>
          <w:lang w:val="es-ES"/>
        </w:rPr>
        <w:t>clamped</w:t>
      </w:r>
      <w:proofErr w:type="spellEnd"/>
      <w:r w:rsidRPr="00623806">
        <w:rPr>
          <w:rFonts w:ascii="Helvetica" w:hAnsi="Helvetica"/>
          <w:lang w:val="es-ES"/>
        </w:rPr>
        <w:t xml:space="preserve"> </w:t>
      </w:r>
      <w:proofErr w:type="spellStart"/>
      <w:r w:rsidRPr="00623806">
        <w:rPr>
          <w:rFonts w:ascii="Helvetica" w:hAnsi="Helvetica"/>
          <w:lang w:val="es-ES"/>
        </w:rPr>
        <w:t>over</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mouth</w:t>
      </w:r>
      <w:proofErr w:type="spellEnd"/>
      <w:r w:rsidRPr="00623806">
        <w:rPr>
          <w:rFonts w:ascii="Helvetica" w:hAnsi="Helvetica"/>
          <w:lang w:val="es-ES"/>
        </w:rPr>
        <w:t xml:space="preserve">. </w:t>
      </w:r>
      <w:proofErr w:type="spellStart"/>
      <w:r w:rsidRPr="00623806">
        <w:rPr>
          <w:rFonts w:ascii="Helvetica" w:hAnsi="Helvetica"/>
          <w:lang w:val="es-ES"/>
        </w:rPr>
        <w:t>Their</w:t>
      </w:r>
      <w:proofErr w:type="spellEnd"/>
      <w:r w:rsidRPr="00623806">
        <w:rPr>
          <w:rFonts w:ascii="Helvetica" w:hAnsi="Helvetica"/>
          <w:lang w:val="es-ES"/>
        </w:rPr>
        <w:t xml:space="preserve"> </w:t>
      </w:r>
      <w:proofErr w:type="spellStart"/>
      <w:r w:rsidRPr="00623806">
        <w:rPr>
          <w:rFonts w:ascii="Helvetica" w:hAnsi="Helvetica"/>
          <w:lang w:val="es-ES"/>
        </w:rPr>
        <w:t>bodies</w:t>
      </w:r>
      <w:proofErr w:type="spellEnd"/>
      <w:r w:rsidRPr="00623806">
        <w:rPr>
          <w:rFonts w:ascii="Helvetica" w:hAnsi="Helvetica"/>
          <w:lang w:val="es-ES"/>
        </w:rPr>
        <w:t xml:space="preserve"> </w:t>
      </w:r>
      <w:proofErr w:type="spellStart"/>
      <w:r w:rsidRPr="00623806">
        <w:rPr>
          <w:rFonts w:ascii="Helvetica" w:hAnsi="Helvetica"/>
          <w:lang w:val="es-ES"/>
        </w:rPr>
        <w:t>pressed</w:t>
      </w:r>
      <w:proofErr w:type="spellEnd"/>
      <w:r w:rsidRPr="00623806">
        <w:rPr>
          <w:rFonts w:ascii="Helvetica" w:hAnsi="Helvetica"/>
          <w:lang w:val="es-ES"/>
        </w:rPr>
        <w:t xml:space="preserve"> in, heavy and </w:t>
      </w:r>
      <w:proofErr w:type="spellStart"/>
      <w:r w:rsidRPr="00623806">
        <w:rPr>
          <w:rFonts w:ascii="Helvetica" w:hAnsi="Helvetica"/>
          <w:lang w:val="es-ES"/>
        </w:rPr>
        <w:t>suffocating</w:t>
      </w:r>
      <w:proofErr w:type="spellEnd"/>
      <w:r w:rsidRPr="00623806">
        <w:rPr>
          <w:rFonts w:ascii="Helvetica" w:hAnsi="Helvetica"/>
          <w:lang w:val="es-ES"/>
        </w:rPr>
        <w:t>.</w:t>
      </w:r>
    </w:p>
    <w:p w14:paraId="7F9948C8" w14:textId="55388CDC"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t xml:space="preserve">Shadow </w:t>
      </w:r>
      <w:proofErr w:type="spellStart"/>
      <w:r w:rsidRPr="00623806">
        <w:rPr>
          <w:rFonts w:ascii="Helvetica" w:hAnsi="Helvetica"/>
          <w:lang w:val="es-ES"/>
        </w:rPr>
        <w:t>forced</w:t>
      </w:r>
      <w:proofErr w:type="spellEnd"/>
      <w:r w:rsidRPr="00623806">
        <w:rPr>
          <w:rFonts w:ascii="Helvetica" w:hAnsi="Helvetica"/>
          <w:lang w:val="es-ES"/>
        </w:rPr>
        <w:t xml:space="preserve"> </w:t>
      </w:r>
      <w:proofErr w:type="spellStart"/>
      <w:r w:rsidRPr="00623806">
        <w:rPr>
          <w:rFonts w:ascii="Helvetica" w:hAnsi="Helvetica"/>
          <w:lang w:val="es-ES"/>
        </w:rPr>
        <w:t>himself</w:t>
      </w:r>
      <w:proofErr w:type="spellEnd"/>
      <w:r w:rsidRPr="00623806">
        <w:rPr>
          <w:rFonts w:ascii="Helvetica" w:hAnsi="Helvetica"/>
          <w:lang w:val="es-ES"/>
        </w:rPr>
        <w:t xml:space="preserve"> up once more, </w:t>
      </w:r>
      <w:proofErr w:type="spellStart"/>
      <w:r w:rsidRPr="00623806">
        <w:rPr>
          <w:rFonts w:ascii="Helvetica" w:hAnsi="Helvetica"/>
          <w:lang w:val="es-ES"/>
        </w:rPr>
        <w:t>growling</w:t>
      </w:r>
      <w:proofErr w:type="spellEnd"/>
      <w:r w:rsidRPr="00623806">
        <w:rPr>
          <w:rFonts w:ascii="Helvetica" w:hAnsi="Helvetica"/>
          <w:lang w:val="es-ES"/>
        </w:rPr>
        <w:t xml:space="preserve"> </w:t>
      </w:r>
      <w:proofErr w:type="spellStart"/>
      <w:r w:rsidRPr="00623806">
        <w:rPr>
          <w:rFonts w:ascii="Helvetica" w:hAnsi="Helvetica"/>
          <w:lang w:val="es-ES"/>
        </w:rPr>
        <w:t>despite</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shaking</w:t>
      </w:r>
      <w:proofErr w:type="spellEnd"/>
      <w:r w:rsidRPr="00623806">
        <w:rPr>
          <w:rFonts w:ascii="Helvetica" w:hAnsi="Helvetica"/>
          <w:lang w:val="es-ES"/>
        </w:rPr>
        <w:t xml:space="preserve"> </w:t>
      </w:r>
      <w:proofErr w:type="spellStart"/>
      <w:r w:rsidRPr="00623806">
        <w:rPr>
          <w:rFonts w:ascii="Helvetica" w:hAnsi="Helvetica"/>
          <w:lang w:val="es-ES"/>
        </w:rPr>
        <w:t>legs</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little</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trembled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fur</w:t>
      </w:r>
      <w:proofErr w:type="spellEnd"/>
      <w:r w:rsidRPr="00623806">
        <w:rPr>
          <w:rFonts w:ascii="Helvetica" w:hAnsi="Helvetica"/>
          <w:lang w:val="es-ES"/>
        </w:rPr>
        <w:t xml:space="preserve"> </w:t>
      </w:r>
      <w:proofErr w:type="spellStart"/>
      <w:r w:rsidRPr="00623806">
        <w:rPr>
          <w:rFonts w:ascii="Helvetica" w:hAnsi="Helvetica"/>
          <w:lang w:val="es-ES"/>
        </w:rPr>
        <w:t>bristling</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fury</w:t>
      </w:r>
      <w:proofErr w:type="spellEnd"/>
      <w:r w:rsidRPr="00623806">
        <w:rPr>
          <w:rFonts w:ascii="Helvetica" w:hAnsi="Helvetica"/>
          <w:lang w:val="es-ES"/>
        </w:rPr>
        <w:t xml:space="preserve"> and </w:t>
      </w:r>
      <w:proofErr w:type="spellStart"/>
      <w:r w:rsidRPr="00623806">
        <w:rPr>
          <w:rFonts w:ascii="Helvetica" w:hAnsi="Helvetica"/>
          <w:lang w:val="es-ES"/>
        </w:rPr>
        <w:t>pain</w:t>
      </w:r>
      <w:proofErr w:type="spellEnd"/>
      <w:r w:rsidRPr="00623806">
        <w:rPr>
          <w:rFonts w:ascii="Helvetica" w:hAnsi="Helvetica"/>
          <w:lang w:val="es-ES"/>
        </w:rPr>
        <w:t>.</w:t>
      </w:r>
    </w:p>
    <w:p w14:paraId="6A74DC9A" w14:textId="793A8621"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charged</w:t>
      </w:r>
      <w:proofErr w:type="spellEnd"/>
      <w:r w:rsidRPr="00623806">
        <w:rPr>
          <w:rFonts w:ascii="Helvetica" w:hAnsi="Helvetica"/>
          <w:lang w:val="es-ES"/>
        </w:rPr>
        <w:t xml:space="preserve"> </w:t>
      </w:r>
      <w:proofErr w:type="spellStart"/>
      <w:r w:rsidRPr="00623806">
        <w:rPr>
          <w:rFonts w:ascii="Helvetica" w:hAnsi="Helvetica"/>
          <w:lang w:val="es-ES"/>
        </w:rPr>
        <w:t>again</w:t>
      </w:r>
      <w:proofErr w:type="spellEnd"/>
      <w:r w:rsidRPr="00623806">
        <w:rPr>
          <w:rFonts w:ascii="Helvetica" w:hAnsi="Helvetica"/>
          <w:lang w:val="es-ES"/>
        </w:rPr>
        <w:t>.</w:t>
      </w:r>
    </w:p>
    <w:p w14:paraId="510DB217" w14:textId="56F467AF"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Another</w:t>
      </w:r>
      <w:proofErr w:type="spellEnd"/>
      <w:r w:rsidRPr="00623806">
        <w:rPr>
          <w:rFonts w:ascii="Helvetica" w:hAnsi="Helvetica"/>
          <w:lang w:val="es-ES"/>
        </w:rPr>
        <w:t xml:space="preserve"> </w:t>
      </w:r>
      <w:proofErr w:type="spellStart"/>
      <w:r w:rsidRPr="00623806">
        <w:rPr>
          <w:rFonts w:ascii="Helvetica" w:hAnsi="Helvetica"/>
          <w:lang w:val="es-ES"/>
        </w:rPr>
        <w:t>kick</w:t>
      </w:r>
      <w:proofErr w:type="spellEnd"/>
      <w:r w:rsidRPr="00623806">
        <w:rPr>
          <w:rFonts w:ascii="Helvetica" w:hAnsi="Helvetica"/>
          <w:lang w:val="es-ES"/>
        </w:rPr>
        <w:t>—</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landed</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a </w:t>
      </w:r>
      <w:proofErr w:type="gramStart"/>
      <w:r w:rsidRPr="00623806">
        <w:rPr>
          <w:rFonts w:ascii="Helvetica" w:hAnsi="Helvetica"/>
          <w:lang w:val="es-ES"/>
        </w:rPr>
        <w:t>crack</w:t>
      </w:r>
      <w:proofErr w:type="gramEnd"/>
      <w:r w:rsidRPr="00623806">
        <w:rPr>
          <w:rFonts w:ascii="Helvetica" w:hAnsi="Helvetica"/>
          <w:lang w:val="es-ES"/>
        </w:rPr>
        <w:t>.</w:t>
      </w:r>
    </w:p>
    <w:p w14:paraId="6A2D856D" w14:textId="0BA1BDA0"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t xml:space="preserve">Shadow </w:t>
      </w:r>
      <w:proofErr w:type="spellStart"/>
      <w:r w:rsidRPr="00623806">
        <w:rPr>
          <w:rFonts w:ascii="Helvetica" w:hAnsi="Helvetica"/>
          <w:lang w:val="es-ES"/>
        </w:rPr>
        <w:t>cried</w:t>
      </w:r>
      <w:proofErr w:type="spellEnd"/>
      <w:r w:rsidRPr="00623806">
        <w:rPr>
          <w:rFonts w:ascii="Helvetica" w:hAnsi="Helvetica"/>
          <w:lang w:val="es-ES"/>
        </w:rPr>
        <w:t xml:space="preserve"> </w:t>
      </w:r>
      <w:proofErr w:type="spellStart"/>
      <w:r w:rsidRPr="00623806">
        <w:rPr>
          <w:rFonts w:ascii="Helvetica" w:hAnsi="Helvetica"/>
          <w:lang w:val="es-ES"/>
        </w:rPr>
        <w:t>out</w:t>
      </w:r>
      <w:proofErr w:type="spellEnd"/>
      <w:r w:rsidRPr="00623806">
        <w:rPr>
          <w:rFonts w:ascii="Helvetica" w:hAnsi="Helvetica"/>
          <w:lang w:val="es-ES"/>
        </w:rPr>
        <w:t xml:space="preserve">, </w:t>
      </w:r>
      <w:proofErr w:type="spellStart"/>
      <w:r w:rsidRPr="00623806">
        <w:rPr>
          <w:rFonts w:ascii="Helvetica" w:hAnsi="Helvetica"/>
          <w:lang w:val="es-ES"/>
        </w:rPr>
        <w:t>collapsing</w:t>
      </w:r>
      <w:proofErr w:type="spellEnd"/>
      <w:r w:rsidRPr="00623806">
        <w:rPr>
          <w:rFonts w:ascii="Helvetica" w:hAnsi="Helvetica"/>
          <w:lang w:val="es-ES"/>
        </w:rPr>
        <w:t>.</w:t>
      </w:r>
    </w:p>
    <w:p w14:paraId="036877C3" w14:textId="78F5E010"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couldn’t</w:t>
      </w:r>
      <w:proofErr w:type="spellEnd"/>
      <w:r w:rsidRPr="00623806">
        <w:rPr>
          <w:rFonts w:ascii="Helvetica" w:hAnsi="Helvetica"/>
          <w:lang w:val="es-ES"/>
        </w:rPr>
        <w:t xml:space="preserve"> </w:t>
      </w:r>
      <w:proofErr w:type="spellStart"/>
      <w:r w:rsidRPr="00623806">
        <w:rPr>
          <w:rFonts w:ascii="Helvetica" w:hAnsi="Helvetica"/>
          <w:lang w:val="es-ES"/>
        </w:rPr>
        <w:t>breathe</w:t>
      </w:r>
      <w:proofErr w:type="spellEnd"/>
      <w:r w:rsidRPr="00623806">
        <w:rPr>
          <w:rFonts w:ascii="Helvetica" w:hAnsi="Helvetica"/>
          <w:lang w:val="es-ES"/>
        </w:rPr>
        <w:t>.</w:t>
      </w:r>
    </w:p>
    <w:p w14:paraId="46537615" w14:textId="7580AAE9"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t xml:space="preserve">“Shadow! </w:t>
      </w:r>
      <w:proofErr w:type="gramStart"/>
      <w:r w:rsidRPr="00623806">
        <w:rPr>
          <w:rFonts w:ascii="Helvetica" w:hAnsi="Helvetica"/>
          <w:lang w:val="es-ES"/>
        </w:rPr>
        <w:t>No!</w:t>
      </w:r>
      <w:proofErr w:type="gram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scream</w:t>
      </w:r>
      <w:proofErr w:type="spellEnd"/>
      <w:r w:rsidRPr="00623806">
        <w:rPr>
          <w:rFonts w:ascii="Helvetica" w:hAnsi="Helvetica"/>
          <w:lang w:val="es-ES"/>
        </w:rPr>
        <w:t xml:space="preserve"> </w:t>
      </w:r>
      <w:proofErr w:type="spellStart"/>
      <w:r w:rsidRPr="00623806">
        <w:rPr>
          <w:rFonts w:ascii="Helvetica" w:hAnsi="Helvetica"/>
          <w:lang w:val="es-ES"/>
        </w:rPr>
        <w:t>ripped</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throat</w:t>
      </w:r>
      <w:proofErr w:type="spellEnd"/>
      <w:r w:rsidRPr="00623806">
        <w:rPr>
          <w:rFonts w:ascii="Helvetica" w:hAnsi="Helvetica"/>
          <w:lang w:val="es-ES"/>
        </w:rPr>
        <w:t xml:space="preserve">, wild and </w:t>
      </w:r>
      <w:proofErr w:type="spellStart"/>
      <w:r w:rsidRPr="00623806">
        <w:rPr>
          <w:rFonts w:ascii="Helvetica" w:hAnsi="Helvetica"/>
          <w:lang w:val="es-ES"/>
        </w:rPr>
        <w:t>broken</w:t>
      </w:r>
      <w:proofErr w:type="spellEnd"/>
      <w:r w:rsidRPr="00623806">
        <w:rPr>
          <w:rFonts w:ascii="Helvetica" w:hAnsi="Helvetica"/>
          <w:lang w:val="es-ES"/>
        </w:rPr>
        <w:t>. “</w:t>
      </w:r>
      <w:proofErr w:type="spellStart"/>
      <w:r w:rsidRPr="00623806">
        <w:rPr>
          <w:rFonts w:ascii="Helvetica" w:hAnsi="Helvetica"/>
          <w:lang w:val="es-ES"/>
        </w:rPr>
        <w:t>Please</w:t>
      </w:r>
      <w:proofErr w:type="spellEnd"/>
      <w:r w:rsidRPr="00623806">
        <w:rPr>
          <w:rFonts w:ascii="Helvetica" w:hAnsi="Helvetica"/>
          <w:lang w:val="es-ES"/>
        </w:rPr>
        <w:t xml:space="preserve">, stop! </w:t>
      </w:r>
      <w:proofErr w:type="spellStart"/>
      <w:r w:rsidRPr="00623806">
        <w:rPr>
          <w:rFonts w:ascii="Helvetica" w:hAnsi="Helvetica"/>
          <w:lang w:val="es-ES"/>
        </w:rPr>
        <w:t>Please</w:t>
      </w:r>
      <w:proofErr w:type="spellEnd"/>
      <w:r w:rsidRPr="00623806">
        <w:rPr>
          <w:rFonts w:ascii="Helvetica" w:hAnsi="Helvetica"/>
          <w:lang w:val="es-ES"/>
        </w:rPr>
        <w:t>!”</w:t>
      </w:r>
    </w:p>
    <w:p w14:paraId="30DE05B7" w14:textId="6429A86D"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Tears</w:t>
      </w:r>
      <w:proofErr w:type="spellEnd"/>
      <w:r w:rsidRPr="00623806">
        <w:rPr>
          <w:rFonts w:ascii="Helvetica" w:hAnsi="Helvetica"/>
          <w:lang w:val="es-ES"/>
        </w:rPr>
        <w:t xml:space="preserve"> </w:t>
      </w:r>
      <w:proofErr w:type="spellStart"/>
      <w:r w:rsidRPr="00623806">
        <w:rPr>
          <w:rFonts w:ascii="Helvetica" w:hAnsi="Helvetica"/>
          <w:lang w:val="es-ES"/>
        </w:rPr>
        <w:t>streamed</w:t>
      </w:r>
      <w:proofErr w:type="spellEnd"/>
      <w:r w:rsidRPr="00623806">
        <w:rPr>
          <w:rFonts w:ascii="Helvetica" w:hAnsi="Helvetica"/>
          <w:lang w:val="es-ES"/>
        </w:rPr>
        <w:t xml:space="preserve"> </w:t>
      </w:r>
      <w:proofErr w:type="spellStart"/>
      <w:r w:rsidRPr="00623806">
        <w:rPr>
          <w:rFonts w:ascii="Helvetica" w:hAnsi="Helvetica"/>
          <w:lang w:val="es-ES"/>
        </w:rPr>
        <w:t>down</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face</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limbs</w:t>
      </w:r>
      <w:proofErr w:type="spellEnd"/>
      <w:r w:rsidRPr="00623806">
        <w:rPr>
          <w:rFonts w:ascii="Helvetica" w:hAnsi="Helvetica"/>
          <w:lang w:val="es-ES"/>
        </w:rPr>
        <w:t xml:space="preserve"> </w:t>
      </w:r>
      <w:proofErr w:type="spellStart"/>
      <w:r w:rsidRPr="00623806">
        <w:rPr>
          <w:rFonts w:ascii="Helvetica" w:hAnsi="Helvetica"/>
          <w:lang w:val="es-ES"/>
        </w:rPr>
        <w:t>shook</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strength</w:t>
      </w:r>
      <w:proofErr w:type="spellEnd"/>
      <w:r w:rsidRPr="00623806">
        <w:rPr>
          <w:rFonts w:ascii="Helvetica" w:hAnsi="Helvetica"/>
          <w:lang w:val="es-ES"/>
        </w:rPr>
        <w:t xml:space="preserve"> in me </w:t>
      </w:r>
      <w:proofErr w:type="spellStart"/>
      <w:r w:rsidRPr="00623806">
        <w:rPr>
          <w:rFonts w:ascii="Helvetica" w:hAnsi="Helvetica"/>
          <w:lang w:val="es-ES"/>
        </w:rPr>
        <w:t>waned</w:t>
      </w:r>
      <w:proofErr w:type="spellEnd"/>
      <w:r w:rsidRPr="00623806">
        <w:rPr>
          <w:rFonts w:ascii="Helvetica" w:hAnsi="Helvetica"/>
          <w:lang w:val="es-ES"/>
        </w:rPr>
        <w:t xml:space="preserve"> </w:t>
      </w:r>
      <w:proofErr w:type="spellStart"/>
      <w:r w:rsidRPr="00623806">
        <w:rPr>
          <w:rFonts w:ascii="Helvetica" w:hAnsi="Helvetica"/>
          <w:lang w:val="es-ES"/>
        </w:rPr>
        <w:t>under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weight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horror and </w:t>
      </w:r>
      <w:proofErr w:type="spellStart"/>
      <w:r w:rsidRPr="00623806">
        <w:rPr>
          <w:rFonts w:ascii="Helvetica" w:hAnsi="Helvetica"/>
          <w:lang w:val="es-ES"/>
        </w:rPr>
        <w:t>helplessness</w:t>
      </w:r>
      <w:proofErr w:type="spellEnd"/>
      <w:r w:rsidRPr="00623806">
        <w:rPr>
          <w:rFonts w:ascii="Helvetica" w:hAnsi="Helvetica"/>
          <w:lang w:val="es-ES"/>
        </w:rPr>
        <w:t>.</w:t>
      </w:r>
    </w:p>
    <w:p w14:paraId="71C068E5" w14:textId="2D2F3A23"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Someone</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going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hurt</w:t>
      </w:r>
      <w:proofErr w:type="spellEnd"/>
      <w:r w:rsidRPr="00623806">
        <w:rPr>
          <w:rFonts w:ascii="Helvetica" w:hAnsi="Helvetica"/>
          <w:lang w:val="es-ES"/>
        </w:rPr>
        <w:t xml:space="preserve"> me—</w:t>
      </w:r>
      <w:proofErr w:type="spellStart"/>
      <w:r w:rsidRPr="00623806">
        <w:rPr>
          <w:rFonts w:ascii="Helvetica" w:hAnsi="Helvetica"/>
          <w:lang w:val="es-ES"/>
        </w:rPr>
        <w:t>badly</w:t>
      </w:r>
      <w:proofErr w:type="spellEnd"/>
      <w:r w:rsidRPr="00623806">
        <w:rPr>
          <w:rFonts w:ascii="Helvetica" w:hAnsi="Helvetica"/>
          <w:lang w:val="es-ES"/>
        </w:rPr>
        <w:t xml:space="preserve">, </w:t>
      </w:r>
      <w:proofErr w:type="spellStart"/>
      <w:r w:rsidRPr="00623806">
        <w:rPr>
          <w:rFonts w:ascii="Helvetica" w:hAnsi="Helvetica"/>
          <w:lang w:val="es-ES"/>
        </w:rPr>
        <w:t>perhaps</w:t>
      </w:r>
      <w:proofErr w:type="spellEnd"/>
      <w:r w:rsidRPr="00623806">
        <w:rPr>
          <w:rFonts w:ascii="Helvetica" w:hAnsi="Helvetica"/>
          <w:lang w:val="es-ES"/>
        </w:rPr>
        <w:t xml:space="preserve">. </w:t>
      </w:r>
      <w:proofErr w:type="spellStart"/>
      <w:r w:rsidRPr="00623806">
        <w:rPr>
          <w:rFonts w:ascii="Helvetica" w:hAnsi="Helvetica"/>
          <w:lang w:val="es-ES"/>
        </w:rPr>
        <w:t>Maybe</w:t>
      </w:r>
      <w:proofErr w:type="spellEnd"/>
      <w:r w:rsidRPr="00623806">
        <w:rPr>
          <w:rFonts w:ascii="Helvetica" w:hAnsi="Helvetica"/>
          <w:lang w:val="es-ES"/>
        </w:rPr>
        <w:t xml:space="preserve"> </w:t>
      </w:r>
      <w:proofErr w:type="spellStart"/>
      <w:r w:rsidRPr="00623806">
        <w:rPr>
          <w:rFonts w:ascii="Helvetica" w:hAnsi="Helvetica"/>
          <w:lang w:val="es-ES"/>
        </w:rPr>
        <w:t>worse</w:t>
      </w:r>
      <w:proofErr w:type="spellEnd"/>
      <w:r w:rsidRPr="00623806">
        <w:rPr>
          <w:rFonts w:ascii="Helvetica" w:hAnsi="Helvetica"/>
          <w:lang w:val="es-ES"/>
        </w:rPr>
        <w:t>.</w:t>
      </w:r>
    </w:p>
    <w:p w14:paraId="757F9132" w14:textId="07D610B5"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Then</w:t>
      </w:r>
      <w:proofErr w:type="spellEnd"/>
      <w:r w:rsidRPr="00623806">
        <w:rPr>
          <w:rFonts w:ascii="Helvetica" w:hAnsi="Helvetica"/>
          <w:lang w:val="es-ES"/>
        </w:rPr>
        <w:t xml:space="preserve">, a </w:t>
      </w:r>
      <w:proofErr w:type="spellStart"/>
      <w:r w:rsidRPr="00623806">
        <w:rPr>
          <w:rFonts w:ascii="Helvetica" w:hAnsi="Helvetica"/>
          <w:lang w:val="es-ES"/>
        </w:rPr>
        <w:t>voice</w:t>
      </w:r>
      <w:proofErr w:type="spellEnd"/>
      <w:r w:rsidRPr="00623806">
        <w:rPr>
          <w:rFonts w:ascii="Helvetica" w:hAnsi="Helvetica"/>
          <w:lang w:val="es-ES"/>
        </w:rPr>
        <w:t xml:space="preserve"> emerged.</w:t>
      </w:r>
    </w:p>
    <w:p w14:paraId="1843203F" w14:textId="72837295"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Gentlemen</w:t>
      </w:r>
      <w:proofErr w:type="spellEnd"/>
      <w:r w:rsidRPr="00623806">
        <w:rPr>
          <w:rFonts w:ascii="Helvetica" w:hAnsi="Helvetica"/>
          <w:lang w:val="es-ES"/>
        </w:rPr>
        <w:t>.”</w:t>
      </w:r>
    </w:p>
    <w:p w14:paraId="381C8696" w14:textId="3A4BA7E0"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sliced</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chaos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blade</w:t>
      </w:r>
      <w:proofErr w:type="spellEnd"/>
      <w:r w:rsidRPr="00623806">
        <w:rPr>
          <w:rFonts w:ascii="Helvetica" w:hAnsi="Helvetica"/>
          <w:lang w:val="es-ES"/>
        </w:rPr>
        <w:t>.</w:t>
      </w:r>
    </w:p>
    <w:p w14:paraId="4AA0C0BC" w14:textId="580CAEC1"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Smooth</w:t>
      </w:r>
      <w:proofErr w:type="spellEnd"/>
      <w:r w:rsidRPr="00623806">
        <w:rPr>
          <w:rFonts w:ascii="Helvetica" w:hAnsi="Helvetica"/>
          <w:lang w:val="es-ES"/>
        </w:rPr>
        <w:t xml:space="preserve">. </w:t>
      </w:r>
      <w:proofErr w:type="spellStart"/>
      <w:r w:rsidRPr="00623806">
        <w:rPr>
          <w:rFonts w:ascii="Helvetica" w:hAnsi="Helvetica"/>
          <w:lang w:val="es-ES"/>
        </w:rPr>
        <w:t>Controlled</w:t>
      </w:r>
      <w:proofErr w:type="spellEnd"/>
      <w:r w:rsidRPr="00623806">
        <w:rPr>
          <w:rFonts w:ascii="Helvetica" w:hAnsi="Helvetica"/>
          <w:lang w:val="es-ES"/>
        </w:rPr>
        <w:t xml:space="preserve">. </w:t>
      </w:r>
      <w:proofErr w:type="spellStart"/>
      <w:r w:rsidRPr="00623806">
        <w:rPr>
          <w:rFonts w:ascii="Helvetica" w:hAnsi="Helvetica"/>
          <w:lang w:val="es-ES"/>
        </w:rPr>
        <w:t>Unhurried</w:t>
      </w:r>
      <w:proofErr w:type="spellEnd"/>
      <w:r w:rsidRPr="00623806">
        <w:rPr>
          <w:rFonts w:ascii="Helvetica" w:hAnsi="Helvetica"/>
          <w:lang w:val="es-ES"/>
        </w:rPr>
        <w:t>.</w:t>
      </w:r>
    </w:p>
    <w:p w14:paraId="16441959" w14:textId="4E8ED19F"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men</w:t>
      </w:r>
      <w:proofErr w:type="spellEnd"/>
      <w:r w:rsidRPr="00623806">
        <w:rPr>
          <w:rFonts w:ascii="Helvetica" w:hAnsi="Helvetica"/>
          <w:lang w:val="es-ES"/>
        </w:rPr>
        <w:t xml:space="preserve"> </w:t>
      </w:r>
      <w:proofErr w:type="spellStart"/>
      <w:r w:rsidRPr="00623806">
        <w:rPr>
          <w:rFonts w:ascii="Helvetica" w:hAnsi="Helvetica"/>
          <w:lang w:val="es-ES"/>
        </w:rPr>
        <w:t>froze</w:t>
      </w:r>
      <w:proofErr w:type="spellEnd"/>
      <w:r w:rsidRPr="00623806">
        <w:rPr>
          <w:rFonts w:ascii="Helvetica" w:hAnsi="Helvetica"/>
          <w:lang w:val="es-ES"/>
        </w:rPr>
        <w:t>.</w:t>
      </w:r>
    </w:p>
    <w:p w14:paraId="38BBAA31" w14:textId="08FF8B47"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lastRenderedPageBreak/>
        <w:t>Footsteps</w:t>
      </w:r>
      <w:proofErr w:type="spellEnd"/>
      <w:r w:rsidRPr="00623806">
        <w:rPr>
          <w:rFonts w:ascii="Helvetica" w:hAnsi="Helvetica"/>
          <w:lang w:val="es-ES"/>
        </w:rPr>
        <w:t xml:space="preserve"> </w:t>
      </w:r>
      <w:proofErr w:type="spellStart"/>
      <w:r w:rsidRPr="00623806">
        <w:rPr>
          <w:rFonts w:ascii="Helvetica" w:hAnsi="Helvetica"/>
          <w:lang w:val="es-ES"/>
        </w:rPr>
        <w:t>echoed</w:t>
      </w:r>
      <w:proofErr w:type="spellEnd"/>
      <w:r w:rsidRPr="00623806">
        <w:rPr>
          <w:rFonts w:ascii="Helvetica" w:hAnsi="Helvetica"/>
          <w:lang w:val="es-ES"/>
        </w:rPr>
        <w:t xml:space="preserve"> 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silence</w:t>
      </w:r>
      <w:proofErr w:type="spellEnd"/>
      <w:r w:rsidRPr="00623806">
        <w:rPr>
          <w:rFonts w:ascii="Helvetica" w:hAnsi="Helvetica"/>
          <w:lang w:val="es-ES"/>
        </w:rPr>
        <w:t xml:space="preserve">, </w:t>
      </w:r>
      <w:proofErr w:type="spellStart"/>
      <w:r w:rsidRPr="00623806">
        <w:rPr>
          <w:rFonts w:ascii="Helvetica" w:hAnsi="Helvetica"/>
          <w:lang w:val="es-ES"/>
        </w:rPr>
        <w:t>deliberate</w:t>
      </w:r>
      <w:proofErr w:type="spellEnd"/>
      <w:r w:rsidRPr="00623806">
        <w:rPr>
          <w:rFonts w:ascii="Helvetica" w:hAnsi="Helvetica"/>
          <w:lang w:val="es-ES"/>
        </w:rPr>
        <w:t xml:space="preserve"> and </w:t>
      </w:r>
      <w:proofErr w:type="spellStart"/>
      <w:r w:rsidRPr="00623806">
        <w:rPr>
          <w:rFonts w:ascii="Helvetica" w:hAnsi="Helvetica"/>
          <w:lang w:val="es-ES"/>
        </w:rPr>
        <w:t>calm</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shadows</w:t>
      </w:r>
      <w:proofErr w:type="spellEnd"/>
      <w:r w:rsidRPr="00623806">
        <w:rPr>
          <w:rFonts w:ascii="Helvetica" w:hAnsi="Helvetica"/>
          <w:lang w:val="es-ES"/>
        </w:rPr>
        <w:t xml:space="preserve"> </w:t>
      </w:r>
      <w:proofErr w:type="spellStart"/>
      <w:r w:rsidRPr="00623806">
        <w:rPr>
          <w:rFonts w:ascii="Helvetica" w:hAnsi="Helvetica"/>
          <w:lang w:val="es-ES"/>
        </w:rPr>
        <w:t>beneath</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park</w:t>
      </w:r>
      <w:proofErr w:type="spellEnd"/>
      <w:r w:rsidRPr="00623806">
        <w:rPr>
          <w:rFonts w:ascii="Helvetica" w:hAnsi="Helvetica"/>
          <w:lang w:val="es-ES"/>
        </w:rPr>
        <w:t xml:space="preserve"> </w:t>
      </w:r>
      <w:proofErr w:type="spellStart"/>
      <w:r w:rsidRPr="00623806">
        <w:rPr>
          <w:rFonts w:ascii="Helvetica" w:hAnsi="Helvetica"/>
          <w:lang w:val="es-ES"/>
        </w:rPr>
        <w:t>lamp</w:t>
      </w:r>
      <w:proofErr w:type="spellEnd"/>
      <w:r w:rsidRPr="00623806">
        <w:rPr>
          <w:rFonts w:ascii="Helvetica" w:hAnsi="Helvetica"/>
          <w:lang w:val="es-ES"/>
        </w:rPr>
        <w:t xml:space="preserve">, a figure </w:t>
      </w:r>
      <w:proofErr w:type="spellStart"/>
      <w:r w:rsidRPr="00623806">
        <w:rPr>
          <w:rFonts w:ascii="Helvetica" w:hAnsi="Helvetica"/>
          <w:lang w:val="es-ES"/>
        </w:rPr>
        <w:t>stepped</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light.</w:t>
      </w:r>
    </w:p>
    <w:p w14:paraId="5EE948C2" w14:textId="50ECB7B5"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figure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005C749B" w:rsidRPr="00623806">
        <w:rPr>
          <w:rFonts w:ascii="Helvetica" w:hAnsi="Helvetica"/>
          <w:lang w:val="es-ES"/>
        </w:rPr>
        <w:t>tall</w:t>
      </w:r>
      <w:proofErr w:type="spellEnd"/>
      <w:r w:rsidR="005C749B" w:rsidRPr="00623806">
        <w:rPr>
          <w:rFonts w:ascii="Helvetica" w:hAnsi="Helvetica"/>
          <w:lang w:val="es-ES"/>
        </w:rPr>
        <w:t xml:space="preserve"> and</w:t>
      </w:r>
      <w:r w:rsidRPr="00623806">
        <w:rPr>
          <w:rFonts w:ascii="Helvetica" w:hAnsi="Helvetica"/>
          <w:lang w:val="es-ES"/>
        </w:rPr>
        <w:t xml:space="preserve"> </w:t>
      </w:r>
      <w:proofErr w:type="spellStart"/>
      <w:r w:rsidRPr="00623806">
        <w:rPr>
          <w:rFonts w:ascii="Helvetica" w:hAnsi="Helvetica"/>
          <w:lang w:val="es-ES"/>
        </w:rPr>
        <w:t>composed</w:t>
      </w:r>
      <w:proofErr w:type="spellEnd"/>
      <w:r w:rsidRPr="00623806">
        <w:rPr>
          <w:rFonts w:ascii="Helvetica" w:hAnsi="Helvetica"/>
          <w:lang w:val="es-ES"/>
        </w:rPr>
        <w:t xml:space="preserve">, and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power</w:t>
      </w:r>
      <w:proofErr w:type="spellEnd"/>
      <w:r w:rsidRPr="00623806">
        <w:rPr>
          <w:rFonts w:ascii="Helvetica" w:hAnsi="Helvetica"/>
          <w:lang w:val="es-ES"/>
        </w:rPr>
        <w:t xml:space="preserve"> </w:t>
      </w:r>
      <w:proofErr w:type="spellStart"/>
      <w:r w:rsidRPr="00623806">
        <w:rPr>
          <w:rFonts w:ascii="Helvetica" w:hAnsi="Helvetica"/>
          <w:lang w:val="es-ES"/>
        </w:rPr>
        <w:t>rippled</w:t>
      </w:r>
      <w:proofErr w:type="spellEnd"/>
      <w:r w:rsidRPr="00623806">
        <w:rPr>
          <w:rFonts w:ascii="Helvetica" w:hAnsi="Helvetica"/>
          <w:lang w:val="es-ES"/>
        </w:rPr>
        <w:t xml:space="preserve"> </w:t>
      </w:r>
      <w:proofErr w:type="spellStart"/>
      <w:r w:rsidRPr="00623806">
        <w:rPr>
          <w:rFonts w:ascii="Helvetica" w:hAnsi="Helvetica"/>
          <w:lang w:val="es-ES"/>
        </w:rPr>
        <w:t>beneath</w:t>
      </w:r>
      <w:proofErr w:type="spellEnd"/>
      <w:r w:rsidRPr="00623806">
        <w:rPr>
          <w:rFonts w:ascii="Helvetica" w:hAnsi="Helvetica"/>
          <w:lang w:val="es-ES"/>
        </w:rPr>
        <w:t xml:space="preserve"> </w:t>
      </w:r>
      <w:proofErr w:type="spellStart"/>
      <w:r w:rsidRPr="00623806">
        <w:rPr>
          <w:rFonts w:ascii="Helvetica" w:hAnsi="Helvetica"/>
          <w:lang w:val="es-ES"/>
        </w:rPr>
        <w:t>each</w:t>
      </w:r>
      <w:proofErr w:type="spellEnd"/>
      <w:r w:rsidRPr="00623806">
        <w:rPr>
          <w:rFonts w:ascii="Helvetica" w:hAnsi="Helvetica"/>
          <w:lang w:val="es-ES"/>
        </w:rPr>
        <w:t xml:space="preserve"> step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coiled</w:t>
      </w:r>
      <w:proofErr w:type="spellEnd"/>
      <w:r w:rsidRPr="00623806">
        <w:rPr>
          <w:rFonts w:ascii="Helvetica" w:hAnsi="Helvetica"/>
          <w:lang w:val="es-ES"/>
        </w:rPr>
        <w:t xml:space="preserve"> </w:t>
      </w:r>
      <w:proofErr w:type="spellStart"/>
      <w:r w:rsidRPr="00623806">
        <w:rPr>
          <w:rFonts w:ascii="Helvetica" w:hAnsi="Helvetica"/>
          <w:lang w:val="es-ES"/>
        </w:rPr>
        <w:t>lightning</w:t>
      </w:r>
      <w:proofErr w:type="spellEnd"/>
    </w:p>
    <w:p w14:paraId="2A2E9348" w14:textId="3F5B8B48"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t>William.</w:t>
      </w:r>
    </w:p>
    <w:p w14:paraId="1E37024F" w14:textId="34E7E57C"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silver</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shimmered</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moonlight</w:t>
      </w:r>
      <w:proofErr w:type="spellEnd"/>
      <w:r w:rsidRPr="00623806">
        <w:rPr>
          <w:rFonts w:ascii="Helvetica" w:hAnsi="Helvetica"/>
          <w:lang w:val="es-ES"/>
        </w:rPr>
        <w:t xml:space="preserve"> </w:t>
      </w:r>
      <w:proofErr w:type="spellStart"/>
      <w:r w:rsidRPr="00623806">
        <w:rPr>
          <w:rFonts w:ascii="Helvetica" w:hAnsi="Helvetica"/>
          <w:lang w:val="es-ES"/>
        </w:rPr>
        <w:t>over</w:t>
      </w:r>
      <w:proofErr w:type="spellEnd"/>
      <w:r w:rsidRPr="00623806">
        <w:rPr>
          <w:rFonts w:ascii="Helvetica" w:hAnsi="Helvetica"/>
          <w:lang w:val="es-ES"/>
        </w:rPr>
        <w:t xml:space="preserve"> ice. He </w:t>
      </w:r>
      <w:proofErr w:type="spellStart"/>
      <w:r w:rsidRPr="00623806">
        <w:rPr>
          <w:rFonts w:ascii="Helvetica" w:hAnsi="Helvetica"/>
          <w:lang w:val="es-ES"/>
        </w:rPr>
        <w:t>looked</w:t>
      </w:r>
      <w:proofErr w:type="spellEnd"/>
      <w:r w:rsidRPr="00623806">
        <w:rPr>
          <w:rFonts w:ascii="Helvetica" w:hAnsi="Helvetica"/>
          <w:lang w:val="es-ES"/>
        </w:rPr>
        <w:t xml:space="preserve"> at </w:t>
      </w:r>
      <w:proofErr w:type="spellStart"/>
      <w:r w:rsidRPr="00623806">
        <w:rPr>
          <w:rFonts w:ascii="Helvetica" w:hAnsi="Helvetica"/>
          <w:lang w:val="es-ES"/>
        </w:rPr>
        <w:t>them</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way</w:t>
      </w:r>
      <w:proofErr w:type="spellEnd"/>
      <w:r w:rsidRPr="00623806">
        <w:rPr>
          <w:rFonts w:ascii="Helvetica" w:hAnsi="Helvetica"/>
          <w:lang w:val="es-ES"/>
        </w:rPr>
        <w:t xml:space="preserve"> a </w:t>
      </w:r>
      <w:proofErr w:type="spellStart"/>
      <w:r w:rsidRPr="00623806">
        <w:rPr>
          <w:rFonts w:ascii="Helvetica" w:hAnsi="Helvetica"/>
          <w:lang w:val="es-ES"/>
        </w:rPr>
        <w:t>lion</w:t>
      </w:r>
      <w:proofErr w:type="spellEnd"/>
      <w:r w:rsidRPr="00623806">
        <w:rPr>
          <w:rFonts w:ascii="Helvetica" w:hAnsi="Helvetica"/>
          <w:lang w:val="es-ES"/>
        </w:rPr>
        <w:t xml:space="preserve"> </w:t>
      </w:r>
      <w:proofErr w:type="spellStart"/>
      <w:r w:rsidRPr="00623806">
        <w:rPr>
          <w:rFonts w:ascii="Helvetica" w:hAnsi="Helvetica"/>
          <w:lang w:val="es-ES"/>
        </w:rPr>
        <w:t>might</w:t>
      </w:r>
      <w:proofErr w:type="spellEnd"/>
      <w:r w:rsidRPr="00623806">
        <w:rPr>
          <w:rFonts w:ascii="Helvetica" w:hAnsi="Helvetica"/>
          <w:lang w:val="es-ES"/>
        </w:rPr>
        <w:t xml:space="preserve"> </w:t>
      </w:r>
      <w:proofErr w:type="gramStart"/>
      <w:r w:rsidRPr="00623806">
        <w:rPr>
          <w:rFonts w:ascii="Helvetica" w:hAnsi="Helvetica"/>
          <w:lang w:val="es-ES"/>
        </w:rPr>
        <w:t>look</w:t>
      </w:r>
      <w:proofErr w:type="gramEnd"/>
      <w:r w:rsidRPr="00623806">
        <w:rPr>
          <w:rFonts w:ascii="Helvetica" w:hAnsi="Helvetica"/>
          <w:lang w:val="es-ES"/>
        </w:rPr>
        <w:t xml:space="preserve"> at </w:t>
      </w:r>
      <w:proofErr w:type="spellStart"/>
      <w:r w:rsidRPr="00623806">
        <w:rPr>
          <w:rFonts w:ascii="Helvetica" w:hAnsi="Helvetica"/>
          <w:lang w:val="es-ES"/>
        </w:rPr>
        <w:t>trespassing</w:t>
      </w:r>
      <w:proofErr w:type="spellEnd"/>
      <w:r w:rsidRPr="00623806">
        <w:rPr>
          <w:rFonts w:ascii="Helvetica" w:hAnsi="Helvetica"/>
          <w:lang w:val="es-ES"/>
        </w:rPr>
        <w:t xml:space="preserve"> </w:t>
      </w:r>
      <w:proofErr w:type="spellStart"/>
      <w:r w:rsidRPr="00623806">
        <w:rPr>
          <w:rFonts w:ascii="Helvetica" w:hAnsi="Helvetica"/>
          <w:lang w:val="es-ES"/>
        </w:rPr>
        <w:t>jackals</w:t>
      </w:r>
      <w:proofErr w:type="spellEnd"/>
      <w:r w:rsidRPr="00623806">
        <w:rPr>
          <w:rFonts w:ascii="Helvetica" w:hAnsi="Helvetica"/>
          <w:lang w:val="es-ES"/>
        </w:rPr>
        <w:t>—</w:t>
      </w:r>
      <w:proofErr w:type="spellStart"/>
      <w:r w:rsidRPr="00623806">
        <w:rPr>
          <w:rFonts w:ascii="Helvetica" w:hAnsi="Helvetica"/>
          <w:lang w:val="es-ES"/>
        </w:rPr>
        <w:t>amused</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entirely</w:t>
      </w:r>
      <w:proofErr w:type="spellEnd"/>
      <w:r w:rsidRPr="00623806">
        <w:rPr>
          <w:rFonts w:ascii="Helvetica" w:hAnsi="Helvetica"/>
          <w:lang w:val="es-ES"/>
        </w:rPr>
        <w:t xml:space="preserve"> </w:t>
      </w:r>
      <w:proofErr w:type="spellStart"/>
      <w:r w:rsidRPr="00623806">
        <w:rPr>
          <w:rFonts w:ascii="Helvetica" w:hAnsi="Helvetica"/>
          <w:lang w:val="es-ES"/>
        </w:rPr>
        <w:t>unimpressed</w:t>
      </w:r>
      <w:proofErr w:type="spellEnd"/>
      <w:r w:rsidRPr="00623806">
        <w:rPr>
          <w:rFonts w:ascii="Helvetica" w:hAnsi="Helvetica"/>
          <w:lang w:val="es-ES"/>
        </w:rPr>
        <w:t>.</w:t>
      </w:r>
    </w:p>
    <w:p w14:paraId="6E0702C8" w14:textId="24A529FA"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That</w:t>
      </w:r>
      <w:proofErr w:type="spellEnd"/>
      <w:r w:rsidRPr="00623806">
        <w:rPr>
          <w:rFonts w:ascii="Helvetica" w:hAnsi="Helvetica"/>
          <w:lang w:val="es-ES"/>
        </w:rPr>
        <w:t xml:space="preserve">,” he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tone</w:t>
      </w:r>
      <w:proofErr w:type="spellEnd"/>
      <w:r w:rsidRPr="00623806">
        <w:rPr>
          <w:rFonts w:ascii="Helvetica" w:hAnsi="Helvetica"/>
          <w:lang w:val="es-ES"/>
        </w:rPr>
        <w:t xml:space="preserve"> </w:t>
      </w:r>
      <w:proofErr w:type="spellStart"/>
      <w:r w:rsidRPr="00623806">
        <w:rPr>
          <w:rFonts w:ascii="Helvetica" w:hAnsi="Helvetica"/>
          <w:lang w:val="es-ES"/>
        </w:rPr>
        <w:t>silk</w:t>
      </w:r>
      <w:proofErr w:type="spellEnd"/>
      <w:r w:rsidRPr="00623806">
        <w:rPr>
          <w:rFonts w:ascii="Helvetica" w:hAnsi="Helvetica"/>
          <w:lang w:val="es-ES"/>
        </w:rPr>
        <w:t xml:space="preserve"> </w:t>
      </w:r>
      <w:proofErr w:type="spellStart"/>
      <w:r w:rsidRPr="00623806">
        <w:rPr>
          <w:rFonts w:ascii="Helvetica" w:hAnsi="Helvetica"/>
          <w:lang w:val="es-ES"/>
        </w:rPr>
        <w:t>over</w:t>
      </w:r>
      <w:proofErr w:type="spellEnd"/>
      <w:r w:rsidRPr="00623806">
        <w:rPr>
          <w:rFonts w:ascii="Helvetica" w:hAnsi="Helvetica"/>
          <w:lang w:val="es-ES"/>
        </w:rPr>
        <w:t xml:space="preserve"> </w:t>
      </w:r>
      <w:proofErr w:type="spellStart"/>
      <w:r w:rsidRPr="00623806">
        <w:rPr>
          <w:rFonts w:ascii="Helvetica" w:hAnsi="Helvetica"/>
          <w:lang w:val="es-ES"/>
        </w:rPr>
        <w:t>steel</w:t>
      </w:r>
      <w:proofErr w:type="spellEnd"/>
      <w:r w:rsidRPr="00623806">
        <w:rPr>
          <w:rFonts w:ascii="Helvetica" w:hAnsi="Helvetica"/>
          <w:lang w:val="es-ES"/>
        </w:rPr>
        <w:t>, “</w:t>
      </w:r>
      <w:proofErr w:type="spellStart"/>
      <w:r w:rsidRPr="00623806">
        <w:rPr>
          <w:rFonts w:ascii="Helvetica" w:hAnsi="Helvetica"/>
          <w:lang w:val="es-ES"/>
        </w:rPr>
        <w:t>is</w:t>
      </w:r>
      <w:proofErr w:type="spellEnd"/>
      <w:r w:rsidRPr="00623806">
        <w:rPr>
          <w:rFonts w:ascii="Helvetica" w:hAnsi="Helvetica"/>
          <w:lang w:val="es-ES"/>
        </w:rPr>
        <w:t xml:space="preserve"> no </w:t>
      </w:r>
      <w:proofErr w:type="spellStart"/>
      <w:r w:rsidRPr="00623806">
        <w:rPr>
          <w:rFonts w:ascii="Helvetica" w:hAnsi="Helvetica"/>
          <w:lang w:val="es-ES"/>
        </w:rPr>
        <w:t>way</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treat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Luna.”</w:t>
      </w:r>
    </w:p>
    <w:p w14:paraId="65053C97" w14:textId="6F4827CC"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man</w:t>
      </w:r>
      <w:proofErr w:type="spellEnd"/>
      <w:r w:rsidRPr="00623806">
        <w:rPr>
          <w:rFonts w:ascii="Helvetica" w:hAnsi="Helvetica"/>
          <w:lang w:val="es-ES"/>
        </w:rPr>
        <w:t xml:space="preserve"> </w:t>
      </w:r>
      <w:proofErr w:type="spellStart"/>
      <w:r w:rsidRPr="00623806">
        <w:rPr>
          <w:rFonts w:ascii="Helvetica" w:hAnsi="Helvetica"/>
          <w:lang w:val="es-ES"/>
        </w:rPr>
        <w:t>gripping</w:t>
      </w:r>
      <w:proofErr w:type="spellEnd"/>
      <w:r w:rsidRPr="00623806">
        <w:rPr>
          <w:rFonts w:ascii="Helvetica" w:hAnsi="Helvetica"/>
          <w:lang w:val="es-ES"/>
        </w:rPr>
        <w:t xml:space="preserve"> me </w:t>
      </w:r>
      <w:proofErr w:type="spellStart"/>
      <w:r w:rsidRPr="00623806">
        <w:rPr>
          <w:rFonts w:ascii="Helvetica" w:hAnsi="Helvetica"/>
          <w:lang w:val="es-ES"/>
        </w:rPr>
        <w:t>scoffed</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I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stiffen</w:t>
      </w:r>
      <w:proofErr w:type="spellEnd"/>
      <w:r w:rsidRPr="00623806">
        <w:rPr>
          <w:rFonts w:ascii="Helvetica" w:hAnsi="Helvetica"/>
          <w:lang w:val="es-ES"/>
        </w:rPr>
        <w:t xml:space="preserve">. “Who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hell</w:t>
      </w:r>
      <w:proofErr w:type="spellEnd"/>
      <w:r w:rsidRPr="00623806">
        <w:rPr>
          <w:rFonts w:ascii="Helvetica" w:hAnsi="Helvetica"/>
          <w:lang w:val="es-ES"/>
        </w:rPr>
        <w:t xml:space="preserve"> are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supposed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be?”</w:t>
      </w:r>
    </w:p>
    <w:p w14:paraId="2DCB499F" w14:textId="3B08689D"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t xml:space="preserve">William </w:t>
      </w:r>
      <w:proofErr w:type="spellStart"/>
      <w:r w:rsidRPr="00623806">
        <w:rPr>
          <w:rFonts w:ascii="Helvetica" w:hAnsi="Helvetica"/>
          <w:lang w:val="es-ES"/>
        </w:rPr>
        <w:t>ignored</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gaze</w:t>
      </w:r>
      <w:proofErr w:type="spellEnd"/>
      <w:r w:rsidRPr="00623806">
        <w:rPr>
          <w:rFonts w:ascii="Helvetica" w:hAnsi="Helvetica"/>
          <w:lang w:val="es-ES"/>
        </w:rPr>
        <w:t xml:space="preserve"> </w:t>
      </w:r>
      <w:proofErr w:type="spellStart"/>
      <w:r w:rsidRPr="00623806">
        <w:rPr>
          <w:rFonts w:ascii="Helvetica" w:hAnsi="Helvetica"/>
          <w:lang w:val="es-ES"/>
        </w:rPr>
        <w:t>slid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me—</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darkened</w:t>
      </w:r>
      <w:proofErr w:type="spellEnd"/>
      <w:r w:rsidRPr="00623806">
        <w:rPr>
          <w:rFonts w:ascii="Helvetica" w:hAnsi="Helvetica"/>
          <w:lang w:val="es-ES"/>
        </w:rPr>
        <w:t xml:space="preserve">, </w:t>
      </w:r>
      <w:proofErr w:type="spellStart"/>
      <w:r w:rsidRPr="00623806">
        <w:rPr>
          <w:rFonts w:ascii="Helvetica" w:hAnsi="Helvetica"/>
          <w:lang w:val="es-ES"/>
        </w:rPr>
        <w:t>nostrils</w:t>
      </w:r>
      <w:proofErr w:type="spellEnd"/>
      <w:r w:rsidRPr="00623806">
        <w:rPr>
          <w:rFonts w:ascii="Helvetica" w:hAnsi="Helvetica"/>
          <w:lang w:val="es-ES"/>
        </w:rPr>
        <w:t xml:space="preserve"> </w:t>
      </w:r>
      <w:proofErr w:type="spellStart"/>
      <w:r w:rsidRPr="00623806">
        <w:rPr>
          <w:rFonts w:ascii="Helvetica" w:hAnsi="Helvetica"/>
          <w:lang w:val="es-ES"/>
        </w:rPr>
        <w:t>flaring</w:t>
      </w:r>
      <w:proofErr w:type="spellEnd"/>
      <w:r w:rsidRPr="00623806">
        <w:rPr>
          <w:rFonts w:ascii="Helvetica" w:hAnsi="Helvetica"/>
          <w:lang w:val="es-ES"/>
        </w:rPr>
        <w:t xml:space="preserve"> </w:t>
      </w:r>
      <w:proofErr w:type="spellStart"/>
      <w:r w:rsidRPr="00623806">
        <w:rPr>
          <w:rFonts w:ascii="Helvetica" w:hAnsi="Helvetica"/>
          <w:lang w:val="es-ES"/>
        </w:rPr>
        <w:t>slightly</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he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breathing</w:t>
      </w:r>
      <w:proofErr w:type="spellEnd"/>
      <w:r w:rsidRPr="00623806">
        <w:rPr>
          <w:rFonts w:ascii="Helvetica" w:hAnsi="Helvetica"/>
          <w:lang w:val="es-ES"/>
        </w:rPr>
        <w:t xml:space="preserve"> in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intoxicating</w:t>
      </w:r>
      <w:proofErr w:type="spellEnd"/>
      <w:r w:rsidRPr="00623806">
        <w:rPr>
          <w:rFonts w:ascii="Helvetica" w:hAnsi="Helvetica"/>
          <w:lang w:val="es-ES"/>
        </w:rPr>
        <w:t>.</w:t>
      </w:r>
    </w:p>
    <w:p w14:paraId="681C4155" w14:textId="4CA21325"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calm</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a </w:t>
      </w:r>
      <w:proofErr w:type="spellStart"/>
      <w:r w:rsidRPr="00623806">
        <w:rPr>
          <w:rFonts w:ascii="Helvetica" w:hAnsi="Helvetica"/>
          <w:lang w:val="es-ES"/>
        </w:rPr>
        <w:t>terrifying</w:t>
      </w:r>
      <w:proofErr w:type="spellEnd"/>
      <w:r w:rsidRPr="00623806">
        <w:rPr>
          <w:rFonts w:ascii="Helvetica" w:hAnsi="Helvetica"/>
          <w:lang w:val="es-ES"/>
        </w:rPr>
        <w:t xml:space="preserve"> </w:t>
      </w:r>
      <w:proofErr w:type="spellStart"/>
      <w:r w:rsidRPr="00623806">
        <w:rPr>
          <w:rFonts w:ascii="Helvetica" w:hAnsi="Helvetica"/>
          <w:lang w:val="es-ES"/>
        </w:rPr>
        <w:t>calm</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detached</w:t>
      </w:r>
      <w:proofErr w:type="spellEnd"/>
      <w:r w:rsidRPr="00623806">
        <w:rPr>
          <w:rFonts w:ascii="Helvetica" w:hAnsi="Helvetica"/>
          <w:lang w:val="es-ES"/>
        </w:rPr>
        <w:t xml:space="preserve">. </w:t>
      </w:r>
      <w:proofErr w:type="spellStart"/>
      <w:r w:rsidRPr="00623806">
        <w:rPr>
          <w:rFonts w:ascii="Helvetica" w:hAnsi="Helvetica"/>
          <w:lang w:val="es-ES"/>
        </w:rPr>
        <w:t>Calculating</w:t>
      </w:r>
      <w:proofErr w:type="spellEnd"/>
      <w:r w:rsidRPr="00623806">
        <w:rPr>
          <w:rFonts w:ascii="Helvetica" w:hAnsi="Helvetica"/>
          <w:lang w:val="es-ES"/>
        </w:rPr>
        <w:t>.</w:t>
      </w:r>
    </w:p>
    <w:p w14:paraId="5CF47CB3" w14:textId="00C5508E"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Let</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go</w:t>
      </w:r>
      <w:proofErr w:type="spellEnd"/>
      <w:r w:rsidRPr="00623806">
        <w:rPr>
          <w:rFonts w:ascii="Helvetica" w:hAnsi="Helvetica"/>
          <w:lang w:val="es-ES"/>
        </w:rPr>
        <w:t xml:space="preserve">,” he </w:t>
      </w:r>
      <w:proofErr w:type="spellStart"/>
      <w:r w:rsidRPr="00623806">
        <w:rPr>
          <w:rFonts w:ascii="Helvetica" w:hAnsi="Helvetica"/>
          <w:lang w:val="es-ES"/>
        </w:rPr>
        <w:t>said</w:t>
      </w:r>
      <w:proofErr w:type="spellEnd"/>
      <w:r w:rsidRPr="00623806">
        <w:rPr>
          <w:rFonts w:ascii="Helvetica" w:hAnsi="Helvetica"/>
          <w:lang w:val="es-ES"/>
        </w:rPr>
        <w:t xml:space="preserve"> </w:t>
      </w:r>
      <w:proofErr w:type="spellStart"/>
      <w:r w:rsidRPr="00623806">
        <w:rPr>
          <w:rFonts w:ascii="Helvetica" w:hAnsi="Helvetica"/>
          <w:lang w:val="es-ES"/>
        </w:rPr>
        <w:t>softly</w:t>
      </w:r>
      <w:proofErr w:type="spellEnd"/>
      <w:r w:rsidRPr="00623806">
        <w:rPr>
          <w:rFonts w:ascii="Helvetica" w:hAnsi="Helvetica"/>
          <w:lang w:val="es-ES"/>
        </w:rPr>
        <w:t>. “</w:t>
      </w:r>
      <w:proofErr w:type="spellStart"/>
      <w:r w:rsidRPr="00623806">
        <w:rPr>
          <w:rFonts w:ascii="Helvetica" w:hAnsi="Helvetica"/>
          <w:lang w:val="es-ES"/>
        </w:rPr>
        <w:t>Before</w:t>
      </w:r>
      <w:proofErr w:type="spellEnd"/>
      <w:r w:rsidRPr="00623806">
        <w:rPr>
          <w:rFonts w:ascii="Helvetica" w:hAnsi="Helvetica"/>
          <w:lang w:val="es-ES"/>
        </w:rPr>
        <w:t xml:space="preserve"> I stop </w:t>
      </w:r>
      <w:proofErr w:type="spellStart"/>
      <w:r w:rsidRPr="00623806">
        <w:rPr>
          <w:rFonts w:ascii="Helvetica" w:hAnsi="Helvetica"/>
          <w:lang w:val="es-ES"/>
        </w:rPr>
        <w:t>asking</w:t>
      </w:r>
      <w:proofErr w:type="spellEnd"/>
      <w:r w:rsidRPr="00623806">
        <w:rPr>
          <w:rFonts w:ascii="Helvetica" w:hAnsi="Helvetica"/>
          <w:lang w:val="es-ES"/>
        </w:rPr>
        <w:t xml:space="preserve"> </w:t>
      </w:r>
      <w:proofErr w:type="spellStart"/>
      <w:r w:rsidRPr="00623806">
        <w:rPr>
          <w:rFonts w:ascii="Helvetica" w:hAnsi="Helvetica"/>
          <w:lang w:val="es-ES"/>
        </w:rPr>
        <w:t>nicely</w:t>
      </w:r>
      <w:proofErr w:type="spellEnd"/>
      <w:r w:rsidRPr="00623806">
        <w:rPr>
          <w:rFonts w:ascii="Helvetica" w:hAnsi="Helvetica"/>
          <w:lang w:val="es-ES"/>
        </w:rPr>
        <w:t>.”</w:t>
      </w:r>
    </w:p>
    <w:p w14:paraId="5C366798" w14:textId="2CB01075"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men</w:t>
      </w:r>
      <w:proofErr w:type="spellEnd"/>
      <w:r w:rsidRPr="00623806">
        <w:rPr>
          <w:rFonts w:ascii="Helvetica" w:hAnsi="Helvetica"/>
          <w:lang w:val="es-ES"/>
        </w:rPr>
        <w:t xml:space="preserve"> </w:t>
      </w:r>
      <w:proofErr w:type="spellStart"/>
      <w:r w:rsidRPr="00623806">
        <w:rPr>
          <w:rFonts w:ascii="Helvetica" w:hAnsi="Helvetica"/>
          <w:lang w:val="es-ES"/>
        </w:rPr>
        <w:t>took</w:t>
      </w:r>
      <w:proofErr w:type="spellEnd"/>
      <w:r w:rsidRPr="00623806">
        <w:rPr>
          <w:rFonts w:ascii="Helvetica" w:hAnsi="Helvetica"/>
          <w:lang w:val="es-ES"/>
        </w:rPr>
        <w:t xml:space="preserve"> a step forward. “</w:t>
      </w:r>
      <w:proofErr w:type="spellStart"/>
      <w:r w:rsidRPr="00623806">
        <w:rPr>
          <w:rFonts w:ascii="Helvetica" w:hAnsi="Helvetica"/>
          <w:lang w:val="es-ES"/>
        </w:rPr>
        <w:t>We</w:t>
      </w:r>
      <w:proofErr w:type="spellEnd"/>
      <w:r w:rsidRPr="00623806">
        <w:rPr>
          <w:rFonts w:ascii="Helvetica" w:hAnsi="Helvetica"/>
          <w:lang w:val="es-ES"/>
        </w:rPr>
        <w:t xml:space="preserve"> </w:t>
      </w:r>
      <w:proofErr w:type="spellStart"/>
      <w:r w:rsidRPr="00623806">
        <w:rPr>
          <w:rFonts w:ascii="Helvetica" w:hAnsi="Helvetica"/>
          <w:lang w:val="es-ES"/>
        </w:rPr>
        <w:t>don’t</w:t>
      </w:r>
      <w:proofErr w:type="spellEnd"/>
      <w:r w:rsidRPr="00623806">
        <w:rPr>
          <w:rFonts w:ascii="Helvetica" w:hAnsi="Helvetica"/>
          <w:lang w:val="es-ES"/>
        </w:rPr>
        <w:t xml:space="preserve"> </w:t>
      </w:r>
      <w:proofErr w:type="spellStart"/>
      <w:r w:rsidRPr="00623806">
        <w:rPr>
          <w:rFonts w:ascii="Helvetica" w:hAnsi="Helvetica"/>
          <w:lang w:val="es-ES"/>
        </w:rPr>
        <w:t>need</w:t>
      </w:r>
      <w:proofErr w:type="spellEnd"/>
      <w:r w:rsidRPr="00623806">
        <w:rPr>
          <w:rFonts w:ascii="Helvetica" w:hAnsi="Helvetica"/>
          <w:lang w:val="es-ES"/>
        </w:rPr>
        <w:t>—”</w:t>
      </w:r>
    </w:p>
    <w:p w14:paraId="2CF8927B" w14:textId="79742D2C"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finish</w:t>
      </w:r>
      <w:proofErr w:type="spellEnd"/>
      <w:r w:rsidRPr="00623806">
        <w:rPr>
          <w:rFonts w:ascii="Helvetica" w:hAnsi="Helvetica"/>
          <w:lang w:val="es-ES"/>
        </w:rPr>
        <w:t>.</w:t>
      </w:r>
    </w:p>
    <w:p w14:paraId="5A53B9A9" w14:textId="1C14CAB0"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t xml:space="preserve">William moved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liquid</w:t>
      </w:r>
      <w:proofErr w:type="spellEnd"/>
      <w:r w:rsidRPr="00623806">
        <w:rPr>
          <w:rFonts w:ascii="Helvetica" w:hAnsi="Helvetica"/>
          <w:lang w:val="es-ES"/>
        </w:rPr>
        <w:t xml:space="preserve"> </w:t>
      </w:r>
      <w:proofErr w:type="spellStart"/>
      <w:r w:rsidRPr="00623806">
        <w:rPr>
          <w:rFonts w:ascii="Helvetica" w:hAnsi="Helvetica"/>
          <w:lang w:val="es-ES"/>
        </w:rPr>
        <w:t>rage</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second</w:t>
      </w:r>
      <w:proofErr w:type="spellEnd"/>
      <w:r w:rsidRPr="00623806">
        <w:rPr>
          <w:rFonts w:ascii="Helvetica" w:hAnsi="Helvetica"/>
          <w:lang w:val="es-ES"/>
        </w:rPr>
        <w:t xml:space="preserve">, he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five</w:t>
      </w:r>
      <w:proofErr w:type="spellEnd"/>
      <w:r w:rsidRPr="00623806">
        <w:rPr>
          <w:rFonts w:ascii="Helvetica" w:hAnsi="Helvetica"/>
          <w:lang w:val="es-ES"/>
        </w:rPr>
        <w:t xml:space="preserve"> </w:t>
      </w:r>
      <w:proofErr w:type="spellStart"/>
      <w:r w:rsidRPr="00623806">
        <w:rPr>
          <w:rFonts w:ascii="Helvetica" w:hAnsi="Helvetica"/>
          <w:lang w:val="es-ES"/>
        </w:rPr>
        <w:t>feet</w:t>
      </w:r>
      <w:proofErr w:type="spellEnd"/>
      <w:r w:rsidRPr="00623806">
        <w:rPr>
          <w:rFonts w:ascii="Helvetica" w:hAnsi="Helvetica"/>
          <w:lang w:val="es-ES"/>
        </w:rPr>
        <w:t xml:space="preserve"> </w:t>
      </w:r>
      <w:proofErr w:type="spellStart"/>
      <w:r w:rsidRPr="00623806">
        <w:rPr>
          <w:rFonts w:ascii="Helvetica" w:hAnsi="Helvetica"/>
          <w:lang w:val="es-ES"/>
        </w:rPr>
        <w:t>away</w:t>
      </w:r>
      <w:proofErr w:type="spellEnd"/>
      <w:r w:rsidRPr="00623806">
        <w:rPr>
          <w:rFonts w:ascii="Helvetica" w:hAnsi="Helvetica"/>
          <w:lang w:val="es-ES"/>
        </w:rPr>
        <w:t xml:space="preserve">. Next, he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man</w:t>
      </w:r>
      <w:proofErr w:type="spellEnd"/>
      <w:r w:rsidRPr="00623806">
        <w:rPr>
          <w:rFonts w:ascii="Helvetica" w:hAnsi="Helvetica"/>
          <w:lang w:val="es-ES"/>
        </w:rPr>
        <w:t xml:space="preserve"> </w:t>
      </w:r>
      <w:proofErr w:type="spellStart"/>
      <w:r w:rsidRPr="00623806">
        <w:rPr>
          <w:rFonts w:ascii="Helvetica" w:hAnsi="Helvetica"/>
          <w:lang w:val="es-ES"/>
        </w:rPr>
        <w:t>by</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throat</w:t>
      </w:r>
      <w:proofErr w:type="spellEnd"/>
      <w:r w:rsidRPr="00623806">
        <w:rPr>
          <w:rFonts w:ascii="Helvetica" w:hAnsi="Helvetica"/>
          <w:lang w:val="es-ES"/>
        </w:rPr>
        <w:t xml:space="preserve">, </w:t>
      </w:r>
      <w:proofErr w:type="gramStart"/>
      <w:r w:rsidRPr="00623806">
        <w:rPr>
          <w:rFonts w:ascii="Helvetica" w:hAnsi="Helvetica"/>
          <w:lang w:val="es-ES"/>
        </w:rPr>
        <w:t>lifting</w:t>
      </w:r>
      <w:proofErr w:type="gram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hand</w:t>
      </w:r>
      <w:proofErr w:type="spellEnd"/>
      <w:r w:rsidRPr="00623806">
        <w:rPr>
          <w:rFonts w:ascii="Helvetica" w:hAnsi="Helvetica"/>
          <w:lang w:val="es-ES"/>
        </w:rPr>
        <w:t xml:space="preserve"> as </w:t>
      </w:r>
      <w:proofErr w:type="spellStart"/>
      <w:r w:rsidRPr="00623806">
        <w:rPr>
          <w:rFonts w:ascii="Helvetica" w:hAnsi="Helvetica"/>
          <w:lang w:val="es-ES"/>
        </w:rPr>
        <w:t>if</w:t>
      </w:r>
      <w:proofErr w:type="spellEnd"/>
      <w:r w:rsidRPr="00623806">
        <w:rPr>
          <w:rFonts w:ascii="Helvetica" w:hAnsi="Helvetica"/>
          <w:lang w:val="es-ES"/>
        </w:rPr>
        <w:t xml:space="preserve"> he </w:t>
      </w:r>
      <w:proofErr w:type="spellStart"/>
      <w:r w:rsidRPr="00623806">
        <w:rPr>
          <w:rFonts w:ascii="Helvetica" w:hAnsi="Helvetica"/>
          <w:lang w:val="es-ES"/>
        </w:rPr>
        <w:t>weighed</w:t>
      </w:r>
      <w:proofErr w:type="spellEnd"/>
      <w:r w:rsidRPr="00623806">
        <w:rPr>
          <w:rFonts w:ascii="Helvetica" w:hAnsi="Helvetica"/>
          <w:lang w:val="es-ES"/>
        </w:rPr>
        <w:t xml:space="preserve"> </w:t>
      </w:r>
      <w:proofErr w:type="spellStart"/>
      <w:r w:rsidRPr="00623806">
        <w:rPr>
          <w:rFonts w:ascii="Helvetica" w:hAnsi="Helvetica"/>
          <w:lang w:val="es-ES"/>
        </w:rPr>
        <w:t>nothing</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grip</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effortless</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I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hear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choke</w:t>
      </w:r>
      <w:proofErr w:type="spellEnd"/>
      <w:r w:rsidRPr="00623806">
        <w:rPr>
          <w:rFonts w:ascii="Helvetica" w:hAnsi="Helvetica"/>
          <w:lang w:val="es-ES"/>
        </w:rPr>
        <w:t xml:space="preserve"> and </w:t>
      </w:r>
      <w:proofErr w:type="spellStart"/>
      <w:r w:rsidRPr="00623806">
        <w:rPr>
          <w:rFonts w:ascii="Helvetica" w:hAnsi="Helvetica"/>
          <w:lang w:val="es-ES"/>
        </w:rPr>
        <w:t>see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man’s</w:t>
      </w:r>
      <w:proofErr w:type="spellEnd"/>
      <w:r w:rsidRPr="00623806">
        <w:rPr>
          <w:rFonts w:ascii="Helvetica" w:hAnsi="Helvetica"/>
          <w:lang w:val="es-ES"/>
        </w:rPr>
        <w:t xml:space="preserve"> </w:t>
      </w:r>
      <w:proofErr w:type="spellStart"/>
      <w:r w:rsidRPr="00623806">
        <w:rPr>
          <w:rFonts w:ascii="Helvetica" w:hAnsi="Helvetica"/>
          <w:lang w:val="es-ES"/>
        </w:rPr>
        <w:t>feet</w:t>
      </w:r>
      <w:proofErr w:type="spellEnd"/>
      <w:r w:rsidRPr="00623806">
        <w:rPr>
          <w:rFonts w:ascii="Helvetica" w:hAnsi="Helvetica"/>
          <w:lang w:val="es-ES"/>
        </w:rPr>
        <w:t xml:space="preserve"> </w:t>
      </w:r>
      <w:proofErr w:type="spellStart"/>
      <w:r w:rsidRPr="00623806">
        <w:rPr>
          <w:rFonts w:ascii="Helvetica" w:hAnsi="Helvetica"/>
          <w:lang w:val="es-ES"/>
        </w:rPr>
        <w:t>dangling</w:t>
      </w:r>
      <w:proofErr w:type="spellEnd"/>
      <w:r w:rsidRPr="00623806">
        <w:rPr>
          <w:rFonts w:ascii="Helvetica" w:hAnsi="Helvetica"/>
          <w:lang w:val="es-ES"/>
        </w:rPr>
        <w:t>.</w:t>
      </w:r>
    </w:p>
    <w:p w14:paraId="691AF99E" w14:textId="0352D728"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said</w:t>
      </w:r>
      <w:proofErr w:type="spellEnd"/>
      <w:r w:rsidRPr="00623806">
        <w:rPr>
          <w:rFonts w:ascii="Helvetica" w:hAnsi="Helvetica"/>
          <w:lang w:val="es-ES"/>
        </w:rPr>
        <w:t xml:space="preserve">,” William </w:t>
      </w:r>
      <w:proofErr w:type="spellStart"/>
      <w:r w:rsidRPr="00623806">
        <w:rPr>
          <w:rFonts w:ascii="Helvetica" w:hAnsi="Helvetica"/>
          <w:lang w:val="es-ES"/>
        </w:rPr>
        <w:t>growled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voice</w:t>
      </w:r>
      <w:proofErr w:type="spellEnd"/>
      <w:r w:rsidRPr="00623806">
        <w:rPr>
          <w:rFonts w:ascii="Helvetica" w:hAnsi="Helvetica"/>
          <w:lang w:val="es-ES"/>
        </w:rPr>
        <w:t xml:space="preserve"> </w:t>
      </w:r>
      <w:proofErr w:type="spellStart"/>
      <w:r w:rsidRPr="00623806">
        <w:rPr>
          <w:rFonts w:ascii="Helvetica" w:hAnsi="Helvetica"/>
          <w:lang w:val="es-ES"/>
        </w:rPr>
        <w:t>dropping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otherworldly</w:t>
      </w:r>
      <w:proofErr w:type="spellEnd"/>
      <w:r w:rsidRPr="00623806">
        <w:rPr>
          <w:rFonts w:ascii="Helvetica" w:hAnsi="Helvetica"/>
          <w:lang w:val="es-ES"/>
        </w:rPr>
        <w:t>, “</w:t>
      </w:r>
      <w:proofErr w:type="spellStart"/>
      <w:r w:rsidRPr="00623806">
        <w:rPr>
          <w:rFonts w:ascii="Helvetica" w:hAnsi="Helvetica"/>
          <w:lang w:val="es-ES"/>
        </w:rPr>
        <w:t>let</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go</w:t>
      </w:r>
      <w:proofErr w:type="spellEnd"/>
      <w:r w:rsidRPr="00623806">
        <w:rPr>
          <w:rFonts w:ascii="Helvetica" w:hAnsi="Helvetica"/>
          <w:lang w:val="es-ES"/>
        </w:rPr>
        <w:t>.”</w:t>
      </w:r>
    </w:p>
    <w:p w14:paraId="1BCBF1CC" w14:textId="00C0E661"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man</w:t>
      </w:r>
      <w:proofErr w:type="spellEnd"/>
      <w:r w:rsidRPr="00623806">
        <w:rPr>
          <w:rFonts w:ascii="Helvetica" w:hAnsi="Helvetica"/>
          <w:lang w:val="es-ES"/>
        </w:rPr>
        <w:t xml:space="preserve"> </w:t>
      </w:r>
      <w:proofErr w:type="spellStart"/>
      <w:r w:rsidRPr="00623806">
        <w:rPr>
          <w:rFonts w:ascii="Helvetica" w:hAnsi="Helvetica"/>
          <w:lang w:val="es-ES"/>
        </w:rPr>
        <w:t>behind</w:t>
      </w:r>
      <w:proofErr w:type="spellEnd"/>
      <w:r w:rsidRPr="00623806">
        <w:rPr>
          <w:rFonts w:ascii="Helvetica" w:hAnsi="Helvetica"/>
          <w:lang w:val="es-ES"/>
        </w:rPr>
        <w:t xml:space="preserve"> me </w:t>
      </w:r>
      <w:proofErr w:type="spellStart"/>
      <w:r w:rsidRPr="00623806">
        <w:rPr>
          <w:rFonts w:ascii="Helvetica" w:hAnsi="Helvetica"/>
          <w:lang w:val="es-ES"/>
        </w:rPr>
        <w:t>released</w:t>
      </w:r>
      <w:proofErr w:type="spellEnd"/>
      <w:r w:rsidRPr="00623806">
        <w:rPr>
          <w:rFonts w:ascii="Helvetica" w:hAnsi="Helvetica"/>
          <w:lang w:val="es-ES"/>
        </w:rPr>
        <w:t xml:space="preserve"> me </w:t>
      </w:r>
      <w:proofErr w:type="spellStart"/>
      <w:r w:rsidRPr="00623806">
        <w:rPr>
          <w:rFonts w:ascii="Helvetica" w:hAnsi="Helvetica"/>
          <w:lang w:val="es-ES"/>
        </w:rPr>
        <w:t>immediately</w:t>
      </w:r>
      <w:proofErr w:type="spellEnd"/>
      <w:r w:rsidRPr="00623806">
        <w:rPr>
          <w:rFonts w:ascii="Helvetica" w:hAnsi="Helvetica"/>
          <w:lang w:val="es-ES"/>
        </w:rPr>
        <w:t xml:space="preserve">. I </w:t>
      </w:r>
      <w:proofErr w:type="spellStart"/>
      <w:r w:rsidRPr="00623806">
        <w:rPr>
          <w:rFonts w:ascii="Helvetica" w:hAnsi="Helvetica"/>
          <w:lang w:val="es-ES"/>
        </w:rPr>
        <w:t>stumbled</w:t>
      </w:r>
      <w:proofErr w:type="spellEnd"/>
      <w:r w:rsidRPr="00623806">
        <w:rPr>
          <w:rFonts w:ascii="Helvetica" w:hAnsi="Helvetica"/>
          <w:lang w:val="es-ES"/>
        </w:rPr>
        <w:t xml:space="preserve"> back, </w:t>
      </w:r>
      <w:proofErr w:type="spellStart"/>
      <w:r w:rsidRPr="00623806">
        <w:rPr>
          <w:rFonts w:ascii="Helvetica" w:hAnsi="Helvetica"/>
          <w:lang w:val="es-ES"/>
        </w:rPr>
        <w:t>gasping</w:t>
      </w:r>
      <w:proofErr w:type="spellEnd"/>
      <w:r w:rsidRPr="00623806">
        <w:rPr>
          <w:rFonts w:ascii="Helvetica" w:hAnsi="Helvetica"/>
          <w:lang w:val="es-ES"/>
        </w:rPr>
        <w:t xml:space="preserve">. Shadow </w:t>
      </w:r>
      <w:proofErr w:type="spellStart"/>
      <w:r w:rsidRPr="00623806">
        <w:rPr>
          <w:rFonts w:ascii="Helvetica" w:hAnsi="Helvetica"/>
          <w:lang w:val="es-ES"/>
        </w:rPr>
        <w:t>whimpered</w:t>
      </w:r>
      <w:proofErr w:type="spellEnd"/>
      <w:r w:rsidRPr="00623806">
        <w:rPr>
          <w:rFonts w:ascii="Helvetica" w:hAnsi="Helvetica"/>
          <w:lang w:val="es-ES"/>
        </w:rPr>
        <w:t xml:space="preserve"> </w:t>
      </w:r>
      <w:proofErr w:type="spellStart"/>
      <w:r w:rsidRPr="00623806">
        <w:rPr>
          <w:rFonts w:ascii="Helvetica" w:hAnsi="Helvetica"/>
          <w:lang w:val="es-ES"/>
        </w:rPr>
        <w:t>near</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feet</w:t>
      </w:r>
      <w:proofErr w:type="spellEnd"/>
      <w:r w:rsidRPr="00623806">
        <w:rPr>
          <w:rFonts w:ascii="Helvetica" w:hAnsi="Helvetica"/>
          <w:lang w:val="es-ES"/>
        </w:rPr>
        <w:t xml:space="preserve">, and I </w:t>
      </w:r>
      <w:proofErr w:type="spellStart"/>
      <w:r w:rsidRPr="00623806">
        <w:rPr>
          <w:rFonts w:ascii="Helvetica" w:hAnsi="Helvetica"/>
          <w:lang w:val="es-ES"/>
        </w:rPr>
        <w:t>dropped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knees</w:t>
      </w:r>
      <w:proofErr w:type="spellEnd"/>
      <w:r w:rsidRPr="00623806">
        <w:rPr>
          <w:rFonts w:ascii="Helvetica" w:hAnsi="Helvetica"/>
          <w:lang w:val="es-ES"/>
        </w:rPr>
        <w:t xml:space="preserve">, </w:t>
      </w:r>
      <w:proofErr w:type="spellStart"/>
      <w:r w:rsidRPr="00623806">
        <w:rPr>
          <w:rFonts w:ascii="Helvetica" w:hAnsi="Helvetica"/>
          <w:lang w:val="es-ES"/>
        </w:rPr>
        <w:t>scooping</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trembling</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up, </w:t>
      </w:r>
      <w:proofErr w:type="spellStart"/>
      <w:r w:rsidRPr="00623806">
        <w:rPr>
          <w:rFonts w:ascii="Helvetica" w:hAnsi="Helvetica"/>
          <w:lang w:val="es-ES"/>
        </w:rPr>
        <w:t>cradling</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chest</w:t>
      </w:r>
      <w:proofErr w:type="spellEnd"/>
      <w:r w:rsidRPr="00623806">
        <w:rPr>
          <w:rFonts w:ascii="Helvetica" w:hAnsi="Helvetica"/>
          <w:lang w:val="es-ES"/>
        </w:rPr>
        <w:t>.</w:t>
      </w:r>
    </w:p>
    <w:p w14:paraId="1CFDA9F0" w14:textId="799914D3"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Everything</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happening so </w:t>
      </w:r>
      <w:proofErr w:type="spellStart"/>
      <w:r w:rsidRPr="00623806">
        <w:rPr>
          <w:rFonts w:ascii="Helvetica" w:hAnsi="Helvetica"/>
          <w:lang w:val="es-ES"/>
        </w:rPr>
        <w:t>fast</w:t>
      </w:r>
      <w:proofErr w:type="spellEnd"/>
      <w:r w:rsidRPr="00623806">
        <w:rPr>
          <w:rFonts w:ascii="Helvetica" w:hAnsi="Helvetica"/>
          <w:lang w:val="es-ES"/>
        </w:rPr>
        <w:t>.</w:t>
      </w:r>
    </w:p>
    <w:p w14:paraId="566EADE0" w14:textId="63344FFA"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lastRenderedPageBreak/>
        <w:t xml:space="preserve">William </w:t>
      </w:r>
      <w:proofErr w:type="spellStart"/>
      <w:r w:rsidRPr="00623806">
        <w:rPr>
          <w:rFonts w:ascii="Helvetica" w:hAnsi="Helvetica"/>
          <w:lang w:val="es-ES"/>
        </w:rPr>
        <w:t>tossed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man</w:t>
      </w:r>
      <w:proofErr w:type="spellEnd"/>
      <w:r w:rsidRPr="00623806">
        <w:rPr>
          <w:rFonts w:ascii="Helvetica" w:hAnsi="Helvetica"/>
          <w:lang w:val="es-ES"/>
        </w:rPr>
        <w:t xml:space="preserve"> aside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ragdoll</w:t>
      </w:r>
      <w:proofErr w:type="spellEnd"/>
      <w:r w:rsidRPr="00623806">
        <w:rPr>
          <w:rFonts w:ascii="Helvetica" w:hAnsi="Helvetica"/>
          <w:lang w:val="es-ES"/>
        </w:rPr>
        <w:t xml:space="preserve">. He hit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ground</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a groan.</w:t>
      </w:r>
    </w:p>
    <w:p w14:paraId="05D173E1" w14:textId="795D5938"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t xml:space="preserve">William </w:t>
      </w:r>
      <w:proofErr w:type="spellStart"/>
      <w:r w:rsidRPr="00623806">
        <w:rPr>
          <w:rFonts w:ascii="Helvetica" w:hAnsi="Helvetica"/>
          <w:lang w:val="es-ES"/>
        </w:rPr>
        <w:t>turned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head </w:t>
      </w:r>
      <w:proofErr w:type="spellStart"/>
      <w:r w:rsidRPr="00623806">
        <w:rPr>
          <w:rFonts w:ascii="Helvetica" w:hAnsi="Helvetica"/>
          <w:lang w:val="es-ES"/>
        </w:rPr>
        <w:t>slightly</w:t>
      </w:r>
      <w:proofErr w:type="spellEnd"/>
      <w:r w:rsidRPr="00623806">
        <w:rPr>
          <w:rFonts w:ascii="Helvetica" w:hAnsi="Helvetica"/>
          <w:lang w:val="es-ES"/>
        </w:rPr>
        <w:t xml:space="preserve">, </w:t>
      </w:r>
      <w:proofErr w:type="spellStart"/>
      <w:r w:rsidRPr="00623806">
        <w:rPr>
          <w:rFonts w:ascii="Helvetica" w:hAnsi="Helvetica"/>
          <w:lang w:val="es-ES"/>
        </w:rPr>
        <w:t>regarding</w:t>
      </w:r>
      <w:proofErr w:type="spellEnd"/>
      <w:r w:rsidRPr="00623806">
        <w:rPr>
          <w:rFonts w:ascii="Helvetica" w:hAnsi="Helvetica"/>
          <w:lang w:val="es-ES"/>
        </w:rPr>
        <w:t xml:space="preserve"> me </w:t>
      </w:r>
      <w:proofErr w:type="spellStart"/>
      <w:r w:rsidRPr="00623806">
        <w:rPr>
          <w:rFonts w:ascii="Helvetica" w:hAnsi="Helvetica"/>
          <w:lang w:val="es-ES"/>
        </w:rPr>
        <w:t>with</w:t>
      </w:r>
      <w:proofErr w:type="spellEnd"/>
      <w:r w:rsidRPr="00623806">
        <w:rPr>
          <w:rFonts w:ascii="Helvetica" w:hAnsi="Helvetica"/>
          <w:lang w:val="es-ES"/>
        </w:rPr>
        <w:t xml:space="preserve"> a </w:t>
      </w:r>
      <w:proofErr w:type="spellStart"/>
      <w:r w:rsidRPr="00623806">
        <w:rPr>
          <w:rFonts w:ascii="Helvetica" w:hAnsi="Helvetica"/>
          <w:lang w:val="es-ES"/>
        </w:rPr>
        <w:t>small</w:t>
      </w:r>
      <w:proofErr w:type="spellEnd"/>
      <w:r w:rsidRPr="00623806">
        <w:rPr>
          <w:rFonts w:ascii="Helvetica" w:hAnsi="Helvetica"/>
          <w:lang w:val="es-ES"/>
        </w:rPr>
        <w:t xml:space="preserve">, </w:t>
      </w:r>
      <w:proofErr w:type="spellStart"/>
      <w:r w:rsidRPr="00623806">
        <w:rPr>
          <w:rFonts w:ascii="Helvetica" w:hAnsi="Helvetica"/>
          <w:lang w:val="es-ES"/>
        </w:rPr>
        <w:t>unreadable</w:t>
      </w:r>
      <w:proofErr w:type="spellEnd"/>
      <w:r w:rsidRPr="00623806">
        <w:rPr>
          <w:rFonts w:ascii="Helvetica" w:hAnsi="Helvetica"/>
          <w:lang w:val="es-ES"/>
        </w:rPr>
        <w:t xml:space="preserve"> </w:t>
      </w:r>
      <w:proofErr w:type="spellStart"/>
      <w:r w:rsidRPr="00623806">
        <w:rPr>
          <w:rFonts w:ascii="Helvetica" w:hAnsi="Helvetica"/>
          <w:lang w:val="es-ES"/>
        </w:rPr>
        <w:t>smile</w:t>
      </w:r>
      <w:proofErr w:type="spellEnd"/>
      <w:r w:rsidRPr="00623806">
        <w:rPr>
          <w:rFonts w:ascii="Helvetica" w:hAnsi="Helvetica"/>
          <w:lang w:val="es-ES"/>
        </w:rPr>
        <w:t>. “</w:t>
      </w:r>
      <w:proofErr w:type="spellStart"/>
      <w:r w:rsidRPr="00623806">
        <w:rPr>
          <w:rFonts w:ascii="Helvetica" w:hAnsi="Helvetica"/>
          <w:lang w:val="es-ES"/>
        </w:rPr>
        <w:t>Don’t</w:t>
      </w:r>
      <w:proofErr w:type="spellEnd"/>
      <w:r w:rsidRPr="00623806">
        <w:rPr>
          <w:rFonts w:ascii="Helvetica" w:hAnsi="Helvetica"/>
          <w:lang w:val="es-ES"/>
        </w:rPr>
        <w:t xml:space="preserve"> </w:t>
      </w:r>
      <w:proofErr w:type="spellStart"/>
      <w:r w:rsidRPr="00623806">
        <w:rPr>
          <w:rFonts w:ascii="Helvetica" w:hAnsi="Helvetica"/>
          <w:lang w:val="es-ES"/>
        </w:rPr>
        <w:t>worry</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Luna,” he </w:t>
      </w:r>
      <w:proofErr w:type="spellStart"/>
      <w:r w:rsidRPr="00623806">
        <w:rPr>
          <w:rFonts w:ascii="Helvetica" w:hAnsi="Helvetica"/>
          <w:lang w:val="es-ES"/>
        </w:rPr>
        <w:t>said</w:t>
      </w:r>
      <w:proofErr w:type="spellEnd"/>
      <w:r w:rsidRPr="00623806">
        <w:rPr>
          <w:rFonts w:ascii="Helvetica" w:hAnsi="Helvetica"/>
          <w:lang w:val="es-ES"/>
        </w:rPr>
        <w:t>. “</w:t>
      </w:r>
      <w:proofErr w:type="spellStart"/>
      <w:r w:rsidRPr="00623806">
        <w:rPr>
          <w:rFonts w:ascii="Helvetica" w:hAnsi="Helvetica"/>
          <w:lang w:val="es-ES"/>
        </w:rPr>
        <w:t>It’s</w:t>
      </w:r>
      <w:proofErr w:type="spellEnd"/>
      <w:r w:rsidRPr="00623806">
        <w:rPr>
          <w:rFonts w:ascii="Helvetica" w:hAnsi="Helvetica"/>
          <w:lang w:val="es-ES"/>
        </w:rPr>
        <w:t xml:space="preserve"> </w:t>
      </w:r>
      <w:proofErr w:type="spellStart"/>
      <w:r w:rsidRPr="00623806">
        <w:rPr>
          <w:rFonts w:ascii="Helvetica" w:hAnsi="Helvetica"/>
          <w:lang w:val="es-ES"/>
        </w:rPr>
        <w:t>all</w:t>
      </w:r>
      <w:proofErr w:type="spellEnd"/>
      <w:r w:rsidRPr="00623806">
        <w:rPr>
          <w:rFonts w:ascii="Helvetica" w:hAnsi="Helvetica"/>
          <w:lang w:val="es-ES"/>
        </w:rPr>
        <w:t xml:space="preserve"> </w:t>
      </w:r>
      <w:proofErr w:type="spellStart"/>
      <w:r w:rsidRPr="00623806">
        <w:rPr>
          <w:rFonts w:ascii="Helvetica" w:hAnsi="Helvetica"/>
          <w:lang w:val="es-ES"/>
        </w:rPr>
        <w:t>taken</w:t>
      </w:r>
      <w:proofErr w:type="spellEnd"/>
      <w:r w:rsidRPr="00623806">
        <w:rPr>
          <w:rFonts w:ascii="Helvetica" w:hAnsi="Helvetica"/>
          <w:lang w:val="es-ES"/>
        </w:rPr>
        <w:t xml:space="preserve"> care </w:t>
      </w:r>
      <w:proofErr w:type="spellStart"/>
      <w:r w:rsidRPr="00623806">
        <w:rPr>
          <w:rFonts w:ascii="Helvetica" w:hAnsi="Helvetica"/>
          <w:lang w:val="es-ES"/>
        </w:rPr>
        <w:t>of</w:t>
      </w:r>
      <w:proofErr w:type="spellEnd"/>
      <w:r w:rsidRPr="00623806">
        <w:rPr>
          <w:rFonts w:ascii="Helvetica" w:hAnsi="Helvetica"/>
          <w:lang w:val="es-ES"/>
        </w:rPr>
        <w:t>.”</w:t>
      </w:r>
    </w:p>
    <w:p w14:paraId="5E81C169" w14:textId="089C906D"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word</w:t>
      </w:r>
      <w:proofErr w:type="spellEnd"/>
      <w:r w:rsidRPr="00623806">
        <w:rPr>
          <w:rFonts w:ascii="Helvetica" w:hAnsi="Helvetica"/>
          <w:lang w:val="es-ES"/>
        </w:rPr>
        <w:t xml:space="preserve"> </w:t>
      </w:r>
      <w:proofErr w:type="spellStart"/>
      <w:r w:rsidRPr="00623806">
        <w:rPr>
          <w:rFonts w:ascii="Helvetica" w:hAnsi="Helvetica"/>
          <w:lang w:val="es-ES"/>
        </w:rPr>
        <w:t>again</w:t>
      </w:r>
      <w:proofErr w:type="spellEnd"/>
      <w:r w:rsidRPr="00623806">
        <w:rPr>
          <w:rFonts w:ascii="Helvetica" w:hAnsi="Helvetica"/>
          <w:lang w:val="es-ES"/>
        </w:rPr>
        <w:t>.</w:t>
      </w:r>
    </w:p>
    <w:p w14:paraId="338E6282" w14:textId="724CD537"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t>Luna.</w:t>
      </w:r>
    </w:p>
    <w:p w14:paraId="7A602788" w14:textId="09147EB0"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t>“</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don’t</w:t>
      </w:r>
      <w:proofErr w:type="spellEnd"/>
      <w:r w:rsidRPr="00623806">
        <w:rPr>
          <w:rFonts w:ascii="Helvetica" w:hAnsi="Helvetica"/>
          <w:lang w:val="es-ES"/>
        </w:rPr>
        <w:t xml:space="preserve">—” I </w:t>
      </w:r>
      <w:proofErr w:type="spellStart"/>
      <w:r w:rsidRPr="00623806">
        <w:rPr>
          <w:rFonts w:ascii="Helvetica" w:hAnsi="Helvetica"/>
          <w:lang w:val="es-ES"/>
        </w:rPr>
        <w:t>started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say</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he </w:t>
      </w:r>
      <w:proofErr w:type="spellStart"/>
      <w:r w:rsidRPr="00623806">
        <w:rPr>
          <w:rFonts w:ascii="Helvetica" w:hAnsi="Helvetica"/>
          <w:lang w:val="es-ES"/>
        </w:rPr>
        <w:t>turned</w:t>
      </w:r>
      <w:proofErr w:type="spellEnd"/>
      <w:r w:rsidRPr="00623806">
        <w:rPr>
          <w:rFonts w:ascii="Helvetica" w:hAnsi="Helvetica"/>
          <w:lang w:val="es-ES"/>
        </w:rPr>
        <w:t xml:space="preserve"> </w:t>
      </w:r>
      <w:proofErr w:type="spellStart"/>
      <w:r w:rsidRPr="00623806">
        <w:rPr>
          <w:rFonts w:ascii="Helvetica" w:hAnsi="Helvetica"/>
          <w:lang w:val="es-ES"/>
        </w:rPr>
        <w:t>away</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me and </w:t>
      </w:r>
      <w:proofErr w:type="spellStart"/>
      <w:r w:rsidRPr="00623806">
        <w:rPr>
          <w:rFonts w:ascii="Helvetica" w:hAnsi="Helvetica"/>
          <w:lang w:val="es-ES"/>
        </w:rPr>
        <w:t>began</w:t>
      </w:r>
      <w:proofErr w:type="spellEnd"/>
      <w:r w:rsidRPr="00623806">
        <w:rPr>
          <w:rFonts w:ascii="Helvetica" w:hAnsi="Helvetica"/>
          <w:lang w:val="es-ES"/>
        </w:rPr>
        <w:t xml:space="preserve"> </w:t>
      </w:r>
      <w:proofErr w:type="spellStart"/>
      <w:r w:rsidRPr="00623806">
        <w:rPr>
          <w:rFonts w:ascii="Helvetica" w:hAnsi="Helvetica"/>
          <w:lang w:val="es-ES"/>
        </w:rPr>
        <w:t>stalking</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others</w:t>
      </w:r>
      <w:proofErr w:type="spellEnd"/>
      <w:r w:rsidRPr="00623806">
        <w:rPr>
          <w:rFonts w:ascii="Helvetica" w:hAnsi="Helvetica"/>
          <w:lang w:val="es-ES"/>
        </w:rPr>
        <w:t>.</w:t>
      </w:r>
    </w:p>
    <w:p w14:paraId="1769BD9C" w14:textId="18261C33"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They</w:t>
      </w:r>
      <w:proofErr w:type="spellEnd"/>
      <w:r w:rsidRPr="00623806">
        <w:rPr>
          <w:rFonts w:ascii="Helvetica" w:hAnsi="Helvetica"/>
          <w:lang w:val="es-ES"/>
        </w:rPr>
        <w:t xml:space="preserve"> </w:t>
      </w:r>
      <w:proofErr w:type="spellStart"/>
      <w:r w:rsidRPr="00623806">
        <w:rPr>
          <w:rFonts w:ascii="Helvetica" w:hAnsi="Helvetica"/>
          <w:lang w:val="es-ES"/>
        </w:rPr>
        <w:t>tried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run. </w:t>
      </w:r>
      <w:proofErr w:type="spellStart"/>
      <w:r w:rsidRPr="00623806">
        <w:rPr>
          <w:rFonts w:ascii="Helvetica" w:hAnsi="Helvetica"/>
          <w:lang w:val="es-ES"/>
        </w:rPr>
        <w:t>They</w:t>
      </w:r>
      <w:proofErr w:type="spellEnd"/>
      <w:r w:rsidRPr="00623806">
        <w:rPr>
          <w:rFonts w:ascii="Helvetica" w:hAnsi="Helvetica"/>
          <w:lang w:val="es-ES"/>
        </w:rPr>
        <w:t xml:space="preserv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get</w:t>
      </w:r>
      <w:proofErr w:type="spellEnd"/>
      <w:r w:rsidRPr="00623806">
        <w:rPr>
          <w:rFonts w:ascii="Helvetica" w:hAnsi="Helvetica"/>
          <w:lang w:val="es-ES"/>
        </w:rPr>
        <w:t xml:space="preserve"> </w:t>
      </w:r>
      <w:proofErr w:type="spellStart"/>
      <w:r w:rsidRPr="00623806">
        <w:rPr>
          <w:rFonts w:ascii="Helvetica" w:hAnsi="Helvetica"/>
          <w:lang w:val="es-ES"/>
        </w:rPr>
        <w:t>far</w:t>
      </w:r>
      <w:proofErr w:type="spellEnd"/>
      <w:r w:rsidRPr="00623806">
        <w:rPr>
          <w:rFonts w:ascii="Helvetica" w:hAnsi="Helvetica"/>
          <w:lang w:val="es-ES"/>
        </w:rPr>
        <w:t>.</w:t>
      </w:r>
    </w:p>
    <w:p w14:paraId="48E1FEE6" w14:textId="12A9D391"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was</w:t>
      </w:r>
      <w:proofErr w:type="spellEnd"/>
      <w:r w:rsidRPr="00623806">
        <w:rPr>
          <w:rFonts w:ascii="Helvetica" w:hAnsi="Helvetica"/>
          <w:lang w:val="es-ES"/>
        </w:rPr>
        <w:t xml:space="preserve"> a </w:t>
      </w:r>
      <w:proofErr w:type="spellStart"/>
      <w:r w:rsidRPr="00623806">
        <w:rPr>
          <w:rFonts w:ascii="Helvetica" w:hAnsi="Helvetica"/>
          <w:lang w:val="es-ES"/>
        </w:rPr>
        <w:t>blur</w:t>
      </w:r>
      <w:proofErr w:type="spellEnd"/>
      <w:r w:rsidRPr="00623806">
        <w:rPr>
          <w:rFonts w:ascii="Helvetica" w:hAnsi="Helvetica"/>
          <w:lang w:val="es-ES"/>
        </w:rPr>
        <w:t xml:space="preserve">. </w:t>
      </w:r>
      <w:proofErr w:type="spellStart"/>
      <w:r w:rsidRPr="00623806">
        <w:rPr>
          <w:rFonts w:ascii="Helvetica" w:hAnsi="Helvetica"/>
          <w:lang w:val="es-ES"/>
        </w:rPr>
        <w:t>Bone</w:t>
      </w:r>
      <w:proofErr w:type="spellEnd"/>
      <w:r w:rsidRPr="00623806">
        <w:rPr>
          <w:rFonts w:ascii="Helvetica" w:hAnsi="Helvetica"/>
          <w:lang w:val="es-ES"/>
        </w:rPr>
        <w:t xml:space="preserve"> </w:t>
      </w:r>
      <w:proofErr w:type="spellStart"/>
      <w:r w:rsidRPr="00623806">
        <w:rPr>
          <w:rFonts w:ascii="Helvetica" w:hAnsi="Helvetica"/>
          <w:lang w:val="es-ES"/>
        </w:rPr>
        <w:t>crunched</w:t>
      </w:r>
      <w:proofErr w:type="spellEnd"/>
      <w:r w:rsidRPr="00623806">
        <w:rPr>
          <w:rFonts w:ascii="Helvetica" w:hAnsi="Helvetica"/>
          <w:lang w:val="es-ES"/>
        </w:rPr>
        <w:t xml:space="preserve">. </w:t>
      </w:r>
      <w:proofErr w:type="spellStart"/>
      <w:r w:rsidRPr="00623806">
        <w:rPr>
          <w:rFonts w:ascii="Helvetica" w:hAnsi="Helvetica"/>
          <w:lang w:val="es-ES"/>
        </w:rPr>
        <w:t>Screams</w:t>
      </w:r>
      <w:proofErr w:type="spellEnd"/>
      <w:r w:rsidRPr="00623806">
        <w:rPr>
          <w:rFonts w:ascii="Helvetica" w:hAnsi="Helvetica"/>
          <w:lang w:val="es-ES"/>
        </w:rPr>
        <w:t xml:space="preserve"> </w:t>
      </w:r>
      <w:proofErr w:type="spellStart"/>
      <w:r w:rsidRPr="00623806">
        <w:rPr>
          <w:rFonts w:ascii="Helvetica" w:hAnsi="Helvetica"/>
          <w:lang w:val="es-ES"/>
        </w:rPr>
        <w:t>echoed</w:t>
      </w:r>
      <w:proofErr w:type="spellEnd"/>
      <w:r w:rsidRPr="00623806">
        <w:rPr>
          <w:rFonts w:ascii="Helvetica" w:hAnsi="Helvetica"/>
          <w:lang w:val="es-ES"/>
        </w:rPr>
        <w:t xml:space="preserve">. 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shadows</w:t>
      </w:r>
      <w:proofErr w:type="spellEnd"/>
      <w:r w:rsidRPr="00623806">
        <w:rPr>
          <w:rFonts w:ascii="Helvetica" w:hAnsi="Helvetica"/>
          <w:lang w:val="es-ES"/>
        </w:rPr>
        <w:t xml:space="preserve">, he moved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death</w:t>
      </w:r>
      <w:proofErr w:type="spellEnd"/>
      <w:r w:rsidRPr="00623806">
        <w:rPr>
          <w:rFonts w:ascii="Helvetica" w:hAnsi="Helvetica"/>
          <w:lang w:val="es-ES"/>
        </w:rPr>
        <w:t xml:space="preserve"> </w:t>
      </w:r>
      <w:proofErr w:type="spellStart"/>
      <w:r w:rsidRPr="00623806">
        <w:rPr>
          <w:rFonts w:ascii="Helvetica" w:hAnsi="Helvetica"/>
          <w:lang w:val="es-ES"/>
        </w:rPr>
        <w:t>itself</w:t>
      </w:r>
      <w:proofErr w:type="spellEnd"/>
      <w:r w:rsidRPr="00623806">
        <w:rPr>
          <w:rFonts w:ascii="Helvetica" w:hAnsi="Helvetica"/>
          <w:lang w:val="es-ES"/>
        </w:rPr>
        <w:t xml:space="preserve">. </w:t>
      </w:r>
      <w:proofErr w:type="spellStart"/>
      <w:r w:rsidRPr="00623806">
        <w:rPr>
          <w:rFonts w:ascii="Helvetica" w:hAnsi="Helvetica"/>
          <w:lang w:val="es-ES"/>
        </w:rPr>
        <w:t>Calculated</w:t>
      </w:r>
      <w:proofErr w:type="spellEnd"/>
      <w:r w:rsidRPr="00623806">
        <w:rPr>
          <w:rFonts w:ascii="Helvetica" w:hAnsi="Helvetica"/>
          <w:lang w:val="es-ES"/>
        </w:rPr>
        <w:t xml:space="preserve">. </w:t>
      </w:r>
      <w:proofErr w:type="spellStart"/>
      <w:r w:rsidRPr="00623806">
        <w:rPr>
          <w:rFonts w:ascii="Helvetica" w:hAnsi="Helvetica"/>
          <w:lang w:val="es-ES"/>
        </w:rPr>
        <w:t>Cold</w:t>
      </w:r>
      <w:proofErr w:type="spellEnd"/>
      <w:r w:rsidRPr="00623806">
        <w:rPr>
          <w:rFonts w:ascii="Helvetica" w:hAnsi="Helvetica"/>
          <w:lang w:val="es-ES"/>
        </w:rPr>
        <w:t xml:space="preserve">. </w:t>
      </w:r>
      <w:proofErr w:type="spellStart"/>
      <w:r w:rsidRPr="00623806">
        <w:rPr>
          <w:rFonts w:ascii="Helvetica" w:hAnsi="Helvetica"/>
          <w:lang w:val="es-ES"/>
        </w:rPr>
        <w:t>Beautifully</w:t>
      </w:r>
      <w:proofErr w:type="spellEnd"/>
      <w:r w:rsidRPr="00623806">
        <w:rPr>
          <w:rFonts w:ascii="Helvetica" w:hAnsi="Helvetica"/>
          <w:lang w:val="es-ES"/>
        </w:rPr>
        <w:t xml:space="preserve"> </w:t>
      </w:r>
      <w:proofErr w:type="spellStart"/>
      <w:r w:rsidRPr="00623806">
        <w:rPr>
          <w:rFonts w:ascii="Helvetica" w:hAnsi="Helvetica"/>
          <w:lang w:val="es-ES"/>
        </w:rPr>
        <w:t>monstrous</w:t>
      </w:r>
      <w:proofErr w:type="spellEnd"/>
      <w:r w:rsidRPr="00623806">
        <w:rPr>
          <w:rFonts w:ascii="Helvetica" w:hAnsi="Helvetica"/>
          <w:lang w:val="es-ES"/>
        </w:rPr>
        <w:t>.</w:t>
      </w:r>
    </w:p>
    <w:p w14:paraId="139C82A3" w14:textId="5199C1BA"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Blood</w:t>
      </w:r>
      <w:proofErr w:type="spellEnd"/>
      <w:r w:rsidRPr="00623806">
        <w:rPr>
          <w:rFonts w:ascii="Helvetica" w:hAnsi="Helvetica"/>
          <w:lang w:val="es-ES"/>
        </w:rPr>
        <w:t xml:space="preserve"> hit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pavement</w:t>
      </w:r>
      <w:proofErr w:type="spellEnd"/>
      <w:r w:rsidRPr="00623806">
        <w:rPr>
          <w:rFonts w:ascii="Helvetica" w:hAnsi="Helvetica"/>
          <w:lang w:val="es-ES"/>
        </w:rPr>
        <w:t xml:space="preserve"> in </w:t>
      </w:r>
      <w:proofErr w:type="spellStart"/>
      <w:r w:rsidRPr="00623806">
        <w:rPr>
          <w:rFonts w:ascii="Helvetica" w:hAnsi="Helvetica"/>
          <w:lang w:val="es-ES"/>
        </w:rPr>
        <w:t>bursts</w:t>
      </w:r>
      <w:proofErr w:type="spellEnd"/>
      <w:r w:rsidRPr="00623806">
        <w:rPr>
          <w:rFonts w:ascii="Helvetica" w:hAnsi="Helvetica"/>
          <w:lang w:val="es-ES"/>
        </w:rPr>
        <w:t>.</w:t>
      </w:r>
    </w:p>
    <w:p w14:paraId="6A376A5C" w14:textId="012DB588"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yet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heart</w:t>
      </w:r>
      <w:proofErr w:type="spellEnd"/>
      <w:r w:rsidRPr="00623806">
        <w:rPr>
          <w:rFonts w:ascii="Helvetica" w:hAnsi="Helvetica"/>
          <w:lang w:val="es-ES"/>
        </w:rPr>
        <w:t xml:space="preserve">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afraid</w:t>
      </w:r>
      <w:proofErr w:type="spellEnd"/>
      <w:r w:rsidRPr="00623806">
        <w:rPr>
          <w:rFonts w:ascii="Helvetica" w:hAnsi="Helvetica"/>
          <w:lang w:val="es-ES"/>
        </w:rPr>
        <w:t xml:space="preserve"> 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way</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should</w:t>
      </w:r>
      <w:proofErr w:type="spellEnd"/>
      <w:r w:rsidRPr="00623806">
        <w:rPr>
          <w:rFonts w:ascii="Helvetica" w:hAnsi="Helvetica"/>
          <w:lang w:val="es-ES"/>
        </w:rPr>
        <w:t xml:space="preserve"> </w:t>
      </w:r>
      <w:proofErr w:type="spellStart"/>
      <w:r w:rsidRPr="00623806">
        <w:rPr>
          <w:rFonts w:ascii="Helvetica" w:hAnsi="Helvetica"/>
          <w:lang w:val="es-ES"/>
        </w:rPr>
        <w:t>have</w:t>
      </w:r>
      <w:proofErr w:type="spellEnd"/>
      <w:r w:rsidRPr="00623806">
        <w:rPr>
          <w:rFonts w:ascii="Helvetica" w:hAnsi="Helvetica"/>
          <w:lang w:val="es-ES"/>
        </w:rPr>
        <w:t xml:space="preserve"> </w:t>
      </w:r>
      <w:proofErr w:type="spellStart"/>
      <w:r w:rsidRPr="00623806">
        <w:rPr>
          <w:rFonts w:ascii="Helvetica" w:hAnsi="Helvetica"/>
          <w:lang w:val="es-ES"/>
        </w:rPr>
        <w:t>been</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pounding</w:t>
      </w:r>
      <w:proofErr w:type="spellEnd"/>
      <w:r w:rsidRPr="00623806">
        <w:rPr>
          <w:rFonts w:ascii="Helvetica" w:hAnsi="Helvetica"/>
          <w:lang w:val="es-ES"/>
        </w:rPr>
        <w:t>, yes—</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fear</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recognition</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part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me </w:t>
      </w:r>
      <w:proofErr w:type="spellStart"/>
      <w:r w:rsidRPr="00623806">
        <w:rPr>
          <w:rFonts w:ascii="Helvetica" w:hAnsi="Helvetica"/>
          <w:lang w:val="es-ES"/>
        </w:rPr>
        <w:t>knew</w:t>
      </w:r>
      <w:proofErr w:type="spellEnd"/>
      <w:r w:rsidRPr="00623806">
        <w:rPr>
          <w:rFonts w:ascii="Helvetica" w:hAnsi="Helvetica"/>
          <w:lang w:val="es-ES"/>
        </w:rPr>
        <w:t xml:space="preserve"> </w:t>
      </w:r>
      <w:proofErr w:type="spellStart"/>
      <w:r w:rsidRPr="00623806">
        <w:rPr>
          <w:rFonts w:ascii="Helvetica" w:hAnsi="Helvetica"/>
          <w:lang w:val="es-ES"/>
        </w:rPr>
        <w:t>what</w:t>
      </w:r>
      <w:proofErr w:type="spellEnd"/>
      <w:r w:rsidRPr="00623806">
        <w:rPr>
          <w:rFonts w:ascii="Helvetica" w:hAnsi="Helvetica"/>
          <w:lang w:val="es-ES"/>
        </w:rPr>
        <w:t xml:space="preserve"> he </w:t>
      </w:r>
      <w:proofErr w:type="spellStart"/>
      <w:r w:rsidRPr="00623806">
        <w:rPr>
          <w:rFonts w:ascii="Helvetica" w:hAnsi="Helvetica"/>
          <w:lang w:val="es-ES"/>
        </w:rPr>
        <w:t>was</w:t>
      </w:r>
      <w:proofErr w:type="spellEnd"/>
      <w:r w:rsidRPr="00623806">
        <w:rPr>
          <w:rFonts w:ascii="Helvetica" w:hAnsi="Helvetica"/>
          <w:lang w:val="es-ES"/>
        </w:rPr>
        <w:t>.</w:t>
      </w:r>
    </w:p>
    <w:p w14:paraId="4E863852" w14:textId="4AD716AF"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understood</w:t>
      </w:r>
      <w:proofErr w:type="spellEnd"/>
      <w:r w:rsidRPr="00623806">
        <w:rPr>
          <w:rFonts w:ascii="Helvetica" w:hAnsi="Helvetica"/>
          <w:lang w:val="es-ES"/>
        </w:rPr>
        <w:t xml:space="preserve"> </w:t>
      </w:r>
      <w:proofErr w:type="spellStart"/>
      <w:r w:rsidRPr="00623806">
        <w:rPr>
          <w:rFonts w:ascii="Helvetica" w:hAnsi="Helvetica"/>
          <w:lang w:val="es-ES"/>
        </w:rPr>
        <w:t>what</w:t>
      </w:r>
      <w:proofErr w:type="spellEnd"/>
      <w:r w:rsidRPr="00623806">
        <w:rPr>
          <w:rFonts w:ascii="Helvetica" w:hAnsi="Helvetica"/>
          <w:lang w:val="es-ES"/>
        </w:rPr>
        <w:t xml:space="preserve"> </w:t>
      </w:r>
      <w:proofErr w:type="spellStart"/>
      <w:r w:rsidR="00775DFD" w:rsidRPr="00623806">
        <w:rPr>
          <w:rFonts w:ascii="Helvetica" w:hAnsi="Helvetica"/>
          <w:lang w:val="es-ES"/>
        </w:rPr>
        <w:t>both</w:t>
      </w:r>
      <w:proofErr w:type="spellEnd"/>
      <w:r w:rsidRPr="00623806">
        <w:rPr>
          <w:rFonts w:ascii="Helvetica" w:hAnsi="Helvetica"/>
          <w:lang w:val="es-ES"/>
        </w:rPr>
        <w:t xml:space="preserve"> </w:t>
      </w:r>
      <w:proofErr w:type="spellStart"/>
      <w:r w:rsidRPr="00623806">
        <w:rPr>
          <w:rFonts w:ascii="Helvetica" w:hAnsi="Helvetica"/>
          <w:lang w:val="es-ES"/>
        </w:rPr>
        <w:t>represented</w:t>
      </w:r>
      <w:proofErr w:type="spellEnd"/>
      <w:r w:rsidRPr="00623806">
        <w:rPr>
          <w:rFonts w:ascii="Helvetica" w:hAnsi="Helvetica"/>
          <w:lang w:val="es-ES"/>
        </w:rPr>
        <w:t>.</w:t>
      </w:r>
    </w:p>
    <w:p w14:paraId="340D6E5A" w14:textId="443F2C48"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Then</w:t>
      </w:r>
      <w:proofErr w:type="spellEnd"/>
      <w:r w:rsidRPr="00623806">
        <w:rPr>
          <w:rFonts w:ascii="Helvetica" w:hAnsi="Helvetica"/>
          <w:lang w:val="es-ES"/>
        </w:rPr>
        <w:t xml:space="preserve"> </w:t>
      </w:r>
      <w:proofErr w:type="spellStart"/>
      <w:r w:rsidRPr="00623806">
        <w:rPr>
          <w:rFonts w:ascii="Helvetica" w:hAnsi="Helvetica"/>
          <w:lang w:val="es-ES"/>
        </w:rPr>
        <w:t>came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growl</w:t>
      </w:r>
      <w:proofErr w:type="spellEnd"/>
      <w:r w:rsidRPr="00623806">
        <w:rPr>
          <w:rFonts w:ascii="Helvetica" w:hAnsi="Helvetica"/>
          <w:lang w:val="es-ES"/>
        </w:rPr>
        <w:t>.</w:t>
      </w:r>
    </w:p>
    <w:p w14:paraId="36E77910" w14:textId="0D34BF52"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t xml:space="preserve">Low. Deep.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vibrated</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air,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ground</w:t>
      </w:r>
      <w:proofErr w:type="spellEnd"/>
      <w:r w:rsidRPr="00623806">
        <w:rPr>
          <w:rFonts w:ascii="Helvetica" w:hAnsi="Helvetica"/>
          <w:lang w:val="es-ES"/>
        </w:rPr>
        <w:t xml:space="preserve">, and </w:t>
      </w:r>
      <w:proofErr w:type="spellStart"/>
      <w:r w:rsidRPr="00623806">
        <w:rPr>
          <w:rFonts w:ascii="Helvetica" w:hAnsi="Helvetica"/>
          <w:lang w:val="es-ES"/>
        </w:rPr>
        <w:t>through</w:t>
      </w:r>
      <w:proofErr w:type="spellEnd"/>
      <w:r w:rsidRPr="00623806">
        <w:rPr>
          <w:rFonts w:ascii="Helvetica" w:hAnsi="Helvetica"/>
          <w:lang w:val="es-ES"/>
        </w:rPr>
        <w:t xml:space="preserve"> me.</w:t>
      </w:r>
    </w:p>
    <w:p w14:paraId="7A171399" w14:textId="3B9C5793"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turned</w:t>
      </w:r>
      <w:proofErr w:type="spellEnd"/>
      <w:r w:rsidRPr="00623806">
        <w:rPr>
          <w:rFonts w:ascii="Helvetica" w:hAnsi="Helvetica"/>
          <w:lang w:val="es-ES"/>
        </w:rPr>
        <w:t xml:space="preserve"> </w:t>
      </w:r>
      <w:proofErr w:type="spellStart"/>
      <w:r w:rsidRPr="00623806">
        <w:rPr>
          <w:rFonts w:ascii="Helvetica" w:hAnsi="Helvetica"/>
          <w:lang w:val="es-ES"/>
        </w:rPr>
        <w:t>slowly</w:t>
      </w:r>
      <w:proofErr w:type="spellEnd"/>
      <w:r w:rsidRPr="00623806">
        <w:rPr>
          <w:rFonts w:ascii="Helvetica" w:hAnsi="Helvetica"/>
          <w:lang w:val="es-ES"/>
        </w:rPr>
        <w:t>.</w:t>
      </w:r>
    </w:p>
    <w:p w14:paraId="5E5A16E3" w14:textId="77D87160"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t xml:space="preserve">A </w:t>
      </w:r>
      <w:proofErr w:type="spellStart"/>
      <w:r w:rsidRPr="00623806">
        <w:rPr>
          <w:rFonts w:ascii="Helvetica" w:hAnsi="Helvetica"/>
          <w:lang w:val="es-ES"/>
        </w:rPr>
        <w:t>massive</w:t>
      </w:r>
      <w:proofErr w:type="spellEnd"/>
      <w:r w:rsidRPr="00623806">
        <w:rPr>
          <w:rFonts w:ascii="Helvetica" w:hAnsi="Helvetica"/>
          <w:lang w:val="es-ES"/>
        </w:rPr>
        <w:t xml:space="preserve"> </w:t>
      </w:r>
      <w:proofErr w:type="spellStart"/>
      <w:r w:rsidRPr="00623806">
        <w:rPr>
          <w:rFonts w:ascii="Helvetica" w:hAnsi="Helvetica"/>
          <w:lang w:val="es-ES"/>
        </w:rPr>
        <w:t>black</w:t>
      </w:r>
      <w:proofErr w:type="spellEnd"/>
      <w:r w:rsidRPr="00623806">
        <w:rPr>
          <w:rFonts w:ascii="Helvetica" w:hAnsi="Helvetica"/>
          <w:lang w:val="es-ES"/>
        </w:rPr>
        <w:t xml:space="preserve"> </w:t>
      </w:r>
      <w:proofErr w:type="spellStart"/>
      <w:r w:rsidRPr="00623806">
        <w:rPr>
          <w:rFonts w:ascii="Helvetica" w:hAnsi="Helvetica"/>
          <w:lang w:val="es-ES"/>
        </w:rPr>
        <w:t>wolf</w:t>
      </w:r>
      <w:proofErr w:type="spellEnd"/>
      <w:r w:rsidRPr="00623806">
        <w:rPr>
          <w:rFonts w:ascii="Helvetica" w:hAnsi="Helvetica"/>
          <w:lang w:val="es-ES"/>
        </w:rPr>
        <w:t xml:space="preserve"> </w:t>
      </w:r>
      <w:proofErr w:type="spellStart"/>
      <w:r w:rsidRPr="00623806">
        <w:rPr>
          <w:rFonts w:ascii="Helvetica" w:hAnsi="Helvetica"/>
          <w:lang w:val="es-ES"/>
        </w:rPr>
        <w:t>stepped</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clearing</w:t>
      </w:r>
      <w:proofErr w:type="spellEnd"/>
      <w:r w:rsidRPr="00623806">
        <w:rPr>
          <w:rFonts w:ascii="Helvetica" w:hAnsi="Helvetica"/>
          <w:lang w:val="es-ES"/>
        </w:rPr>
        <w:t xml:space="preserve">, </w:t>
      </w:r>
      <w:proofErr w:type="spellStart"/>
      <w:r w:rsidRPr="00623806">
        <w:rPr>
          <w:rFonts w:ascii="Helvetica" w:hAnsi="Helvetica"/>
          <w:lang w:val="es-ES"/>
        </w:rPr>
        <w:t>fur</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shadow</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glowing</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a </w:t>
      </w:r>
      <w:proofErr w:type="spellStart"/>
      <w:r w:rsidRPr="00623806">
        <w:rPr>
          <w:rFonts w:ascii="Helvetica" w:hAnsi="Helvetica"/>
          <w:lang w:val="es-ES"/>
        </w:rPr>
        <w:t>savage</w:t>
      </w:r>
      <w:proofErr w:type="spellEnd"/>
      <w:r w:rsidRPr="00623806">
        <w:rPr>
          <w:rFonts w:ascii="Helvetica" w:hAnsi="Helvetica"/>
          <w:lang w:val="es-ES"/>
        </w:rPr>
        <w:t xml:space="preserve">, </w:t>
      </w:r>
      <w:proofErr w:type="spellStart"/>
      <w:r w:rsidRPr="00623806">
        <w:rPr>
          <w:rFonts w:ascii="Helvetica" w:hAnsi="Helvetica"/>
          <w:lang w:val="es-ES"/>
        </w:rPr>
        <w:t>green</w:t>
      </w:r>
      <w:proofErr w:type="spellEnd"/>
      <w:r w:rsidRPr="00623806">
        <w:rPr>
          <w:rFonts w:ascii="Helvetica" w:hAnsi="Helvetica"/>
          <w:lang w:val="es-ES"/>
        </w:rPr>
        <w:t xml:space="preserve"> </w:t>
      </w:r>
      <w:proofErr w:type="spellStart"/>
      <w:r w:rsidRPr="00623806">
        <w:rPr>
          <w:rFonts w:ascii="Helvetica" w:hAnsi="Helvetica"/>
          <w:lang w:val="es-ES"/>
        </w:rPr>
        <w:t>fire</w:t>
      </w:r>
      <w:proofErr w:type="spellEnd"/>
      <w:r w:rsidRPr="00623806">
        <w:rPr>
          <w:rFonts w:ascii="Helvetica" w:hAnsi="Helvetica"/>
          <w:lang w:val="es-ES"/>
        </w:rPr>
        <w:t>.</w:t>
      </w:r>
    </w:p>
    <w:p w14:paraId="75BB1813" w14:textId="45825AF3"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heart</w:t>
      </w:r>
      <w:proofErr w:type="spellEnd"/>
      <w:r w:rsidRPr="00623806">
        <w:rPr>
          <w:rFonts w:ascii="Helvetica" w:hAnsi="Helvetica"/>
          <w:lang w:val="es-ES"/>
        </w:rPr>
        <w:t xml:space="preserve"> </w:t>
      </w:r>
      <w:proofErr w:type="spellStart"/>
      <w:r w:rsidRPr="00623806">
        <w:rPr>
          <w:rFonts w:ascii="Helvetica" w:hAnsi="Helvetica"/>
          <w:lang w:val="es-ES"/>
        </w:rPr>
        <w:t>stilled</w:t>
      </w:r>
      <w:proofErr w:type="spellEnd"/>
      <w:r w:rsidRPr="00623806">
        <w:rPr>
          <w:rFonts w:ascii="Helvetica" w:hAnsi="Helvetica"/>
          <w:lang w:val="es-ES"/>
        </w:rPr>
        <w:t>.</w:t>
      </w:r>
    </w:p>
    <w:p w14:paraId="43C31DAD" w14:textId="64B086E8"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knew</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before</w:t>
      </w:r>
      <w:proofErr w:type="spellEnd"/>
      <w:r w:rsidRPr="00623806">
        <w:rPr>
          <w:rFonts w:ascii="Helvetica" w:hAnsi="Helvetica"/>
          <w:lang w:val="es-ES"/>
        </w:rPr>
        <w:t xml:space="preserve"> I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name</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wolf</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dreams</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wolf</w:t>
      </w:r>
      <w:proofErr w:type="spellEnd"/>
      <w:r w:rsidRPr="00623806">
        <w:rPr>
          <w:rFonts w:ascii="Helvetica" w:hAnsi="Helvetica"/>
          <w:lang w:val="es-ES"/>
        </w:rPr>
        <w:t xml:space="preserve"> </w:t>
      </w:r>
      <w:proofErr w:type="spellStart"/>
      <w:r w:rsidRPr="00623806">
        <w:rPr>
          <w:rFonts w:ascii="Helvetica" w:hAnsi="Helvetica"/>
          <w:lang w:val="es-ES"/>
        </w:rPr>
        <w:t>who</w:t>
      </w:r>
      <w:proofErr w:type="spellEnd"/>
      <w:r w:rsidRPr="00623806">
        <w:rPr>
          <w:rFonts w:ascii="Helvetica" w:hAnsi="Helvetica"/>
          <w:lang w:val="es-ES"/>
        </w:rPr>
        <w:t xml:space="preserve"> </w:t>
      </w:r>
      <w:proofErr w:type="spellStart"/>
      <w:r w:rsidRPr="00623806">
        <w:rPr>
          <w:rFonts w:ascii="Helvetica" w:hAnsi="Helvetica"/>
          <w:lang w:val="es-ES"/>
        </w:rPr>
        <w:t>circled</w:t>
      </w:r>
      <w:proofErr w:type="spellEnd"/>
      <w:r w:rsidRPr="00623806">
        <w:rPr>
          <w:rFonts w:ascii="Helvetica" w:hAnsi="Helvetica"/>
          <w:lang w:val="es-ES"/>
        </w:rPr>
        <w:t xml:space="preserve"> </w:t>
      </w:r>
      <w:proofErr w:type="spellStart"/>
      <w:r w:rsidRPr="00623806">
        <w:rPr>
          <w:rFonts w:ascii="Helvetica" w:hAnsi="Helvetica"/>
          <w:lang w:val="es-ES"/>
        </w:rPr>
        <w:t>around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protect</w:t>
      </w:r>
      <w:proofErr w:type="spellEnd"/>
      <w:r w:rsidRPr="00623806">
        <w:rPr>
          <w:rFonts w:ascii="Helvetica" w:hAnsi="Helvetica"/>
          <w:lang w:val="es-ES"/>
        </w:rPr>
        <w:t xml:space="preserve"> me. He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who</w:t>
      </w:r>
      <w:proofErr w:type="spellEnd"/>
      <w:r w:rsidRPr="00623806">
        <w:rPr>
          <w:rFonts w:ascii="Helvetica" w:hAnsi="Helvetica"/>
          <w:lang w:val="es-ES"/>
        </w:rPr>
        <w:t xml:space="preserve"> </w:t>
      </w:r>
      <w:proofErr w:type="spellStart"/>
      <w:r w:rsidRPr="00623806">
        <w:rPr>
          <w:rFonts w:ascii="Helvetica" w:hAnsi="Helvetica"/>
          <w:lang w:val="es-ES"/>
        </w:rPr>
        <w:t>kept</w:t>
      </w:r>
      <w:proofErr w:type="spellEnd"/>
      <w:r w:rsidRPr="00623806">
        <w:rPr>
          <w:rFonts w:ascii="Helvetica" w:hAnsi="Helvetica"/>
          <w:lang w:val="es-ES"/>
        </w:rPr>
        <w:t xml:space="preserve"> a </w:t>
      </w:r>
      <w:proofErr w:type="spellStart"/>
      <w:r w:rsidRPr="00623806">
        <w:rPr>
          <w:rFonts w:ascii="Helvetica" w:hAnsi="Helvetica"/>
          <w:lang w:val="es-ES"/>
        </w:rPr>
        <w:t>close</w:t>
      </w:r>
      <w:proofErr w:type="spellEnd"/>
      <w:r w:rsidRPr="00623806">
        <w:rPr>
          <w:rFonts w:ascii="Helvetica" w:hAnsi="Helvetica"/>
          <w:lang w:val="es-ES"/>
        </w:rPr>
        <w:t xml:space="preserve"> </w:t>
      </w:r>
      <w:proofErr w:type="spellStart"/>
      <w:r w:rsidRPr="00623806">
        <w:rPr>
          <w:rFonts w:ascii="Helvetica" w:hAnsi="Helvetica"/>
          <w:lang w:val="es-ES"/>
        </w:rPr>
        <w:t>watch</w:t>
      </w:r>
      <w:proofErr w:type="spellEnd"/>
      <w:r w:rsidRPr="00623806">
        <w:rPr>
          <w:rFonts w:ascii="Helvetica" w:hAnsi="Helvetica"/>
          <w:lang w:val="es-ES"/>
        </w:rPr>
        <w:t xml:space="preserve">. He </w:t>
      </w:r>
      <w:proofErr w:type="spellStart"/>
      <w:r w:rsidRPr="00623806">
        <w:rPr>
          <w:rFonts w:ascii="Helvetica" w:hAnsi="Helvetica"/>
          <w:lang w:val="es-ES"/>
        </w:rPr>
        <w:t>transformed</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Zeff</w:t>
      </w:r>
      <w:proofErr w:type="spellEnd"/>
      <w:r w:rsidRPr="00623806">
        <w:rPr>
          <w:rFonts w:ascii="Helvetica" w:hAnsi="Helvetica"/>
          <w:lang w:val="es-ES"/>
        </w:rPr>
        <w:t>.</w:t>
      </w:r>
    </w:p>
    <w:p w14:paraId="1F442D34" w14:textId="6A43C08F"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breath</w:t>
      </w:r>
      <w:proofErr w:type="spellEnd"/>
      <w:r w:rsidRPr="00623806">
        <w:rPr>
          <w:rFonts w:ascii="Helvetica" w:hAnsi="Helvetica"/>
          <w:lang w:val="es-ES"/>
        </w:rPr>
        <w:t xml:space="preserve"> </w:t>
      </w:r>
      <w:proofErr w:type="spellStart"/>
      <w:r w:rsidRPr="00623806">
        <w:rPr>
          <w:rFonts w:ascii="Helvetica" w:hAnsi="Helvetica"/>
          <w:lang w:val="es-ES"/>
        </w:rPr>
        <w:t>caught</w:t>
      </w:r>
      <w:proofErr w:type="spellEnd"/>
      <w:r w:rsidRPr="00623806">
        <w:rPr>
          <w:rFonts w:ascii="Helvetica" w:hAnsi="Helvetica"/>
          <w:lang w:val="es-ES"/>
        </w:rPr>
        <w:t xml:space="preserve"> as he </w:t>
      </w:r>
      <w:proofErr w:type="spellStart"/>
      <w:r w:rsidRPr="00623806">
        <w:rPr>
          <w:rFonts w:ascii="Helvetica" w:hAnsi="Helvetica"/>
          <w:lang w:val="es-ES"/>
        </w:rPr>
        <w:t>growled</w:t>
      </w:r>
      <w:proofErr w:type="spellEnd"/>
      <w:r w:rsidRPr="00623806">
        <w:rPr>
          <w:rFonts w:ascii="Helvetica" w:hAnsi="Helvetica"/>
          <w:lang w:val="es-ES"/>
        </w:rPr>
        <w:t xml:space="preserve"> </w:t>
      </w:r>
      <w:proofErr w:type="spellStart"/>
      <w:r w:rsidRPr="00623806">
        <w:rPr>
          <w:rFonts w:ascii="Helvetica" w:hAnsi="Helvetica"/>
          <w:lang w:val="es-ES"/>
        </w:rPr>
        <w:t>again</w:t>
      </w:r>
      <w:proofErr w:type="spellEnd"/>
      <w:r w:rsidRPr="00623806">
        <w:rPr>
          <w:rFonts w:ascii="Helvetica" w:hAnsi="Helvetica"/>
          <w:lang w:val="es-ES"/>
        </w:rPr>
        <w:t>—</w:t>
      </w:r>
      <w:proofErr w:type="spellStart"/>
      <w:r w:rsidRPr="00623806">
        <w:rPr>
          <w:rFonts w:ascii="Helvetica" w:hAnsi="Helvetica"/>
          <w:lang w:val="es-ES"/>
        </w:rPr>
        <w:t>not</w:t>
      </w:r>
      <w:proofErr w:type="spellEnd"/>
      <w:r w:rsidRPr="00623806">
        <w:rPr>
          <w:rFonts w:ascii="Helvetica" w:hAnsi="Helvetica"/>
          <w:lang w:val="es-ES"/>
        </w:rPr>
        <w:t xml:space="preserve"> at me, </w:t>
      </w:r>
      <w:proofErr w:type="spellStart"/>
      <w:r w:rsidRPr="00623806">
        <w:rPr>
          <w:rFonts w:ascii="Helvetica" w:hAnsi="Helvetica"/>
          <w:lang w:val="es-ES"/>
        </w:rPr>
        <w:t>but</w:t>
      </w:r>
      <w:proofErr w:type="spellEnd"/>
      <w:r w:rsidRPr="00623806">
        <w:rPr>
          <w:rFonts w:ascii="Helvetica" w:hAnsi="Helvetica"/>
          <w:lang w:val="es-ES"/>
        </w:rPr>
        <w:t xml:space="preserve"> at William.</w:t>
      </w:r>
    </w:p>
    <w:p w14:paraId="7422FEBC" w14:textId="02149278"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lastRenderedPageBreak/>
        <w:t xml:space="preserve">William </w:t>
      </w:r>
      <w:proofErr w:type="spellStart"/>
      <w:r w:rsidRPr="00623806">
        <w:rPr>
          <w:rFonts w:ascii="Helvetica" w:hAnsi="Helvetica"/>
          <w:lang w:val="es-ES"/>
        </w:rPr>
        <w:t>chuckled</w:t>
      </w:r>
      <w:proofErr w:type="spellEnd"/>
      <w:r w:rsidRPr="00623806">
        <w:rPr>
          <w:rFonts w:ascii="Helvetica" w:hAnsi="Helvetica"/>
          <w:lang w:val="es-ES"/>
        </w:rPr>
        <w:t xml:space="preserve">, </w:t>
      </w:r>
      <w:proofErr w:type="spellStart"/>
      <w:r w:rsidRPr="00623806">
        <w:rPr>
          <w:rFonts w:ascii="Helvetica" w:hAnsi="Helvetica"/>
          <w:lang w:val="es-ES"/>
        </w:rPr>
        <w:t>licking</w:t>
      </w:r>
      <w:proofErr w:type="spellEnd"/>
      <w:r w:rsidRPr="00623806">
        <w:rPr>
          <w:rFonts w:ascii="Helvetica" w:hAnsi="Helvetica"/>
          <w:lang w:val="es-ES"/>
        </w:rPr>
        <w:t xml:space="preserve"> </w:t>
      </w:r>
      <w:proofErr w:type="spellStart"/>
      <w:r w:rsidRPr="00623806">
        <w:rPr>
          <w:rFonts w:ascii="Helvetica" w:hAnsi="Helvetica"/>
          <w:lang w:val="es-ES"/>
        </w:rPr>
        <w:t>blood</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lip</w:t>
      </w:r>
      <w:proofErr w:type="spellEnd"/>
      <w:r w:rsidRPr="00623806">
        <w:rPr>
          <w:rFonts w:ascii="Helvetica" w:hAnsi="Helvetica"/>
          <w:lang w:val="es-ES"/>
        </w:rPr>
        <w:t>. “</w:t>
      </w:r>
      <w:proofErr w:type="spellStart"/>
      <w:r w:rsidRPr="00623806">
        <w:rPr>
          <w:rFonts w:ascii="Helvetica" w:hAnsi="Helvetica"/>
          <w:lang w:val="es-ES"/>
        </w:rPr>
        <w:t>Aren’t</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 xml:space="preserve"> a </w:t>
      </w:r>
      <w:proofErr w:type="spellStart"/>
      <w:r w:rsidRPr="00623806">
        <w:rPr>
          <w:rFonts w:ascii="Helvetica" w:hAnsi="Helvetica"/>
          <w:lang w:val="es-ES"/>
        </w:rPr>
        <w:t>little</w:t>
      </w:r>
      <w:proofErr w:type="spellEnd"/>
      <w:r w:rsidRPr="00623806">
        <w:rPr>
          <w:rFonts w:ascii="Helvetica" w:hAnsi="Helvetica"/>
          <w:lang w:val="es-ES"/>
        </w:rPr>
        <w:t xml:space="preserve"> late, Alpha </w:t>
      </w:r>
      <w:proofErr w:type="spellStart"/>
      <w:r w:rsidRPr="00623806">
        <w:rPr>
          <w:rFonts w:ascii="Helvetica" w:hAnsi="Helvetica"/>
          <w:lang w:val="es-ES"/>
        </w:rPr>
        <w:t>Gunnolf</w:t>
      </w:r>
      <w:proofErr w:type="spellEnd"/>
      <w:r w:rsidRPr="00623806">
        <w:rPr>
          <w:rFonts w:ascii="Helvetica" w:hAnsi="Helvetica"/>
          <w:lang w:val="es-ES"/>
        </w:rPr>
        <w:t>?”</w:t>
      </w:r>
    </w:p>
    <w:p w14:paraId="1CB64903" w14:textId="77689477"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growl</w:t>
      </w:r>
      <w:proofErr w:type="spellEnd"/>
      <w:r w:rsidRPr="00623806">
        <w:rPr>
          <w:rFonts w:ascii="Helvetica" w:hAnsi="Helvetica"/>
          <w:lang w:val="es-ES"/>
        </w:rPr>
        <w:t xml:space="preserve"> </w:t>
      </w:r>
      <w:proofErr w:type="spellStart"/>
      <w:r w:rsidRPr="00623806">
        <w:rPr>
          <w:rFonts w:ascii="Helvetica" w:hAnsi="Helvetica"/>
          <w:lang w:val="es-ES"/>
        </w:rPr>
        <w:t>deepened</w:t>
      </w:r>
      <w:proofErr w:type="spellEnd"/>
      <w:r w:rsidRPr="00623806">
        <w:rPr>
          <w:rFonts w:ascii="Helvetica" w:hAnsi="Helvetica"/>
          <w:lang w:val="es-ES"/>
        </w:rPr>
        <w:t xml:space="preserve">, and </w:t>
      </w:r>
      <w:proofErr w:type="spellStart"/>
      <w:r w:rsidRPr="00623806">
        <w:rPr>
          <w:rFonts w:ascii="Helvetica" w:hAnsi="Helvetica"/>
          <w:lang w:val="es-ES"/>
        </w:rPr>
        <w:t>then</w:t>
      </w:r>
      <w:proofErr w:type="spellEnd"/>
      <w:r w:rsidRPr="00623806">
        <w:rPr>
          <w:rFonts w:ascii="Helvetica" w:hAnsi="Helvetica"/>
          <w:lang w:val="es-ES"/>
        </w:rPr>
        <w:t>—</w:t>
      </w:r>
      <w:proofErr w:type="spellStart"/>
      <w:r w:rsidRPr="00623806">
        <w:rPr>
          <w:rFonts w:ascii="Helvetica" w:hAnsi="Helvetica"/>
          <w:lang w:val="es-ES"/>
        </w:rPr>
        <w:t>before</w:t>
      </w:r>
      <w:proofErr w:type="spellEnd"/>
      <w:r w:rsidRPr="00623806">
        <w:rPr>
          <w:rFonts w:ascii="Helvetica" w:hAnsi="Helvetica"/>
          <w:lang w:val="es-ES"/>
        </w:rPr>
        <w:t xml:space="preserve"> I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think</w:t>
      </w:r>
      <w:proofErr w:type="spellEnd"/>
      <w:r w:rsidRPr="00623806">
        <w:rPr>
          <w:rFonts w:ascii="Helvetica" w:hAnsi="Helvetica"/>
          <w:lang w:val="es-ES"/>
        </w:rPr>
        <w:t xml:space="preserve">—William </w:t>
      </w:r>
      <w:proofErr w:type="spellStart"/>
      <w:r w:rsidRPr="00623806">
        <w:rPr>
          <w:rFonts w:ascii="Helvetica" w:hAnsi="Helvetica"/>
          <w:lang w:val="es-ES"/>
        </w:rPr>
        <w:t>began</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change</w:t>
      </w:r>
      <w:proofErr w:type="spellEnd"/>
      <w:r w:rsidRPr="00623806">
        <w:rPr>
          <w:rFonts w:ascii="Helvetica" w:hAnsi="Helvetica"/>
          <w:lang w:val="es-ES"/>
        </w:rPr>
        <w:t>.</w:t>
      </w:r>
    </w:p>
    <w:p w14:paraId="78B429CB" w14:textId="204C55CA"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bones</w:t>
      </w:r>
      <w:proofErr w:type="spellEnd"/>
      <w:r w:rsidRPr="00623806">
        <w:rPr>
          <w:rFonts w:ascii="Helvetica" w:hAnsi="Helvetica"/>
          <w:lang w:val="es-ES"/>
        </w:rPr>
        <w:t xml:space="preserve"> </w:t>
      </w:r>
      <w:proofErr w:type="spellStart"/>
      <w:r w:rsidRPr="00623806">
        <w:rPr>
          <w:rFonts w:ascii="Helvetica" w:hAnsi="Helvetica"/>
          <w:lang w:val="es-ES"/>
        </w:rPr>
        <w:t>cracked</w:t>
      </w:r>
      <w:proofErr w:type="spellEnd"/>
      <w:r w:rsidRPr="00623806">
        <w:rPr>
          <w:rFonts w:ascii="Helvetica" w:hAnsi="Helvetica"/>
          <w:lang w:val="es-ES"/>
        </w:rPr>
        <w:t xml:space="preserve">, </w:t>
      </w:r>
      <w:proofErr w:type="spellStart"/>
      <w:r w:rsidRPr="00623806">
        <w:rPr>
          <w:rFonts w:ascii="Helvetica" w:hAnsi="Helvetica"/>
          <w:lang w:val="es-ES"/>
        </w:rPr>
        <w:t>reshaping</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skin </w:t>
      </w:r>
      <w:proofErr w:type="spellStart"/>
      <w:r w:rsidRPr="00623806">
        <w:rPr>
          <w:rFonts w:ascii="Helvetica" w:hAnsi="Helvetica"/>
          <w:lang w:val="es-ES"/>
        </w:rPr>
        <w:t>split</w:t>
      </w:r>
      <w:proofErr w:type="spellEnd"/>
      <w:r w:rsidRPr="00623806">
        <w:rPr>
          <w:rFonts w:ascii="Helvetica" w:hAnsi="Helvetica"/>
          <w:lang w:val="es-ES"/>
        </w:rPr>
        <w:t xml:space="preserve">, </w:t>
      </w:r>
      <w:proofErr w:type="spellStart"/>
      <w:r w:rsidRPr="00623806">
        <w:rPr>
          <w:rFonts w:ascii="Helvetica" w:hAnsi="Helvetica"/>
          <w:lang w:val="es-ES"/>
        </w:rPr>
        <w:t>fur</w:t>
      </w:r>
      <w:proofErr w:type="spellEnd"/>
      <w:r w:rsidRPr="00623806">
        <w:rPr>
          <w:rFonts w:ascii="Helvetica" w:hAnsi="Helvetica"/>
          <w:lang w:val="es-ES"/>
        </w:rPr>
        <w:t xml:space="preserve"> </w:t>
      </w:r>
      <w:proofErr w:type="spellStart"/>
      <w:r w:rsidRPr="00623806">
        <w:rPr>
          <w:rFonts w:ascii="Helvetica" w:hAnsi="Helvetica"/>
          <w:lang w:val="es-ES"/>
        </w:rPr>
        <w:t>spilling</w:t>
      </w:r>
      <w:proofErr w:type="spellEnd"/>
      <w:r w:rsidRPr="00623806">
        <w:rPr>
          <w:rFonts w:ascii="Helvetica" w:hAnsi="Helvetica"/>
          <w:lang w:val="es-ES"/>
        </w:rPr>
        <w:t xml:space="preserve"> </w:t>
      </w:r>
      <w:proofErr w:type="spellStart"/>
      <w:r w:rsidRPr="00623806">
        <w:rPr>
          <w:rFonts w:ascii="Helvetica" w:hAnsi="Helvetica"/>
          <w:lang w:val="es-ES"/>
        </w:rPr>
        <w:t>forth</w:t>
      </w:r>
      <w:proofErr w:type="spellEnd"/>
      <w:r w:rsidRPr="00623806">
        <w:rPr>
          <w:rFonts w:ascii="Helvetica" w:hAnsi="Helvetica"/>
          <w:lang w:val="es-ES"/>
        </w:rPr>
        <w:t xml:space="preserve">. I </w:t>
      </w:r>
      <w:proofErr w:type="spellStart"/>
      <w:r w:rsidRPr="00623806">
        <w:rPr>
          <w:rFonts w:ascii="Helvetica" w:hAnsi="Helvetica"/>
          <w:lang w:val="es-ES"/>
        </w:rPr>
        <w:t>stared</w:t>
      </w:r>
      <w:proofErr w:type="spellEnd"/>
      <w:r w:rsidRPr="00623806">
        <w:rPr>
          <w:rFonts w:ascii="Helvetica" w:hAnsi="Helvetica"/>
          <w:lang w:val="es-ES"/>
        </w:rPr>
        <w:t xml:space="preserve">, </w:t>
      </w:r>
      <w:proofErr w:type="spellStart"/>
      <w:r w:rsidRPr="00623806">
        <w:rPr>
          <w:rFonts w:ascii="Helvetica" w:hAnsi="Helvetica"/>
          <w:lang w:val="es-ES"/>
        </w:rPr>
        <w:t>frozen</w:t>
      </w:r>
      <w:proofErr w:type="spellEnd"/>
      <w:r w:rsidRPr="00623806">
        <w:rPr>
          <w:rFonts w:ascii="Helvetica" w:hAnsi="Helvetica"/>
          <w:lang w:val="es-ES"/>
        </w:rPr>
        <w:t xml:space="preserve"> in place, as he </w:t>
      </w:r>
      <w:proofErr w:type="spellStart"/>
      <w:r w:rsidRPr="00623806">
        <w:rPr>
          <w:rFonts w:ascii="Helvetica" w:hAnsi="Helvetica"/>
          <w:lang w:val="es-ES"/>
        </w:rPr>
        <w:t>became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light </w:t>
      </w:r>
      <w:proofErr w:type="spellStart"/>
      <w:r w:rsidRPr="00623806">
        <w:rPr>
          <w:rFonts w:ascii="Helvetica" w:hAnsi="Helvetica"/>
          <w:lang w:val="es-ES"/>
        </w:rPr>
        <w:t>brown</w:t>
      </w:r>
      <w:proofErr w:type="spellEnd"/>
      <w:r w:rsidRPr="00623806">
        <w:rPr>
          <w:rFonts w:ascii="Helvetica" w:hAnsi="Helvetica"/>
          <w:lang w:val="es-ES"/>
        </w:rPr>
        <w:t xml:space="preserve"> </w:t>
      </w:r>
      <w:proofErr w:type="spellStart"/>
      <w:r w:rsidRPr="00623806">
        <w:rPr>
          <w:rFonts w:ascii="Helvetica" w:hAnsi="Helvetica"/>
          <w:lang w:val="es-ES"/>
        </w:rPr>
        <w:t>wolf</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dream</w:t>
      </w:r>
      <w:proofErr w:type="spellEnd"/>
      <w:r w:rsidRPr="00623806">
        <w:rPr>
          <w:rFonts w:ascii="Helvetica" w:hAnsi="Helvetica"/>
          <w:lang w:val="es-ES"/>
        </w:rPr>
        <w:t xml:space="preserve">. </w:t>
      </w:r>
      <w:proofErr w:type="spellStart"/>
      <w:r w:rsidRPr="00623806">
        <w:rPr>
          <w:rFonts w:ascii="Helvetica" w:hAnsi="Helvetica"/>
          <w:lang w:val="es-ES"/>
        </w:rPr>
        <w:t>Massive</w:t>
      </w:r>
      <w:proofErr w:type="spellEnd"/>
      <w:r w:rsidRPr="00623806">
        <w:rPr>
          <w:rFonts w:ascii="Helvetica" w:hAnsi="Helvetica"/>
          <w:lang w:val="es-ES"/>
        </w:rPr>
        <w:t xml:space="preserve">. Regal. </w:t>
      </w:r>
      <w:proofErr w:type="spellStart"/>
      <w:r w:rsidRPr="00623806">
        <w:rPr>
          <w:rFonts w:ascii="Helvetica" w:hAnsi="Helvetica"/>
          <w:lang w:val="es-ES"/>
        </w:rPr>
        <w:t>Terrifying</w:t>
      </w:r>
      <w:proofErr w:type="spellEnd"/>
      <w:r w:rsidRPr="00623806">
        <w:rPr>
          <w:rFonts w:ascii="Helvetica" w:hAnsi="Helvetica"/>
          <w:lang w:val="es-ES"/>
        </w:rPr>
        <w:t>.</w:t>
      </w:r>
    </w:p>
    <w:p w14:paraId="48D79FF1" w14:textId="68ED1C4F"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two</w:t>
      </w:r>
      <w:proofErr w:type="spellEnd"/>
      <w:r w:rsidRPr="00623806">
        <w:rPr>
          <w:rFonts w:ascii="Helvetica" w:hAnsi="Helvetica"/>
          <w:lang w:val="es-ES"/>
        </w:rPr>
        <w:t xml:space="preserve"> </w:t>
      </w:r>
      <w:proofErr w:type="spellStart"/>
      <w:r w:rsidRPr="00623806">
        <w:rPr>
          <w:rFonts w:ascii="Helvetica" w:hAnsi="Helvetica"/>
          <w:lang w:val="es-ES"/>
        </w:rPr>
        <w:t>wolves</w:t>
      </w:r>
      <w:proofErr w:type="spellEnd"/>
      <w:r w:rsidRPr="00623806">
        <w:rPr>
          <w:rFonts w:ascii="Helvetica" w:hAnsi="Helvetica"/>
          <w:lang w:val="es-ES"/>
        </w:rPr>
        <w:t xml:space="preserve"> </w:t>
      </w:r>
      <w:proofErr w:type="spellStart"/>
      <w:r w:rsidRPr="00623806">
        <w:rPr>
          <w:rFonts w:ascii="Helvetica" w:hAnsi="Helvetica"/>
          <w:lang w:val="es-ES"/>
        </w:rPr>
        <w:t>stood</w:t>
      </w:r>
      <w:proofErr w:type="spellEnd"/>
      <w:r w:rsidRPr="00623806">
        <w:rPr>
          <w:rFonts w:ascii="Helvetica" w:hAnsi="Helvetica"/>
          <w:lang w:val="es-ES"/>
        </w:rPr>
        <w:t xml:space="preserve"> </w:t>
      </w:r>
      <w:proofErr w:type="gramStart"/>
      <w:r w:rsidRPr="00623806">
        <w:rPr>
          <w:rFonts w:ascii="Helvetica" w:hAnsi="Helvetica"/>
          <w:lang w:val="es-ES"/>
        </w:rPr>
        <w:t>in tense</w:t>
      </w:r>
      <w:proofErr w:type="gramEnd"/>
      <w:r w:rsidRPr="00623806">
        <w:rPr>
          <w:rFonts w:ascii="Helvetica" w:hAnsi="Helvetica"/>
          <w:lang w:val="es-ES"/>
        </w:rPr>
        <w:t xml:space="preserve"> </w:t>
      </w:r>
      <w:proofErr w:type="spellStart"/>
      <w:r w:rsidRPr="00623806">
        <w:rPr>
          <w:rFonts w:ascii="Helvetica" w:hAnsi="Helvetica"/>
          <w:lang w:val="es-ES"/>
        </w:rPr>
        <w:t>silence</w:t>
      </w:r>
      <w:proofErr w:type="spellEnd"/>
      <w:r w:rsidRPr="00623806">
        <w:rPr>
          <w:rFonts w:ascii="Helvetica" w:hAnsi="Helvetica"/>
          <w:lang w:val="es-ES"/>
        </w:rPr>
        <w:t xml:space="preserve">; </w:t>
      </w:r>
      <w:proofErr w:type="spellStart"/>
      <w:r w:rsidRPr="00623806">
        <w:rPr>
          <w:rFonts w:ascii="Helvetica" w:hAnsi="Helvetica"/>
          <w:lang w:val="es-ES"/>
        </w:rPr>
        <w:t>their</w:t>
      </w:r>
      <w:proofErr w:type="spellEnd"/>
      <w:r w:rsidRPr="00623806">
        <w:rPr>
          <w:rFonts w:ascii="Helvetica" w:hAnsi="Helvetica"/>
          <w:lang w:val="es-ES"/>
        </w:rPr>
        <w:t xml:space="preserve"> </w:t>
      </w:r>
      <w:proofErr w:type="spellStart"/>
      <w:r w:rsidRPr="00623806">
        <w:rPr>
          <w:rFonts w:ascii="Helvetica" w:hAnsi="Helvetica"/>
          <w:lang w:val="es-ES"/>
        </w:rPr>
        <w:t>powerful</w:t>
      </w:r>
      <w:proofErr w:type="spellEnd"/>
      <w:r w:rsidRPr="00623806">
        <w:rPr>
          <w:rFonts w:ascii="Helvetica" w:hAnsi="Helvetica"/>
          <w:lang w:val="es-ES"/>
        </w:rPr>
        <w:t xml:space="preserve"> </w:t>
      </w:r>
      <w:proofErr w:type="spellStart"/>
      <w:r w:rsidRPr="00623806">
        <w:rPr>
          <w:rFonts w:ascii="Helvetica" w:hAnsi="Helvetica"/>
          <w:lang w:val="es-ES"/>
        </w:rPr>
        <w:t>forms</w:t>
      </w:r>
      <w:proofErr w:type="spellEnd"/>
      <w:r w:rsidRPr="00623806">
        <w:rPr>
          <w:rFonts w:ascii="Helvetica" w:hAnsi="Helvetica"/>
          <w:lang w:val="es-ES"/>
        </w:rPr>
        <w:t xml:space="preserve"> </w:t>
      </w:r>
      <w:proofErr w:type="spellStart"/>
      <w:r w:rsidRPr="00623806">
        <w:rPr>
          <w:rFonts w:ascii="Helvetica" w:hAnsi="Helvetica"/>
          <w:lang w:val="es-ES"/>
        </w:rPr>
        <w:t>silhouetted</w:t>
      </w:r>
      <w:proofErr w:type="spellEnd"/>
      <w:r w:rsidRPr="00623806">
        <w:rPr>
          <w:rFonts w:ascii="Helvetica" w:hAnsi="Helvetica"/>
          <w:lang w:val="es-ES"/>
        </w:rPr>
        <w:t xml:space="preserve"> </w:t>
      </w:r>
      <w:proofErr w:type="spellStart"/>
      <w:r w:rsidRPr="00623806">
        <w:rPr>
          <w:rFonts w:ascii="Helvetica" w:hAnsi="Helvetica"/>
          <w:lang w:val="es-ES"/>
        </w:rPr>
        <w:t>under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pale </w:t>
      </w:r>
      <w:proofErr w:type="spellStart"/>
      <w:r w:rsidRPr="00623806">
        <w:rPr>
          <w:rFonts w:ascii="Helvetica" w:hAnsi="Helvetica"/>
          <w:lang w:val="es-ES"/>
        </w:rPr>
        <w:t>wash</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streetlamp</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black</w:t>
      </w:r>
      <w:proofErr w:type="spellEnd"/>
      <w:r w:rsidRPr="00623806">
        <w:rPr>
          <w:rFonts w:ascii="Helvetica" w:hAnsi="Helvetica"/>
          <w:lang w:val="es-ES"/>
        </w:rPr>
        <w:t xml:space="preserve"> </w:t>
      </w:r>
      <w:proofErr w:type="spellStart"/>
      <w:r w:rsidRPr="00623806">
        <w:rPr>
          <w:rFonts w:ascii="Helvetica" w:hAnsi="Helvetica"/>
          <w:lang w:val="es-ES"/>
        </w:rPr>
        <w:t>wolf</w:t>
      </w:r>
      <w:proofErr w:type="spellEnd"/>
      <w:r w:rsidRPr="00623806">
        <w:rPr>
          <w:rFonts w:ascii="Helvetica" w:hAnsi="Helvetica"/>
          <w:lang w:val="es-ES"/>
        </w:rPr>
        <w:t xml:space="preserve"> </w:t>
      </w:r>
      <w:proofErr w:type="spellStart"/>
      <w:r w:rsidRPr="00623806">
        <w:rPr>
          <w:rFonts w:ascii="Helvetica" w:hAnsi="Helvetica"/>
          <w:lang w:val="es-ES"/>
        </w:rPr>
        <w:t>exuded</w:t>
      </w:r>
      <w:proofErr w:type="spellEnd"/>
      <w:r w:rsidRPr="00623806">
        <w:rPr>
          <w:rFonts w:ascii="Helvetica" w:hAnsi="Helvetica"/>
          <w:lang w:val="es-ES"/>
        </w:rPr>
        <w:t xml:space="preserve"> raw </w:t>
      </w:r>
      <w:proofErr w:type="spellStart"/>
      <w:r w:rsidRPr="00623806">
        <w:rPr>
          <w:rFonts w:ascii="Helvetica" w:hAnsi="Helvetica"/>
          <w:lang w:val="es-ES"/>
        </w:rPr>
        <w:t>power</w:t>
      </w:r>
      <w:proofErr w:type="spellEnd"/>
      <w:r w:rsidRPr="00623806">
        <w:rPr>
          <w:rFonts w:ascii="Helvetica" w:hAnsi="Helvetica"/>
          <w:lang w:val="es-ES"/>
        </w:rPr>
        <w:t>—</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lean and muscular, </w:t>
      </w:r>
      <w:proofErr w:type="spellStart"/>
      <w:r w:rsidRPr="00623806">
        <w:rPr>
          <w:rFonts w:ascii="Helvetica" w:hAnsi="Helvetica"/>
          <w:lang w:val="es-ES"/>
        </w:rPr>
        <w:t>fur</w:t>
      </w:r>
      <w:proofErr w:type="spellEnd"/>
      <w:r w:rsidRPr="00623806">
        <w:rPr>
          <w:rFonts w:ascii="Helvetica" w:hAnsi="Helvetica"/>
          <w:lang w:val="es-ES"/>
        </w:rPr>
        <w:t xml:space="preserve"> </w:t>
      </w:r>
      <w:proofErr w:type="spellStart"/>
      <w:r w:rsidRPr="00623806">
        <w:rPr>
          <w:rFonts w:ascii="Helvetica" w:hAnsi="Helvetica"/>
          <w:lang w:val="es-ES"/>
        </w:rPr>
        <w:t>bristling</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storm</w:t>
      </w:r>
      <w:proofErr w:type="spellEnd"/>
      <w:r w:rsidRPr="00623806">
        <w:rPr>
          <w:rFonts w:ascii="Helvetica" w:hAnsi="Helvetica"/>
          <w:lang w:val="es-ES"/>
        </w:rPr>
        <w:t xml:space="preserve"> </w:t>
      </w:r>
      <w:proofErr w:type="spellStart"/>
      <w:r w:rsidRPr="00623806">
        <w:rPr>
          <w:rFonts w:ascii="Helvetica" w:hAnsi="Helvetica"/>
          <w:lang w:val="es-ES"/>
        </w:rPr>
        <w:t>ready</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break.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emerald</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glowed</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primal </w:t>
      </w:r>
      <w:proofErr w:type="spellStart"/>
      <w:r w:rsidRPr="00623806">
        <w:rPr>
          <w:rFonts w:ascii="Helvetica" w:hAnsi="Helvetica"/>
          <w:lang w:val="es-ES"/>
        </w:rPr>
        <w:t>fury</w:t>
      </w:r>
      <w:proofErr w:type="spellEnd"/>
      <w:r w:rsidRPr="00623806">
        <w:rPr>
          <w:rFonts w:ascii="Helvetica" w:hAnsi="Helvetica"/>
          <w:lang w:val="es-ES"/>
        </w:rPr>
        <w:t xml:space="preserve">, </w:t>
      </w:r>
      <w:proofErr w:type="spellStart"/>
      <w:r w:rsidRPr="00623806">
        <w:rPr>
          <w:rFonts w:ascii="Helvetica" w:hAnsi="Helvetica"/>
          <w:lang w:val="es-ES"/>
        </w:rPr>
        <w:t>locked</w:t>
      </w:r>
      <w:proofErr w:type="spellEnd"/>
      <w:r w:rsidRPr="00623806">
        <w:rPr>
          <w:rFonts w:ascii="Helvetica" w:hAnsi="Helvetica"/>
          <w:lang w:val="es-ES"/>
        </w:rPr>
        <w:t xml:space="preserve"> onto </w:t>
      </w:r>
      <w:proofErr w:type="spellStart"/>
      <w:r w:rsidRPr="00623806">
        <w:rPr>
          <w:rFonts w:ascii="Helvetica" w:hAnsi="Helvetica"/>
          <w:lang w:val="es-ES"/>
        </w:rPr>
        <w:t>the</w:t>
      </w:r>
      <w:proofErr w:type="spellEnd"/>
      <w:r w:rsidRPr="00623806">
        <w:rPr>
          <w:rFonts w:ascii="Helvetica" w:hAnsi="Helvetica"/>
          <w:lang w:val="es-ES"/>
        </w:rPr>
        <w:t xml:space="preserve"> light </w:t>
      </w:r>
      <w:proofErr w:type="spellStart"/>
      <w:r w:rsidRPr="00623806">
        <w:rPr>
          <w:rFonts w:ascii="Helvetica" w:hAnsi="Helvetica"/>
          <w:lang w:val="es-ES"/>
        </w:rPr>
        <w:t>brown</w:t>
      </w:r>
      <w:proofErr w:type="spellEnd"/>
      <w:r w:rsidRPr="00623806">
        <w:rPr>
          <w:rFonts w:ascii="Helvetica" w:hAnsi="Helvetica"/>
          <w:lang w:val="es-ES"/>
        </w:rPr>
        <w:t xml:space="preserve"> </w:t>
      </w:r>
      <w:proofErr w:type="spellStart"/>
      <w:r w:rsidRPr="00623806">
        <w:rPr>
          <w:rFonts w:ascii="Helvetica" w:hAnsi="Helvetica"/>
          <w:lang w:val="es-ES"/>
        </w:rPr>
        <w:t>wolf</w:t>
      </w:r>
      <w:proofErr w:type="spellEnd"/>
      <w:r w:rsidRPr="00623806">
        <w:rPr>
          <w:rFonts w:ascii="Helvetica" w:hAnsi="Helvetica"/>
          <w:lang w:val="es-ES"/>
        </w:rPr>
        <w:t xml:space="preserve"> </w:t>
      </w:r>
      <w:proofErr w:type="spellStart"/>
      <w:r w:rsidRPr="00623806">
        <w:rPr>
          <w:rFonts w:ascii="Helvetica" w:hAnsi="Helvetica"/>
          <w:lang w:val="es-ES"/>
        </w:rPr>
        <w:t>before</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William, </w:t>
      </w:r>
      <w:proofErr w:type="spellStart"/>
      <w:r w:rsidRPr="00623806">
        <w:rPr>
          <w:rFonts w:ascii="Helvetica" w:hAnsi="Helvetica"/>
          <w:lang w:val="es-ES"/>
        </w:rPr>
        <w:t>now</w:t>
      </w:r>
      <w:proofErr w:type="spellEnd"/>
      <w:r w:rsidRPr="00623806">
        <w:rPr>
          <w:rFonts w:ascii="Helvetica" w:hAnsi="Helvetica"/>
          <w:lang w:val="es-ES"/>
        </w:rPr>
        <w:t xml:space="preserve"> a </w:t>
      </w:r>
      <w:proofErr w:type="spellStart"/>
      <w:r w:rsidRPr="00623806">
        <w:rPr>
          <w:rFonts w:ascii="Helvetica" w:hAnsi="Helvetica"/>
          <w:lang w:val="es-ES"/>
        </w:rPr>
        <w:t>hulking</w:t>
      </w:r>
      <w:proofErr w:type="spellEnd"/>
      <w:r w:rsidRPr="00623806">
        <w:rPr>
          <w:rFonts w:ascii="Helvetica" w:hAnsi="Helvetica"/>
          <w:lang w:val="es-ES"/>
        </w:rPr>
        <w:t xml:space="preserve"> </w:t>
      </w:r>
      <w:proofErr w:type="spellStart"/>
      <w:r w:rsidRPr="00623806">
        <w:rPr>
          <w:rFonts w:ascii="Helvetica" w:hAnsi="Helvetica"/>
          <w:lang w:val="es-ES"/>
        </w:rPr>
        <w:t>beast</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light </w:t>
      </w:r>
      <w:proofErr w:type="spellStart"/>
      <w:r w:rsidRPr="00623806">
        <w:rPr>
          <w:rFonts w:ascii="Helvetica" w:hAnsi="Helvetica"/>
          <w:lang w:val="es-ES"/>
        </w:rPr>
        <w:t>brown</w:t>
      </w:r>
      <w:proofErr w:type="spellEnd"/>
      <w:r w:rsidRPr="00623806">
        <w:rPr>
          <w:rFonts w:ascii="Helvetica" w:hAnsi="Helvetica"/>
          <w:lang w:val="es-ES"/>
        </w:rPr>
        <w:t xml:space="preserve"> </w:t>
      </w:r>
      <w:proofErr w:type="spellStart"/>
      <w:r w:rsidRPr="00623806">
        <w:rPr>
          <w:rFonts w:ascii="Helvetica" w:hAnsi="Helvetica"/>
          <w:lang w:val="es-ES"/>
        </w:rPr>
        <w:t>fur</w:t>
      </w:r>
      <w:proofErr w:type="spellEnd"/>
      <w:r w:rsidRPr="00623806">
        <w:rPr>
          <w:rFonts w:ascii="Helvetica" w:hAnsi="Helvetica"/>
          <w:lang w:val="es-ES"/>
        </w:rPr>
        <w:t xml:space="preserve"> and </w:t>
      </w:r>
      <w:proofErr w:type="spellStart"/>
      <w:r w:rsidRPr="00623806">
        <w:rPr>
          <w:rFonts w:ascii="Helvetica" w:hAnsi="Helvetica"/>
          <w:lang w:val="es-ES"/>
        </w:rPr>
        <w:t>silver-ringed</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crouched</w:t>
      </w:r>
      <w:proofErr w:type="spellEnd"/>
      <w:r w:rsidRPr="00623806">
        <w:rPr>
          <w:rFonts w:ascii="Helvetica" w:hAnsi="Helvetica"/>
          <w:lang w:val="es-ES"/>
        </w:rPr>
        <w:t xml:space="preserve"> </w:t>
      </w:r>
      <w:proofErr w:type="spellStart"/>
      <w:r w:rsidRPr="00623806">
        <w:rPr>
          <w:rFonts w:ascii="Helvetica" w:hAnsi="Helvetica"/>
          <w:lang w:val="es-ES"/>
        </w:rPr>
        <w:t>low</w:t>
      </w:r>
      <w:proofErr w:type="spellEnd"/>
      <w:r w:rsidRPr="00623806">
        <w:rPr>
          <w:rFonts w:ascii="Helvetica" w:hAnsi="Helvetica"/>
          <w:lang w:val="es-ES"/>
        </w:rPr>
        <w:t xml:space="preserve">, a </w:t>
      </w:r>
      <w:proofErr w:type="spellStart"/>
      <w:r w:rsidRPr="00623806">
        <w:rPr>
          <w:rFonts w:ascii="Helvetica" w:hAnsi="Helvetica"/>
          <w:lang w:val="es-ES"/>
        </w:rPr>
        <w:t>menacing</w:t>
      </w:r>
      <w:proofErr w:type="spellEnd"/>
      <w:r w:rsidRPr="00623806">
        <w:rPr>
          <w:rFonts w:ascii="Helvetica" w:hAnsi="Helvetica"/>
          <w:lang w:val="es-ES"/>
        </w:rPr>
        <w:t xml:space="preserve"> </w:t>
      </w:r>
      <w:proofErr w:type="spellStart"/>
      <w:r w:rsidRPr="00623806">
        <w:rPr>
          <w:rFonts w:ascii="Helvetica" w:hAnsi="Helvetica"/>
          <w:lang w:val="es-ES"/>
        </w:rPr>
        <w:t>snarl</w:t>
      </w:r>
      <w:proofErr w:type="spellEnd"/>
      <w:r w:rsidRPr="00623806">
        <w:rPr>
          <w:rFonts w:ascii="Helvetica" w:hAnsi="Helvetica"/>
          <w:lang w:val="es-ES"/>
        </w:rPr>
        <w:t xml:space="preserve"> </w:t>
      </w:r>
      <w:proofErr w:type="spellStart"/>
      <w:r w:rsidRPr="00623806">
        <w:rPr>
          <w:rFonts w:ascii="Helvetica" w:hAnsi="Helvetica"/>
          <w:lang w:val="es-ES"/>
        </w:rPr>
        <w:t>curling</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throat</w:t>
      </w:r>
      <w:proofErr w:type="spellEnd"/>
      <w:r w:rsidRPr="00623806">
        <w:rPr>
          <w:rFonts w:ascii="Helvetica" w:hAnsi="Helvetica"/>
          <w:lang w:val="es-ES"/>
        </w:rPr>
        <w:t>.</w:t>
      </w:r>
    </w:p>
    <w:p w14:paraId="4197D303" w14:textId="6B63F184"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Then</w:t>
      </w:r>
      <w:proofErr w:type="spellEnd"/>
      <w:r w:rsidRPr="00623806">
        <w:rPr>
          <w:rFonts w:ascii="Helvetica" w:hAnsi="Helvetica"/>
          <w:lang w:val="es-ES"/>
        </w:rPr>
        <w:t xml:space="preserve"> </w:t>
      </w:r>
      <w:proofErr w:type="spellStart"/>
      <w:r w:rsidRPr="00623806">
        <w:rPr>
          <w:rFonts w:ascii="Helvetica" w:hAnsi="Helvetica"/>
          <w:lang w:val="es-ES"/>
        </w:rPr>
        <w:t>they</w:t>
      </w:r>
      <w:proofErr w:type="spellEnd"/>
      <w:r w:rsidRPr="00623806">
        <w:rPr>
          <w:rFonts w:ascii="Helvetica" w:hAnsi="Helvetica"/>
          <w:lang w:val="es-ES"/>
        </w:rPr>
        <w:t xml:space="preserve"> </w:t>
      </w:r>
      <w:proofErr w:type="spellStart"/>
      <w:r w:rsidRPr="00623806">
        <w:rPr>
          <w:rFonts w:ascii="Helvetica" w:hAnsi="Helvetica"/>
          <w:lang w:val="es-ES"/>
        </w:rPr>
        <w:t>lunged</w:t>
      </w:r>
      <w:proofErr w:type="spellEnd"/>
      <w:r w:rsidRPr="00623806">
        <w:rPr>
          <w:rFonts w:ascii="Helvetica" w:hAnsi="Helvetica"/>
          <w:lang w:val="es-ES"/>
        </w:rPr>
        <w:t>.</w:t>
      </w:r>
    </w:p>
    <w:p w14:paraId="6B03F1BF" w14:textId="74354797"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impact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a </w:t>
      </w:r>
      <w:proofErr w:type="spellStart"/>
      <w:r w:rsidRPr="00623806">
        <w:rPr>
          <w:rFonts w:ascii="Helvetica" w:hAnsi="Helvetica"/>
          <w:lang w:val="es-ES"/>
        </w:rPr>
        <w:t>thunderclap</w:t>
      </w:r>
      <w:proofErr w:type="spellEnd"/>
      <w:r w:rsidRPr="00623806">
        <w:rPr>
          <w:rFonts w:ascii="Helvetica" w:hAnsi="Helvetica"/>
          <w:lang w:val="es-ES"/>
        </w:rPr>
        <w:t>—</w:t>
      </w:r>
      <w:proofErr w:type="spellStart"/>
      <w:r w:rsidRPr="00623806">
        <w:rPr>
          <w:rFonts w:ascii="Helvetica" w:hAnsi="Helvetica"/>
          <w:lang w:val="es-ES"/>
        </w:rPr>
        <w:t>bone</w:t>
      </w:r>
      <w:proofErr w:type="spellEnd"/>
      <w:r w:rsidRPr="00623806">
        <w:rPr>
          <w:rFonts w:ascii="Helvetica" w:hAnsi="Helvetica"/>
          <w:lang w:val="es-ES"/>
        </w:rPr>
        <w:t xml:space="preserve"> and </w:t>
      </w:r>
      <w:proofErr w:type="spellStart"/>
      <w:r w:rsidRPr="00623806">
        <w:rPr>
          <w:rFonts w:ascii="Helvetica" w:hAnsi="Helvetica"/>
          <w:lang w:val="es-ES"/>
        </w:rPr>
        <w:t>sinew</w:t>
      </w:r>
      <w:proofErr w:type="spellEnd"/>
      <w:r w:rsidRPr="00623806">
        <w:rPr>
          <w:rFonts w:ascii="Helvetica" w:hAnsi="Helvetica"/>
          <w:lang w:val="es-ES"/>
        </w:rPr>
        <w:t xml:space="preserve"> </w:t>
      </w:r>
      <w:proofErr w:type="spellStart"/>
      <w:r w:rsidRPr="00623806">
        <w:rPr>
          <w:rFonts w:ascii="Helvetica" w:hAnsi="Helvetica"/>
          <w:lang w:val="es-ES"/>
        </w:rPr>
        <w:t>colliding</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force</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reverberated</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ground</w:t>
      </w:r>
      <w:proofErr w:type="spellEnd"/>
      <w:r w:rsidRPr="00623806">
        <w:rPr>
          <w:rFonts w:ascii="Helvetica" w:hAnsi="Helvetica"/>
          <w:lang w:val="es-ES"/>
        </w:rPr>
        <w:t xml:space="preserve">. </w:t>
      </w: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slammed</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William’s</w:t>
      </w:r>
      <w:proofErr w:type="spellEnd"/>
      <w:r w:rsidRPr="00623806">
        <w:rPr>
          <w:rFonts w:ascii="Helvetica" w:hAnsi="Helvetica"/>
          <w:lang w:val="es-ES"/>
        </w:rPr>
        <w:t xml:space="preserve"> </w:t>
      </w:r>
      <w:proofErr w:type="spellStart"/>
      <w:r w:rsidRPr="00623806">
        <w:rPr>
          <w:rFonts w:ascii="Helvetica" w:hAnsi="Helvetica"/>
          <w:lang w:val="es-ES"/>
        </w:rPr>
        <w:t>side</w:t>
      </w:r>
      <w:proofErr w:type="spellEnd"/>
      <w:r w:rsidRPr="00623806">
        <w:rPr>
          <w:rFonts w:ascii="Helvetica" w:hAnsi="Helvetica"/>
          <w:lang w:val="es-ES"/>
        </w:rPr>
        <w:t xml:space="preserve">, </w:t>
      </w:r>
      <w:proofErr w:type="spellStart"/>
      <w:r w:rsidRPr="00623806">
        <w:rPr>
          <w:rFonts w:ascii="Helvetica" w:hAnsi="Helvetica"/>
          <w:lang w:val="es-ES"/>
        </w:rPr>
        <w:t>driving</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w:t>
      </w:r>
      <w:proofErr w:type="spellStart"/>
      <w:r w:rsidRPr="00623806">
        <w:rPr>
          <w:rFonts w:ascii="Helvetica" w:hAnsi="Helvetica"/>
          <w:lang w:val="es-ES"/>
        </w:rPr>
        <w:t>backward</w:t>
      </w:r>
      <w:proofErr w:type="spellEnd"/>
      <w:r w:rsidRPr="00623806">
        <w:rPr>
          <w:rFonts w:ascii="Helvetica" w:hAnsi="Helvetica"/>
          <w:lang w:val="es-ES"/>
        </w:rPr>
        <w:t xml:space="preserve">, </w:t>
      </w:r>
      <w:proofErr w:type="spellStart"/>
      <w:r w:rsidRPr="00623806">
        <w:rPr>
          <w:rFonts w:ascii="Helvetica" w:hAnsi="Helvetica"/>
          <w:lang w:val="es-ES"/>
        </w:rPr>
        <w:t>claws</w:t>
      </w:r>
      <w:proofErr w:type="spellEnd"/>
      <w:r w:rsidRPr="00623806">
        <w:rPr>
          <w:rFonts w:ascii="Helvetica" w:hAnsi="Helvetica"/>
          <w:lang w:val="es-ES"/>
        </w:rPr>
        <w:t xml:space="preserve"> </w:t>
      </w:r>
      <w:proofErr w:type="spellStart"/>
      <w:r w:rsidRPr="00623806">
        <w:rPr>
          <w:rFonts w:ascii="Helvetica" w:hAnsi="Helvetica"/>
          <w:lang w:val="es-ES"/>
        </w:rPr>
        <w:t>raking</w:t>
      </w:r>
      <w:proofErr w:type="spellEnd"/>
      <w:r w:rsidRPr="00623806">
        <w:rPr>
          <w:rFonts w:ascii="Helvetica" w:hAnsi="Helvetica"/>
          <w:lang w:val="es-ES"/>
        </w:rPr>
        <w:t xml:space="preserve"> </w:t>
      </w:r>
      <w:proofErr w:type="spellStart"/>
      <w:r w:rsidRPr="00623806">
        <w:rPr>
          <w:rFonts w:ascii="Helvetica" w:hAnsi="Helvetica"/>
          <w:lang w:val="es-ES"/>
        </w:rPr>
        <w:t>across</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opponent’s</w:t>
      </w:r>
      <w:proofErr w:type="spellEnd"/>
      <w:r w:rsidRPr="00623806">
        <w:rPr>
          <w:rFonts w:ascii="Helvetica" w:hAnsi="Helvetica"/>
          <w:lang w:val="es-ES"/>
        </w:rPr>
        <w:t xml:space="preserve"> </w:t>
      </w:r>
      <w:proofErr w:type="spellStart"/>
      <w:r w:rsidRPr="00623806">
        <w:rPr>
          <w:rFonts w:ascii="Helvetica" w:hAnsi="Helvetica"/>
          <w:lang w:val="es-ES"/>
        </w:rPr>
        <w:t>flank</w:t>
      </w:r>
      <w:proofErr w:type="spellEnd"/>
      <w:r w:rsidRPr="00623806">
        <w:rPr>
          <w:rFonts w:ascii="Helvetica" w:hAnsi="Helvetica"/>
          <w:lang w:val="es-ES"/>
        </w:rPr>
        <w:t xml:space="preserve">. </w:t>
      </w:r>
      <w:proofErr w:type="spellStart"/>
      <w:r w:rsidRPr="00623806">
        <w:rPr>
          <w:rFonts w:ascii="Helvetica" w:hAnsi="Helvetica"/>
          <w:lang w:val="es-ES"/>
        </w:rPr>
        <w:t>Tufts</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fur</w:t>
      </w:r>
      <w:proofErr w:type="spellEnd"/>
      <w:r w:rsidRPr="00623806">
        <w:rPr>
          <w:rFonts w:ascii="Helvetica" w:hAnsi="Helvetica"/>
          <w:lang w:val="es-ES"/>
        </w:rPr>
        <w:t xml:space="preserve"> </w:t>
      </w:r>
      <w:proofErr w:type="spellStart"/>
      <w:r w:rsidRPr="00623806">
        <w:rPr>
          <w:rFonts w:ascii="Helvetica" w:hAnsi="Helvetica"/>
          <w:lang w:val="es-ES"/>
        </w:rPr>
        <w:t>flew</w:t>
      </w:r>
      <w:proofErr w:type="spellEnd"/>
      <w:r w:rsidRPr="00623806">
        <w:rPr>
          <w:rFonts w:ascii="Helvetica" w:hAnsi="Helvetica"/>
          <w:lang w:val="es-ES"/>
        </w:rPr>
        <w:t xml:space="preserve"> as </w:t>
      </w:r>
      <w:proofErr w:type="spellStart"/>
      <w:r w:rsidRPr="00623806">
        <w:rPr>
          <w:rFonts w:ascii="Helvetica" w:hAnsi="Helvetica"/>
          <w:lang w:val="es-ES"/>
        </w:rPr>
        <w:t>their</w:t>
      </w:r>
      <w:proofErr w:type="spellEnd"/>
      <w:r w:rsidRPr="00623806">
        <w:rPr>
          <w:rFonts w:ascii="Helvetica" w:hAnsi="Helvetica"/>
          <w:lang w:val="es-ES"/>
        </w:rPr>
        <w:t xml:space="preserve"> </w:t>
      </w:r>
      <w:proofErr w:type="spellStart"/>
      <w:r w:rsidRPr="00623806">
        <w:rPr>
          <w:rFonts w:ascii="Helvetica" w:hAnsi="Helvetica"/>
          <w:lang w:val="es-ES"/>
        </w:rPr>
        <w:t>bodies</w:t>
      </w:r>
      <w:proofErr w:type="spellEnd"/>
      <w:r w:rsidRPr="00623806">
        <w:rPr>
          <w:rFonts w:ascii="Helvetica" w:hAnsi="Helvetica"/>
          <w:lang w:val="es-ES"/>
        </w:rPr>
        <w:t xml:space="preserve"> </w:t>
      </w:r>
      <w:proofErr w:type="spellStart"/>
      <w:r w:rsidRPr="00623806">
        <w:rPr>
          <w:rFonts w:ascii="Helvetica" w:hAnsi="Helvetica"/>
          <w:lang w:val="es-ES"/>
        </w:rPr>
        <w:t>twisted</w:t>
      </w:r>
      <w:proofErr w:type="spellEnd"/>
      <w:r w:rsidRPr="00623806">
        <w:rPr>
          <w:rFonts w:ascii="Helvetica" w:hAnsi="Helvetica"/>
          <w:lang w:val="es-ES"/>
        </w:rPr>
        <w:t xml:space="preserve"> in a </w:t>
      </w:r>
      <w:proofErr w:type="spellStart"/>
      <w:r w:rsidRPr="00623806">
        <w:rPr>
          <w:rFonts w:ascii="Helvetica" w:hAnsi="Helvetica"/>
          <w:lang w:val="es-ES"/>
        </w:rPr>
        <w:t>flurry</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savage</w:t>
      </w:r>
      <w:proofErr w:type="spellEnd"/>
      <w:r w:rsidRPr="00623806">
        <w:rPr>
          <w:rFonts w:ascii="Helvetica" w:hAnsi="Helvetica"/>
          <w:lang w:val="es-ES"/>
        </w:rPr>
        <w:t xml:space="preserve"> </w:t>
      </w:r>
      <w:proofErr w:type="spellStart"/>
      <w:r w:rsidRPr="00623806">
        <w:rPr>
          <w:rFonts w:ascii="Helvetica" w:hAnsi="Helvetica"/>
          <w:lang w:val="es-ES"/>
        </w:rPr>
        <w:t>motion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sound</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snarling</w:t>
      </w:r>
      <w:proofErr w:type="spellEnd"/>
      <w:r w:rsidRPr="00623806">
        <w:rPr>
          <w:rFonts w:ascii="Helvetica" w:hAnsi="Helvetica"/>
          <w:lang w:val="es-ES"/>
        </w:rPr>
        <w:t xml:space="preserve"> and </w:t>
      </w:r>
      <w:proofErr w:type="spellStart"/>
      <w:r w:rsidRPr="00623806">
        <w:rPr>
          <w:rFonts w:ascii="Helvetica" w:hAnsi="Helvetica"/>
          <w:lang w:val="es-ES"/>
        </w:rPr>
        <w:t>snapping</w:t>
      </w:r>
      <w:proofErr w:type="spellEnd"/>
      <w:r w:rsidRPr="00623806">
        <w:rPr>
          <w:rFonts w:ascii="Helvetica" w:hAnsi="Helvetica"/>
          <w:lang w:val="es-ES"/>
        </w:rPr>
        <w:t xml:space="preserve"> </w:t>
      </w:r>
      <w:proofErr w:type="spellStart"/>
      <w:r w:rsidRPr="00623806">
        <w:rPr>
          <w:rFonts w:ascii="Helvetica" w:hAnsi="Helvetica"/>
          <w:lang w:val="es-ES"/>
        </w:rPr>
        <w:t>jaws</w:t>
      </w:r>
      <w:proofErr w:type="spellEnd"/>
      <w:r w:rsidRPr="00623806">
        <w:rPr>
          <w:rFonts w:ascii="Helvetica" w:hAnsi="Helvetica"/>
          <w:lang w:val="es-ES"/>
        </w:rPr>
        <w:t xml:space="preserve"> </w:t>
      </w:r>
      <w:proofErr w:type="spellStart"/>
      <w:r w:rsidRPr="00623806">
        <w:rPr>
          <w:rFonts w:ascii="Helvetica" w:hAnsi="Helvetica"/>
          <w:lang w:val="es-ES"/>
        </w:rPr>
        <w:t>echoed</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thunder</w:t>
      </w:r>
      <w:proofErr w:type="spellEnd"/>
      <w:r w:rsidRPr="00623806">
        <w:rPr>
          <w:rFonts w:ascii="Helvetica" w:hAnsi="Helvetica"/>
          <w:lang w:val="es-ES"/>
        </w:rPr>
        <w:t xml:space="preserve"> 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park’s</w:t>
      </w:r>
      <w:proofErr w:type="spellEnd"/>
      <w:r w:rsidRPr="00623806">
        <w:rPr>
          <w:rFonts w:ascii="Helvetica" w:hAnsi="Helvetica"/>
          <w:lang w:val="es-ES"/>
        </w:rPr>
        <w:t xml:space="preserve"> </w:t>
      </w:r>
      <w:proofErr w:type="spellStart"/>
      <w:r w:rsidRPr="00623806">
        <w:rPr>
          <w:rFonts w:ascii="Helvetica" w:hAnsi="Helvetica"/>
          <w:lang w:val="es-ES"/>
        </w:rPr>
        <w:t>silence</w:t>
      </w:r>
      <w:proofErr w:type="spellEnd"/>
      <w:r w:rsidRPr="00623806">
        <w:rPr>
          <w:rFonts w:ascii="Helvetica" w:hAnsi="Helvetica"/>
          <w:lang w:val="es-ES"/>
        </w:rPr>
        <w:t>.</w:t>
      </w:r>
    </w:p>
    <w:p w14:paraId="5FDF6848" w14:textId="0106A806"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t xml:space="preserve">William </w:t>
      </w:r>
      <w:proofErr w:type="spellStart"/>
      <w:r w:rsidRPr="00623806">
        <w:rPr>
          <w:rFonts w:ascii="Helvetica" w:hAnsi="Helvetica"/>
          <w:lang w:val="es-ES"/>
        </w:rPr>
        <w:t>retaliated</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massive</w:t>
      </w:r>
      <w:proofErr w:type="spellEnd"/>
      <w:r w:rsidRPr="00623806">
        <w:rPr>
          <w:rFonts w:ascii="Helvetica" w:hAnsi="Helvetica"/>
          <w:lang w:val="es-ES"/>
        </w:rPr>
        <w:t xml:space="preserve"> </w:t>
      </w:r>
      <w:proofErr w:type="spellStart"/>
      <w:proofErr w:type="gramStart"/>
      <w:r w:rsidRPr="00623806">
        <w:rPr>
          <w:rFonts w:ascii="Helvetica" w:hAnsi="Helvetica"/>
          <w:lang w:val="es-ES"/>
        </w:rPr>
        <w:t>frame</w:t>
      </w:r>
      <w:proofErr w:type="spellEnd"/>
      <w:proofErr w:type="gramEnd"/>
      <w:r w:rsidRPr="00623806">
        <w:rPr>
          <w:rFonts w:ascii="Helvetica" w:hAnsi="Helvetica"/>
          <w:lang w:val="es-ES"/>
        </w:rPr>
        <w:t xml:space="preserve"> </w:t>
      </w:r>
      <w:proofErr w:type="spellStart"/>
      <w:r w:rsidRPr="00623806">
        <w:rPr>
          <w:rFonts w:ascii="Helvetica" w:hAnsi="Helvetica"/>
          <w:lang w:val="es-ES"/>
        </w:rPr>
        <w:t>whipping</w:t>
      </w:r>
      <w:proofErr w:type="spellEnd"/>
      <w:r w:rsidRPr="00623806">
        <w:rPr>
          <w:rFonts w:ascii="Helvetica" w:hAnsi="Helvetica"/>
          <w:lang w:val="es-ES"/>
        </w:rPr>
        <w:t xml:space="preserve"> </w:t>
      </w:r>
      <w:proofErr w:type="spellStart"/>
      <w:r w:rsidRPr="00623806">
        <w:rPr>
          <w:rFonts w:ascii="Helvetica" w:hAnsi="Helvetica"/>
          <w:lang w:val="es-ES"/>
        </w:rPr>
        <w:t>around</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terrifying</w:t>
      </w:r>
      <w:proofErr w:type="spellEnd"/>
      <w:r w:rsidRPr="00623806">
        <w:rPr>
          <w:rFonts w:ascii="Helvetica" w:hAnsi="Helvetica"/>
          <w:lang w:val="es-ES"/>
        </w:rPr>
        <w:t xml:space="preserve"> </w:t>
      </w:r>
      <w:proofErr w:type="spellStart"/>
      <w:r w:rsidRPr="00623806">
        <w:rPr>
          <w:rFonts w:ascii="Helvetica" w:hAnsi="Helvetica"/>
          <w:lang w:val="es-ES"/>
        </w:rPr>
        <w:t>speed</w:t>
      </w:r>
      <w:proofErr w:type="spellEnd"/>
      <w:r w:rsidRPr="00623806">
        <w:rPr>
          <w:rFonts w:ascii="Helvetica" w:hAnsi="Helvetica"/>
          <w:lang w:val="es-ES"/>
        </w:rPr>
        <w:t xml:space="preserve">. He </w:t>
      </w:r>
      <w:proofErr w:type="spellStart"/>
      <w:r w:rsidRPr="00623806">
        <w:rPr>
          <w:rFonts w:ascii="Helvetica" w:hAnsi="Helvetica"/>
          <w:lang w:val="es-ES"/>
        </w:rPr>
        <w:t>sank</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teeth</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Zeff’s</w:t>
      </w:r>
      <w:proofErr w:type="spellEnd"/>
      <w:r w:rsidRPr="00623806">
        <w:rPr>
          <w:rFonts w:ascii="Helvetica" w:hAnsi="Helvetica"/>
          <w:lang w:val="es-ES"/>
        </w:rPr>
        <w:t xml:space="preserve"> </w:t>
      </w:r>
      <w:proofErr w:type="spellStart"/>
      <w:r w:rsidRPr="00623806">
        <w:rPr>
          <w:rFonts w:ascii="Helvetica" w:hAnsi="Helvetica"/>
          <w:lang w:val="es-ES"/>
        </w:rPr>
        <w:t>shoulder</w:t>
      </w:r>
      <w:proofErr w:type="spellEnd"/>
      <w:r w:rsidRPr="00623806">
        <w:rPr>
          <w:rFonts w:ascii="Helvetica" w:hAnsi="Helvetica"/>
          <w:lang w:val="es-ES"/>
        </w:rPr>
        <w:t xml:space="preserve">, </w:t>
      </w:r>
      <w:proofErr w:type="spellStart"/>
      <w:r w:rsidRPr="00623806">
        <w:rPr>
          <w:rFonts w:ascii="Helvetica" w:hAnsi="Helvetica"/>
          <w:lang w:val="es-ES"/>
        </w:rPr>
        <w:t>eliciting</w:t>
      </w:r>
      <w:proofErr w:type="spellEnd"/>
      <w:r w:rsidRPr="00623806">
        <w:rPr>
          <w:rFonts w:ascii="Helvetica" w:hAnsi="Helvetica"/>
          <w:lang w:val="es-ES"/>
        </w:rPr>
        <w:t xml:space="preserve"> a </w:t>
      </w:r>
      <w:proofErr w:type="spellStart"/>
      <w:r w:rsidRPr="00623806">
        <w:rPr>
          <w:rFonts w:ascii="Helvetica" w:hAnsi="Helvetica"/>
          <w:lang w:val="es-ES"/>
        </w:rPr>
        <w:t>sharp</w:t>
      </w:r>
      <w:proofErr w:type="spellEnd"/>
      <w:r w:rsidRPr="00623806">
        <w:rPr>
          <w:rFonts w:ascii="Helvetica" w:hAnsi="Helvetica"/>
          <w:lang w:val="es-ES"/>
        </w:rPr>
        <w:t xml:space="preserve">, </w:t>
      </w:r>
      <w:proofErr w:type="spellStart"/>
      <w:r w:rsidRPr="00623806">
        <w:rPr>
          <w:rFonts w:ascii="Helvetica" w:hAnsi="Helvetica"/>
          <w:lang w:val="es-ES"/>
        </w:rPr>
        <w:t>pained</w:t>
      </w:r>
      <w:proofErr w:type="spellEnd"/>
      <w:r w:rsidRPr="00623806">
        <w:rPr>
          <w:rFonts w:ascii="Helvetica" w:hAnsi="Helvetica"/>
          <w:lang w:val="es-ES"/>
        </w:rPr>
        <w:t xml:space="preserve"> </w:t>
      </w:r>
      <w:proofErr w:type="spellStart"/>
      <w:r w:rsidRPr="00623806">
        <w:rPr>
          <w:rFonts w:ascii="Helvetica" w:hAnsi="Helvetica"/>
          <w:lang w:val="es-ES"/>
        </w:rPr>
        <w:t>growl</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falter</w:t>
      </w:r>
      <w:proofErr w:type="spellEnd"/>
      <w:r w:rsidRPr="00623806">
        <w:rPr>
          <w:rFonts w:ascii="Helvetica" w:hAnsi="Helvetica"/>
          <w:lang w:val="es-ES"/>
        </w:rPr>
        <w:t xml:space="preserve">. He </w:t>
      </w:r>
      <w:proofErr w:type="spellStart"/>
      <w:r w:rsidRPr="00623806">
        <w:rPr>
          <w:rFonts w:ascii="Helvetica" w:hAnsi="Helvetica"/>
          <w:lang w:val="es-ES"/>
        </w:rPr>
        <w:t>twisted</w:t>
      </w:r>
      <w:proofErr w:type="spellEnd"/>
      <w:r w:rsidRPr="00623806">
        <w:rPr>
          <w:rFonts w:ascii="Helvetica" w:hAnsi="Helvetica"/>
          <w:lang w:val="es-ES"/>
        </w:rPr>
        <w:t xml:space="preserve"> </w:t>
      </w:r>
      <w:proofErr w:type="spellStart"/>
      <w:r w:rsidRPr="00623806">
        <w:rPr>
          <w:rFonts w:ascii="Helvetica" w:hAnsi="Helvetica"/>
          <w:lang w:val="es-ES"/>
        </w:rPr>
        <w:t>beneath</w:t>
      </w:r>
      <w:proofErr w:type="spellEnd"/>
      <w:r w:rsidRPr="00623806">
        <w:rPr>
          <w:rFonts w:ascii="Helvetica" w:hAnsi="Helvetica"/>
          <w:lang w:val="es-ES"/>
        </w:rPr>
        <w:t xml:space="preserve"> </w:t>
      </w:r>
      <w:proofErr w:type="spellStart"/>
      <w:r w:rsidRPr="00623806">
        <w:rPr>
          <w:rFonts w:ascii="Helvetica" w:hAnsi="Helvetica"/>
          <w:lang w:val="es-ES"/>
        </w:rPr>
        <w:t>William’s</w:t>
      </w:r>
      <w:proofErr w:type="spellEnd"/>
      <w:r w:rsidRPr="00623806">
        <w:rPr>
          <w:rFonts w:ascii="Helvetica" w:hAnsi="Helvetica"/>
          <w:lang w:val="es-ES"/>
        </w:rPr>
        <w:t xml:space="preserve"> </w:t>
      </w:r>
      <w:proofErr w:type="spellStart"/>
      <w:r w:rsidRPr="00623806">
        <w:rPr>
          <w:rFonts w:ascii="Helvetica" w:hAnsi="Helvetica"/>
          <w:lang w:val="es-ES"/>
        </w:rPr>
        <w:t>grip</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jaws</w:t>
      </w:r>
      <w:proofErr w:type="spellEnd"/>
      <w:r w:rsidRPr="00623806">
        <w:rPr>
          <w:rFonts w:ascii="Helvetica" w:hAnsi="Helvetica"/>
          <w:lang w:val="es-ES"/>
        </w:rPr>
        <w:t xml:space="preserve"> </w:t>
      </w:r>
      <w:proofErr w:type="spellStart"/>
      <w:r w:rsidRPr="00623806">
        <w:rPr>
          <w:rFonts w:ascii="Helvetica" w:hAnsi="Helvetica"/>
          <w:lang w:val="es-ES"/>
        </w:rPr>
        <w:t>clamping</w:t>
      </w:r>
      <w:proofErr w:type="spellEnd"/>
      <w:r w:rsidRPr="00623806">
        <w:rPr>
          <w:rFonts w:ascii="Helvetica" w:hAnsi="Helvetica"/>
          <w:lang w:val="es-ES"/>
        </w:rPr>
        <w:t xml:space="preserve"> </w:t>
      </w:r>
      <w:proofErr w:type="spellStart"/>
      <w:r w:rsidRPr="00623806">
        <w:rPr>
          <w:rFonts w:ascii="Helvetica" w:hAnsi="Helvetica"/>
          <w:lang w:val="es-ES"/>
        </w:rPr>
        <w:t>down</w:t>
      </w:r>
      <w:proofErr w:type="spellEnd"/>
      <w:r w:rsidRPr="00623806">
        <w:rPr>
          <w:rFonts w:ascii="Helvetica" w:hAnsi="Helvetica"/>
          <w:lang w:val="es-ES"/>
        </w:rPr>
        <w:t xml:space="preserve"> </w:t>
      </w:r>
      <w:proofErr w:type="spellStart"/>
      <w:r w:rsidRPr="00623806">
        <w:rPr>
          <w:rFonts w:ascii="Helvetica" w:hAnsi="Helvetica"/>
          <w:lang w:val="es-ES"/>
        </w:rPr>
        <w:t>hard</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William’s</w:t>
      </w:r>
      <w:proofErr w:type="spellEnd"/>
      <w:r w:rsidRPr="00623806">
        <w:rPr>
          <w:rFonts w:ascii="Helvetica" w:hAnsi="Helvetica"/>
          <w:lang w:val="es-ES"/>
        </w:rPr>
        <w:t xml:space="preserve"> </w:t>
      </w:r>
      <w:proofErr w:type="spellStart"/>
      <w:r w:rsidRPr="00623806">
        <w:rPr>
          <w:rFonts w:ascii="Helvetica" w:hAnsi="Helvetica"/>
          <w:lang w:val="es-ES"/>
        </w:rPr>
        <w:t>foreleg</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light </w:t>
      </w:r>
      <w:proofErr w:type="spellStart"/>
      <w:r w:rsidRPr="00623806">
        <w:rPr>
          <w:rFonts w:ascii="Helvetica" w:hAnsi="Helvetica"/>
          <w:lang w:val="es-ES"/>
        </w:rPr>
        <w:t>brown</w:t>
      </w:r>
      <w:proofErr w:type="spellEnd"/>
      <w:r w:rsidRPr="00623806">
        <w:rPr>
          <w:rFonts w:ascii="Helvetica" w:hAnsi="Helvetica"/>
          <w:lang w:val="es-ES"/>
        </w:rPr>
        <w:t xml:space="preserve"> </w:t>
      </w:r>
      <w:proofErr w:type="spellStart"/>
      <w:r w:rsidRPr="00623806">
        <w:rPr>
          <w:rFonts w:ascii="Helvetica" w:hAnsi="Helvetica"/>
          <w:lang w:val="es-ES"/>
        </w:rPr>
        <w:t>wolf</w:t>
      </w:r>
      <w:proofErr w:type="spellEnd"/>
      <w:r w:rsidRPr="00623806">
        <w:rPr>
          <w:rFonts w:ascii="Helvetica" w:hAnsi="Helvetica"/>
          <w:lang w:val="es-ES"/>
        </w:rPr>
        <w:t xml:space="preserve"> </w:t>
      </w:r>
      <w:proofErr w:type="spellStart"/>
      <w:r w:rsidRPr="00623806">
        <w:rPr>
          <w:rFonts w:ascii="Helvetica" w:hAnsi="Helvetica"/>
          <w:lang w:val="es-ES"/>
        </w:rPr>
        <w:t>yelped</w:t>
      </w:r>
      <w:proofErr w:type="spellEnd"/>
      <w:r w:rsidRPr="00623806">
        <w:rPr>
          <w:rFonts w:ascii="Helvetica" w:hAnsi="Helvetica"/>
          <w:lang w:val="es-ES"/>
        </w:rPr>
        <w:t xml:space="preserve">, and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two</w:t>
      </w:r>
      <w:proofErr w:type="spellEnd"/>
      <w:r w:rsidRPr="00623806">
        <w:rPr>
          <w:rFonts w:ascii="Helvetica" w:hAnsi="Helvetica"/>
          <w:lang w:val="es-ES"/>
        </w:rPr>
        <w:t xml:space="preserve"> </w:t>
      </w:r>
      <w:proofErr w:type="spellStart"/>
      <w:r w:rsidRPr="00623806">
        <w:rPr>
          <w:rFonts w:ascii="Helvetica" w:hAnsi="Helvetica"/>
          <w:lang w:val="es-ES"/>
        </w:rPr>
        <w:t>broke</w:t>
      </w:r>
      <w:proofErr w:type="spellEnd"/>
      <w:r w:rsidRPr="00623806">
        <w:rPr>
          <w:rFonts w:ascii="Helvetica" w:hAnsi="Helvetica"/>
          <w:lang w:val="es-ES"/>
        </w:rPr>
        <w:t xml:space="preserve"> </w:t>
      </w:r>
      <w:proofErr w:type="spellStart"/>
      <w:r w:rsidRPr="00623806">
        <w:rPr>
          <w:rFonts w:ascii="Helvetica" w:hAnsi="Helvetica"/>
          <w:lang w:val="es-ES"/>
        </w:rPr>
        <w:t>apart</w:t>
      </w:r>
      <w:proofErr w:type="spellEnd"/>
      <w:r w:rsidRPr="00623806">
        <w:rPr>
          <w:rFonts w:ascii="Helvetica" w:hAnsi="Helvetica"/>
          <w:lang w:val="es-ES"/>
        </w:rPr>
        <w:t xml:space="preserve"> </w:t>
      </w:r>
      <w:proofErr w:type="spellStart"/>
      <w:r w:rsidRPr="00623806">
        <w:rPr>
          <w:rFonts w:ascii="Helvetica" w:hAnsi="Helvetica"/>
          <w:lang w:val="es-ES"/>
        </w:rPr>
        <w:t>briefly</w:t>
      </w:r>
      <w:proofErr w:type="spellEnd"/>
      <w:r w:rsidRPr="00623806">
        <w:rPr>
          <w:rFonts w:ascii="Helvetica" w:hAnsi="Helvetica"/>
          <w:lang w:val="es-ES"/>
        </w:rPr>
        <w:t>—</w:t>
      </w:r>
      <w:proofErr w:type="spellStart"/>
      <w:r w:rsidRPr="00623806">
        <w:rPr>
          <w:rFonts w:ascii="Helvetica" w:hAnsi="Helvetica"/>
          <w:lang w:val="es-ES"/>
        </w:rPr>
        <w:t>circling</w:t>
      </w:r>
      <w:proofErr w:type="spellEnd"/>
      <w:r w:rsidRPr="00623806">
        <w:rPr>
          <w:rFonts w:ascii="Helvetica" w:hAnsi="Helvetica"/>
          <w:lang w:val="es-ES"/>
        </w:rPr>
        <w:t xml:space="preserve"> </w:t>
      </w:r>
      <w:proofErr w:type="spellStart"/>
      <w:r w:rsidRPr="00623806">
        <w:rPr>
          <w:rFonts w:ascii="Helvetica" w:hAnsi="Helvetica"/>
          <w:lang w:val="es-ES"/>
        </w:rPr>
        <w:t>each</w:t>
      </w:r>
      <w:proofErr w:type="spellEnd"/>
      <w:r w:rsidRPr="00623806">
        <w:rPr>
          <w:rFonts w:ascii="Helvetica" w:hAnsi="Helvetica"/>
          <w:lang w:val="es-ES"/>
        </w:rPr>
        <w:t xml:space="preserve"> </w:t>
      </w:r>
      <w:proofErr w:type="spellStart"/>
      <w:r w:rsidRPr="00623806">
        <w:rPr>
          <w:rFonts w:ascii="Helvetica" w:hAnsi="Helvetica"/>
          <w:lang w:val="es-ES"/>
        </w:rPr>
        <w:t>other</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predators</w:t>
      </w:r>
      <w:proofErr w:type="spellEnd"/>
      <w:r w:rsidRPr="00623806">
        <w:rPr>
          <w:rFonts w:ascii="Helvetica" w:hAnsi="Helvetica"/>
          <w:lang w:val="es-ES"/>
        </w:rPr>
        <w:t xml:space="preserve">, </w:t>
      </w:r>
      <w:proofErr w:type="spellStart"/>
      <w:r w:rsidRPr="00623806">
        <w:rPr>
          <w:rFonts w:ascii="Helvetica" w:hAnsi="Helvetica"/>
          <w:lang w:val="es-ES"/>
        </w:rPr>
        <w:t>eyes</w:t>
      </w:r>
      <w:proofErr w:type="spellEnd"/>
      <w:r w:rsidRPr="00623806">
        <w:rPr>
          <w:rFonts w:ascii="Helvetica" w:hAnsi="Helvetica"/>
          <w:lang w:val="es-ES"/>
        </w:rPr>
        <w:t xml:space="preserve"> </w:t>
      </w:r>
      <w:proofErr w:type="spellStart"/>
      <w:r w:rsidRPr="00623806">
        <w:rPr>
          <w:rFonts w:ascii="Helvetica" w:hAnsi="Helvetica"/>
          <w:lang w:val="es-ES"/>
        </w:rPr>
        <w:t>locked</w:t>
      </w:r>
      <w:proofErr w:type="spellEnd"/>
      <w:r w:rsidRPr="00623806">
        <w:rPr>
          <w:rFonts w:ascii="Helvetica" w:hAnsi="Helvetica"/>
          <w:lang w:val="es-ES"/>
        </w:rPr>
        <w:t xml:space="preserve">, </w:t>
      </w:r>
      <w:proofErr w:type="spellStart"/>
      <w:r w:rsidRPr="00623806">
        <w:rPr>
          <w:rFonts w:ascii="Helvetica" w:hAnsi="Helvetica"/>
          <w:lang w:val="es-ES"/>
        </w:rPr>
        <w:t>muscles</w:t>
      </w:r>
      <w:proofErr w:type="spellEnd"/>
      <w:r w:rsidRPr="00623806">
        <w:rPr>
          <w:rFonts w:ascii="Helvetica" w:hAnsi="Helvetica"/>
          <w:lang w:val="es-ES"/>
        </w:rPr>
        <w:t xml:space="preserve"> </w:t>
      </w:r>
      <w:proofErr w:type="spellStart"/>
      <w:r w:rsidRPr="00623806">
        <w:rPr>
          <w:rFonts w:ascii="Helvetica" w:hAnsi="Helvetica"/>
          <w:lang w:val="es-ES"/>
        </w:rPr>
        <w:t>rippling</w:t>
      </w:r>
      <w:proofErr w:type="spellEnd"/>
      <w:r w:rsidRPr="00623806">
        <w:rPr>
          <w:rFonts w:ascii="Helvetica" w:hAnsi="Helvetica"/>
          <w:lang w:val="es-ES"/>
        </w:rPr>
        <w:t xml:space="preserve"> </w:t>
      </w:r>
      <w:proofErr w:type="spellStart"/>
      <w:r w:rsidRPr="00623806">
        <w:rPr>
          <w:rFonts w:ascii="Helvetica" w:hAnsi="Helvetica"/>
          <w:lang w:val="es-ES"/>
        </w:rPr>
        <w:t>beneath</w:t>
      </w:r>
      <w:proofErr w:type="spellEnd"/>
      <w:r w:rsidRPr="00623806">
        <w:rPr>
          <w:rFonts w:ascii="Helvetica" w:hAnsi="Helvetica"/>
          <w:lang w:val="es-ES"/>
        </w:rPr>
        <w:t xml:space="preserve"> </w:t>
      </w:r>
      <w:proofErr w:type="spellStart"/>
      <w:r w:rsidRPr="00623806">
        <w:rPr>
          <w:rFonts w:ascii="Helvetica" w:hAnsi="Helvetica"/>
          <w:lang w:val="es-ES"/>
        </w:rPr>
        <w:t>their</w:t>
      </w:r>
      <w:proofErr w:type="spellEnd"/>
      <w:r w:rsidRPr="00623806">
        <w:rPr>
          <w:rFonts w:ascii="Helvetica" w:hAnsi="Helvetica"/>
          <w:lang w:val="es-ES"/>
        </w:rPr>
        <w:t xml:space="preserve"> </w:t>
      </w:r>
      <w:proofErr w:type="spellStart"/>
      <w:r w:rsidRPr="00623806">
        <w:rPr>
          <w:rFonts w:ascii="Helvetica" w:hAnsi="Helvetica"/>
          <w:lang w:val="es-ES"/>
        </w:rPr>
        <w:t>coats</w:t>
      </w:r>
      <w:proofErr w:type="spellEnd"/>
      <w:r w:rsidRPr="00623806">
        <w:rPr>
          <w:rFonts w:ascii="Helvetica" w:hAnsi="Helvetica"/>
          <w:lang w:val="es-ES"/>
        </w:rPr>
        <w:t>.</w:t>
      </w:r>
    </w:p>
    <w:p w14:paraId="43A1C202" w14:textId="2972484C"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They</w:t>
      </w:r>
      <w:proofErr w:type="spellEnd"/>
      <w:r w:rsidRPr="00623806">
        <w:rPr>
          <w:rFonts w:ascii="Helvetica" w:hAnsi="Helvetica"/>
          <w:lang w:val="es-ES"/>
        </w:rPr>
        <w:t xml:space="preserve"> </w:t>
      </w:r>
      <w:proofErr w:type="spellStart"/>
      <w:r w:rsidRPr="00623806">
        <w:rPr>
          <w:rFonts w:ascii="Helvetica" w:hAnsi="Helvetica"/>
          <w:lang w:val="es-ES"/>
        </w:rPr>
        <w:t>clashed</w:t>
      </w:r>
      <w:proofErr w:type="spellEnd"/>
      <w:r w:rsidRPr="00623806">
        <w:rPr>
          <w:rFonts w:ascii="Helvetica" w:hAnsi="Helvetica"/>
          <w:lang w:val="es-ES"/>
        </w:rPr>
        <w:t xml:space="preserve"> </w:t>
      </w:r>
      <w:proofErr w:type="spellStart"/>
      <w:r w:rsidRPr="00623806">
        <w:rPr>
          <w:rFonts w:ascii="Helvetica" w:hAnsi="Helvetica"/>
          <w:lang w:val="es-ES"/>
        </w:rPr>
        <w:t>again</w:t>
      </w:r>
      <w:proofErr w:type="spellEnd"/>
      <w:r w:rsidRPr="00623806">
        <w:rPr>
          <w:rFonts w:ascii="Helvetica" w:hAnsi="Helvetica"/>
          <w:lang w:val="es-ES"/>
        </w:rPr>
        <w:t>.</w:t>
      </w:r>
    </w:p>
    <w:p w14:paraId="246467E5" w14:textId="649BC123"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lastRenderedPageBreak/>
        <w:t>This</w:t>
      </w:r>
      <w:proofErr w:type="spellEnd"/>
      <w:r w:rsidRPr="00623806">
        <w:rPr>
          <w:rFonts w:ascii="Helvetica" w:hAnsi="Helvetica"/>
          <w:lang w:val="es-ES"/>
        </w:rPr>
        <w:t xml:space="preserve"> time, </w:t>
      </w:r>
      <w:proofErr w:type="spellStart"/>
      <w:r w:rsidRPr="00623806">
        <w:rPr>
          <w:rFonts w:ascii="Helvetica" w:hAnsi="Helvetica"/>
          <w:lang w:val="es-ES"/>
        </w:rPr>
        <w:t>they</w:t>
      </w:r>
      <w:proofErr w:type="spellEnd"/>
      <w:r w:rsidRPr="00623806">
        <w:rPr>
          <w:rFonts w:ascii="Helvetica" w:hAnsi="Helvetica"/>
          <w:lang w:val="es-ES"/>
        </w:rPr>
        <w:t xml:space="preserve"> rose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hind</w:t>
      </w:r>
      <w:proofErr w:type="spellEnd"/>
      <w:r w:rsidRPr="00623806">
        <w:rPr>
          <w:rFonts w:ascii="Helvetica" w:hAnsi="Helvetica"/>
          <w:lang w:val="es-ES"/>
        </w:rPr>
        <w:t xml:space="preserve"> </w:t>
      </w:r>
      <w:proofErr w:type="spellStart"/>
      <w:r w:rsidRPr="00623806">
        <w:rPr>
          <w:rFonts w:ascii="Helvetica" w:hAnsi="Helvetica"/>
          <w:lang w:val="es-ES"/>
        </w:rPr>
        <w:t>legs</w:t>
      </w:r>
      <w:proofErr w:type="spellEnd"/>
      <w:r w:rsidRPr="00623806">
        <w:rPr>
          <w:rFonts w:ascii="Helvetica" w:hAnsi="Helvetica"/>
          <w:lang w:val="es-ES"/>
        </w:rPr>
        <w:t xml:space="preserve">, </w:t>
      </w:r>
      <w:proofErr w:type="spellStart"/>
      <w:r w:rsidRPr="00623806">
        <w:rPr>
          <w:rFonts w:ascii="Helvetica" w:hAnsi="Helvetica"/>
          <w:lang w:val="es-ES"/>
        </w:rPr>
        <w:t>raking</w:t>
      </w:r>
      <w:proofErr w:type="spellEnd"/>
      <w:r w:rsidRPr="00623806">
        <w:rPr>
          <w:rFonts w:ascii="Helvetica" w:hAnsi="Helvetica"/>
          <w:lang w:val="es-ES"/>
        </w:rPr>
        <w:t xml:space="preserve"> at </w:t>
      </w:r>
      <w:proofErr w:type="spellStart"/>
      <w:r w:rsidRPr="00623806">
        <w:rPr>
          <w:rFonts w:ascii="Helvetica" w:hAnsi="Helvetica"/>
          <w:lang w:val="es-ES"/>
        </w:rPr>
        <w:t>each</w:t>
      </w:r>
      <w:proofErr w:type="spellEnd"/>
      <w:r w:rsidRPr="00623806">
        <w:rPr>
          <w:rFonts w:ascii="Helvetica" w:hAnsi="Helvetica"/>
          <w:lang w:val="es-ES"/>
        </w:rPr>
        <w:t xml:space="preserve"> </w:t>
      </w:r>
      <w:proofErr w:type="spellStart"/>
      <w:r w:rsidRPr="00623806">
        <w:rPr>
          <w:rFonts w:ascii="Helvetica" w:hAnsi="Helvetica"/>
          <w:lang w:val="es-ES"/>
        </w:rPr>
        <w:t>other</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claws</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slashed</w:t>
      </w:r>
      <w:proofErr w:type="spellEnd"/>
      <w:r w:rsidRPr="00623806">
        <w:rPr>
          <w:rFonts w:ascii="Helvetica" w:hAnsi="Helvetica"/>
          <w:lang w:val="es-ES"/>
        </w:rPr>
        <w:t xml:space="preserve"> </w:t>
      </w:r>
      <w:proofErr w:type="spellStart"/>
      <w:r w:rsidRPr="00623806">
        <w:rPr>
          <w:rFonts w:ascii="Helvetica" w:hAnsi="Helvetica"/>
          <w:lang w:val="es-ES"/>
        </w:rPr>
        <w:t>deep</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dim</w:t>
      </w:r>
      <w:proofErr w:type="spellEnd"/>
      <w:r w:rsidRPr="00623806">
        <w:rPr>
          <w:rFonts w:ascii="Helvetica" w:hAnsi="Helvetica"/>
          <w:lang w:val="es-ES"/>
        </w:rPr>
        <w:t xml:space="preserve"> light </w:t>
      </w:r>
      <w:proofErr w:type="spellStart"/>
      <w:r w:rsidRPr="00623806">
        <w:rPr>
          <w:rFonts w:ascii="Helvetica" w:hAnsi="Helvetica"/>
          <w:lang w:val="es-ES"/>
        </w:rPr>
        <w:t>revealed</w:t>
      </w:r>
      <w:proofErr w:type="spellEnd"/>
      <w:r w:rsidRPr="00623806">
        <w:rPr>
          <w:rFonts w:ascii="Helvetica" w:hAnsi="Helvetica"/>
          <w:lang w:val="es-ES"/>
        </w:rPr>
        <w:t xml:space="preserve"> </w:t>
      </w:r>
      <w:proofErr w:type="spellStart"/>
      <w:r w:rsidRPr="00623806">
        <w:rPr>
          <w:rFonts w:ascii="Helvetica" w:hAnsi="Helvetica"/>
          <w:lang w:val="es-ES"/>
        </w:rPr>
        <w:t>blood-darkened</w:t>
      </w:r>
      <w:proofErr w:type="spellEnd"/>
      <w:r w:rsidRPr="00623806">
        <w:rPr>
          <w:rFonts w:ascii="Helvetica" w:hAnsi="Helvetica"/>
          <w:lang w:val="es-ES"/>
        </w:rPr>
        <w:t xml:space="preserve"> </w:t>
      </w:r>
      <w:proofErr w:type="spellStart"/>
      <w:r w:rsidRPr="00623806">
        <w:rPr>
          <w:rFonts w:ascii="Helvetica" w:hAnsi="Helvetica"/>
          <w:lang w:val="es-ES"/>
        </w:rPr>
        <w:t>patches</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fur</w:t>
      </w:r>
      <w:proofErr w:type="spellEnd"/>
      <w:r w:rsidRPr="00623806">
        <w:rPr>
          <w:rFonts w:ascii="Helvetica" w:hAnsi="Helvetica"/>
          <w:lang w:val="es-ES"/>
        </w:rPr>
        <w:t xml:space="preserve">, </w:t>
      </w:r>
      <w:proofErr w:type="spellStart"/>
      <w:r w:rsidRPr="00623806">
        <w:rPr>
          <w:rFonts w:ascii="Helvetica" w:hAnsi="Helvetica"/>
          <w:lang w:val="es-ES"/>
        </w:rPr>
        <w:t>slick</w:t>
      </w:r>
      <w:proofErr w:type="spellEnd"/>
      <w:r w:rsidRPr="00623806">
        <w:rPr>
          <w:rFonts w:ascii="Helvetica" w:hAnsi="Helvetica"/>
          <w:lang w:val="es-ES"/>
        </w:rPr>
        <w:t xml:space="preserve"> and </w:t>
      </w:r>
      <w:proofErr w:type="spellStart"/>
      <w:r w:rsidRPr="00623806">
        <w:rPr>
          <w:rFonts w:ascii="Helvetica" w:hAnsi="Helvetica"/>
          <w:lang w:val="es-ES"/>
        </w:rPr>
        <w:t>gleaming</w:t>
      </w:r>
      <w:proofErr w:type="spellEnd"/>
      <w:r w:rsidRPr="00623806">
        <w:rPr>
          <w:rFonts w:ascii="Helvetica" w:hAnsi="Helvetica"/>
          <w:lang w:val="es-ES"/>
        </w:rPr>
        <w:t xml:space="preserve">. </w:t>
      </w:r>
      <w:proofErr w:type="spellStart"/>
      <w:r w:rsidRPr="00623806">
        <w:rPr>
          <w:rFonts w:ascii="Helvetica" w:hAnsi="Helvetica"/>
          <w:lang w:val="es-ES"/>
        </w:rPr>
        <w:t>Zeff’s</w:t>
      </w:r>
      <w:proofErr w:type="spellEnd"/>
      <w:r w:rsidRPr="00623806">
        <w:rPr>
          <w:rFonts w:ascii="Helvetica" w:hAnsi="Helvetica"/>
          <w:lang w:val="es-ES"/>
        </w:rPr>
        <w:t xml:space="preserve"> </w:t>
      </w:r>
      <w:proofErr w:type="spellStart"/>
      <w:r w:rsidRPr="00623806">
        <w:rPr>
          <w:rFonts w:ascii="Helvetica" w:hAnsi="Helvetica"/>
          <w:lang w:val="es-ES"/>
        </w:rPr>
        <w:t>fangs</w:t>
      </w:r>
      <w:proofErr w:type="spellEnd"/>
      <w:r w:rsidRPr="00623806">
        <w:rPr>
          <w:rFonts w:ascii="Helvetica" w:hAnsi="Helvetica"/>
          <w:lang w:val="es-ES"/>
        </w:rPr>
        <w:t xml:space="preserve"> </w:t>
      </w:r>
      <w:proofErr w:type="spellStart"/>
      <w:r w:rsidRPr="00623806">
        <w:rPr>
          <w:rFonts w:ascii="Helvetica" w:hAnsi="Helvetica"/>
          <w:lang w:val="es-ES"/>
        </w:rPr>
        <w:t>snapped</w:t>
      </w:r>
      <w:proofErr w:type="spellEnd"/>
      <w:r w:rsidRPr="00623806">
        <w:rPr>
          <w:rFonts w:ascii="Helvetica" w:hAnsi="Helvetica"/>
          <w:lang w:val="es-ES"/>
        </w:rPr>
        <w:t xml:space="preserve"> </w:t>
      </w:r>
      <w:proofErr w:type="spellStart"/>
      <w:r w:rsidRPr="00623806">
        <w:rPr>
          <w:rFonts w:ascii="Helvetica" w:hAnsi="Helvetica"/>
          <w:lang w:val="es-ES"/>
        </w:rPr>
        <w:t>inches</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William’s</w:t>
      </w:r>
      <w:proofErr w:type="spellEnd"/>
      <w:r w:rsidRPr="00623806">
        <w:rPr>
          <w:rFonts w:ascii="Helvetica" w:hAnsi="Helvetica"/>
          <w:lang w:val="es-ES"/>
        </w:rPr>
        <w:t xml:space="preserve"> </w:t>
      </w:r>
      <w:proofErr w:type="spellStart"/>
      <w:r w:rsidRPr="00623806">
        <w:rPr>
          <w:rFonts w:ascii="Helvetica" w:hAnsi="Helvetica"/>
          <w:lang w:val="es-ES"/>
        </w:rPr>
        <w:t>throat</w:t>
      </w:r>
      <w:proofErr w:type="spellEnd"/>
      <w:r w:rsidRPr="00623806">
        <w:rPr>
          <w:rFonts w:ascii="Helvetica" w:hAnsi="Helvetica"/>
          <w:lang w:val="es-ES"/>
        </w:rPr>
        <w:t xml:space="preserve">, </w:t>
      </w:r>
      <w:proofErr w:type="spellStart"/>
      <w:r w:rsidRPr="00623806">
        <w:rPr>
          <w:rFonts w:ascii="Helvetica" w:hAnsi="Helvetica"/>
          <w:lang w:val="es-ES"/>
        </w:rPr>
        <w:t>while</w:t>
      </w:r>
      <w:proofErr w:type="spellEnd"/>
      <w:r w:rsidRPr="00623806">
        <w:rPr>
          <w:rFonts w:ascii="Helvetica" w:hAnsi="Helvetica"/>
          <w:lang w:val="es-ES"/>
        </w:rPr>
        <w:t xml:space="preserve"> William </w:t>
      </w:r>
      <w:proofErr w:type="spellStart"/>
      <w:r w:rsidRPr="00623806">
        <w:rPr>
          <w:rFonts w:ascii="Helvetica" w:hAnsi="Helvetica"/>
          <w:lang w:val="es-ES"/>
        </w:rPr>
        <w:t>retaliated</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a brutal </w:t>
      </w:r>
      <w:proofErr w:type="spellStart"/>
      <w:r w:rsidRPr="00623806">
        <w:rPr>
          <w:rFonts w:ascii="Helvetica" w:hAnsi="Helvetica"/>
          <w:lang w:val="es-ES"/>
        </w:rPr>
        <w:t>headbutt</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sent</w:t>
      </w:r>
      <w:proofErr w:type="spellEnd"/>
      <w:r w:rsidRPr="00623806">
        <w:rPr>
          <w:rFonts w:ascii="Helvetica" w:hAnsi="Helvetica"/>
          <w:lang w:val="es-ES"/>
        </w:rPr>
        <w:t xml:space="preserve"> </w:t>
      </w: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staggering</w:t>
      </w:r>
      <w:proofErr w:type="spellEnd"/>
      <w:r w:rsidRPr="00623806">
        <w:rPr>
          <w:rFonts w:ascii="Helvetica" w:hAnsi="Helvetica"/>
          <w:lang w:val="es-ES"/>
        </w:rPr>
        <w:t>.</w:t>
      </w:r>
    </w:p>
    <w:p w14:paraId="06B1EB3F" w14:textId="2B83F97B"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t xml:space="preserve">More </w:t>
      </w:r>
      <w:proofErr w:type="spellStart"/>
      <w:r w:rsidRPr="00623806">
        <w:rPr>
          <w:rFonts w:ascii="Helvetica" w:hAnsi="Helvetica"/>
          <w:lang w:val="es-ES"/>
        </w:rPr>
        <w:t>than</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w:t>
      </w:r>
      <w:proofErr w:type="spellStart"/>
      <w:r w:rsidRPr="00623806">
        <w:rPr>
          <w:rFonts w:ascii="Helvetica" w:hAnsi="Helvetica"/>
          <w:lang w:val="es-ES"/>
        </w:rPr>
        <w:t>instinct</w:t>
      </w:r>
      <w:proofErr w:type="spellEnd"/>
      <w:r w:rsidRPr="00623806">
        <w:rPr>
          <w:rFonts w:ascii="Helvetica" w:hAnsi="Helvetica"/>
          <w:lang w:val="es-ES"/>
        </w:rPr>
        <w:t xml:space="preserve"> </w:t>
      </w:r>
      <w:proofErr w:type="spellStart"/>
      <w:r w:rsidRPr="00623806">
        <w:rPr>
          <w:rFonts w:ascii="Helvetica" w:hAnsi="Helvetica"/>
          <w:lang w:val="es-ES"/>
        </w:rPr>
        <w:t>drove</w:t>
      </w:r>
      <w:proofErr w:type="spellEnd"/>
      <w:r w:rsidRPr="00623806">
        <w:rPr>
          <w:rFonts w:ascii="Helvetica" w:hAnsi="Helvetica"/>
          <w:lang w:val="es-ES"/>
        </w:rPr>
        <w:t xml:space="preserve"> </w:t>
      </w:r>
      <w:proofErr w:type="spellStart"/>
      <w:r w:rsidRPr="00623806">
        <w:rPr>
          <w:rFonts w:ascii="Helvetica" w:hAnsi="Helvetica"/>
          <w:lang w:val="es-ES"/>
        </w:rPr>
        <w:t>every</w:t>
      </w:r>
      <w:proofErr w:type="spellEnd"/>
      <w:r w:rsidRPr="00623806">
        <w:rPr>
          <w:rFonts w:ascii="Helvetica" w:hAnsi="Helvetica"/>
          <w:lang w:val="es-ES"/>
        </w:rPr>
        <w:t xml:space="preserve"> strike—</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personal. Rage </w:t>
      </w:r>
      <w:proofErr w:type="spellStart"/>
      <w:r w:rsidRPr="00623806">
        <w:rPr>
          <w:rFonts w:ascii="Helvetica" w:hAnsi="Helvetica"/>
          <w:lang w:val="es-ES"/>
        </w:rPr>
        <w:t>pulsed</w:t>
      </w:r>
      <w:proofErr w:type="spellEnd"/>
      <w:r w:rsidRPr="00623806">
        <w:rPr>
          <w:rFonts w:ascii="Helvetica" w:hAnsi="Helvetica"/>
          <w:lang w:val="es-ES"/>
        </w:rPr>
        <w:t xml:space="preserve"> in </w:t>
      </w:r>
      <w:proofErr w:type="spellStart"/>
      <w:r w:rsidRPr="00623806">
        <w:rPr>
          <w:rFonts w:ascii="Helvetica" w:hAnsi="Helvetica"/>
          <w:lang w:val="es-ES"/>
        </w:rPr>
        <w:t>every</w:t>
      </w:r>
      <w:proofErr w:type="spellEnd"/>
      <w:r w:rsidRPr="00623806">
        <w:rPr>
          <w:rFonts w:ascii="Helvetica" w:hAnsi="Helvetica"/>
          <w:lang w:val="es-ES"/>
        </w:rPr>
        <w:t xml:space="preserve"> </w:t>
      </w:r>
      <w:proofErr w:type="spellStart"/>
      <w:r w:rsidRPr="00623806">
        <w:rPr>
          <w:rFonts w:ascii="Helvetica" w:hAnsi="Helvetica"/>
          <w:lang w:val="es-ES"/>
        </w:rPr>
        <w:t>movement</w:t>
      </w:r>
      <w:proofErr w:type="spellEnd"/>
      <w:r w:rsidRPr="00623806">
        <w:rPr>
          <w:rFonts w:ascii="Helvetica" w:hAnsi="Helvetica"/>
          <w:lang w:val="es-ES"/>
        </w:rPr>
        <w:t xml:space="preserve">. </w:t>
      </w:r>
      <w:proofErr w:type="spellStart"/>
      <w:r w:rsidRPr="00623806">
        <w:rPr>
          <w:rFonts w:ascii="Helvetica" w:hAnsi="Helvetica"/>
          <w:lang w:val="es-ES"/>
        </w:rPr>
        <w:t>Territory</w:t>
      </w:r>
      <w:proofErr w:type="spellEnd"/>
      <w:r w:rsidRPr="00623806">
        <w:rPr>
          <w:rFonts w:ascii="Helvetica" w:hAnsi="Helvetica"/>
          <w:lang w:val="es-ES"/>
        </w:rPr>
        <w:t xml:space="preserve">. </w:t>
      </w:r>
      <w:proofErr w:type="spellStart"/>
      <w:r w:rsidRPr="00623806">
        <w:rPr>
          <w:rFonts w:ascii="Helvetica" w:hAnsi="Helvetica"/>
          <w:lang w:val="es-ES"/>
        </w:rPr>
        <w:t>Power</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w:t>
      </w:r>
    </w:p>
    <w:p w14:paraId="2DBF6C2C" w14:textId="0998C68C"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They</w:t>
      </w:r>
      <w:proofErr w:type="spellEnd"/>
      <w:r w:rsidRPr="00623806">
        <w:rPr>
          <w:rFonts w:ascii="Helvetica" w:hAnsi="Helvetica"/>
          <w:lang w:val="es-ES"/>
        </w:rPr>
        <w:t xml:space="preserve"> </w:t>
      </w:r>
      <w:proofErr w:type="spellStart"/>
      <w:r w:rsidRPr="00623806">
        <w:rPr>
          <w:rFonts w:ascii="Helvetica" w:hAnsi="Helvetica"/>
          <w:lang w:val="es-ES"/>
        </w:rPr>
        <w:t>fought</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as </w:t>
      </w:r>
      <w:proofErr w:type="spellStart"/>
      <w:r w:rsidRPr="00623806">
        <w:rPr>
          <w:rFonts w:ascii="Helvetica" w:hAnsi="Helvetica"/>
          <w:lang w:val="es-ES"/>
        </w:rPr>
        <w:t>wolves</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as </w:t>
      </w:r>
      <w:proofErr w:type="spellStart"/>
      <w:r w:rsidRPr="00623806">
        <w:rPr>
          <w:rFonts w:ascii="Helvetica" w:hAnsi="Helvetica"/>
          <w:lang w:val="es-ES"/>
        </w:rPr>
        <w:t>rivals</w:t>
      </w:r>
      <w:proofErr w:type="spellEnd"/>
      <w:r w:rsidRPr="00623806">
        <w:rPr>
          <w:rFonts w:ascii="Helvetica" w:hAnsi="Helvetica"/>
          <w:lang w:val="es-ES"/>
        </w:rPr>
        <w:t>.</w:t>
      </w:r>
    </w:p>
    <w:p w14:paraId="24CE178D" w14:textId="643CBFD9"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t xml:space="preserve">William </w:t>
      </w:r>
      <w:proofErr w:type="spellStart"/>
      <w:r w:rsidRPr="00623806">
        <w:rPr>
          <w:rFonts w:ascii="Helvetica" w:hAnsi="Helvetica"/>
          <w:lang w:val="es-ES"/>
        </w:rPr>
        <w:t>lunged</w:t>
      </w:r>
      <w:proofErr w:type="spellEnd"/>
      <w:r w:rsidRPr="00623806">
        <w:rPr>
          <w:rFonts w:ascii="Helvetica" w:hAnsi="Helvetica"/>
          <w:lang w:val="es-ES"/>
        </w:rPr>
        <w:t xml:space="preserve">, </w:t>
      </w:r>
      <w:proofErr w:type="spellStart"/>
      <w:r w:rsidRPr="00623806">
        <w:rPr>
          <w:rFonts w:ascii="Helvetica" w:hAnsi="Helvetica"/>
          <w:lang w:val="es-ES"/>
        </w:rPr>
        <w:t>trying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overpower</w:t>
      </w:r>
      <w:proofErr w:type="spellEnd"/>
      <w:r w:rsidRPr="00623806">
        <w:rPr>
          <w:rFonts w:ascii="Helvetica" w:hAnsi="Helvetica"/>
          <w:lang w:val="es-ES"/>
        </w:rPr>
        <w:t xml:space="preserve"> </w:t>
      </w: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brute </w:t>
      </w:r>
      <w:proofErr w:type="spellStart"/>
      <w:r w:rsidRPr="00623806">
        <w:rPr>
          <w:rFonts w:ascii="Helvetica" w:hAnsi="Helvetica"/>
          <w:lang w:val="es-ES"/>
        </w:rPr>
        <w:t>strength</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Zeff</w:t>
      </w:r>
      <w:proofErr w:type="spellEnd"/>
      <w:r w:rsidRPr="00623806">
        <w:rPr>
          <w:rFonts w:ascii="Helvetica" w:hAnsi="Helvetica"/>
          <w:lang w:val="es-ES"/>
        </w:rPr>
        <w:t xml:space="preserve"> </w:t>
      </w:r>
      <w:proofErr w:type="spellStart"/>
      <w:r w:rsidRPr="00623806">
        <w:rPr>
          <w:rFonts w:ascii="Helvetica" w:hAnsi="Helvetica"/>
          <w:lang w:val="es-ES"/>
        </w:rPr>
        <w:t>ducked</w:t>
      </w:r>
      <w:proofErr w:type="spellEnd"/>
      <w:r w:rsidRPr="00623806">
        <w:rPr>
          <w:rFonts w:ascii="Helvetica" w:hAnsi="Helvetica"/>
          <w:lang w:val="es-ES"/>
        </w:rPr>
        <w:t xml:space="preserve"> </w:t>
      </w:r>
      <w:proofErr w:type="spellStart"/>
      <w:r w:rsidRPr="00623806">
        <w:rPr>
          <w:rFonts w:ascii="Helvetica" w:hAnsi="Helvetica"/>
          <w:lang w:val="es-ES"/>
        </w:rPr>
        <w:t>low</w:t>
      </w:r>
      <w:proofErr w:type="spellEnd"/>
      <w:r w:rsidRPr="00623806">
        <w:rPr>
          <w:rFonts w:ascii="Helvetica" w:hAnsi="Helvetica"/>
          <w:lang w:val="es-ES"/>
        </w:rPr>
        <w:t xml:space="preserve">, </w:t>
      </w:r>
      <w:proofErr w:type="spellStart"/>
      <w:r w:rsidRPr="00623806">
        <w:rPr>
          <w:rFonts w:ascii="Helvetica" w:hAnsi="Helvetica"/>
          <w:lang w:val="es-ES"/>
        </w:rPr>
        <w:t>driving</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shoulder</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William’s</w:t>
      </w:r>
      <w:proofErr w:type="spellEnd"/>
      <w:r w:rsidRPr="00623806">
        <w:rPr>
          <w:rFonts w:ascii="Helvetica" w:hAnsi="Helvetica"/>
          <w:lang w:val="es-ES"/>
        </w:rPr>
        <w:t xml:space="preserve"> </w:t>
      </w:r>
      <w:proofErr w:type="spellStart"/>
      <w:r w:rsidRPr="00623806">
        <w:rPr>
          <w:rFonts w:ascii="Helvetica" w:hAnsi="Helvetica"/>
          <w:lang w:val="es-ES"/>
        </w:rPr>
        <w:t>ribs</w:t>
      </w:r>
      <w:proofErr w:type="spellEnd"/>
      <w:r w:rsidRPr="00623806">
        <w:rPr>
          <w:rFonts w:ascii="Helvetica" w:hAnsi="Helvetica"/>
          <w:lang w:val="es-ES"/>
        </w:rPr>
        <w:t xml:space="preserve"> and </w:t>
      </w:r>
      <w:proofErr w:type="spellStart"/>
      <w:r w:rsidRPr="00623806">
        <w:rPr>
          <w:rFonts w:ascii="Helvetica" w:hAnsi="Helvetica"/>
          <w:lang w:val="es-ES"/>
        </w:rPr>
        <w:t>flipping</w:t>
      </w:r>
      <w:proofErr w:type="spellEnd"/>
      <w:r w:rsidRPr="00623806">
        <w:rPr>
          <w:rFonts w:ascii="Helvetica" w:hAnsi="Helvetica"/>
          <w:lang w:val="es-ES"/>
        </w:rPr>
        <w:t xml:space="preserve"> </w:t>
      </w:r>
      <w:proofErr w:type="spellStart"/>
      <w:r w:rsidRPr="00623806">
        <w:rPr>
          <w:rFonts w:ascii="Helvetica" w:hAnsi="Helvetica"/>
          <w:lang w:val="es-ES"/>
        </w:rPr>
        <w:t>him</w:t>
      </w:r>
      <w:proofErr w:type="spellEnd"/>
      <w:r w:rsidRPr="00623806">
        <w:rPr>
          <w:rFonts w:ascii="Helvetica" w:hAnsi="Helvetica"/>
          <w:lang w:val="es-ES"/>
        </w:rPr>
        <w:t xml:space="preserve"> onto </w:t>
      </w:r>
      <w:proofErr w:type="spellStart"/>
      <w:r w:rsidRPr="00623806">
        <w:rPr>
          <w:rFonts w:ascii="Helvetica" w:hAnsi="Helvetica"/>
          <w:lang w:val="es-ES"/>
        </w:rPr>
        <w:t>his</w:t>
      </w:r>
      <w:proofErr w:type="spellEnd"/>
      <w:r w:rsidRPr="00623806">
        <w:rPr>
          <w:rFonts w:ascii="Helvetica" w:hAnsi="Helvetica"/>
          <w:lang w:val="es-ES"/>
        </w:rPr>
        <w:t xml:space="preserve"> back. </w:t>
      </w:r>
      <w:proofErr w:type="spellStart"/>
      <w:r w:rsidRPr="00623806">
        <w:rPr>
          <w:rFonts w:ascii="Helvetica" w:hAnsi="Helvetica"/>
          <w:lang w:val="es-ES"/>
        </w:rPr>
        <w:t>The</w:t>
      </w:r>
      <w:proofErr w:type="spellEnd"/>
      <w:r w:rsidRPr="00623806">
        <w:rPr>
          <w:rFonts w:ascii="Helvetica" w:hAnsi="Helvetica"/>
          <w:lang w:val="es-ES"/>
        </w:rPr>
        <w:t xml:space="preserve"> light </w:t>
      </w:r>
      <w:proofErr w:type="spellStart"/>
      <w:r w:rsidRPr="00623806">
        <w:rPr>
          <w:rFonts w:ascii="Helvetica" w:hAnsi="Helvetica"/>
          <w:lang w:val="es-ES"/>
        </w:rPr>
        <w:t>brown</w:t>
      </w:r>
      <w:proofErr w:type="spellEnd"/>
      <w:r w:rsidRPr="00623806">
        <w:rPr>
          <w:rFonts w:ascii="Helvetica" w:hAnsi="Helvetica"/>
          <w:lang w:val="es-ES"/>
        </w:rPr>
        <w:t xml:space="preserve"> </w:t>
      </w:r>
      <w:proofErr w:type="spellStart"/>
      <w:r w:rsidRPr="00623806">
        <w:rPr>
          <w:rFonts w:ascii="Helvetica" w:hAnsi="Helvetica"/>
          <w:lang w:val="es-ES"/>
        </w:rPr>
        <w:t>wolf</w:t>
      </w:r>
      <w:proofErr w:type="spellEnd"/>
      <w:r w:rsidRPr="00623806">
        <w:rPr>
          <w:rFonts w:ascii="Helvetica" w:hAnsi="Helvetica"/>
          <w:lang w:val="es-ES"/>
        </w:rPr>
        <w:t xml:space="preserve"> </w:t>
      </w:r>
      <w:proofErr w:type="spellStart"/>
      <w:r w:rsidRPr="00623806">
        <w:rPr>
          <w:rFonts w:ascii="Helvetica" w:hAnsi="Helvetica"/>
          <w:lang w:val="es-ES"/>
        </w:rPr>
        <w:t>snarled</w:t>
      </w:r>
      <w:proofErr w:type="spellEnd"/>
      <w:r w:rsidRPr="00623806">
        <w:rPr>
          <w:rFonts w:ascii="Helvetica" w:hAnsi="Helvetica"/>
          <w:lang w:val="es-ES"/>
        </w:rPr>
        <w:t xml:space="preserve"> and </w:t>
      </w:r>
      <w:proofErr w:type="spellStart"/>
      <w:r w:rsidRPr="00623806">
        <w:rPr>
          <w:rFonts w:ascii="Helvetica" w:hAnsi="Helvetica"/>
          <w:lang w:val="es-ES"/>
        </w:rPr>
        <w:t>scrambled</w:t>
      </w:r>
      <w:proofErr w:type="spellEnd"/>
      <w:r w:rsidRPr="00623806">
        <w:rPr>
          <w:rFonts w:ascii="Helvetica" w:hAnsi="Helvetica"/>
          <w:lang w:val="es-ES"/>
        </w:rPr>
        <w:t xml:space="preserve"> </w:t>
      </w:r>
      <w:proofErr w:type="spellStart"/>
      <w:r w:rsidRPr="00623806">
        <w:rPr>
          <w:rFonts w:ascii="Helvetica" w:hAnsi="Helvetica"/>
          <w:lang w:val="es-ES"/>
        </w:rPr>
        <w:t>upright</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hackles</w:t>
      </w:r>
      <w:proofErr w:type="spellEnd"/>
      <w:r w:rsidRPr="00623806">
        <w:rPr>
          <w:rFonts w:ascii="Helvetica" w:hAnsi="Helvetica"/>
          <w:lang w:val="es-ES"/>
        </w:rPr>
        <w:t xml:space="preserve"> </w:t>
      </w:r>
      <w:proofErr w:type="spellStart"/>
      <w:r w:rsidRPr="00623806">
        <w:rPr>
          <w:rFonts w:ascii="Helvetica" w:hAnsi="Helvetica"/>
          <w:lang w:val="es-ES"/>
        </w:rPr>
        <w:t>bristling</w:t>
      </w:r>
      <w:proofErr w:type="spellEnd"/>
      <w:r w:rsidRPr="00623806">
        <w:rPr>
          <w:rFonts w:ascii="Helvetica" w:hAnsi="Helvetica"/>
          <w:lang w:val="es-ES"/>
        </w:rPr>
        <w:t xml:space="preserve"> as saliva </w:t>
      </w:r>
      <w:proofErr w:type="spellStart"/>
      <w:r w:rsidRPr="00623806">
        <w:rPr>
          <w:rFonts w:ascii="Helvetica" w:hAnsi="Helvetica"/>
          <w:lang w:val="es-ES"/>
        </w:rPr>
        <w:t>dripped</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his</w:t>
      </w:r>
      <w:proofErr w:type="spellEnd"/>
      <w:r w:rsidRPr="00623806">
        <w:rPr>
          <w:rFonts w:ascii="Helvetica" w:hAnsi="Helvetica"/>
          <w:lang w:val="es-ES"/>
        </w:rPr>
        <w:t xml:space="preserve"> </w:t>
      </w:r>
      <w:proofErr w:type="spellStart"/>
      <w:r w:rsidRPr="00623806">
        <w:rPr>
          <w:rFonts w:ascii="Helvetica" w:hAnsi="Helvetica"/>
          <w:lang w:val="es-ES"/>
        </w:rPr>
        <w:t>bared</w:t>
      </w:r>
      <w:proofErr w:type="spellEnd"/>
      <w:r w:rsidRPr="00623806">
        <w:rPr>
          <w:rFonts w:ascii="Helvetica" w:hAnsi="Helvetica"/>
          <w:lang w:val="es-ES"/>
        </w:rPr>
        <w:t xml:space="preserve"> </w:t>
      </w:r>
      <w:proofErr w:type="spellStart"/>
      <w:r w:rsidRPr="00623806">
        <w:rPr>
          <w:rFonts w:ascii="Helvetica" w:hAnsi="Helvetica"/>
          <w:lang w:val="es-ES"/>
        </w:rPr>
        <w:t>teeth</w:t>
      </w:r>
      <w:proofErr w:type="spellEnd"/>
      <w:r w:rsidRPr="00623806">
        <w:rPr>
          <w:rFonts w:ascii="Helvetica" w:hAnsi="Helvetica"/>
          <w:lang w:val="es-ES"/>
        </w:rPr>
        <w:t xml:space="preserve">. </w:t>
      </w:r>
      <w:proofErr w:type="spellStart"/>
      <w:r w:rsidRPr="00623806">
        <w:rPr>
          <w:rFonts w:ascii="Helvetica" w:hAnsi="Helvetica"/>
          <w:lang w:val="es-ES"/>
        </w:rPr>
        <w:t>Their</w:t>
      </w:r>
      <w:proofErr w:type="spellEnd"/>
      <w:r w:rsidRPr="00623806">
        <w:rPr>
          <w:rFonts w:ascii="Helvetica" w:hAnsi="Helvetica"/>
          <w:lang w:val="es-ES"/>
        </w:rPr>
        <w:t xml:space="preserve"> </w:t>
      </w:r>
      <w:proofErr w:type="spellStart"/>
      <w:r w:rsidRPr="00623806">
        <w:rPr>
          <w:rFonts w:ascii="Helvetica" w:hAnsi="Helvetica"/>
          <w:lang w:val="es-ES"/>
        </w:rPr>
        <w:t>growls</w:t>
      </w:r>
      <w:proofErr w:type="spellEnd"/>
      <w:r w:rsidRPr="00623806">
        <w:rPr>
          <w:rFonts w:ascii="Helvetica" w:hAnsi="Helvetica"/>
          <w:lang w:val="es-ES"/>
        </w:rPr>
        <w:t xml:space="preserve"> </w:t>
      </w:r>
      <w:proofErr w:type="spellStart"/>
      <w:r w:rsidRPr="00623806">
        <w:rPr>
          <w:rFonts w:ascii="Helvetica" w:hAnsi="Helvetica"/>
          <w:lang w:val="es-ES"/>
        </w:rPr>
        <w:t>became</w:t>
      </w:r>
      <w:proofErr w:type="spellEnd"/>
      <w:r w:rsidRPr="00623806">
        <w:rPr>
          <w:rFonts w:ascii="Helvetica" w:hAnsi="Helvetica"/>
          <w:lang w:val="es-ES"/>
        </w:rPr>
        <w:t xml:space="preserve"> a </w:t>
      </w:r>
      <w:proofErr w:type="spellStart"/>
      <w:r w:rsidRPr="00623806">
        <w:rPr>
          <w:rFonts w:ascii="Helvetica" w:hAnsi="Helvetica"/>
          <w:lang w:val="es-ES"/>
        </w:rPr>
        <w:t>language</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their</w:t>
      </w:r>
      <w:proofErr w:type="spellEnd"/>
      <w:r w:rsidRPr="00623806">
        <w:rPr>
          <w:rFonts w:ascii="Helvetica" w:hAnsi="Helvetica"/>
          <w:lang w:val="es-ES"/>
        </w:rPr>
        <w:t xml:space="preserve"> </w:t>
      </w:r>
      <w:proofErr w:type="spellStart"/>
      <w:r w:rsidRPr="00623806">
        <w:rPr>
          <w:rFonts w:ascii="Helvetica" w:hAnsi="Helvetica"/>
          <w:lang w:val="es-ES"/>
        </w:rPr>
        <w:t>own</w:t>
      </w:r>
      <w:proofErr w:type="spellEnd"/>
      <w:r w:rsidRPr="00623806">
        <w:rPr>
          <w:rFonts w:ascii="Helvetica" w:hAnsi="Helvetica"/>
          <w:lang w:val="es-ES"/>
        </w:rPr>
        <w:t>—</w:t>
      </w:r>
      <w:proofErr w:type="spellStart"/>
      <w:r w:rsidRPr="00623806">
        <w:rPr>
          <w:rFonts w:ascii="Helvetica" w:hAnsi="Helvetica"/>
          <w:lang w:val="es-ES"/>
        </w:rPr>
        <w:t>ancient</w:t>
      </w:r>
      <w:proofErr w:type="spellEnd"/>
      <w:r w:rsidRPr="00623806">
        <w:rPr>
          <w:rFonts w:ascii="Helvetica" w:hAnsi="Helvetica"/>
          <w:lang w:val="es-ES"/>
        </w:rPr>
        <w:t xml:space="preserve">, primal, full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challenge</w:t>
      </w:r>
      <w:proofErr w:type="spellEnd"/>
      <w:r w:rsidRPr="00623806">
        <w:rPr>
          <w:rFonts w:ascii="Helvetica" w:hAnsi="Helvetica"/>
          <w:lang w:val="es-ES"/>
        </w:rPr>
        <w:t xml:space="preserve"> and </w:t>
      </w:r>
      <w:proofErr w:type="spellStart"/>
      <w:proofErr w:type="gramStart"/>
      <w:r w:rsidRPr="00623806">
        <w:rPr>
          <w:rFonts w:ascii="Helvetica" w:hAnsi="Helvetica"/>
          <w:lang w:val="es-ES"/>
        </w:rPr>
        <w:t>warning</w:t>
      </w:r>
      <w:proofErr w:type="spellEnd"/>
      <w:proofErr w:type="gramEnd"/>
      <w:r w:rsidRPr="00623806">
        <w:rPr>
          <w:rFonts w:ascii="Helvetica" w:hAnsi="Helvetica"/>
          <w:lang w:val="es-ES"/>
        </w:rPr>
        <w:t>.</w:t>
      </w:r>
    </w:p>
    <w:p w14:paraId="3655026B" w14:textId="18AA9C59"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Sparks</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magic</w:t>
      </w:r>
      <w:proofErr w:type="spellEnd"/>
      <w:r w:rsidRPr="00623806">
        <w:rPr>
          <w:rFonts w:ascii="Helvetica" w:hAnsi="Helvetica"/>
          <w:lang w:val="es-ES"/>
        </w:rPr>
        <w:t xml:space="preserve"> </w:t>
      </w:r>
      <w:proofErr w:type="spellStart"/>
      <w:r w:rsidRPr="00623806">
        <w:rPr>
          <w:rFonts w:ascii="Helvetica" w:hAnsi="Helvetica"/>
          <w:lang w:val="es-ES"/>
        </w:rPr>
        <w:t>laced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air, </w:t>
      </w:r>
      <w:proofErr w:type="spellStart"/>
      <w:r w:rsidRPr="00623806">
        <w:rPr>
          <w:rFonts w:ascii="Helvetica" w:hAnsi="Helvetica"/>
          <w:lang w:val="es-ES"/>
        </w:rPr>
        <w:t>static</w:t>
      </w:r>
      <w:proofErr w:type="spellEnd"/>
      <w:r w:rsidRPr="00623806">
        <w:rPr>
          <w:rFonts w:ascii="Helvetica" w:hAnsi="Helvetica"/>
          <w:lang w:val="es-ES"/>
        </w:rPr>
        <w:t xml:space="preserve"> </w:t>
      </w:r>
      <w:proofErr w:type="spellStart"/>
      <w:r w:rsidRPr="00623806">
        <w:rPr>
          <w:rFonts w:ascii="Helvetica" w:hAnsi="Helvetica"/>
          <w:lang w:val="es-ES"/>
        </w:rPr>
        <w:t>buzzing</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night</w:t>
      </w:r>
      <w:proofErr w:type="spellEnd"/>
      <w:r w:rsidRPr="00623806">
        <w:rPr>
          <w:rFonts w:ascii="Helvetica" w:hAnsi="Helvetica"/>
          <w:lang w:val="es-ES"/>
        </w:rPr>
        <w:t xml:space="preserve">. I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feel</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—tangible,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storm</w:t>
      </w:r>
      <w:proofErr w:type="spellEnd"/>
      <w:r w:rsidRPr="00623806">
        <w:rPr>
          <w:rFonts w:ascii="Helvetica" w:hAnsi="Helvetica"/>
          <w:lang w:val="es-ES"/>
        </w:rPr>
        <w:t xml:space="preserve"> </w:t>
      </w:r>
      <w:proofErr w:type="spellStart"/>
      <w:r w:rsidRPr="00623806">
        <w:rPr>
          <w:rFonts w:ascii="Helvetica" w:hAnsi="Helvetica"/>
          <w:lang w:val="es-ES"/>
        </w:rPr>
        <w:t>winds</w:t>
      </w:r>
      <w:proofErr w:type="spellEnd"/>
      <w:r w:rsidRPr="00623806">
        <w:rPr>
          <w:rFonts w:ascii="Helvetica" w:hAnsi="Helvetica"/>
          <w:lang w:val="es-ES"/>
        </w:rPr>
        <w:t xml:space="preserve"> pressing </w:t>
      </w:r>
      <w:proofErr w:type="spellStart"/>
      <w:r w:rsidRPr="00623806">
        <w:rPr>
          <w:rFonts w:ascii="Helvetica" w:hAnsi="Helvetica"/>
          <w:lang w:val="es-ES"/>
        </w:rPr>
        <w:t>against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skin.</w:t>
      </w:r>
    </w:p>
    <w:p w14:paraId="25DE15A3" w14:textId="1015354E"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sat</w:t>
      </w:r>
      <w:proofErr w:type="spellEnd"/>
      <w:r w:rsidRPr="00623806">
        <w:rPr>
          <w:rFonts w:ascii="Helvetica" w:hAnsi="Helvetica"/>
          <w:lang w:val="es-ES"/>
        </w:rPr>
        <w:t xml:space="preserve"> </w:t>
      </w:r>
      <w:proofErr w:type="spellStart"/>
      <w:r w:rsidRPr="00623806">
        <w:rPr>
          <w:rFonts w:ascii="Helvetica" w:hAnsi="Helvetica"/>
          <w:lang w:val="es-ES"/>
        </w:rPr>
        <w:t>frozen</w:t>
      </w:r>
      <w:proofErr w:type="spellEnd"/>
      <w:r w:rsidRPr="00623806">
        <w:rPr>
          <w:rFonts w:ascii="Helvetica" w:hAnsi="Helvetica"/>
          <w:lang w:val="es-ES"/>
        </w:rPr>
        <w:t xml:space="preserve">, </w:t>
      </w:r>
      <w:proofErr w:type="spellStart"/>
      <w:r w:rsidRPr="00623806">
        <w:rPr>
          <w:rFonts w:ascii="Helvetica" w:hAnsi="Helvetica"/>
          <w:lang w:val="es-ES"/>
        </w:rPr>
        <w:t>yet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heart</w:t>
      </w:r>
      <w:proofErr w:type="spellEnd"/>
      <w:r w:rsidRPr="00623806">
        <w:rPr>
          <w:rFonts w:ascii="Helvetica" w:hAnsi="Helvetica"/>
          <w:lang w:val="es-ES"/>
        </w:rPr>
        <w:t xml:space="preserve"> </w:t>
      </w:r>
      <w:proofErr w:type="spellStart"/>
      <w:r w:rsidRPr="00623806">
        <w:rPr>
          <w:rFonts w:ascii="Helvetica" w:hAnsi="Helvetica"/>
          <w:lang w:val="es-ES"/>
        </w:rPr>
        <w:t>screamed</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stop. “</w:t>
      </w:r>
      <w:proofErr w:type="spellStart"/>
      <w:r w:rsidRPr="00623806">
        <w:rPr>
          <w:rFonts w:ascii="Helvetica" w:hAnsi="Helvetica"/>
          <w:lang w:val="es-ES"/>
        </w:rPr>
        <w:t>Please</w:t>
      </w:r>
      <w:proofErr w:type="spellEnd"/>
      <w:r w:rsidRPr="00623806">
        <w:rPr>
          <w:rFonts w:ascii="Helvetica" w:hAnsi="Helvetica"/>
          <w:lang w:val="es-ES"/>
        </w:rPr>
        <w:t xml:space="preserve">,” I </w:t>
      </w:r>
      <w:proofErr w:type="spellStart"/>
      <w:r w:rsidRPr="00623806">
        <w:rPr>
          <w:rFonts w:ascii="Helvetica" w:hAnsi="Helvetica"/>
          <w:lang w:val="es-ES"/>
        </w:rPr>
        <w:t>whispered</w:t>
      </w:r>
      <w:proofErr w:type="spellEnd"/>
      <w:r w:rsidRPr="00623806">
        <w:rPr>
          <w:rFonts w:ascii="Helvetica" w:hAnsi="Helvetica"/>
          <w:lang w:val="es-ES"/>
        </w:rPr>
        <w:t>. “</w:t>
      </w:r>
      <w:proofErr w:type="spellStart"/>
      <w:r w:rsidRPr="00623806">
        <w:rPr>
          <w:rFonts w:ascii="Helvetica" w:hAnsi="Helvetica"/>
          <w:lang w:val="es-ES"/>
        </w:rPr>
        <w:t>Please</w:t>
      </w:r>
      <w:proofErr w:type="spellEnd"/>
      <w:r w:rsidRPr="00623806">
        <w:rPr>
          <w:rFonts w:ascii="Helvetica" w:hAnsi="Helvetica"/>
          <w:lang w:val="es-ES"/>
        </w:rPr>
        <w:t xml:space="preserve"> stop.”</w:t>
      </w:r>
    </w:p>
    <w:p w14:paraId="5AEF3F2C" w14:textId="5002A232"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they</w:t>
      </w:r>
      <w:proofErr w:type="spellEnd"/>
      <w:r w:rsidRPr="00623806">
        <w:rPr>
          <w:rFonts w:ascii="Helvetica" w:hAnsi="Helvetica"/>
          <w:lang w:val="es-ES"/>
        </w:rPr>
        <w:t xml:space="preserve">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hear</w:t>
      </w:r>
      <w:proofErr w:type="spellEnd"/>
      <w:r w:rsidRPr="00623806">
        <w:rPr>
          <w:rFonts w:ascii="Helvetica" w:hAnsi="Helvetica"/>
          <w:lang w:val="es-ES"/>
        </w:rPr>
        <w:t xml:space="preserve"> me. </w:t>
      </w:r>
      <w:proofErr w:type="spellStart"/>
      <w:r w:rsidRPr="00623806">
        <w:rPr>
          <w:rFonts w:ascii="Helvetica" w:hAnsi="Helvetica"/>
          <w:lang w:val="es-ES"/>
        </w:rPr>
        <w:t>Or</w:t>
      </w:r>
      <w:proofErr w:type="spellEnd"/>
      <w:r w:rsidRPr="00623806">
        <w:rPr>
          <w:rFonts w:ascii="Helvetica" w:hAnsi="Helvetica"/>
          <w:lang w:val="es-ES"/>
        </w:rPr>
        <w:t xml:space="preserve"> </w:t>
      </w:r>
      <w:proofErr w:type="spellStart"/>
      <w:r w:rsidRPr="00623806">
        <w:rPr>
          <w:rFonts w:ascii="Helvetica" w:hAnsi="Helvetica"/>
          <w:lang w:val="es-ES"/>
        </w:rPr>
        <w:t>maybe</w:t>
      </w:r>
      <w:proofErr w:type="spellEnd"/>
      <w:r w:rsidRPr="00623806">
        <w:rPr>
          <w:rFonts w:ascii="Helvetica" w:hAnsi="Helvetica"/>
          <w:lang w:val="es-ES"/>
        </w:rPr>
        <w:t xml:space="preserve"> </w:t>
      </w:r>
      <w:proofErr w:type="spellStart"/>
      <w:r w:rsidRPr="00623806">
        <w:rPr>
          <w:rFonts w:ascii="Helvetica" w:hAnsi="Helvetica"/>
          <w:lang w:val="es-ES"/>
        </w:rPr>
        <w:t>they</w:t>
      </w:r>
      <w:proofErr w:type="spellEnd"/>
      <w:r w:rsidRPr="00623806">
        <w:rPr>
          <w:rFonts w:ascii="Helvetica" w:hAnsi="Helvetica"/>
          <w:lang w:val="es-ES"/>
        </w:rPr>
        <w:t xml:space="preserve"> </w:t>
      </w:r>
      <w:proofErr w:type="spellStart"/>
      <w:r w:rsidRPr="00623806">
        <w:rPr>
          <w:rFonts w:ascii="Helvetica" w:hAnsi="Helvetica"/>
          <w:lang w:val="es-ES"/>
        </w:rPr>
        <w:t>couldn’t</w:t>
      </w:r>
      <w:proofErr w:type="spellEnd"/>
      <w:r w:rsidRPr="00623806">
        <w:rPr>
          <w:rFonts w:ascii="Helvetica" w:hAnsi="Helvetica"/>
          <w:lang w:val="es-ES"/>
        </w:rPr>
        <w:t>.</w:t>
      </w:r>
    </w:p>
    <w:p w14:paraId="5E18A068" w14:textId="7A3B4CEA"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wolves</w:t>
      </w:r>
      <w:proofErr w:type="spellEnd"/>
      <w:r w:rsidRPr="00623806">
        <w:rPr>
          <w:rFonts w:ascii="Helvetica" w:hAnsi="Helvetica"/>
          <w:lang w:val="es-ES"/>
        </w:rPr>
        <w:t xml:space="preserve"> </w:t>
      </w:r>
      <w:proofErr w:type="spellStart"/>
      <w:r w:rsidRPr="00623806">
        <w:rPr>
          <w:rFonts w:ascii="Helvetica" w:hAnsi="Helvetica"/>
          <w:lang w:val="es-ES"/>
        </w:rPr>
        <w:t>collided</w:t>
      </w:r>
      <w:proofErr w:type="spellEnd"/>
      <w:r w:rsidRPr="00623806">
        <w:rPr>
          <w:rFonts w:ascii="Helvetica" w:hAnsi="Helvetica"/>
          <w:lang w:val="es-ES"/>
        </w:rPr>
        <w:t xml:space="preserve"> </w:t>
      </w:r>
      <w:proofErr w:type="spellStart"/>
      <w:r w:rsidRPr="00623806">
        <w:rPr>
          <w:rFonts w:ascii="Helvetica" w:hAnsi="Helvetica"/>
          <w:lang w:val="es-ES"/>
        </w:rPr>
        <w:t>again</w:t>
      </w:r>
      <w:proofErr w:type="spellEnd"/>
      <w:r w:rsidRPr="00623806">
        <w:rPr>
          <w:rFonts w:ascii="Helvetica" w:hAnsi="Helvetica"/>
          <w:lang w:val="es-ES"/>
        </w:rPr>
        <w:t>—</w:t>
      </w:r>
      <w:proofErr w:type="spellStart"/>
      <w:r w:rsidRPr="00623806">
        <w:rPr>
          <w:rFonts w:ascii="Helvetica" w:hAnsi="Helvetica"/>
          <w:lang w:val="es-ES"/>
        </w:rPr>
        <w:t>black</w:t>
      </w:r>
      <w:proofErr w:type="spellEnd"/>
      <w:r w:rsidRPr="00623806">
        <w:rPr>
          <w:rFonts w:ascii="Helvetica" w:hAnsi="Helvetica"/>
          <w:lang w:val="es-ES"/>
        </w:rPr>
        <w:t xml:space="preserve"> and </w:t>
      </w:r>
      <w:proofErr w:type="spellStart"/>
      <w:r w:rsidRPr="00623806">
        <w:rPr>
          <w:rFonts w:ascii="Helvetica" w:hAnsi="Helvetica"/>
          <w:lang w:val="es-ES"/>
        </w:rPr>
        <w:t>brown</w:t>
      </w:r>
      <w:proofErr w:type="spellEnd"/>
      <w:r w:rsidRPr="00623806">
        <w:rPr>
          <w:rFonts w:ascii="Helvetica" w:hAnsi="Helvetica"/>
          <w:lang w:val="es-ES"/>
        </w:rPr>
        <w:t xml:space="preserve">, </w:t>
      </w:r>
      <w:proofErr w:type="spellStart"/>
      <w:r w:rsidRPr="00623806">
        <w:rPr>
          <w:rFonts w:ascii="Helvetica" w:hAnsi="Helvetica"/>
          <w:lang w:val="es-ES"/>
        </w:rPr>
        <w:t>fury</w:t>
      </w:r>
      <w:proofErr w:type="spellEnd"/>
      <w:r w:rsidRPr="00623806">
        <w:rPr>
          <w:rFonts w:ascii="Helvetica" w:hAnsi="Helvetica"/>
          <w:lang w:val="es-ES"/>
        </w:rPr>
        <w:t xml:space="preserve"> and </w:t>
      </w:r>
      <w:proofErr w:type="spellStart"/>
      <w:r w:rsidRPr="00623806">
        <w:rPr>
          <w:rFonts w:ascii="Helvetica" w:hAnsi="Helvetica"/>
          <w:lang w:val="es-ES"/>
        </w:rPr>
        <w:t>force</w:t>
      </w:r>
      <w:proofErr w:type="spellEnd"/>
      <w:r w:rsidRPr="00623806">
        <w:rPr>
          <w:rFonts w:ascii="Helvetica" w:hAnsi="Helvetica"/>
          <w:lang w:val="es-ES"/>
        </w:rPr>
        <w:t>—</w:t>
      </w:r>
      <w:proofErr w:type="spellStart"/>
      <w:r w:rsidRPr="00623806">
        <w:rPr>
          <w:rFonts w:ascii="Helvetica" w:hAnsi="Helvetica"/>
          <w:lang w:val="es-ES"/>
        </w:rPr>
        <w:t>slamming</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each</w:t>
      </w:r>
      <w:proofErr w:type="spellEnd"/>
      <w:r w:rsidRPr="00623806">
        <w:rPr>
          <w:rFonts w:ascii="Helvetica" w:hAnsi="Helvetica"/>
          <w:lang w:val="es-ES"/>
        </w:rPr>
        <w:t xml:space="preserve"> </w:t>
      </w:r>
      <w:proofErr w:type="spellStart"/>
      <w:r w:rsidRPr="00623806">
        <w:rPr>
          <w:rFonts w:ascii="Helvetica" w:hAnsi="Helvetica"/>
          <w:lang w:val="es-ES"/>
        </w:rPr>
        <w:t>other</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a final, </w:t>
      </w:r>
      <w:proofErr w:type="spellStart"/>
      <w:r w:rsidRPr="00623806">
        <w:rPr>
          <w:rFonts w:ascii="Helvetica" w:hAnsi="Helvetica"/>
          <w:lang w:val="es-ES"/>
        </w:rPr>
        <w:t>earth-shaking</w:t>
      </w:r>
      <w:proofErr w:type="spellEnd"/>
      <w:r w:rsidRPr="00623806">
        <w:rPr>
          <w:rFonts w:ascii="Helvetica" w:hAnsi="Helvetica"/>
          <w:lang w:val="es-ES"/>
        </w:rPr>
        <w:t xml:space="preserve"> </w:t>
      </w:r>
      <w:proofErr w:type="spellStart"/>
      <w:r w:rsidRPr="00623806">
        <w:rPr>
          <w:rFonts w:ascii="Helvetica" w:hAnsi="Helvetica"/>
          <w:lang w:val="es-ES"/>
        </w:rPr>
        <w:t>impact</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seemed</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gramStart"/>
      <w:r w:rsidRPr="00623806">
        <w:rPr>
          <w:rFonts w:ascii="Helvetica" w:hAnsi="Helvetica"/>
          <w:lang w:val="es-ES"/>
        </w:rPr>
        <w:t>crack</w:t>
      </w:r>
      <w:proofErr w:type="gram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world</w:t>
      </w:r>
      <w:proofErr w:type="spellEnd"/>
      <w:r w:rsidRPr="00623806">
        <w:rPr>
          <w:rFonts w:ascii="Helvetica" w:hAnsi="Helvetica"/>
          <w:lang w:val="es-ES"/>
        </w:rPr>
        <w:t xml:space="preserve"> open </w:t>
      </w:r>
      <w:proofErr w:type="spellStart"/>
      <w:r w:rsidRPr="00623806">
        <w:rPr>
          <w:rFonts w:ascii="Helvetica" w:hAnsi="Helvetica"/>
          <w:lang w:val="es-ES"/>
        </w:rPr>
        <w:t>around</w:t>
      </w:r>
      <w:proofErr w:type="spellEnd"/>
      <w:r w:rsidRPr="00623806">
        <w:rPr>
          <w:rFonts w:ascii="Helvetica" w:hAnsi="Helvetica"/>
          <w:lang w:val="es-ES"/>
        </w:rPr>
        <w:t xml:space="preserve"> me. </w:t>
      </w:r>
      <w:proofErr w:type="spellStart"/>
      <w:r w:rsidRPr="00623806">
        <w:rPr>
          <w:rFonts w:ascii="Helvetica" w:hAnsi="Helvetica"/>
          <w:lang w:val="es-ES"/>
        </w:rPr>
        <w:t>Claws</w:t>
      </w:r>
      <w:proofErr w:type="spellEnd"/>
      <w:r w:rsidRPr="00623806">
        <w:rPr>
          <w:rFonts w:ascii="Helvetica" w:hAnsi="Helvetica"/>
          <w:lang w:val="es-ES"/>
        </w:rPr>
        <w:t xml:space="preserve"> </w:t>
      </w:r>
      <w:proofErr w:type="spellStart"/>
      <w:r w:rsidRPr="00623806">
        <w:rPr>
          <w:rFonts w:ascii="Helvetica" w:hAnsi="Helvetica"/>
          <w:lang w:val="es-ES"/>
        </w:rPr>
        <w:t>tore</w:t>
      </w:r>
      <w:proofErr w:type="spellEnd"/>
      <w:r w:rsidRPr="00623806">
        <w:rPr>
          <w:rFonts w:ascii="Helvetica" w:hAnsi="Helvetica"/>
          <w:lang w:val="es-ES"/>
        </w:rPr>
        <w:t xml:space="preserve"> </w:t>
      </w:r>
      <w:proofErr w:type="spellStart"/>
      <w:r w:rsidRPr="00623806">
        <w:rPr>
          <w:rFonts w:ascii="Helvetica" w:hAnsi="Helvetica"/>
          <w:lang w:val="es-ES"/>
        </w:rPr>
        <w:t>across</w:t>
      </w:r>
      <w:proofErr w:type="spellEnd"/>
      <w:r w:rsidRPr="00623806">
        <w:rPr>
          <w:rFonts w:ascii="Helvetica" w:hAnsi="Helvetica"/>
          <w:lang w:val="es-ES"/>
        </w:rPr>
        <w:t xml:space="preserve"> </w:t>
      </w:r>
      <w:proofErr w:type="spellStart"/>
      <w:r w:rsidRPr="00623806">
        <w:rPr>
          <w:rFonts w:ascii="Helvetica" w:hAnsi="Helvetica"/>
          <w:lang w:val="es-ES"/>
        </w:rPr>
        <w:t>fur</w:t>
      </w:r>
      <w:proofErr w:type="spellEnd"/>
      <w:r w:rsidRPr="00623806">
        <w:rPr>
          <w:rFonts w:ascii="Helvetica" w:hAnsi="Helvetica"/>
          <w:lang w:val="es-ES"/>
        </w:rPr>
        <w:t xml:space="preserve">, </w:t>
      </w:r>
      <w:proofErr w:type="spellStart"/>
      <w:r w:rsidRPr="00623806">
        <w:rPr>
          <w:rFonts w:ascii="Helvetica" w:hAnsi="Helvetica"/>
          <w:lang w:val="es-ES"/>
        </w:rPr>
        <w:t>teeth</w:t>
      </w:r>
      <w:proofErr w:type="spellEnd"/>
      <w:r w:rsidRPr="00623806">
        <w:rPr>
          <w:rFonts w:ascii="Helvetica" w:hAnsi="Helvetica"/>
          <w:lang w:val="es-ES"/>
        </w:rPr>
        <w:t xml:space="preserve"> </w:t>
      </w:r>
      <w:proofErr w:type="spellStart"/>
      <w:r w:rsidRPr="00623806">
        <w:rPr>
          <w:rFonts w:ascii="Helvetica" w:hAnsi="Helvetica"/>
          <w:lang w:val="es-ES"/>
        </w:rPr>
        <w:t>snapped</w:t>
      </w:r>
      <w:proofErr w:type="spellEnd"/>
      <w:r w:rsidRPr="00623806">
        <w:rPr>
          <w:rFonts w:ascii="Helvetica" w:hAnsi="Helvetica"/>
          <w:lang w:val="es-ES"/>
        </w:rPr>
        <w:t xml:space="preserve"> </w:t>
      </w:r>
      <w:proofErr w:type="spellStart"/>
      <w:r w:rsidRPr="00623806">
        <w:rPr>
          <w:rFonts w:ascii="Helvetica" w:hAnsi="Helvetica"/>
          <w:lang w:val="es-ES"/>
        </w:rPr>
        <w:t>inches</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throats</w:t>
      </w:r>
      <w:proofErr w:type="spellEnd"/>
      <w:r w:rsidRPr="00623806">
        <w:rPr>
          <w:rFonts w:ascii="Helvetica" w:hAnsi="Helvetica"/>
          <w:lang w:val="es-ES"/>
        </w:rPr>
        <w:t xml:space="preserve">, and </w:t>
      </w:r>
      <w:proofErr w:type="spellStart"/>
      <w:r w:rsidRPr="00623806">
        <w:rPr>
          <w:rFonts w:ascii="Helvetica" w:hAnsi="Helvetica"/>
          <w:lang w:val="es-ES"/>
        </w:rPr>
        <w:t>growls</w:t>
      </w:r>
      <w:proofErr w:type="spellEnd"/>
      <w:r w:rsidRPr="00623806">
        <w:rPr>
          <w:rFonts w:ascii="Helvetica" w:hAnsi="Helvetica"/>
          <w:lang w:val="es-ES"/>
        </w:rPr>
        <w:t xml:space="preserve"> </w:t>
      </w:r>
      <w:proofErr w:type="spellStart"/>
      <w:r w:rsidRPr="00623806">
        <w:rPr>
          <w:rFonts w:ascii="Helvetica" w:hAnsi="Helvetica"/>
          <w:lang w:val="es-ES"/>
        </w:rPr>
        <w:t>thundered</w:t>
      </w:r>
      <w:proofErr w:type="spellEnd"/>
      <w:r w:rsidRPr="00623806">
        <w:rPr>
          <w:rFonts w:ascii="Helvetica" w:hAnsi="Helvetica"/>
          <w:lang w:val="es-ES"/>
        </w:rPr>
        <w:t xml:space="preserve"> in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chest</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drums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war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sound</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real.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sight</w:t>
      </w:r>
      <w:proofErr w:type="spellEnd"/>
      <w:r w:rsidRPr="00623806">
        <w:rPr>
          <w:rFonts w:ascii="Helvetica" w:hAnsi="Helvetica"/>
          <w:lang w:val="es-ES"/>
        </w:rPr>
        <w:t xml:space="preserve"> </w:t>
      </w:r>
      <w:proofErr w:type="spellStart"/>
      <w:r w:rsidRPr="00623806">
        <w:rPr>
          <w:rFonts w:ascii="Helvetica" w:hAnsi="Helvetica"/>
          <w:lang w:val="es-ES"/>
        </w:rPr>
        <w:t>is</w:t>
      </w:r>
      <w:proofErr w:type="spellEnd"/>
      <w:r w:rsidRPr="00623806">
        <w:rPr>
          <w:rFonts w:ascii="Helvetica" w:hAnsi="Helvetica"/>
          <w:lang w:val="es-ES"/>
        </w:rPr>
        <w:t xml:space="preserve"> </w:t>
      </w:r>
      <w:proofErr w:type="spellStart"/>
      <w:r w:rsidRPr="00623806">
        <w:rPr>
          <w:rFonts w:ascii="Helvetica" w:hAnsi="Helvetica"/>
          <w:lang w:val="es-ES"/>
        </w:rPr>
        <w:t>too</w:t>
      </w:r>
      <w:proofErr w:type="spellEnd"/>
      <w:r w:rsidRPr="00623806">
        <w:rPr>
          <w:rFonts w:ascii="Helvetica" w:hAnsi="Helvetica"/>
          <w:lang w:val="es-ES"/>
        </w:rPr>
        <w:t xml:space="preserve"> raw.</w:t>
      </w:r>
    </w:p>
    <w:p w14:paraId="1EF7FAF3" w14:textId="1926A2AC"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mind</w:t>
      </w:r>
      <w:proofErr w:type="spellEnd"/>
      <w:r w:rsidRPr="00623806">
        <w:rPr>
          <w:rFonts w:ascii="Helvetica" w:hAnsi="Helvetica"/>
          <w:lang w:val="es-ES"/>
        </w:rPr>
        <w:t xml:space="preserve"> </w:t>
      </w:r>
      <w:proofErr w:type="spellStart"/>
      <w:r w:rsidRPr="00623806">
        <w:rPr>
          <w:rFonts w:ascii="Helvetica" w:hAnsi="Helvetica"/>
          <w:lang w:val="es-ES"/>
        </w:rPr>
        <w:t>screamed</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louder</w:t>
      </w:r>
      <w:proofErr w:type="spellEnd"/>
      <w:r w:rsidRPr="00623806">
        <w:rPr>
          <w:rFonts w:ascii="Helvetica" w:hAnsi="Helvetica"/>
          <w:lang w:val="es-ES"/>
        </w:rPr>
        <w:t xml:space="preserve"> </w:t>
      </w:r>
      <w:proofErr w:type="spellStart"/>
      <w:r w:rsidRPr="00623806">
        <w:rPr>
          <w:rFonts w:ascii="Helvetica" w:hAnsi="Helvetica"/>
          <w:lang w:val="es-ES"/>
        </w:rPr>
        <w:t>now</w:t>
      </w:r>
      <w:proofErr w:type="spellEnd"/>
      <w:r w:rsidRPr="00623806">
        <w:rPr>
          <w:rFonts w:ascii="Helvetica" w:hAnsi="Helvetica"/>
          <w:lang w:val="es-ES"/>
        </w:rPr>
        <w:t xml:space="preserve">, </w:t>
      </w:r>
      <w:proofErr w:type="spellStart"/>
      <w:r w:rsidRPr="00623806">
        <w:rPr>
          <w:rFonts w:ascii="Helvetica" w:hAnsi="Helvetica"/>
          <w:lang w:val="es-ES"/>
        </w:rPr>
        <w:t>refusing</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be </w:t>
      </w:r>
      <w:proofErr w:type="spellStart"/>
      <w:r w:rsidRPr="00623806">
        <w:rPr>
          <w:rFonts w:ascii="Helvetica" w:hAnsi="Helvetica"/>
          <w:lang w:val="es-ES"/>
        </w:rPr>
        <w:t>silenced</w:t>
      </w:r>
      <w:proofErr w:type="spellEnd"/>
      <w:r w:rsidRPr="00623806">
        <w:rPr>
          <w:rFonts w:ascii="Helvetica" w:hAnsi="Helvetica"/>
          <w:lang w:val="es-ES"/>
        </w:rPr>
        <w:t>.</w:t>
      </w:r>
    </w:p>
    <w:p w14:paraId="336EAFF0" w14:textId="45058CC0"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Werewolves</w:t>
      </w:r>
      <w:proofErr w:type="spellEnd"/>
      <w:r w:rsidRPr="00623806">
        <w:rPr>
          <w:rFonts w:ascii="Helvetica" w:hAnsi="Helvetica"/>
          <w:lang w:val="es-ES"/>
        </w:rPr>
        <w:t xml:space="preserve"> are real.</w:t>
      </w:r>
    </w:p>
    <w:p w14:paraId="633545DF" w14:textId="00F57BD1"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is</w:t>
      </w:r>
      <w:proofErr w:type="spellEnd"/>
      <w:r w:rsidRPr="00623806">
        <w:rPr>
          <w:rFonts w:ascii="Helvetica" w:hAnsi="Helvetica"/>
          <w:lang w:val="es-ES"/>
        </w:rPr>
        <w:t xml:space="preserve"> real.</w:t>
      </w:r>
    </w:p>
    <w:p w14:paraId="0EAA08EB" w14:textId="513A261F"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lastRenderedPageBreak/>
        <w:t>Zeff</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black</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w:t>
      </w:r>
    </w:p>
    <w:p w14:paraId="1F17F9B5" w14:textId="3ED554E5"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t xml:space="preserve">William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light </w:t>
      </w:r>
      <w:proofErr w:type="spellStart"/>
      <w:r w:rsidRPr="00623806">
        <w:rPr>
          <w:rFonts w:ascii="Helvetica" w:hAnsi="Helvetica"/>
          <w:lang w:val="es-ES"/>
        </w:rPr>
        <w:t>brown</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w:t>
      </w:r>
    </w:p>
    <w:p w14:paraId="49E7DEAB" w14:textId="7637AECF"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knew</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marrow</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bones</w:t>
      </w:r>
      <w:proofErr w:type="spellEnd"/>
      <w:r w:rsidRPr="00623806">
        <w:rPr>
          <w:rFonts w:ascii="Helvetica" w:hAnsi="Helvetica"/>
          <w:lang w:val="es-ES"/>
        </w:rPr>
        <w:t xml:space="preserve">, 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blood</w:t>
      </w:r>
      <w:proofErr w:type="spellEnd"/>
      <w:r w:rsidRPr="00623806">
        <w:rPr>
          <w:rFonts w:ascii="Helvetica" w:hAnsi="Helvetica"/>
          <w:lang w:val="es-ES"/>
        </w:rPr>
        <w:t xml:space="preserve"> </w:t>
      </w:r>
      <w:proofErr w:type="spellStart"/>
      <w:r w:rsidRPr="00623806">
        <w:rPr>
          <w:rFonts w:ascii="Helvetica" w:hAnsi="Helvetica"/>
          <w:lang w:val="es-ES"/>
        </w:rPr>
        <w:t>rushing</w:t>
      </w:r>
      <w:proofErr w:type="spellEnd"/>
      <w:r w:rsidRPr="00623806">
        <w:rPr>
          <w:rFonts w:ascii="Helvetica" w:hAnsi="Helvetica"/>
          <w:lang w:val="es-ES"/>
        </w:rPr>
        <w:t xml:space="preserve"> wild </w:t>
      </w:r>
      <w:proofErr w:type="spellStart"/>
      <w:r w:rsidRPr="00623806">
        <w:rPr>
          <w:rFonts w:ascii="Helvetica" w:hAnsi="Helvetica"/>
          <w:lang w:val="es-ES"/>
        </w:rPr>
        <w:t>through</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veins</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one</w:t>
      </w:r>
      <w:proofErr w:type="spellEnd"/>
      <w:r w:rsidRPr="00623806">
        <w:rPr>
          <w:rFonts w:ascii="Helvetica" w:hAnsi="Helvetica"/>
          <w:lang w:val="es-ES"/>
        </w:rPr>
        <w:t xml:space="preserve"> </w:t>
      </w:r>
      <w:proofErr w:type="spellStart"/>
      <w:r w:rsidRPr="00623806">
        <w:rPr>
          <w:rFonts w:ascii="Helvetica" w:hAnsi="Helvetica"/>
          <w:lang w:val="es-ES"/>
        </w:rPr>
        <w:t>who</w:t>
      </w:r>
      <w:proofErr w:type="spellEnd"/>
      <w:r w:rsidRPr="00623806">
        <w:rPr>
          <w:rFonts w:ascii="Helvetica" w:hAnsi="Helvetica"/>
          <w:lang w:val="es-ES"/>
        </w:rPr>
        <w:t xml:space="preserv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touched</w:t>
      </w:r>
      <w:proofErr w:type="spellEnd"/>
      <w:r w:rsidRPr="00623806">
        <w:rPr>
          <w:rFonts w:ascii="Helvetica" w:hAnsi="Helvetica"/>
          <w:lang w:val="es-ES"/>
        </w:rPr>
        <w:t xml:space="preserve"> me, </w:t>
      </w:r>
      <w:proofErr w:type="spellStart"/>
      <w:r w:rsidRPr="00623806">
        <w:rPr>
          <w:rFonts w:ascii="Helvetica" w:hAnsi="Helvetica"/>
          <w:lang w:val="es-ES"/>
        </w:rPr>
        <w:t>held</w:t>
      </w:r>
      <w:proofErr w:type="spellEnd"/>
      <w:r w:rsidRPr="00623806">
        <w:rPr>
          <w:rFonts w:ascii="Helvetica" w:hAnsi="Helvetica"/>
          <w:lang w:val="es-ES"/>
        </w:rPr>
        <w:t xml:space="preserve"> me, </w:t>
      </w:r>
      <w:proofErr w:type="spellStart"/>
      <w:r w:rsidRPr="00623806">
        <w:rPr>
          <w:rFonts w:ascii="Helvetica" w:hAnsi="Helvetica"/>
          <w:lang w:val="es-ES"/>
        </w:rPr>
        <w:t>kissed</w:t>
      </w:r>
      <w:proofErr w:type="spellEnd"/>
      <w:r w:rsidRPr="00623806">
        <w:rPr>
          <w:rFonts w:ascii="Helvetica" w:hAnsi="Helvetica"/>
          <w:lang w:val="es-ES"/>
        </w:rPr>
        <w:t xml:space="preserve"> me, and </w:t>
      </w:r>
      <w:proofErr w:type="spellStart"/>
      <w:r w:rsidRPr="00623806">
        <w:rPr>
          <w:rFonts w:ascii="Helvetica" w:hAnsi="Helvetica"/>
          <w:lang w:val="es-ES"/>
        </w:rPr>
        <w:t>fucked</w:t>
      </w:r>
      <w:proofErr w:type="spellEnd"/>
      <w:r w:rsidRPr="00623806">
        <w:rPr>
          <w:rFonts w:ascii="Helvetica" w:hAnsi="Helvetica"/>
          <w:lang w:val="es-ES"/>
        </w:rPr>
        <w:t xml:space="preserve"> me—he </w:t>
      </w:r>
      <w:proofErr w:type="spellStart"/>
      <w:r w:rsidRPr="00623806">
        <w:rPr>
          <w:rFonts w:ascii="Helvetica" w:hAnsi="Helvetica"/>
          <w:lang w:val="es-ES"/>
        </w:rPr>
        <w:t>wasn’t</w:t>
      </w:r>
      <w:proofErr w:type="spellEnd"/>
      <w:r w:rsidRPr="00623806">
        <w:rPr>
          <w:rFonts w:ascii="Helvetica" w:hAnsi="Helvetica"/>
          <w:lang w:val="es-ES"/>
        </w:rPr>
        <w:t xml:space="preserve"> </w:t>
      </w:r>
      <w:proofErr w:type="spellStart"/>
      <w:r w:rsidRPr="00623806">
        <w:rPr>
          <w:rFonts w:ascii="Helvetica" w:hAnsi="Helvetica"/>
          <w:lang w:val="es-ES"/>
        </w:rPr>
        <w:t>just</w:t>
      </w:r>
      <w:proofErr w:type="spellEnd"/>
      <w:r w:rsidRPr="00623806">
        <w:rPr>
          <w:rFonts w:ascii="Helvetica" w:hAnsi="Helvetica"/>
          <w:lang w:val="es-ES"/>
        </w:rPr>
        <w:t xml:space="preserve"> a </w:t>
      </w:r>
      <w:proofErr w:type="spellStart"/>
      <w:r w:rsidRPr="00623806">
        <w:rPr>
          <w:rFonts w:ascii="Helvetica" w:hAnsi="Helvetica"/>
          <w:lang w:val="es-ES"/>
        </w:rPr>
        <w:t>man</w:t>
      </w:r>
      <w:proofErr w:type="spellEnd"/>
      <w:r w:rsidRPr="00623806">
        <w:rPr>
          <w:rFonts w:ascii="Helvetica" w:hAnsi="Helvetica"/>
          <w:lang w:val="es-ES"/>
        </w:rPr>
        <w:t>.</w:t>
      </w:r>
    </w:p>
    <w:p w14:paraId="069EEBD6" w14:textId="1A0613F0"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heart</w:t>
      </w:r>
      <w:proofErr w:type="spellEnd"/>
      <w:r w:rsidRPr="00623806">
        <w:rPr>
          <w:rFonts w:ascii="Helvetica" w:hAnsi="Helvetica"/>
          <w:lang w:val="es-ES"/>
        </w:rPr>
        <w:t xml:space="preserve"> </w:t>
      </w:r>
      <w:proofErr w:type="spellStart"/>
      <w:r w:rsidRPr="00623806">
        <w:rPr>
          <w:rFonts w:ascii="Helvetica" w:hAnsi="Helvetica"/>
          <w:lang w:val="es-ES"/>
        </w:rPr>
        <w:t>galloped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lungs</w:t>
      </w:r>
      <w:proofErr w:type="spellEnd"/>
      <w:r w:rsidRPr="00623806">
        <w:rPr>
          <w:rFonts w:ascii="Helvetica" w:hAnsi="Helvetica"/>
          <w:lang w:val="es-ES"/>
        </w:rPr>
        <w:t xml:space="preserve"> </w:t>
      </w:r>
      <w:proofErr w:type="spellStart"/>
      <w:r w:rsidRPr="00623806">
        <w:rPr>
          <w:rFonts w:ascii="Helvetica" w:hAnsi="Helvetica"/>
          <w:lang w:val="es-ES"/>
        </w:rPr>
        <w:t>couldn’t</w:t>
      </w:r>
      <w:proofErr w:type="spellEnd"/>
      <w:r w:rsidRPr="00623806">
        <w:rPr>
          <w:rFonts w:ascii="Helvetica" w:hAnsi="Helvetica"/>
          <w:lang w:val="es-ES"/>
        </w:rPr>
        <w:t xml:space="preserve"> catch up.</w:t>
      </w:r>
    </w:p>
    <w:p w14:paraId="79E51522" w14:textId="74D35468"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t xml:space="preserve">No, no, no, </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isn’t</w:t>
      </w:r>
      <w:proofErr w:type="spellEnd"/>
      <w:r w:rsidRPr="00623806">
        <w:rPr>
          <w:rFonts w:ascii="Helvetica" w:hAnsi="Helvetica"/>
          <w:lang w:val="es-ES"/>
        </w:rPr>
        <w:t xml:space="preserve"> </w:t>
      </w:r>
      <w:proofErr w:type="spellStart"/>
      <w:r w:rsidRPr="00623806">
        <w:rPr>
          <w:rFonts w:ascii="Helvetica" w:hAnsi="Helvetica"/>
          <w:lang w:val="es-ES"/>
        </w:rPr>
        <w:t>possible</w:t>
      </w:r>
      <w:proofErr w:type="spellEnd"/>
      <w:r w:rsidRPr="00623806">
        <w:rPr>
          <w:rFonts w:ascii="Helvetica" w:hAnsi="Helvetica"/>
          <w:lang w:val="es-ES"/>
        </w:rPr>
        <w:t>.</w:t>
      </w:r>
    </w:p>
    <w:p w14:paraId="21F0BF55" w14:textId="112FE0E4"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happening.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unfolding</w:t>
      </w:r>
      <w:proofErr w:type="spellEnd"/>
      <w:r w:rsidRPr="00623806">
        <w:rPr>
          <w:rFonts w:ascii="Helvetica" w:hAnsi="Helvetica"/>
          <w:lang w:val="es-ES"/>
        </w:rPr>
        <w:t xml:space="preserve"> </w:t>
      </w:r>
      <w:proofErr w:type="spellStart"/>
      <w:r w:rsidRPr="00623806">
        <w:rPr>
          <w:rFonts w:ascii="Helvetica" w:hAnsi="Helvetica"/>
          <w:lang w:val="es-ES"/>
        </w:rPr>
        <w:t>directly</w:t>
      </w:r>
      <w:proofErr w:type="spellEnd"/>
      <w:r w:rsidRPr="00623806">
        <w:rPr>
          <w:rFonts w:ascii="Helvetica" w:hAnsi="Helvetica"/>
          <w:lang w:val="es-ES"/>
        </w:rPr>
        <w:t xml:space="preserve"> </w:t>
      </w:r>
      <w:proofErr w:type="spellStart"/>
      <w:r w:rsidRPr="00623806">
        <w:rPr>
          <w:rFonts w:ascii="Helvetica" w:hAnsi="Helvetica"/>
          <w:lang w:val="es-ES"/>
        </w:rPr>
        <w:t>before</w:t>
      </w:r>
      <w:proofErr w:type="spellEnd"/>
      <w:r w:rsidRPr="00623806">
        <w:rPr>
          <w:rFonts w:ascii="Helvetica" w:hAnsi="Helvetica"/>
          <w:lang w:val="es-ES"/>
        </w:rPr>
        <w:t xml:space="preserve"> me.</w:t>
      </w:r>
    </w:p>
    <w:p w14:paraId="22148CCA" w14:textId="6057539F"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body</w:t>
      </w:r>
      <w:proofErr w:type="spellEnd"/>
      <w:r w:rsidRPr="00623806">
        <w:rPr>
          <w:rFonts w:ascii="Helvetica" w:hAnsi="Helvetica"/>
          <w:lang w:val="es-ES"/>
        </w:rPr>
        <w:t xml:space="preserve"> </w:t>
      </w:r>
      <w:proofErr w:type="spellStart"/>
      <w:r w:rsidRPr="00623806">
        <w:rPr>
          <w:rFonts w:ascii="Helvetica" w:hAnsi="Helvetica"/>
          <w:lang w:val="es-ES"/>
        </w:rPr>
        <w:t>began</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tremble </w:t>
      </w:r>
      <w:proofErr w:type="spellStart"/>
      <w:r w:rsidRPr="00623806">
        <w:rPr>
          <w:rFonts w:ascii="Helvetica" w:hAnsi="Helvetica"/>
          <w:lang w:val="es-ES"/>
        </w:rPr>
        <w:t>violently</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inside</w:t>
      </w:r>
      <w:proofErr w:type="spellEnd"/>
      <w:r w:rsidRPr="00623806">
        <w:rPr>
          <w:rFonts w:ascii="Helvetica" w:hAnsi="Helvetica"/>
          <w:lang w:val="es-ES"/>
        </w:rPr>
        <w:t xml:space="preserve"> me </w:t>
      </w:r>
      <w:proofErr w:type="spellStart"/>
      <w:r w:rsidRPr="00623806">
        <w:rPr>
          <w:rFonts w:ascii="Helvetica" w:hAnsi="Helvetica"/>
          <w:lang w:val="es-ES"/>
        </w:rPr>
        <w:t>had</w:t>
      </w:r>
      <w:proofErr w:type="spellEnd"/>
      <w:r w:rsidRPr="00623806">
        <w:rPr>
          <w:rFonts w:ascii="Helvetica" w:hAnsi="Helvetica"/>
          <w:lang w:val="es-ES"/>
        </w:rPr>
        <w:t xml:space="preserve"> </w:t>
      </w:r>
      <w:proofErr w:type="spellStart"/>
      <w:r w:rsidRPr="00623806">
        <w:rPr>
          <w:rFonts w:ascii="Helvetica" w:hAnsi="Helvetica"/>
          <w:lang w:val="es-ES"/>
        </w:rPr>
        <w:t>been</w:t>
      </w:r>
      <w:proofErr w:type="spellEnd"/>
      <w:r w:rsidRPr="00623806">
        <w:rPr>
          <w:rFonts w:ascii="Helvetica" w:hAnsi="Helvetica"/>
          <w:lang w:val="es-ES"/>
        </w:rPr>
        <w:t xml:space="preserve"> </w:t>
      </w:r>
      <w:proofErr w:type="spellStart"/>
      <w:r w:rsidRPr="00623806">
        <w:rPr>
          <w:rFonts w:ascii="Helvetica" w:hAnsi="Helvetica"/>
          <w:lang w:val="es-ES"/>
        </w:rPr>
        <w:t>turned</w:t>
      </w:r>
      <w:proofErr w:type="spellEnd"/>
      <w:r w:rsidRPr="00623806">
        <w:rPr>
          <w:rFonts w:ascii="Helvetica" w:hAnsi="Helvetica"/>
          <w:lang w:val="es-ES"/>
        </w:rPr>
        <w:t xml:space="preserve"> </w:t>
      </w:r>
      <w:proofErr w:type="spellStart"/>
      <w:r w:rsidRPr="00623806">
        <w:rPr>
          <w:rFonts w:ascii="Helvetica" w:hAnsi="Helvetica"/>
          <w:lang w:val="es-ES"/>
        </w:rPr>
        <w:t>upside</w:t>
      </w:r>
      <w:proofErr w:type="spellEnd"/>
      <w:r w:rsidRPr="00623806">
        <w:rPr>
          <w:rFonts w:ascii="Helvetica" w:hAnsi="Helvetica"/>
          <w:lang w:val="es-ES"/>
        </w:rPr>
        <w:t xml:space="preserve"> </w:t>
      </w:r>
      <w:proofErr w:type="spellStart"/>
      <w:r w:rsidRPr="00623806">
        <w:rPr>
          <w:rFonts w:ascii="Helvetica" w:hAnsi="Helvetica"/>
          <w:lang w:val="es-ES"/>
        </w:rPr>
        <w:t>down</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fabric</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proofErr w:type="gramStart"/>
      <w:r w:rsidRPr="00623806">
        <w:rPr>
          <w:rFonts w:ascii="Helvetica" w:hAnsi="Helvetica"/>
          <w:lang w:val="es-ES"/>
        </w:rPr>
        <w:t>reality</w:t>
      </w:r>
      <w:proofErr w:type="spellEnd"/>
      <w:proofErr w:type="gramEnd"/>
      <w:r w:rsidRPr="00623806">
        <w:rPr>
          <w:rFonts w:ascii="Helvetica" w:hAnsi="Helvetica"/>
          <w:lang w:val="es-ES"/>
        </w:rPr>
        <w:t xml:space="preserve"> </w:t>
      </w:r>
      <w:proofErr w:type="spellStart"/>
      <w:r w:rsidRPr="00623806">
        <w:rPr>
          <w:rFonts w:ascii="Helvetica" w:hAnsi="Helvetica"/>
          <w:lang w:val="es-ES"/>
        </w:rPr>
        <w:t>appeared</w:t>
      </w:r>
      <w:proofErr w:type="spellEnd"/>
      <w:r w:rsidRPr="00623806">
        <w:rPr>
          <w:rFonts w:ascii="Helvetica" w:hAnsi="Helvetica"/>
          <w:lang w:val="es-ES"/>
        </w:rPr>
        <w:t xml:space="preserve"> </w:t>
      </w:r>
      <w:proofErr w:type="spellStart"/>
      <w:r w:rsidRPr="00623806">
        <w:rPr>
          <w:rFonts w:ascii="Helvetica" w:hAnsi="Helvetica"/>
          <w:lang w:val="es-ES"/>
        </w:rPr>
        <w:t>torn</w:t>
      </w:r>
      <w:proofErr w:type="spellEnd"/>
      <w:r w:rsidRPr="00623806">
        <w:rPr>
          <w:rFonts w:ascii="Helvetica" w:hAnsi="Helvetica"/>
          <w:lang w:val="es-ES"/>
        </w:rPr>
        <w:t xml:space="preserve"> </w:t>
      </w:r>
      <w:proofErr w:type="spellStart"/>
      <w:r w:rsidRPr="00623806">
        <w:rPr>
          <w:rFonts w:ascii="Helvetica" w:hAnsi="Helvetica"/>
          <w:lang w:val="es-ES"/>
        </w:rPr>
        <w:t>apart</w:t>
      </w:r>
      <w:proofErr w:type="spellEnd"/>
      <w:r w:rsidRPr="00623806">
        <w:rPr>
          <w:rFonts w:ascii="Helvetica" w:hAnsi="Helvetica"/>
          <w:lang w:val="es-ES"/>
        </w:rPr>
        <w:t xml:space="preserve"> and </w:t>
      </w:r>
      <w:proofErr w:type="spellStart"/>
      <w:r w:rsidRPr="00623806">
        <w:rPr>
          <w:rFonts w:ascii="Helvetica" w:hAnsi="Helvetica"/>
          <w:lang w:val="es-ES"/>
        </w:rPr>
        <w:t>reassembled</w:t>
      </w:r>
      <w:proofErr w:type="spellEnd"/>
      <w:r w:rsidRPr="00623806">
        <w:rPr>
          <w:rFonts w:ascii="Helvetica" w:hAnsi="Helvetica"/>
          <w:lang w:val="es-ES"/>
        </w:rPr>
        <w:t xml:space="preserve"> </w:t>
      </w:r>
      <w:proofErr w:type="spellStart"/>
      <w:r w:rsidRPr="00623806">
        <w:rPr>
          <w:rFonts w:ascii="Helvetica" w:hAnsi="Helvetica"/>
          <w:lang w:val="es-ES"/>
        </w:rPr>
        <w:t>incorrectly</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skin </w:t>
      </w:r>
      <w:proofErr w:type="spellStart"/>
      <w:r w:rsidRPr="00623806">
        <w:rPr>
          <w:rFonts w:ascii="Helvetica" w:hAnsi="Helvetica"/>
          <w:lang w:val="es-ES"/>
        </w:rPr>
        <w:t>prickled</w:t>
      </w:r>
      <w:proofErr w:type="spellEnd"/>
      <w:r w:rsidRPr="00623806">
        <w:rPr>
          <w:rFonts w:ascii="Helvetica" w:hAnsi="Helvetica"/>
          <w:lang w:val="es-ES"/>
        </w:rPr>
        <w:t xml:space="preserve">, </w:t>
      </w:r>
      <w:proofErr w:type="spellStart"/>
      <w:r w:rsidRPr="00623806">
        <w:rPr>
          <w:rFonts w:ascii="Helvetica" w:hAnsi="Helvetica"/>
          <w:lang w:val="es-ES"/>
        </w:rPr>
        <w:t>hot</w:t>
      </w:r>
      <w:proofErr w:type="spellEnd"/>
      <w:r w:rsidRPr="00623806">
        <w:rPr>
          <w:rFonts w:ascii="Helvetica" w:hAnsi="Helvetica"/>
          <w:lang w:val="es-ES"/>
        </w:rPr>
        <w:t xml:space="preserve"> and </w:t>
      </w:r>
      <w:proofErr w:type="spellStart"/>
      <w:r w:rsidRPr="00623806">
        <w:rPr>
          <w:rFonts w:ascii="Helvetica" w:hAnsi="Helvetica"/>
          <w:lang w:val="es-ES"/>
        </w:rPr>
        <w:t>cold</w:t>
      </w:r>
      <w:proofErr w:type="spellEnd"/>
      <w:r w:rsidRPr="00623806">
        <w:rPr>
          <w:rFonts w:ascii="Helvetica" w:hAnsi="Helvetica"/>
          <w:lang w:val="es-ES"/>
        </w:rPr>
        <w:t xml:space="preserve"> </w:t>
      </w:r>
      <w:proofErr w:type="spellStart"/>
      <w:r w:rsidRPr="00623806">
        <w:rPr>
          <w:rFonts w:ascii="Helvetica" w:hAnsi="Helvetica"/>
          <w:lang w:val="es-ES"/>
        </w:rPr>
        <w:t>all</w:t>
      </w:r>
      <w:proofErr w:type="spellEnd"/>
      <w:r w:rsidRPr="00623806">
        <w:rPr>
          <w:rFonts w:ascii="Helvetica" w:hAnsi="Helvetica"/>
          <w:lang w:val="es-ES"/>
        </w:rPr>
        <w:t xml:space="preserve"> at once.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fingertips</w:t>
      </w:r>
      <w:proofErr w:type="spellEnd"/>
      <w:r w:rsidRPr="00623806">
        <w:rPr>
          <w:rFonts w:ascii="Helvetica" w:hAnsi="Helvetica"/>
          <w:lang w:val="es-ES"/>
        </w:rPr>
        <w:t xml:space="preserve"> </w:t>
      </w:r>
      <w:proofErr w:type="spellStart"/>
      <w:r w:rsidRPr="00623806">
        <w:rPr>
          <w:rFonts w:ascii="Helvetica" w:hAnsi="Helvetica"/>
          <w:lang w:val="es-ES"/>
        </w:rPr>
        <w:t>tingled</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panic</w:t>
      </w:r>
      <w:proofErr w:type="spellEnd"/>
      <w:r w:rsidRPr="00623806">
        <w:rPr>
          <w:rFonts w:ascii="Helvetica" w:hAnsi="Helvetica"/>
          <w:lang w:val="es-ES"/>
        </w:rPr>
        <w:t xml:space="preserve">. I </w:t>
      </w:r>
      <w:proofErr w:type="spellStart"/>
      <w:r w:rsidRPr="00623806">
        <w:rPr>
          <w:rFonts w:ascii="Helvetica" w:hAnsi="Helvetica"/>
          <w:lang w:val="es-ES"/>
        </w:rPr>
        <w:t>couldn’t</w:t>
      </w:r>
      <w:proofErr w:type="spellEnd"/>
      <w:r w:rsidRPr="00623806">
        <w:rPr>
          <w:rFonts w:ascii="Helvetica" w:hAnsi="Helvetica"/>
          <w:lang w:val="es-ES"/>
        </w:rPr>
        <w:t xml:space="preserve"> </w:t>
      </w:r>
      <w:proofErr w:type="spellStart"/>
      <w:r w:rsidRPr="00623806">
        <w:rPr>
          <w:rFonts w:ascii="Helvetica" w:hAnsi="Helvetica"/>
          <w:lang w:val="es-ES"/>
        </w:rPr>
        <w:t>move</w:t>
      </w:r>
      <w:proofErr w:type="spellEnd"/>
      <w:r w:rsidRPr="00623806">
        <w:rPr>
          <w:rFonts w:ascii="Helvetica" w:hAnsi="Helvetica"/>
          <w:lang w:val="es-ES"/>
        </w:rPr>
        <w:t xml:space="preserve">, </w:t>
      </w:r>
      <w:proofErr w:type="spellStart"/>
      <w:r w:rsidRPr="00623806">
        <w:rPr>
          <w:rFonts w:ascii="Helvetica" w:hAnsi="Helvetica"/>
          <w:lang w:val="es-ES"/>
        </w:rPr>
        <w:t>couldn’t</w:t>
      </w:r>
      <w:proofErr w:type="spellEnd"/>
      <w:r w:rsidRPr="00623806">
        <w:rPr>
          <w:rFonts w:ascii="Helvetica" w:hAnsi="Helvetica"/>
          <w:lang w:val="es-ES"/>
        </w:rPr>
        <w:t xml:space="preserve"> </w:t>
      </w:r>
      <w:proofErr w:type="spellStart"/>
      <w:r w:rsidRPr="00623806">
        <w:rPr>
          <w:rFonts w:ascii="Helvetica" w:hAnsi="Helvetica"/>
          <w:lang w:val="es-ES"/>
        </w:rPr>
        <w:t>scream</w:t>
      </w:r>
      <w:proofErr w:type="spellEnd"/>
      <w:r w:rsidRPr="00623806">
        <w:rPr>
          <w:rFonts w:ascii="Helvetica" w:hAnsi="Helvetica"/>
          <w:lang w:val="es-ES"/>
        </w:rPr>
        <w:t>—</w:t>
      </w:r>
      <w:proofErr w:type="spellStart"/>
      <w:r w:rsidRPr="00623806">
        <w:rPr>
          <w:rFonts w:ascii="Helvetica" w:hAnsi="Helvetica"/>
          <w:lang w:val="es-ES"/>
        </w:rPr>
        <w:t>only</w:t>
      </w:r>
      <w:proofErr w:type="spellEnd"/>
      <w:r w:rsidRPr="00623806">
        <w:rPr>
          <w:rFonts w:ascii="Helvetica" w:hAnsi="Helvetica"/>
          <w:lang w:val="es-ES"/>
        </w:rPr>
        <w:t xml:space="preserve"> </w:t>
      </w:r>
      <w:proofErr w:type="spellStart"/>
      <w:r w:rsidRPr="00623806">
        <w:rPr>
          <w:rFonts w:ascii="Helvetica" w:hAnsi="Helvetica"/>
          <w:lang w:val="es-ES"/>
        </w:rPr>
        <w:t>feel</w:t>
      </w:r>
      <w:proofErr w:type="spellEnd"/>
      <w:r w:rsidRPr="00623806">
        <w:rPr>
          <w:rFonts w:ascii="Helvetica" w:hAnsi="Helvetica"/>
          <w:lang w:val="es-ES"/>
        </w:rPr>
        <w:t xml:space="preserve">. </w:t>
      </w:r>
      <w:proofErr w:type="spellStart"/>
      <w:r w:rsidRPr="00623806">
        <w:rPr>
          <w:rFonts w:ascii="Helvetica" w:hAnsi="Helvetica"/>
          <w:lang w:val="es-ES"/>
        </w:rPr>
        <w:t>Feel</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fear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betrayal</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awe</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pull</w:t>
      </w:r>
      <w:proofErr w:type="spellEnd"/>
      <w:r w:rsidRPr="00623806">
        <w:rPr>
          <w:rFonts w:ascii="Helvetica" w:hAnsi="Helvetica"/>
          <w:lang w:val="es-ES"/>
        </w:rPr>
        <w:t>.</w:t>
      </w:r>
    </w:p>
    <w:p w14:paraId="3C0F2DFB" w14:textId="7BEA2340"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t xml:space="preserve">He </w:t>
      </w:r>
      <w:proofErr w:type="spellStart"/>
      <w:r w:rsidRPr="00623806">
        <w:rPr>
          <w:rFonts w:ascii="Helvetica" w:hAnsi="Helvetica"/>
          <w:lang w:val="es-ES"/>
        </w:rPr>
        <w:t>was</w:t>
      </w:r>
      <w:proofErr w:type="spellEnd"/>
      <w:r w:rsidRPr="00623806">
        <w:rPr>
          <w:rFonts w:ascii="Helvetica" w:hAnsi="Helvetica"/>
          <w:lang w:val="es-ES"/>
        </w:rPr>
        <w:t xml:space="preserve"> real. </w:t>
      </w:r>
      <w:proofErr w:type="spellStart"/>
      <w:r w:rsidRPr="00623806">
        <w:rPr>
          <w:rFonts w:ascii="Helvetica" w:hAnsi="Helvetica"/>
          <w:lang w:val="es-ES"/>
        </w:rPr>
        <w:t>They</w:t>
      </w:r>
      <w:proofErr w:type="spellEnd"/>
      <w:r w:rsidRPr="00623806">
        <w:rPr>
          <w:rFonts w:ascii="Helvetica" w:hAnsi="Helvetica"/>
          <w:lang w:val="es-ES"/>
        </w:rPr>
        <w:t xml:space="preserve"> </w:t>
      </w:r>
      <w:proofErr w:type="spellStart"/>
      <w:r w:rsidRPr="00623806">
        <w:rPr>
          <w:rFonts w:ascii="Helvetica" w:hAnsi="Helvetica"/>
          <w:lang w:val="es-ES"/>
        </w:rPr>
        <w:t>were</w:t>
      </w:r>
      <w:proofErr w:type="spellEnd"/>
      <w:r w:rsidRPr="00623806">
        <w:rPr>
          <w:rFonts w:ascii="Helvetica" w:hAnsi="Helvetica"/>
          <w:lang w:val="es-ES"/>
        </w:rPr>
        <w:t xml:space="preserve"> real.</w:t>
      </w:r>
    </w:p>
    <w:p w14:paraId="6AF95349" w14:textId="6A5A01DB"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lightning</w:t>
      </w:r>
      <w:proofErr w:type="spellEnd"/>
      <w:r w:rsidRPr="00623806">
        <w:rPr>
          <w:rFonts w:ascii="Helvetica" w:hAnsi="Helvetica"/>
          <w:lang w:val="es-ES"/>
        </w:rPr>
        <w:t xml:space="preserve"> </w:t>
      </w:r>
      <w:proofErr w:type="spellStart"/>
      <w:r w:rsidRPr="00623806">
        <w:rPr>
          <w:rFonts w:ascii="Helvetica" w:hAnsi="Helvetica"/>
          <w:lang w:val="es-ES"/>
        </w:rPr>
        <w:t>surged</w:t>
      </w:r>
      <w:proofErr w:type="spellEnd"/>
      <w:r w:rsidRPr="00623806">
        <w:rPr>
          <w:rFonts w:ascii="Helvetica" w:hAnsi="Helvetica"/>
          <w:lang w:val="es-ES"/>
        </w:rPr>
        <w:t xml:space="preserve"> </w:t>
      </w:r>
      <w:proofErr w:type="spellStart"/>
      <w:r w:rsidRPr="00623806">
        <w:rPr>
          <w:rFonts w:ascii="Helvetica" w:hAnsi="Helvetica"/>
          <w:lang w:val="es-ES"/>
        </w:rPr>
        <w:t>through</w:t>
      </w:r>
      <w:proofErr w:type="spellEnd"/>
      <w:r w:rsidRPr="00623806">
        <w:rPr>
          <w:rFonts w:ascii="Helvetica" w:hAnsi="Helvetica"/>
          <w:lang w:val="es-ES"/>
        </w:rPr>
        <w:t xml:space="preserve"> me—raw, </w:t>
      </w:r>
      <w:proofErr w:type="spellStart"/>
      <w:r w:rsidRPr="00623806">
        <w:rPr>
          <w:rFonts w:ascii="Helvetica" w:hAnsi="Helvetica"/>
          <w:lang w:val="es-ES"/>
        </w:rPr>
        <w:t>electric</w:t>
      </w:r>
      <w:proofErr w:type="spellEnd"/>
      <w:r w:rsidRPr="00623806">
        <w:rPr>
          <w:rFonts w:ascii="Helvetica" w:hAnsi="Helvetica"/>
          <w:lang w:val="es-ES"/>
        </w:rPr>
        <w:t xml:space="preserve">, </w:t>
      </w:r>
      <w:proofErr w:type="spellStart"/>
      <w:r w:rsidRPr="00623806">
        <w:rPr>
          <w:rFonts w:ascii="Helvetica" w:hAnsi="Helvetica"/>
          <w:lang w:val="es-ES"/>
        </w:rPr>
        <w:t>almost</w:t>
      </w:r>
      <w:proofErr w:type="spellEnd"/>
      <w:r w:rsidRPr="00623806">
        <w:rPr>
          <w:rFonts w:ascii="Helvetica" w:hAnsi="Helvetica"/>
          <w:lang w:val="es-ES"/>
        </w:rPr>
        <w:t xml:space="preserve"> </w:t>
      </w:r>
      <w:proofErr w:type="spellStart"/>
      <w:r w:rsidRPr="00623806">
        <w:rPr>
          <w:rFonts w:ascii="Helvetica" w:hAnsi="Helvetica"/>
          <w:lang w:val="es-ES"/>
        </w:rPr>
        <w:t>unbearable</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head </w:t>
      </w:r>
      <w:proofErr w:type="spellStart"/>
      <w:r w:rsidRPr="00623806">
        <w:rPr>
          <w:rFonts w:ascii="Helvetica" w:hAnsi="Helvetica"/>
          <w:lang w:val="es-ES"/>
        </w:rPr>
        <w:t>spun</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vision</w:t>
      </w:r>
      <w:proofErr w:type="spellEnd"/>
      <w:r w:rsidRPr="00623806">
        <w:rPr>
          <w:rFonts w:ascii="Helvetica" w:hAnsi="Helvetica"/>
          <w:lang w:val="es-ES"/>
        </w:rPr>
        <w:t xml:space="preserve"> </w:t>
      </w:r>
      <w:proofErr w:type="spellStart"/>
      <w:r w:rsidRPr="00623806">
        <w:rPr>
          <w:rFonts w:ascii="Helvetica" w:hAnsi="Helvetica"/>
          <w:lang w:val="es-ES"/>
        </w:rPr>
        <w:t>blurred</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air </w:t>
      </w:r>
      <w:proofErr w:type="spellStart"/>
      <w:r w:rsidRPr="00623806">
        <w:rPr>
          <w:rFonts w:ascii="Helvetica" w:hAnsi="Helvetica"/>
          <w:lang w:val="es-ES"/>
        </w:rPr>
        <w:t>thickened</w:t>
      </w:r>
      <w:proofErr w:type="spellEnd"/>
      <w:r w:rsidRPr="00623806">
        <w:rPr>
          <w:rFonts w:ascii="Helvetica" w:hAnsi="Helvetica"/>
          <w:lang w:val="es-ES"/>
        </w:rPr>
        <w:t xml:space="preserve">, heavy and </w:t>
      </w:r>
      <w:proofErr w:type="spellStart"/>
      <w:r w:rsidRPr="00623806">
        <w:rPr>
          <w:rFonts w:ascii="Helvetica" w:hAnsi="Helvetica"/>
          <w:lang w:val="es-ES"/>
        </w:rPr>
        <w:t>charged</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I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submerged</w:t>
      </w:r>
      <w:proofErr w:type="spellEnd"/>
      <w:r w:rsidRPr="00623806">
        <w:rPr>
          <w:rFonts w:ascii="Helvetica" w:hAnsi="Helvetica"/>
          <w:lang w:val="es-ES"/>
        </w:rPr>
        <w:t xml:space="preserve"> in </w:t>
      </w:r>
      <w:proofErr w:type="spellStart"/>
      <w:r w:rsidRPr="00623806">
        <w:rPr>
          <w:rFonts w:ascii="Helvetica" w:hAnsi="Helvetica"/>
          <w:lang w:val="es-ES"/>
        </w:rPr>
        <w:t>something</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quite </w:t>
      </w:r>
      <w:proofErr w:type="spellStart"/>
      <w:r w:rsidRPr="00623806">
        <w:rPr>
          <w:rFonts w:ascii="Helvetica" w:hAnsi="Helvetica"/>
          <w:lang w:val="es-ES"/>
        </w:rPr>
        <w:t>water</w:t>
      </w:r>
      <w:proofErr w:type="spellEnd"/>
      <w:r w:rsidRPr="00623806">
        <w:rPr>
          <w:rFonts w:ascii="Helvetica" w:hAnsi="Helvetica"/>
          <w:lang w:val="es-ES"/>
        </w:rPr>
        <w:t xml:space="preserve">, </w:t>
      </w:r>
      <w:proofErr w:type="spellStart"/>
      <w:r w:rsidRPr="00623806">
        <w:rPr>
          <w:rFonts w:ascii="Helvetica" w:hAnsi="Helvetica"/>
          <w:lang w:val="es-ES"/>
        </w:rPr>
        <w:t>not</w:t>
      </w:r>
      <w:proofErr w:type="spellEnd"/>
      <w:r w:rsidRPr="00623806">
        <w:rPr>
          <w:rFonts w:ascii="Helvetica" w:hAnsi="Helvetica"/>
          <w:lang w:val="es-ES"/>
        </w:rPr>
        <w:t xml:space="preserve"> quite </w:t>
      </w:r>
      <w:proofErr w:type="spellStart"/>
      <w:r w:rsidRPr="00623806">
        <w:rPr>
          <w:rFonts w:ascii="Helvetica" w:hAnsi="Helvetica"/>
          <w:lang w:val="es-ES"/>
        </w:rPr>
        <w:t>magic</w:t>
      </w:r>
      <w:proofErr w:type="spellEnd"/>
      <w:r w:rsidRPr="00623806">
        <w:rPr>
          <w:rFonts w:ascii="Helvetica" w:hAnsi="Helvetica"/>
          <w:lang w:val="es-ES"/>
        </w:rPr>
        <w:t>—</w:t>
      </w:r>
      <w:proofErr w:type="spellStart"/>
      <w:r w:rsidRPr="00623806">
        <w:rPr>
          <w:rFonts w:ascii="Helvetica" w:hAnsi="Helvetica"/>
          <w:lang w:val="es-ES"/>
        </w:rPr>
        <w:t>but</w:t>
      </w:r>
      <w:proofErr w:type="spellEnd"/>
      <w:r w:rsidRPr="00623806">
        <w:rPr>
          <w:rFonts w:ascii="Helvetica" w:hAnsi="Helvetica"/>
          <w:lang w:val="es-ES"/>
        </w:rPr>
        <w:t xml:space="preserve"> </w:t>
      </w:r>
      <w:proofErr w:type="spellStart"/>
      <w:r w:rsidRPr="00623806">
        <w:rPr>
          <w:rFonts w:ascii="Helvetica" w:hAnsi="Helvetica"/>
          <w:lang w:val="es-ES"/>
        </w:rPr>
        <w:t>drowning</w:t>
      </w:r>
      <w:proofErr w:type="spellEnd"/>
      <w:r w:rsidRPr="00623806">
        <w:rPr>
          <w:rFonts w:ascii="Helvetica" w:hAnsi="Helvetica"/>
          <w:lang w:val="es-ES"/>
        </w:rPr>
        <w:t xml:space="preserve"> </w:t>
      </w:r>
      <w:proofErr w:type="spellStart"/>
      <w:r w:rsidRPr="00623806">
        <w:rPr>
          <w:rFonts w:ascii="Helvetica" w:hAnsi="Helvetica"/>
          <w:lang w:val="es-ES"/>
        </w:rPr>
        <w:t>all</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same</w:t>
      </w:r>
      <w:proofErr w:type="spellEnd"/>
      <w:r w:rsidRPr="00623806">
        <w:rPr>
          <w:rFonts w:ascii="Helvetica" w:hAnsi="Helvetica"/>
          <w:lang w:val="es-ES"/>
        </w:rPr>
        <w:t>.</w:t>
      </w:r>
    </w:p>
    <w:p w14:paraId="7CFCCBF4" w14:textId="137B4A9D" w:rsidR="002C7F25" w:rsidRPr="00623806" w:rsidRDefault="002C7F25" w:rsidP="009D3CC2">
      <w:pPr>
        <w:pStyle w:val="Scene"/>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looked</w:t>
      </w:r>
      <w:proofErr w:type="spellEnd"/>
      <w:r w:rsidRPr="00623806">
        <w:rPr>
          <w:rFonts w:ascii="Helvetica" w:hAnsi="Helvetica"/>
          <w:lang w:val="es-ES"/>
        </w:rPr>
        <w:t xml:space="preserve"> </w:t>
      </w:r>
      <w:proofErr w:type="spellStart"/>
      <w:r w:rsidRPr="00623806">
        <w:rPr>
          <w:rFonts w:ascii="Helvetica" w:hAnsi="Helvetica"/>
          <w:lang w:val="es-ES"/>
        </w:rPr>
        <w:t>down</w:t>
      </w:r>
      <w:proofErr w:type="spellEnd"/>
      <w:r w:rsidRPr="00623806">
        <w:rPr>
          <w:rFonts w:ascii="Helvetica" w:hAnsi="Helvetica"/>
          <w:lang w:val="es-ES"/>
        </w:rPr>
        <w:t xml:space="preserve">. And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world</w:t>
      </w:r>
      <w:proofErr w:type="spellEnd"/>
      <w:r w:rsidRPr="00623806">
        <w:rPr>
          <w:rFonts w:ascii="Helvetica" w:hAnsi="Helvetica"/>
          <w:lang w:val="es-ES"/>
        </w:rPr>
        <w:t xml:space="preserve"> </w:t>
      </w:r>
      <w:proofErr w:type="spellStart"/>
      <w:r w:rsidRPr="00623806">
        <w:rPr>
          <w:rFonts w:ascii="Helvetica" w:hAnsi="Helvetica"/>
          <w:lang w:val="es-ES"/>
        </w:rPr>
        <w:t>changed</w:t>
      </w:r>
      <w:proofErr w:type="spellEnd"/>
      <w:r w:rsidRPr="00623806">
        <w:rPr>
          <w:rFonts w:ascii="Helvetica" w:hAnsi="Helvetica"/>
          <w:lang w:val="es-ES"/>
        </w:rPr>
        <w:t>.</w:t>
      </w:r>
    </w:p>
    <w:p w14:paraId="112260A2" w14:textId="6ACB474D"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Threads</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light </w:t>
      </w:r>
      <w:proofErr w:type="spellStart"/>
      <w:r w:rsidRPr="00623806">
        <w:rPr>
          <w:rFonts w:ascii="Helvetica" w:hAnsi="Helvetica"/>
          <w:lang w:val="es-ES"/>
        </w:rPr>
        <w:t>enveloped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once familiar </w:t>
      </w:r>
      <w:proofErr w:type="spellStart"/>
      <w:r w:rsidRPr="00623806">
        <w:rPr>
          <w:rFonts w:ascii="Helvetica" w:hAnsi="Helvetica"/>
          <w:lang w:val="es-ES"/>
        </w:rPr>
        <w:t>hands</w:t>
      </w:r>
      <w:proofErr w:type="spellEnd"/>
      <w:r w:rsidRPr="00623806">
        <w:rPr>
          <w:rFonts w:ascii="Helvetica" w:hAnsi="Helvetica"/>
          <w:lang w:val="es-ES"/>
        </w:rPr>
        <w:t xml:space="preserve">. </w:t>
      </w:r>
      <w:proofErr w:type="spellStart"/>
      <w:r w:rsidRPr="00623806">
        <w:rPr>
          <w:rFonts w:ascii="Helvetica" w:hAnsi="Helvetica"/>
          <w:lang w:val="es-ES"/>
        </w:rPr>
        <w:t>Thin</w:t>
      </w:r>
      <w:proofErr w:type="spellEnd"/>
      <w:r w:rsidRPr="00623806">
        <w:rPr>
          <w:rFonts w:ascii="Helvetica" w:hAnsi="Helvetica"/>
          <w:lang w:val="es-ES"/>
        </w:rPr>
        <w:t xml:space="preserve">. </w:t>
      </w:r>
      <w:proofErr w:type="spellStart"/>
      <w:r w:rsidRPr="00623806">
        <w:rPr>
          <w:rFonts w:ascii="Helvetica" w:hAnsi="Helvetica"/>
          <w:lang w:val="es-ES"/>
        </w:rPr>
        <w:t>Translucent</w:t>
      </w:r>
      <w:proofErr w:type="spellEnd"/>
      <w:r w:rsidRPr="00623806">
        <w:rPr>
          <w:rFonts w:ascii="Helvetica" w:hAnsi="Helvetica"/>
          <w:lang w:val="es-ES"/>
        </w:rPr>
        <w:t xml:space="preserve">. </w:t>
      </w:r>
      <w:proofErr w:type="spellStart"/>
      <w:r w:rsidRPr="00623806">
        <w:rPr>
          <w:rFonts w:ascii="Helvetica" w:hAnsi="Helvetica"/>
          <w:lang w:val="es-ES"/>
        </w:rPr>
        <w:t>Alive</w:t>
      </w:r>
      <w:proofErr w:type="spellEnd"/>
      <w:r w:rsidRPr="00623806">
        <w:rPr>
          <w:rFonts w:ascii="Helvetica" w:hAnsi="Helvetica"/>
          <w:lang w:val="es-ES"/>
        </w:rPr>
        <w:t xml:space="preserve">. </w:t>
      </w:r>
      <w:proofErr w:type="spellStart"/>
      <w:r w:rsidRPr="00623806">
        <w:rPr>
          <w:rFonts w:ascii="Helvetica" w:hAnsi="Helvetica"/>
          <w:lang w:val="es-ES"/>
        </w:rPr>
        <w:t>They</w:t>
      </w:r>
      <w:proofErr w:type="spellEnd"/>
      <w:r w:rsidRPr="00623806">
        <w:rPr>
          <w:rFonts w:ascii="Helvetica" w:hAnsi="Helvetica"/>
          <w:lang w:val="es-ES"/>
        </w:rPr>
        <w:t xml:space="preserve"> </w:t>
      </w:r>
      <w:proofErr w:type="spellStart"/>
      <w:r w:rsidRPr="00623806">
        <w:rPr>
          <w:rFonts w:ascii="Helvetica" w:hAnsi="Helvetica"/>
          <w:lang w:val="es-ES"/>
        </w:rPr>
        <w:t>danced</w:t>
      </w:r>
      <w:proofErr w:type="spellEnd"/>
      <w:r w:rsidRPr="00623806">
        <w:rPr>
          <w:rFonts w:ascii="Helvetica" w:hAnsi="Helvetica"/>
          <w:lang w:val="es-ES"/>
        </w:rPr>
        <w:t xml:space="preserve"> </w:t>
      </w:r>
      <w:proofErr w:type="spellStart"/>
      <w:r w:rsidRPr="00623806">
        <w:rPr>
          <w:rFonts w:ascii="Helvetica" w:hAnsi="Helvetica"/>
          <w:lang w:val="es-ES"/>
        </w:rPr>
        <w:t>around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fingers</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silk</w:t>
      </w:r>
      <w:proofErr w:type="spellEnd"/>
      <w:r w:rsidRPr="00623806">
        <w:rPr>
          <w:rFonts w:ascii="Helvetica" w:hAnsi="Helvetica"/>
          <w:lang w:val="es-ES"/>
        </w:rPr>
        <w:t xml:space="preserve"> </w:t>
      </w:r>
      <w:proofErr w:type="spellStart"/>
      <w:r w:rsidRPr="00623806">
        <w:rPr>
          <w:rFonts w:ascii="Helvetica" w:hAnsi="Helvetica"/>
          <w:lang w:val="es-ES"/>
        </w:rPr>
        <w:t>caught</w:t>
      </w:r>
      <w:proofErr w:type="spellEnd"/>
      <w:r w:rsidRPr="00623806">
        <w:rPr>
          <w:rFonts w:ascii="Helvetica" w:hAnsi="Helvetica"/>
          <w:lang w:val="es-ES"/>
        </w:rPr>
        <w:t xml:space="preserve"> in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wind</w:t>
      </w:r>
      <w:proofErr w:type="spellEnd"/>
      <w:r w:rsidRPr="00623806">
        <w:rPr>
          <w:rFonts w:ascii="Helvetica" w:hAnsi="Helvetica"/>
          <w:lang w:val="es-ES"/>
        </w:rPr>
        <w:t xml:space="preserve">, spinning </w:t>
      </w:r>
      <w:proofErr w:type="spellStart"/>
      <w:r w:rsidRPr="00623806">
        <w:rPr>
          <w:rFonts w:ascii="Helvetica" w:hAnsi="Helvetica"/>
          <w:lang w:val="es-ES"/>
        </w:rPr>
        <w:t>tighter</w:t>
      </w:r>
      <w:proofErr w:type="spellEnd"/>
      <w:r w:rsidRPr="00623806">
        <w:rPr>
          <w:rFonts w:ascii="Helvetica" w:hAnsi="Helvetica"/>
          <w:lang w:val="es-ES"/>
        </w:rPr>
        <w:t xml:space="preserve">, </w:t>
      </w:r>
      <w:proofErr w:type="spellStart"/>
      <w:r w:rsidRPr="00623806">
        <w:rPr>
          <w:rFonts w:ascii="Helvetica" w:hAnsi="Helvetica"/>
          <w:lang w:val="es-ES"/>
        </w:rPr>
        <w:t>weaving</w:t>
      </w:r>
      <w:proofErr w:type="spellEnd"/>
      <w:r w:rsidRPr="00623806">
        <w:rPr>
          <w:rFonts w:ascii="Helvetica" w:hAnsi="Helvetica"/>
          <w:lang w:val="es-ES"/>
        </w:rPr>
        <w:t xml:space="preserve"> </w:t>
      </w:r>
      <w:proofErr w:type="spellStart"/>
      <w:r w:rsidRPr="00623806">
        <w:rPr>
          <w:rFonts w:ascii="Helvetica" w:hAnsi="Helvetica"/>
          <w:lang w:val="es-ES"/>
        </w:rPr>
        <w:t>patterns</w:t>
      </w:r>
      <w:proofErr w:type="spellEnd"/>
      <w:r w:rsidRPr="00623806">
        <w:rPr>
          <w:rFonts w:ascii="Helvetica" w:hAnsi="Helvetica"/>
          <w:lang w:val="es-ES"/>
        </w:rPr>
        <w:t xml:space="preserve"> I </w:t>
      </w:r>
      <w:proofErr w:type="spellStart"/>
      <w:r w:rsidRPr="00623806">
        <w:rPr>
          <w:rFonts w:ascii="Helvetica" w:hAnsi="Helvetica"/>
          <w:lang w:val="es-ES"/>
        </w:rPr>
        <w:t>didn’t</w:t>
      </w:r>
      <w:proofErr w:type="spellEnd"/>
      <w:r w:rsidRPr="00623806">
        <w:rPr>
          <w:rFonts w:ascii="Helvetica" w:hAnsi="Helvetica"/>
          <w:lang w:val="es-ES"/>
        </w:rPr>
        <w:t xml:space="preserve"> </w:t>
      </w:r>
      <w:proofErr w:type="spellStart"/>
      <w:r w:rsidRPr="00623806">
        <w:rPr>
          <w:rFonts w:ascii="Helvetica" w:hAnsi="Helvetica"/>
          <w:lang w:val="es-ES"/>
        </w:rPr>
        <w:t>understand</w:t>
      </w:r>
      <w:proofErr w:type="spellEnd"/>
      <w:r w:rsidRPr="00623806">
        <w:rPr>
          <w:rFonts w:ascii="Helvetica" w:hAnsi="Helvetica"/>
          <w:lang w:val="es-ES"/>
        </w:rPr>
        <w:t xml:space="preserve">. </w:t>
      </w:r>
      <w:proofErr w:type="spellStart"/>
      <w:r w:rsidRPr="00623806">
        <w:rPr>
          <w:rFonts w:ascii="Helvetica" w:hAnsi="Helvetica"/>
          <w:lang w:val="es-ES"/>
        </w:rPr>
        <w:t>But</w:t>
      </w:r>
      <w:proofErr w:type="spellEnd"/>
      <w:r w:rsidRPr="00623806">
        <w:rPr>
          <w:rFonts w:ascii="Helvetica" w:hAnsi="Helvetica"/>
          <w:lang w:val="es-ES"/>
        </w:rPr>
        <w:t xml:space="preserve"> I </w:t>
      </w:r>
      <w:proofErr w:type="spellStart"/>
      <w:r w:rsidRPr="00623806">
        <w:rPr>
          <w:rFonts w:ascii="Helvetica" w:hAnsi="Helvetica"/>
          <w:lang w:val="es-ES"/>
        </w:rPr>
        <w:t>could</w:t>
      </w:r>
      <w:proofErr w:type="spellEnd"/>
      <w:r w:rsidRPr="00623806">
        <w:rPr>
          <w:rFonts w:ascii="Helvetica" w:hAnsi="Helvetica"/>
          <w:lang w:val="es-ES"/>
        </w:rPr>
        <w:t xml:space="preserve"> </w:t>
      </w:r>
      <w:proofErr w:type="spellStart"/>
      <w:r w:rsidRPr="00623806">
        <w:rPr>
          <w:rFonts w:ascii="Helvetica" w:hAnsi="Helvetica"/>
          <w:lang w:val="es-ES"/>
        </w:rPr>
        <w:t>see</w:t>
      </w:r>
      <w:proofErr w:type="spellEnd"/>
      <w:r w:rsidRPr="00623806">
        <w:rPr>
          <w:rFonts w:ascii="Helvetica" w:hAnsi="Helvetica"/>
          <w:lang w:val="es-ES"/>
        </w:rPr>
        <w:t xml:space="preserve"> </w:t>
      </w:r>
      <w:proofErr w:type="spellStart"/>
      <w:r w:rsidRPr="00623806">
        <w:rPr>
          <w:rFonts w:ascii="Helvetica" w:hAnsi="Helvetica"/>
          <w:lang w:val="es-ES"/>
        </w:rPr>
        <w:t>them</w:t>
      </w:r>
      <w:proofErr w:type="spellEnd"/>
      <w:r w:rsidRPr="00623806">
        <w:rPr>
          <w:rFonts w:ascii="Helvetica" w:hAnsi="Helvetica"/>
          <w:lang w:val="es-ES"/>
        </w:rPr>
        <w:t>.</w:t>
      </w:r>
    </w:p>
    <w:p w14:paraId="69A138C3" w14:textId="1B176004"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Feel</w:t>
      </w:r>
      <w:proofErr w:type="spellEnd"/>
      <w:r w:rsidRPr="00623806">
        <w:rPr>
          <w:rFonts w:ascii="Helvetica" w:hAnsi="Helvetica"/>
          <w:lang w:val="es-ES"/>
        </w:rPr>
        <w:t xml:space="preserve"> </w:t>
      </w:r>
      <w:proofErr w:type="spellStart"/>
      <w:r w:rsidRPr="00623806">
        <w:rPr>
          <w:rFonts w:ascii="Helvetica" w:hAnsi="Helvetica"/>
          <w:lang w:val="es-ES"/>
        </w:rPr>
        <w:t>them</w:t>
      </w:r>
      <w:proofErr w:type="spellEnd"/>
      <w:r w:rsidRPr="00623806">
        <w:rPr>
          <w:rFonts w:ascii="Helvetica" w:hAnsi="Helvetica"/>
          <w:lang w:val="es-ES"/>
        </w:rPr>
        <w:t>.</w:t>
      </w:r>
    </w:p>
    <w:p w14:paraId="7AAE7157" w14:textId="43A48F39"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t>They</w:t>
      </w:r>
      <w:proofErr w:type="spellEnd"/>
      <w:r w:rsidRPr="00623806">
        <w:rPr>
          <w:rFonts w:ascii="Helvetica" w:hAnsi="Helvetica"/>
          <w:lang w:val="es-ES"/>
        </w:rPr>
        <w:t xml:space="preserve"> </w:t>
      </w:r>
      <w:proofErr w:type="spellStart"/>
      <w:r w:rsidRPr="00623806">
        <w:rPr>
          <w:rFonts w:ascii="Helvetica" w:hAnsi="Helvetica"/>
          <w:lang w:val="es-ES"/>
        </w:rPr>
        <w:t>pulsed</w:t>
      </w:r>
      <w:proofErr w:type="spellEnd"/>
      <w:r w:rsidRPr="00623806">
        <w:rPr>
          <w:rFonts w:ascii="Helvetica" w:hAnsi="Helvetica"/>
          <w:lang w:val="es-ES"/>
        </w:rPr>
        <w:t xml:space="preserve"> </w:t>
      </w:r>
      <w:proofErr w:type="spellStart"/>
      <w:r w:rsidRPr="00623806">
        <w:rPr>
          <w:rFonts w:ascii="Helvetica" w:hAnsi="Helvetica"/>
          <w:lang w:val="es-ES"/>
        </w:rPr>
        <w:t>against</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skin </w:t>
      </w:r>
      <w:proofErr w:type="spellStart"/>
      <w:r w:rsidRPr="00623806">
        <w:rPr>
          <w:rFonts w:ascii="Helvetica" w:hAnsi="Helvetica"/>
          <w:lang w:val="es-ES"/>
        </w:rPr>
        <w:t>with</w:t>
      </w:r>
      <w:proofErr w:type="spellEnd"/>
      <w:r w:rsidRPr="00623806">
        <w:rPr>
          <w:rFonts w:ascii="Helvetica" w:hAnsi="Helvetica"/>
          <w:lang w:val="es-ES"/>
        </w:rPr>
        <w:t xml:space="preserve"> a </w:t>
      </w:r>
      <w:proofErr w:type="spellStart"/>
      <w:r w:rsidRPr="00623806">
        <w:rPr>
          <w:rFonts w:ascii="Helvetica" w:hAnsi="Helvetica"/>
          <w:lang w:val="es-ES"/>
        </w:rPr>
        <w:t>low</w:t>
      </w:r>
      <w:proofErr w:type="spellEnd"/>
      <w:r w:rsidRPr="00623806">
        <w:rPr>
          <w:rFonts w:ascii="Helvetica" w:hAnsi="Helvetica"/>
          <w:lang w:val="es-ES"/>
        </w:rPr>
        <w:t xml:space="preserve">, </w:t>
      </w:r>
      <w:proofErr w:type="spellStart"/>
      <w:r w:rsidRPr="00623806">
        <w:rPr>
          <w:rFonts w:ascii="Helvetica" w:hAnsi="Helvetica"/>
          <w:lang w:val="es-ES"/>
        </w:rPr>
        <w:t>thrumming</w:t>
      </w:r>
      <w:proofErr w:type="spellEnd"/>
      <w:r w:rsidRPr="00623806">
        <w:rPr>
          <w:rFonts w:ascii="Helvetica" w:hAnsi="Helvetica"/>
          <w:lang w:val="es-ES"/>
        </w:rPr>
        <w:t xml:space="preserve"> hum—</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r w:rsidRPr="00623806">
        <w:rPr>
          <w:rFonts w:ascii="Helvetica" w:hAnsi="Helvetica"/>
          <w:lang w:val="es-ES"/>
        </w:rPr>
        <w:t>heartbeat</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a </w:t>
      </w:r>
      <w:proofErr w:type="spellStart"/>
      <w:proofErr w:type="gramStart"/>
      <w:r w:rsidRPr="00623806">
        <w:rPr>
          <w:rFonts w:ascii="Helvetica" w:hAnsi="Helvetica"/>
          <w:lang w:val="es-ES"/>
        </w:rPr>
        <w:t>warning</w:t>
      </w:r>
      <w:proofErr w:type="spellEnd"/>
      <w:proofErr w:type="gram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energy</w:t>
      </w:r>
      <w:proofErr w:type="spellEnd"/>
      <w:r w:rsidRPr="00623806">
        <w:rPr>
          <w:rFonts w:ascii="Helvetica" w:hAnsi="Helvetica"/>
          <w:lang w:val="es-ES"/>
        </w:rPr>
        <w:t xml:space="preserve"> </w:t>
      </w:r>
      <w:proofErr w:type="spellStart"/>
      <w:r w:rsidRPr="00623806">
        <w:rPr>
          <w:rFonts w:ascii="Helvetica" w:hAnsi="Helvetica"/>
          <w:lang w:val="es-ES"/>
        </w:rPr>
        <w:t>vibrated</w:t>
      </w:r>
      <w:proofErr w:type="spellEnd"/>
      <w:r w:rsidRPr="00623806">
        <w:rPr>
          <w:rFonts w:ascii="Helvetica" w:hAnsi="Helvetica"/>
          <w:lang w:val="es-ES"/>
        </w:rPr>
        <w:t xml:space="preserve"> </w:t>
      </w:r>
      <w:proofErr w:type="spellStart"/>
      <w:r w:rsidRPr="00623806">
        <w:rPr>
          <w:rFonts w:ascii="Helvetica" w:hAnsi="Helvetica"/>
          <w:lang w:val="es-ES"/>
        </w:rPr>
        <w:t>around</w:t>
      </w:r>
      <w:proofErr w:type="spellEnd"/>
      <w:r w:rsidRPr="00623806">
        <w:rPr>
          <w:rFonts w:ascii="Helvetica" w:hAnsi="Helvetica"/>
          <w:lang w:val="es-ES"/>
        </w:rPr>
        <w:t xml:space="preserve"> me, </w:t>
      </w:r>
      <w:proofErr w:type="spellStart"/>
      <w:r w:rsidRPr="00623806">
        <w:rPr>
          <w:rFonts w:ascii="Helvetica" w:hAnsi="Helvetica"/>
          <w:lang w:val="es-ES"/>
        </w:rPr>
        <w:t>through</w:t>
      </w:r>
      <w:proofErr w:type="spellEnd"/>
      <w:r w:rsidRPr="00623806">
        <w:rPr>
          <w:rFonts w:ascii="Helvetica" w:hAnsi="Helvetica"/>
          <w:lang w:val="es-ES"/>
        </w:rPr>
        <w:t xml:space="preserve"> me, </w:t>
      </w:r>
      <w:proofErr w:type="spellStart"/>
      <w:r w:rsidRPr="00623806">
        <w:rPr>
          <w:rFonts w:ascii="Helvetica" w:hAnsi="Helvetica"/>
          <w:lang w:val="es-ES"/>
        </w:rPr>
        <w:t>building</w:t>
      </w:r>
      <w:proofErr w:type="spellEnd"/>
      <w:r w:rsidRPr="00623806">
        <w:rPr>
          <w:rFonts w:ascii="Helvetica" w:hAnsi="Helvetica"/>
          <w:lang w:val="es-ES"/>
        </w:rPr>
        <w:t xml:space="preserve"> </w:t>
      </w:r>
      <w:proofErr w:type="spellStart"/>
      <w:r w:rsidRPr="00623806">
        <w:rPr>
          <w:rFonts w:ascii="Helvetica" w:hAnsi="Helvetica"/>
          <w:lang w:val="es-ES"/>
        </w:rPr>
        <w:t>faster</w:t>
      </w:r>
      <w:proofErr w:type="spellEnd"/>
      <w:r w:rsidRPr="00623806">
        <w:rPr>
          <w:rFonts w:ascii="Helvetica" w:hAnsi="Helvetica"/>
          <w:lang w:val="es-ES"/>
        </w:rPr>
        <w:t xml:space="preserve">, </w:t>
      </w:r>
      <w:proofErr w:type="spellStart"/>
      <w:r w:rsidRPr="00623806">
        <w:rPr>
          <w:rFonts w:ascii="Helvetica" w:hAnsi="Helvetica"/>
          <w:lang w:val="es-ES"/>
        </w:rPr>
        <w:t>louder</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skin </w:t>
      </w:r>
      <w:proofErr w:type="spellStart"/>
      <w:r w:rsidRPr="00623806">
        <w:rPr>
          <w:rFonts w:ascii="Helvetica" w:hAnsi="Helvetica"/>
          <w:lang w:val="es-ES"/>
        </w:rPr>
        <w:t>buzzed</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nerves</w:t>
      </w:r>
      <w:proofErr w:type="spellEnd"/>
      <w:r w:rsidRPr="00623806">
        <w:rPr>
          <w:rFonts w:ascii="Helvetica" w:hAnsi="Helvetica"/>
          <w:lang w:val="es-ES"/>
        </w:rPr>
        <w:t xml:space="preserve"> </w:t>
      </w:r>
      <w:proofErr w:type="spellStart"/>
      <w:r w:rsidRPr="00623806">
        <w:rPr>
          <w:rFonts w:ascii="Helvetica" w:hAnsi="Helvetica"/>
          <w:lang w:val="es-ES"/>
        </w:rPr>
        <w:t>sparked</w:t>
      </w:r>
      <w:proofErr w:type="spellEnd"/>
      <w:r w:rsidRPr="00623806">
        <w:rPr>
          <w:rFonts w:ascii="Helvetica" w:hAnsi="Helvetica"/>
          <w:lang w:val="es-ES"/>
        </w:rPr>
        <w:t xml:space="preserve">. </w:t>
      </w:r>
      <w:proofErr w:type="spellStart"/>
      <w:r w:rsidRPr="00623806">
        <w:rPr>
          <w:rFonts w:ascii="Helvetica" w:hAnsi="Helvetica"/>
          <w:lang w:val="es-ES"/>
        </w:rPr>
        <w:t>Every</w:t>
      </w:r>
      <w:proofErr w:type="spellEnd"/>
      <w:r w:rsidRPr="00623806">
        <w:rPr>
          <w:rFonts w:ascii="Helvetica" w:hAnsi="Helvetica"/>
          <w:lang w:val="es-ES"/>
        </w:rPr>
        <w:t xml:space="preserve"> </w:t>
      </w:r>
      <w:proofErr w:type="spellStart"/>
      <w:r w:rsidRPr="00623806">
        <w:rPr>
          <w:rFonts w:ascii="Helvetica" w:hAnsi="Helvetica"/>
          <w:lang w:val="es-ES"/>
        </w:rPr>
        <w:t>part</w:t>
      </w:r>
      <w:proofErr w:type="spellEnd"/>
      <w:r w:rsidRPr="00623806">
        <w:rPr>
          <w:rFonts w:ascii="Helvetica" w:hAnsi="Helvetica"/>
          <w:lang w:val="es-ES"/>
        </w:rPr>
        <w:t xml:space="preserve"> </w:t>
      </w:r>
      <w:proofErr w:type="spellStart"/>
      <w:r w:rsidRPr="00623806">
        <w:rPr>
          <w:rFonts w:ascii="Helvetica" w:hAnsi="Helvetica"/>
          <w:lang w:val="es-ES"/>
        </w:rPr>
        <w:t>of</w:t>
      </w:r>
      <w:proofErr w:type="spellEnd"/>
      <w:r w:rsidRPr="00623806">
        <w:rPr>
          <w:rFonts w:ascii="Helvetica" w:hAnsi="Helvetica"/>
          <w:lang w:val="es-ES"/>
        </w:rPr>
        <w:t xml:space="preserve"> me </w:t>
      </w:r>
      <w:proofErr w:type="spellStart"/>
      <w:r w:rsidRPr="00623806">
        <w:rPr>
          <w:rFonts w:ascii="Helvetica" w:hAnsi="Helvetica"/>
          <w:lang w:val="es-ES"/>
        </w:rPr>
        <w:t>felt</w:t>
      </w:r>
      <w:proofErr w:type="spellEnd"/>
      <w:r w:rsidRPr="00623806">
        <w:rPr>
          <w:rFonts w:ascii="Helvetica" w:hAnsi="Helvetica"/>
          <w:lang w:val="es-ES"/>
        </w:rPr>
        <w:t xml:space="preserve"> as </w:t>
      </w:r>
      <w:proofErr w:type="spellStart"/>
      <w:r w:rsidRPr="00623806">
        <w:rPr>
          <w:rFonts w:ascii="Helvetica" w:hAnsi="Helvetica"/>
          <w:lang w:val="es-ES"/>
        </w:rPr>
        <w:t>though</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breaking</w:t>
      </w:r>
      <w:proofErr w:type="spellEnd"/>
      <w:r w:rsidRPr="00623806">
        <w:rPr>
          <w:rFonts w:ascii="Helvetica" w:hAnsi="Helvetica"/>
          <w:lang w:val="es-ES"/>
        </w:rPr>
        <w:t xml:space="preserve"> </w:t>
      </w:r>
      <w:proofErr w:type="spellStart"/>
      <w:r w:rsidRPr="00623806">
        <w:rPr>
          <w:rFonts w:ascii="Helvetica" w:hAnsi="Helvetica"/>
          <w:lang w:val="es-ES"/>
        </w:rPr>
        <w:t>apart</w:t>
      </w:r>
      <w:proofErr w:type="spellEnd"/>
      <w:r w:rsidRPr="00623806">
        <w:rPr>
          <w:rFonts w:ascii="Helvetica" w:hAnsi="Helvetica"/>
          <w:lang w:val="es-ES"/>
        </w:rPr>
        <w:t>.</w:t>
      </w:r>
    </w:p>
    <w:p w14:paraId="3991F505" w14:textId="00472008" w:rsidR="002C7F25" w:rsidRPr="00623806" w:rsidRDefault="002C7F25" w:rsidP="009D3CC2">
      <w:pPr>
        <w:pStyle w:val="Scene"/>
        <w:spacing w:line="276" w:lineRule="auto"/>
        <w:jc w:val="both"/>
        <w:rPr>
          <w:rFonts w:ascii="Helvetica" w:hAnsi="Helvetica"/>
          <w:lang w:val="es-ES"/>
        </w:rPr>
      </w:pPr>
      <w:proofErr w:type="spellStart"/>
      <w:r w:rsidRPr="00623806">
        <w:rPr>
          <w:rFonts w:ascii="Helvetica" w:hAnsi="Helvetica"/>
          <w:lang w:val="es-ES"/>
        </w:rPr>
        <w:lastRenderedPageBreak/>
        <w:t>The</w:t>
      </w:r>
      <w:proofErr w:type="spellEnd"/>
      <w:r w:rsidRPr="00623806">
        <w:rPr>
          <w:rFonts w:ascii="Helvetica" w:hAnsi="Helvetica"/>
          <w:lang w:val="es-ES"/>
        </w:rPr>
        <w:t xml:space="preserve"> </w:t>
      </w:r>
      <w:proofErr w:type="spellStart"/>
      <w:r w:rsidRPr="00623806">
        <w:rPr>
          <w:rFonts w:ascii="Helvetica" w:hAnsi="Helvetica"/>
          <w:lang w:val="es-ES"/>
        </w:rPr>
        <w:t>threads</w:t>
      </w:r>
      <w:proofErr w:type="spellEnd"/>
      <w:r w:rsidRPr="00623806">
        <w:rPr>
          <w:rFonts w:ascii="Helvetica" w:hAnsi="Helvetica"/>
          <w:lang w:val="es-ES"/>
        </w:rPr>
        <w:t xml:space="preserve"> </w:t>
      </w:r>
      <w:proofErr w:type="spellStart"/>
      <w:r w:rsidRPr="00623806">
        <w:rPr>
          <w:rFonts w:ascii="Helvetica" w:hAnsi="Helvetica"/>
          <w:lang w:val="es-ES"/>
        </w:rPr>
        <w:t>flared</w:t>
      </w:r>
      <w:proofErr w:type="spellEnd"/>
      <w:r w:rsidRPr="00623806">
        <w:rPr>
          <w:rFonts w:ascii="Helvetica" w:hAnsi="Helvetica"/>
          <w:lang w:val="es-ES"/>
        </w:rPr>
        <w:t xml:space="preserve"> </w:t>
      </w:r>
      <w:proofErr w:type="spellStart"/>
      <w:r w:rsidRPr="00623806">
        <w:rPr>
          <w:rFonts w:ascii="Helvetica" w:hAnsi="Helvetica"/>
          <w:lang w:val="es-ES"/>
        </w:rPr>
        <w:t>brighter</w:t>
      </w:r>
      <w:proofErr w:type="spellEnd"/>
      <w:r w:rsidRPr="00623806">
        <w:rPr>
          <w:rFonts w:ascii="Helvetica" w:hAnsi="Helvetica"/>
          <w:lang w:val="es-ES"/>
        </w:rPr>
        <w:t>—</w:t>
      </w:r>
      <w:proofErr w:type="spellStart"/>
      <w:r w:rsidRPr="00623806">
        <w:rPr>
          <w:rFonts w:ascii="Helvetica" w:hAnsi="Helvetica"/>
          <w:lang w:val="es-ES"/>
        </w:rPr>
        <w:t>amber-gold</w:t>
      </w:r>
      <w:proofErr w:type="spellEnd"/>
      <w:r w:rsidRPr="00623806">
        <w:rPr>
          <w:rFonts w:ascii="Helvetica" w:hAnsi="Helvetica"/>
          <w:lang w:val="es-ES"/>
        </w:rPr>
        <w:t xml:space="preserve">, </w:t>
      </w:r>
      <w:proofErr w:type="spellStart"/>
      <w:r w:rsidRPr="00623806">
        <w:rPr>
          <w:rFonts w:ascii="Helvetica" w:hAnsi="Helvetica"/>
          <w:lang w:val="es-ES"/>
        </w:rPr>
        <w:t>blinding</w:t>
      </w:r>
      <w:proofErr w:type="spellEnd"/>
      <w:r w:rsidRPr="00623806">
        <w:rPr>
          <w:rFonts w:ascii="Helvetica" w:hAnsi="Helvetica"/>
          <w:lang w:val="es-ES"/>
        </w:rPr>
        <w:t>—</w:t>
      </w:r>
      <w:proofErr w:type="spellStart"/>
      <w:r w:rsidRPr="00623806">
        <w:rPr>
          <w:rFonts w:ascii="Helvetica" w:hAnsi="Helvetica"/>
          <w:lang w:val="es-ES"/>
        </w:rPr>
        <w:t>until</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entire</w:t>
      </w:r>
      <w:proofErr w:type="spellEnd"/>
      <w:r w:rsidRPr="00623806">
        <w:rPr>
          <w:rFonts w:ascii="Helvetica" w:hAnsi="Helvetica"/>
          <w:lang w:val="es-ES"/>
        </w:rPr>
        <w:t xml:space="preserve"> </w:t>
      </w:r>
      <w:proofErr w:type="spellStart"/>
      <w:r w:rsidRPr="00623806">
        <w:rPr>
          <w:rFonts w:ascii="Helvetica" w:hAnsi="Helvetica"/>
          <w:lang w:val="es-ES"/>
        </w:rPr>
        <w:t>vision</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filled</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light.</w:t>
      </w:r>
    </w:p>
    <w:p w14:paraId="2F719364" w14:textId="77777777" w:rsidR="002C7F25" w:rsidRPr="00623806" w:rsidRDefault="002C7F25" w:rsidP="002C7F25">
      <w:pPr>
        <w:pStyle w:val="Scene"/>
        <w:spacing w:line="276" w:lineRule="auto"/>
        <w:jc w:val="both"/>
        <w:rPr>
          <w:rFonts w:ascii="Helvetica" w:hAnsi="Helvetica"/>
          <w:lang w:val="es-ES"/>
        </w:rPr>
      </w:pPr>
      <w:r w:rsidRPr="00623806">
        <w:rPr>
          <w:rFonts w:ascii="Helvetica" w:hAnsi="Helvetica"/>
          <w:lang w:val="es-ES"/>
        </w:rPr>
        <w:t xml:space="preserve">And </w:t>
      </w:r>
      <w:proofErr w:type="spellStart"/>
      <w:r w:rsidRPr="00623806">
        <w:rPr>
          <w:rFonts w:ascii="Helvetica" w:hAnsi="Helvetica"/>
          <w:lang w:val="es-ES"/>
        </w:rPr>
        <w:t>then</w:t>
      </w:r>
      <w:proofErr w:type="spellEnd"/>
      <w:r w:rsidRPr="00623806">
        <w:rPr>
          <w:rFonts w:ascii="Helvetica" w:hAnsi="Helvetica"/>
          <w:lang w:val="es-ES"/>
        </w:rPr>
        <w:t xml:space="preserve">, </w:t>
      </w:r>
      <w:proofErr w:type="spellStart"/>
      <w:r w:rsidRPr="00623806">
        <w:rPr>
          <w:rFonts w:ascii="Helvetica" w:hAnsi="Helvetica"/>
          <w:lang w:val="es-ES"/>
        </w:rPr>
        <w:t>everything</w:t>
      </w:r>
      <w:proofErr w:type="spellEnd"/>
      <w:r w:rsidRPr="00623806">
        <w:rPr>
          <w:rFonts w:ascii="Helvetica" w:hAnsi="Helvetica"/>
          <w:lang w:val="es-ES"/>
        </w:rPr>
        <w:t xml:space="preserve"> </w:t>
      </w:r>
      <w:proofErr w:type="spellStart"/>
      <w:r w:rsidRPr="00623806">
        <w:rPr>
          <w:rFonts w:ascii="Helvetica" w:hAnsi="Helvetica"/>
          <w:lang w:val="es-ES"/>
        </w:rPr>
        <w:t>went</w:t>
      </w:r>
      <w:proofErr w:type="spellEnd"/>
      <w:r w:rsidRPr="00623806">
        <w:rPr>
          <w:rFonts w:ascii="Helvetica" w:hAnsi="Helvetica"/>
          <w:lang w:val="es-ES"/>
        </w:rPr>
        <w:t xml:space="preserve"> </w:t>
      </w:r>
      <w:proofErr w:type="spellStart"/>
      <w:r w:rsidRPr="00623806">
        <w:rPr>
          <w:rFonts w:ascii="Helvetica" w:hAnsi="Helvetica"/>
          <w:lang w:val="es-ES"/>
        </w:rPr>
        <w:t>black</w:t>
      </w:r>
      <w:proofErr w:type="spellEnd"/>
      <w:r w:rsidRPr="00623806">
        <w:rPr>
          <w:rFonts w:ascii="Helvetica" w:hAnsi="Helvetica"/>
          <w:lang w:val="es-ES"/>
        </w:rPr>
        <w:t>.</w:t>
      </w:r>
    </w:p>
    <w:p w14:paraId="2E67573B" w14:textId="77777777" w:rsidR="0044249C" w:rsidRPr="00623806" w:rsidRDefault="0044249C" w:rsidP="00721441">
      <w:pPr>
        <w:pStyle w:val="Scene"/>
        <w:spacing w:line="276" w:lineRule="auto"/>
        <w:jc w:val="both"/>
        <w:rPr>
          <w:rFonts w:ascii="Helvetica" w:hAnsi="Helvetica"/>
          <w:lang w:val="es-ES"/>
        </w:rPr>
        <w:sectPr w:rsidR="0044249C" w:rsidRPr="00623806" w:rsidSect="0044249C">
          <w:footerReference w:type="default" r:id="rId13"/>
          <w:pgSz w:w="8640" w:h="12960"/>
          <w:pgMar w:top="835" w:right="720" w:bottom="835" w:left="648" w:header="708" w:footer="708" w:gutter="720"/>
          <w:pgNumType w:start="1"/>
          <w:cols w:space="720"/>
          <w:docGrid w:linePitch="360"/>
        </w:sectPr>
      </w:pPr>
    </w:p>
    <w:p w14:paraId="1BAB9919" w14:textId="77777777" w:rsidR="00721441" w:rsidRPr="00623806" w:rsidRDefault="00721441" w:rsidP="00721441">
      <w:pPr>
        <w:pStyle w:val="Scene"/>
        <w:spacing w:line="276" w:lineRule="auto"/>
        <w:jc w:val="both"/>
        <w:rPr>
          <w:rFonts w:ascii="Helvetica" w:hAnsi="Helvetica"/>
          <w:lang w:val="es-ES"/>
        </w:rPr>
      </w:pPr>
    </w:p>
    <w:p w14:paraId="211D162C" w14:textId="2E0E7A75" w:rsidR="009D3CC2" w:rsidRPr="00623806" w:rsidRDefault="009D3CC2" w:rsidP="0044249C">
      <w:pPr>
        <w:pStyle w:val="Scene"/>
        <w:spacing w:line="276" w:lineRule="auto"/>
        <w:ind w:firstLine="0"/>
        <w:jc w:val="both"/>
        <w:rPr>
          <w:rFonts w:ascii="Helvetica" w:hAnsi="Helvetica"/>
          <w:lang w:val="es-ES"/>
        </w:rPr>
      </w:pPr>
    </w:p>
    <w:p w14:paraId="7A934EE8" w14:textId="77777777" w:rsidR="00721441" w:rsidRPr="00623806" w:rsidRDefault="00721441" w:rsidP="00721441">
      <w:pPr>
        <w:pStyle w:val="Scene"/>
        <w:spacing w:line="276" w:lineRule="auto"/>
        <w:jc w:val="both"/>
        <w:rPr>
          <w:rFonts w:ascii="Helvetica" w:hAnsi="Helvetica"/>
          <w:lang w:val="es-ES"/>
        </w:rPr>
      </w:pPr>
    </w:p>
    <w:p w14:paraId="73E85166" w14:textId="77777777" w:rsidR="00721441" w:rsidRPr="00623806" w:rsidRDefault="00721441" w:rsidP="00BE3474">
      <w:pPr>
        <w:pStyle w:val="Heading1"/>
        <w:spacing w:line="360" w:lineRule="auto"/>
        <w:jc w:val="center"/>
        <w:rPr>
          <w:rFonts w:ascii="Libre Baskerville" w:hAnsi="Libre Baskerville"/>
          <w:b w:val="0"/>
          <w:bCs/>
          <w:sz w:val="36"/>
          <w:szCs w:val="36"/>
          <w:lang w:val="es-ES"/>
        </w:rPr>
      </w:pPr>
      <w:r w:rsidRPr="00623806">
        <w:rPr>
          <w:rFonts w:ascii="Libre Baskerville" w:hAnsi="Libre Baskerville"/>
          <w:b w:val="0"/>
          <w:bCs/>
          <w:sz w:val="36"/>
          <w:szCs w:val="36"/>
          <w:lang w:val="es-ES"/>
        </w:rPr>
        <w:t>ACKNOWLEDGEMENTS</w:t>
      </w:r>
    </w:p>
    <w:p w14:paraId="3287B7D5" w14:textId="77777777" w:rsidR="00721441" w:rsidRPr="00623806" w:rsidRDefault="00721441" w:rsidP="00721441">
      <w:pPr>
        <w:pStyle w:val="p1"/>
        <w:spacing w:line="276" w:lineRule="auto"/>
        <w:jc w:val="both"/>
        <w:rPr>
          <w:rFonts w:ascii="Helvetica" w:hAnsi="Helvetica"/>
          <w:lang w:val="es-ES"/>
        </w:rPr>
      </w:pPr>
      <w:r w:rsidRPr="00623806">
        <w:rPr>
          <w:rFonts w:ascii="Helvetica" w:hAnsi="Helvetica"/>
          <w:lang w:val="es-ES"/>
        </w:rPr>
        <w:t xml:space="preserve">I </w:t>
      </w:r>
      <w:proofErr w:type="spellStart"/>
      <w:r w:rsidRPr="00623806">
        <w:rPr>
          <w:rFonts w:ascii="Helvetica" w:hAnsi="Helvetica"/>
          <w:lang w:val="es-ES"/>
        </w:rPr>
        <w:t>want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express</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deepest</w:t>
      </w:r>
      <w:proofErr w:type="spellEnd"/>
      <w:r w:rsidRPr="00623806">
        <w:rPr>
          <w:rFonts w:ascii="Helvetica" w:hAnsi="Helvetica"/>
          <w:lang w:val="es-ES"/>
        </w:rPr>
        <w:t xml:space="preserve"> </w:t>
      </w:r>
      <w:proofErr w:type="spellStart"/>
      <w:r w:rsidRPr="00623806">
        <w:rPr>
          <w:rFonts w:ascii="Helvetica" w:hAnsi="Helvetica"/>
          <w:lang w:val="es-ES"/>
        </w:rPr>
        <w:t>gratitude</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everyone</w:t>
      </w:r>
      <w:proofErr w:type="spellEnd"/>
      <w:r w:rsidRPr="00623806">
        <w:rPr>
          <w:rFonts w:ascii="Helvetica" w:hAnsi="Helvetica"/>
          <w:lang w:val="es-ES"/>
        </w:rPr>
        <w:t xml:space="preserve"> </w:t>
      </w:r>
      <w:proofErr w:type="spellStart"/>
      <w:r w:rsidRPr="00623806">
        <w:rPr>
          <w:rFonts w:ascii="Helvetica" w:hAnsi="Helvetica"/>
          <w:lang w:val="es-ES"/>
        </w:rPr>
        <w:t>who</w:t>
      </w:r>
      <w:proofErr w:type="spellEnd"/>
      <w:r w:rsidRPr="00623806">
        <w:rPr>
          <w:rFonts w:ascii="Helvetica" w:hAnsi="Helvetica"/>
          <w:lang w:val="es-ES"/>
        </w:rPr>
        <w:t xml:space="preserve"> has </w:t>
      </w:r>
      <w:proofErr w:type="spellStart"/>
      <w:r w:rsidRPr="00623806">
        <w:rPr>
          <w:rFonts w:ascii="Helvetica" w:hAnsi="Helvetica"/>
          <w:lang w:val="es-ES"/>
        </w:rPr>
        <w:t>supported</w:t>
      </w:r>
      <w:proofErr w:type="spellEnd"/>
      <w:r w:rsidRPr="00623806">
        <w:rPr>
          <w:rFonts w:ascii="Helvetica" w:hAnsi="Helvetica"/>
          <w:lang w:val="es-ES"/>
        </w:rPr>
        <w:t xml:space="preserve"> and </w:t>
      </w:r>
      <w:proofErr w:type="spellStart"/>
      <w:r w:rsidRPr="00623806">
        <w:rPr>
          <w:rFonts w:ascii="Helvetica" w:hAnsi="Helvetica"/>
          <w:lang w:val="es-ES"/>
        </w:rPr>
        <w:t>walked</w:t>
      </w:r>
      <w:proofErr w:type="spellEnd"/>
      <w:r w:rsidRPr="00623806">
        <w:rPr>
          <w:rFonts w:ascii="Helvetica" w:hAnsi="Helvetica"/>
          <w:lang w:val="es-ES"/>
        </w:rPr>
        <w:t xml:space="preserve"> </w:t>
      </w:r>
      <w:proofErr w:type="spellStart"/>
      <w:r w:rsidRPr="00623806">
        <w:rPr>
          <w:rFonts w:ascii="Helvetica" w:hAnsi="Helvetica"/>
          <w:lang w:val="es-ES"/>
        </w:rPr>
        <w:t>beside</w:t>
      </w:r>
      <w:proofErr w:type="spellEnd"/>
      <w:r w:rsidRPr="00623806">
        <w:rPr>
          <w:rFonts w:ascii="Helvetica" w:hAnsi="Helvetica"/>
          <w:lang w:val="es-ES"/>
        </w:rPr>
        <w:t xml:space="preserve"> me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incredible</w:t>
      </w:r>
      <w:proofErr w:type="spellEnd"/>
      <w:r w:rsidRPr="00623806">
        <w:rPr>
          <w:rFonts w:ascii="Helvetica" w:hAnsi="Helvetica"/>
          <w:lang w:val="es-ES"/>
        </w:rPr>
        <w:t xml:space="preserve"> </w:t>
      </w:r>
      <w:proofErr w:type="spellStart"/>
      <w:r w:rsidRPr="00623806">
        <w:rPr>
          <w:rFonts w:ascii="Helvetica" w:hAnsi="Helvetica"/>
          <w:lang w:val="es-ES"/>
        </w:rPr>
        <w:t>journey</w:t>
      </w:r>
      <w:proofErr w:type="spellEnd"/>
      <w:r w:rsidRPr="00623806">
        <w:rPr>
          <w:rFonts w:ascii="Helvetica" w:hAnsi="Helvetica"/>
          <w:lang w:val="es-ES"/>
        </w:rPr>
        <w:t>.</w:t>
      </w:r>
    </w:p>
    <w:p w14:paraId="1BA430EF" w14:textId="77777777" w:rsidR="00721441" w:rsidRPr="00623806" w:rsidRDefault="00721441" w:rsidP="00721441">
      <w:pPr>
        <w:pStyle w:val="p1"/>
        <w:spacing w:line="276" w:lineRule="auto"/>
        <w:jc w:val="both"/>
        <w:rPr>
          <w:rFonts w:ascii="Helvetica" w:hAnsi="Helvetica"/>
          <w:lang w:val="es-ES"/>
        </w:rPr>
      </w:pP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amazing</w:t>
      </w:r>
      <w:proofErr w:type="spellEnd"/>
      <w:r w:rsidRPr="00623806">
        <w:rPr>
          <w:rFonts w:ascii="Helvetica" w:hAnsi="Helvetica"/>
          <w:lang w:val="es-ES"/>
        </w:rPr>
        <w:t xml:space="preserve"> </w:t>
      </w:r>
      <w:proofErr w:type="spellStart"/>
      <w:r w:rsidRPr="00623806">
        <w:rPr>
          <w:rFonts w:ascii="Helvetica" w:hAnsi="Helvetica"/>
          <w:lang w:val="es-ES"/>
        </w:rPr>
        <w:t>community</w:t>
      </w:r>
      <w:proofErr w:type="spellEnd"/>
      <w:r w:rsidRPr="00623806">
        <w:rPr>
          <w:rFonts w:ascii="Helvetica" w:hAnsi="Helvetica"/>
          <w:lang w:val="es-ES"/>
        </w:rPr>
        <w:t xml:space="preserve"> at </w:t>
      </w:r>
      <w:proofErr w:type="spellStart"/>
      <w:r w:rsidRPr="00623806">
        <w:rPr>
          <w:rStyle w:val="s1"/>
          <w:rFonts w:ascii="Helvetica" w:hAnsi="Helvetica"/>
          <w:b/>
          <w:bCs/>
          <w:lang w:val="es-ES"/>
        </w:rPr>
        <w:t>Inkitt</w:t>
      </w:r>
      <w:proofErr w:type="spellEnd"/>
      <w:r w:rsidRPr="00623806">
        <w:rPr>
          <w:rFonts w:ascii="Helvetica" w:hAnsi="Helvetica"/>
          <w:lang w:val="es-ES"/>
        </w:rPr>
        <w:t xml:space="preserve">, </w:t>
      </w:r>
      <w:proofErr w:type="spellStart"/>
      <w:r w:rsidRPr="00623806">
        <w:rPr>
          <w:rFonts w:ascii="Helvetica" w:hAnsi="Helvetica"/>
          <w:lang w:val="es-ES"/>
        </w:rPr>
        <w:t>thank</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standing </w:t>
      </w:r>
      <w:proofErr w:type="spellStart"/>
      <w:r w:rsidRPr="00623806">
        <w:rPr>
          <w:rFonts w:ascii="Helvetica" w:hAnsi="Helvetica"/>
          <w:lang w:val="es-ES"/>
        </w:rPr>
        <w:t>by</w:t>
      </w:r>
      <w:proofErr w:type="spellEnd"/>
      <w:r w:rsidRPr="00623806">
        <w:rPr>
          <w:rFonts w:ascii="Helvetica" w:hAnsi="Helvetica"/>
          <w:lang w:val="es-ES"/>
        </w:rPr>
        <w:t xml:space="preserve"> me—</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earliest</w:t>
      </w:r>
      <w:proofErr w:type="spellEnd"/>
      <w:r w:rsidRPr="00623806">
        <w:rPr>
          <w:rFonts w:ascii="Helvetica" w:hAnsi="Helvetica"/>
          <w:lang w:val="es-ES"/>
        </w:rPr>
        <w:t xml:space="preserve"> drafts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this</w:t>
      </w:r>
      <w:proofErr w:type="spellEnd"/>
      <w:r w:rsidRPr="00623806">
        <w:rPr>
          <w:rFonts w:ascii="Helvetica" w:hAnsi="Helvetica"/>
          <w:lang w:val="es-ES"/>
        </w:rPr>
        <w:t xml:space="preserve"> final step. </w:t>
      </w:r>
      <w:proofErr w:type="spellStart"/>
      <w:r w:rsidRPr="00623806">
        <w:rPr>
          <w:rFonts w:ascii="Helvetica" w:hAnsi="Helvetica"/>
          <w:lang w:val="es-ES"/>
        </w:rPr>
        <w:t>Your</w:t>
      </w:r>
      <w:proofErr w:type="spellEnd"/>
      <w:r w:rsidRPr="00623806">
        <w:rPr>
          <w:rFonts w:ascii="Helvetica" w:hAnsi="Helvetica"/>
          <w:lang w:val="es-ES"/>
        </w:rPr>
        <w:t xml:space="preserve"> </w:t>
      </w:r>
      <w:proofErr w:type="spellStart"/>
      <w:r w:rsidRPr="00623806">
        <w:rPr>
          <w:rFonts w:ascii="Helvetica" w:hAnsi="Helvetica"/>
          <w:lang w:val="es-ES"/>
        </w:rPr>
        <w:t>encouragement</w:t>
      </w:r>
      <w:proofErr w:type="spellEnd"/>
      <w:r w:rsidRPr="00623806">
        <w:rPr>
          <w:rFonts w:ascii="Helvetica" w:hAnsi="Helvetica"/>
          <w:lang w:val="es-ES"/>
        </w:rPr>
        <w:t xml:space="preserve"> has </w:t>
      </w:r>
      <w:proofErr w:type="spellStart"/>
      <w:r w:rsidRPr="00623806">
        <w:rPr>
          <w:rFonts w:ascii="Helvetica" w:hAnsi="Helvetica"/>
          <w:lang w:val="es-ES"/>
        </w:rPr>
        <w:t>meant</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world</w:t>
      </w:r>
      <w:proofErr w:type="spellEnd"/>
      <w:r w:rsidRPr="00623806">
        <w:rPr>
          <w:rFonts w:ascii="Helvetica" w:hAnsi="Helvetica"/>
          <w:lang w:val="es-ES"/>
        </w:rPr>
        <w:t>.</w:t>
      </w:r>
    </w:p>
    <w:p w14:paraId="04F61067" w14:textId="3B97FC68" w:rsidR="00721441" w:rsidRPr="00623806" w:rsidRDefault="00721441" w:rsidP="00721441">
      <w:pPr>
        <w:pStyle w:val="p1"/>
        <w:spacing w:line="276" w:lineRule="auto"/>
        <w:jc w:val="both"/>
        <w:rPr>
          <w:rFonts w:ascii="Helvetica" w:hAnsi="Helvetica"/>
          <w:lang w:val="es-ES"/>
        </w:rPr>
      </w:pPr>
      <w:r w:rsidRPr="00623806">
        <w:rPr>
          <w:rFonts w:ascii="Helvetica" w:hAnsi="Helvetica"/>
          <w:lang w:val="es-ES"/>
        </w:rPr>
        <w:t xml:space="preserve">A </w:t>
      </w:r>
      <w:proofErr w:type="spellStart"/>
      <w:r w:rsidRPr="00623806">
        <w:rPr>
          <w:rFonts w:ascii="Helvetica" w:hAnsi="Helvetica"/>
          <w:lang w:val="es-ES"/>
        </w:rPr>
        <w:t>special</w:t>
      </w:r>
      <w:proofErr w:type="spellEnd"/>
      <w:r w:rsidRPr="00623806">
        <w:rPr>
          <w:rFonts w:ascii="Helvetica" w:hAnsi="Helvetica"/>
          <w:lang w:val="es-ES"/>
        </w:rPr>
        <w:t xml:space="preserve"> </w:t>
      </w:r>
      <w:proofErr w:type="spellStart"/>
      <w:r w:rsidRPr="00623806">
        <w:rPr>
          <w:rFonts w:ascii="Helvetica" w:hAnsi="Helvetica"/>
          <w:lang w:val="es-ES"/>
        </w:rPr>
        <w:t>thanks</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fellow</w:t>
      </w:r>
      <w:proofErr w:type="spellEnd"/>
      <w:r w:rsidRPr="00623806">
        <w:rPr>
          <w:rFonts w:ascii="Helvetica" w:hAnsi="Helvetica"/>
          <w:lang w:val="es-ES"/>
        </w:rPr>
        <w:t xml:space="preserve"> local </w:t>
      </w:r>
      <w:proofErr w:type="spellStart"/>
      <w:r w:rsidRPr="00623806">
        <w:rPr>
          <w:rFonts w:ascii="Helvetica" w:hAnsi="Helvetica"/>
          <w:lang w:val="es-ES"/>
        </w:rPr>
        <w:t>authors</w:t>
      </w:r>
      <w:proofErr w:type="spellEnd"/>
      <w:r w:rsidRPr="00623806">
        <w:rPr>
          <w:rFonts w:ascii="Helvetica" w:hAnsi="Helvetica"/>
          <w:lang w:val="es-ES"/>
        </w:rPr>
        <w:t xml:space="preserve">, </w:t>
      </w:r>
      <w:r w:rsidRPr="00623806">
        <w:rPr>
          <w:rStyle w:val="s1"/>
          <w:rFonts w:ascii="Helvetica" w:hAnsi="Helvetica"/>
          <w:b/>
          <w:bCs/>
          <w:lang w:val="es-ES"/>
        </w:rPr>
        <w:t xml:space="preserve">Valeria and Gloria </w:t>
      </w:r>
      <w:proofErr w:type="spellStart"/>
      <w:r w:rsidRPr="00623806">
        <w:rPr>
          <w:rStyle w:val="s1"/>
          <w:rFonts w:ascii="Helvetica" w:hAnsi="Helvetica"/>
          <w:b/>
          <w:bCs/>
          <w:lang w:val="es-ES"/>
        </w:rPr>
        <w:t>Gonzalez</w:t>
      </w:r>
      <w:proofErr w:type="spellEnd"/>
      <w:r w:rsidRPr="00623806">
        <w:rPr>
          <w:rFonts w:ascii="Helvetica" w:hAnsi="Helvetica"/>
          <w:lang w:val="es-ES"/>
        </w:rPr>
        <w:t xml:space="preserve"> and </w:t>
      </w:r>
      <w:r w:rsidRPr="00623806">
        <w:rPr>
          <w:rStyle w:val="s1"/>
          <w:rFonts w:ascii="Helvetica" w:hAnsi="Helvetica"/>
          <w:b/>
          <w:bCs/>
          <w:lang w:val="es-ES"/>
        </w:rPr>
        <w:t xml:space="preserve">Raymond </w:t>
      </w:r>
      <w:proofErr w:type="spellStart"/>
      <w:r w:rsidRPr="00623806">
        <w:rPr>
          <w:rStyle w:val="s1"/>
          <w:rFonts w:ascii="Helvetica" w:hAnsi="Helvetica"/>
          <w:b/>
          <w:bCs/>
          <w:lang w:val="es-ES"/>
        </w:rPr>
        <w:t>Vollmond</w:t>
      </w:r>
      <w:proofErr w:type="spellEnd"/>
      <w:r w:rsidRPr="00623806">
        <w:rPr>
          <w:rFonts w:ascii="Helvetica" w:hAnsi="Helvetica"/>
          <w:lang w:val="es-ES"/>
        </w:rPr>
        <w:t xml:space="preserve">, </w:t>
      </w:r>
      <w:proofErr w:type="spellStart"/>
      <w:r w:rsidRPr="00623806">
        <w:rPr>
          <w:rFonts w:ascii="Helvetica" w:hAnsi="Helvetica"/>
          <w:lang w:val="es-ES"/>
        </w:rPr>
        <w:t>whose</w:t>
      </w:r>
      <w:proofErr w:type="spellEnd"/>
      <w:r w:rsidRPr="00623806">
        <w:rPr>
          <w:rFonts w:ascii="Helvetica" w:hAnsi="Helvetica"/>
          <w:lang w:val="es-ES"/>
        </w:rPr>
        <w:t xml:space="preserve"> </w:t>
      </w:r>
      <w:proofErr w:type="spellStart"/>
      <w:r w:rsidRPr="00623806">
        <w:rPr>
          <w:rFonts w:ascii="Helvetica" w:hAnsi="Helvetica"/>
          <w:lang w:val="es-ES"/>
        </w:rPr>
        <w:t>unwavering</w:t>
      </w:r>
      <w:proofErr w:type="spellEnd"/>
      <w:r w:rsidRPr="00623806">
        <w:rPr>
          <w:rFonts w:ascii="Helvetica" w:hAnsi="Helvetica"/>
          <w:lang w:val="es-ES"/>
        </w:rPr>
        <w:t xml:space="preserve"> </w:t>
      </w:r>
      <w:proofErr w:type="spellStart"/>
      <w:r w:rsidRPr="00623806">
        <w:rPr>
          <w:rFonts w:ascii="Helvetica" w:hAnsi="Helvetica"/>
          <w:lang w:val="es-ES"/>
        </w:rPr>
        <w:t>support</w:t>
      </w:r>
      <w:proofErr w:type="spellEnd"/>
      <w:r w:rsidRPr="00623806">
        <w:rPr>
          <w:rFonts w:ascii="Helvetica" w:hAnsi="Helvetica"/>
          <w:lang w:val="es-ES"/>
        </w:rPr>
        <w:t xml:space="preserve"> and </w:t>
      </w:r>
      <w:proofErr w:type="spellStart"/>
      <w:r w:rsidRPr="00623806">
        <w:rPr>
          <w:rFonts w:ascii="Helvetica" w:hAnsi="Helvetica"/>
          <w:lang w:val="es-ES"/>
        </w:rPr>
        <w:t>motivation</w:t>
      </w:r>
      <w:proofErr w:type="spellEnd"/>
      <w:r w:rsidRPr="00623806">
        <w:rPr>
          <w:rFonts w:ascii="Helvetica" w:hAnsi="Helvetica"/>
          <w:lang w:val="es-ES"/>
        </w:rPr>
        <w:t xml:space="preserve"> </w:t>
      </w:r>
      <w:proofErr w:type="spellStart"/>
      <w:r w:rsidRPr="00623806">
        <w:rPr>
          <w:rFonts w:ascii="Helvetica" w:hAnsi="Helvetica"/>
          <w:lang w:val="es-ES"/>
        </w:rPr>
        <w:t>reminded</w:t>
      </w:r>
      <w:proofErr w:type="spellEnd"/>
      <w:r w:rsidRPr="00623806">
        <w:rPr>
          <w:rFonts w:ascii="Helvetica" w:hAnsi="Helvetica"/>
          <w:lang w:val="es-ES"/>
        </w:rPr>
        <w:t xml:space="preserve"> me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pursue</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dreams</w:t>
      </w:r>
      <w:proofErr w:type="spellEnd"/>
      <w:r w:rsidRPr="00623806">
        <w:rPr>
          <w:rFonts w:ascii="Helvetica" w:hAnsi="Helvetica"/>
          <w:lang w:val="es-ES"/>
        </w:rPr>
        <w:t xml:space="preserve">, no </w:t>
      </w:r>
      <w:proofErr w:type="spellStart"/>
      <w:r w:rsidRPr="00623806">
        <w:rPr>
          <w:rFonts w:ascii="Helvetica" w:hAnsi="Helvetica"/>
          <w:lang w:val="es-ES"/>
        </w:rPr>
        <w:t>matter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obstacles</w:t>
      </w:r>
      <w:proofErr w:type="spellEnd"/>
      <w:r w:rsidRPr="00623806">
        <w:rPr>
          <w:rFonts w:ascii="Helvetica" w:hAnsi="Helvetica"/>
          <w:lang w:val="es-ES"/>
        </w:rPr>
        <w:t xml:space="preserve">. </w:t>
      </w:r>
      <w:proofErr w:type="spellStart"/>
      <w:r w:rsidRPr="00623806">
        <w:rPr>
          <w:rFonts w:ascii="Helvetica" w:hAnsi="Helvetica"/>
          <w:lang w:val="es-ES"/>
        </w:rPr>
        <w:t>Without</w:t>
      </w:r>
      <w:proofErr w:type="spellEnd"/>
      <w:r w:rsidRPr="00623806">
        <w:rPr>
          <w:rFonts w:ascii="Helvetica" w:hAnsi="Helvetica"/>
          <w:lang w:val="es-ES"/>
        </w:rPr>
        <w:t xml:space="preserve"> </w:t>
      </w:r>
      <w:proofErr w:type="spellStart"/>
      <w:r w:rsidRPr="00623806">
        <w:rPr>
          <w:rFonts w:ascii="Helvetica" w:hAnsi="Helvetica"/>
          <w:lang w:val="es-ES"/>
        </w:rPr>
        <w:t>your</w:t>
      </w:r>
      <w:proofErr w:type="spellEnd"/>
      <w:r w:rsidRPr="00623806">
        <w:rPr>
          <w:rFonts w:ascii="Helvetica" w:hAnsi="Helvetica"/>
          <w:lang w:val="es-ES"/>
        </w:rPr>
        <w:t xml:space="preserve"> </w:t>
      </w:r>
      <w:proofErr w:type="spellStart"/>
      <w:r w:rsidRPr="00623806">
        <w:rPr>
          <w:rFonts w:ascii="Helvetica" w:hAnsi="Helvetica"/>
          <w:lang w:val="es-ES"/>
        </w:rPr>
        <w:t>belief</w:t>
      </w:r>
      <w:proofErr w:type="spellEnd"/>
      <w:r w:rsidRPr="00623806">
        <w:rPr>
          <w:rFonts w:ascii="Helvetica" w:hAnsi="Helvetica"/>
          <w:lang w:val="es-ES"/>
        </w:rPr>
        <w:t xml:space="preserve"> and </w:t>
      </w:r>
      <w:proofErr w:type="spellStart"/>
      <w:r w:rsidRPr="00623806">
        <w:rPr>
          <w:rFonts w:ascii="Helvetica" w:hAnsi="Helvetica"/>
          <w:lang w:val="es-ES"/>
        </w:rPr>
        <w:t>cheering</w:t>
      </w:r>
      <w:proofErr w:type="spellEnd"/>
      <w:r w:rsidRPr="00623806">
        <w:rPr>
          <w:rFonts w:ascii="Helvetica" w:hAnsi="Helvetica"/>
          <w:lang w:val="es-ES"/>
        </w:rPr>
        <w:t xml:space="preserve">, </w:t>
      </w:r>
      <w:proofErr w:type="spellStart"/>
      <w:r w:rsidRPr="00623806">
        <w:rPr>
          <w:rFonts w:ascii="Helvetica" w:hAnsi="Helvetica"/>
          <w:lang w:val="es-ES"/>
        </w:rPr>
        <w:t>stories</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i/>
          <w:iCs/>
          <w:lang w:val="es-ES"/>
        </w:rPr>
        <w:t>Under</w:t>
      </w:r>
      <w:proofErr w:type="spellEnd"/>
      <w:r w:rsidRPr="00623806">
        <w:rPr>
          <w:rFonts w:ascii="Helvetica" w:hAnsi="Helvetica"/>
          <w:i/>
          <w:iCs/>
          <w:lang w:val="es-ES"/>
        </w:rPr>
        <w:t xml:space="preserve"> </w:t>
      </w:r>
      <w:proofErr w:type="spellStart"/>
      <w:r w:rsidRPr="00623806">
        <w:rPr>
          <w:rFonts w:ascii="Helvetica" w:hAnsi="Helvetica"/>
          <w:i/>
          <w:iCs/>
          <w:lang w:val="es-ES"/>
        </w:rPr>
        <w:t>the</w:t>
      </w:r>
      <w:proofErr w:type="spellEnd"/>
      <w:r w:rsidRPr="00623806">
        <w:rPr>
          <w:rFonts w:ascii="Helvetica" w:hAnsi="Helvetica"/>
          <w:i/>
          <w:iCs/>
          <w:lang w:val="es-ES"/>
        </w:rPr>
        <w:t xml:space="preserve"> </w:t>
      </w:r>
      <w:proofErr w:type="spellStart"/>
      <w:r w:rsidRPr="00623806">
        <w:rPr>
          <w:rFonts w:ascii="Helvetica" w:hAnsi="Helvetica"/>
          <w:i/>
          <w:iCs/>
          <w:lang w:val="es-ES"/>
        </w:rPr>
        <w:t>Sky</w:t>
      </w:r>
      <w:proofErr w:type="spellEnd"/>
      <w:r w:rsidR="002E5CE5" w:rsidRPr="00623806">
        <w:rPr>
          <w:rFonts w:ascii="Helvetica" w:hAnsi="Helvetica"/>
          <w:i/>
          <w:iCs/>
          <w:lang w:val="es-ES"/>
        </w:rPr>
        <w:t xml:space="preserve">, </w:t>
      </w:r>
      <w:proofErr w:type="spellStart"/>
      <w:r w:rsidR="002E5CE5" w:rsidRPr="00623806">
        <w:rPr>
          <w:rFonts w:ascii="Helvetica" w:hAnsi="Helvetica"/>
          <w:i/>
          <w:iCs/>
          <w:lang w:val="es-ES"/>
        </w:rPr>
        <w:t>DFurious</w:t>
      </w:r>
      <w:proofErr w:type="spellEnd"/>
      <w:r w:rsidR="002E5CE5" w:rsidRPr="00623806">
        <w:rPr>
          <w:rFonts w:ascii="Helvetica" w:hAnsi="Helvetica"/>
          <w:i/>
          <w:iCs/>
          <w:lang w:val="es-ES"/>
        </w:rPr>
        <w:t xml:space="preserve">, </w:t>
      </w:r>
      <w:proofErr w:type="spellStart"/>
      <w:r w:rsidR="002E5CE5" w:rsidRPr="00623806">
        <w:rPr>
          <w:rFonts w:ascii="Helvetica" w:hAnsi="Helvetica"/>
          <w:i/>
          <w:iCs/>
          <w:lang w:val="es-ES"/>
        </w:rPr>
        <w:t>Bound</w:t>
      </w:r>
      <w:proofErr w:type="spellEnd"/>
      <w:r w:rsidR="002E5CE5" w:rsidRPr="00623806">
        <w:rPr>
          <w:rFonts w:ascii="Helvetica" w:hAnsi="Helvetica"/>
          <w:i/>
          <w:iCs/>
          <w:lang w:val="es-ES"/>
        </w:rPr>
        <w:t xml:space="preserve"> </w:t>
      </w:r>
      <w:proofErr w:type="spellStart"/>
      <w:r w:rsidR="002E5CE5" w:rsidRPr="00623806">
        <w:rPr>
          <w:rFonts w:ascii="Helvetica" w:hAnsi="Helvetica"/>
          <w:i/>
          <w:iCs/>
          <w:lang w:val="es-ES"/>
        </w:rPr>
        <w:t>to</w:t>
      </w:r>
      <w:proofErr w:type="spellEnd"/>
      <w:r w:rsidR="002E5CE5" w:rsidRPr="00623806">
        <w:rPr>
          <w:rFonts w:ascii="Helvetica" w:hAnsi="Helvetica"/>
          <w:i/>
          <w:iCs/>
          <w:lang w:val="es-ES"/>
        </w:rPr>
        <w:t xml:space="preserve"> </w:t>
      </w:r>
      <w:proofErr w:type="spellStart"/>
      <w:r w:rsidR="002E5CE5" w:rsidRPr="00623806">
        <w:rPr>
          <w:rFonts w:ascii="Helvetica" w:hAnsi="Helvetica"/>
          <w:i/>
          <w:iCs/>
          <w:lang w:val="es-ES"/>
        </w:rPr>
        <w:t>the</w:t>
      </w:r>
      <w:proofErr w:type="spellEnd"/>
      <w:r w:rsidR="002E5CE5" w:rsidRPr="00623806">
        <w:rPr>
          <w:rFonts w:ascii="Helvetica" w:hAnsi="Helvetica"/>
          <w:i/>
          <w:iCs/>
          <w:lang w:val="es-ES"/>
        </w:rPr>
        <w:t xml:space="preserve"> </w:t>
      </w:r>
      <w:proofErr w:type="spellStart"/>
      <w:r w:rsidR="002E5CE5" w:rsidRPr="00623806">
        <w:rPr>
          <w:rFonts w:ascii="Helvetica" w:hAnsi="Helvetica"/>
          <w:i/>
          <w:iCs/>
          <w:lang w:val="es-ES"/>
        </w:rPr>
        <w:t>Lycan</w:t>
      </w:r>
      <w:proofErr w:type="spellEnd"/>
      <w:r w:rsidR="002E5CE5" w:rsidRPr="00623806">
        <w:rPr>
          <w:rFonts w:ascii="Helvetica" w:hAnsi="Helvetica"/>
          <w:i/>
          <w:iCs/>
          <w:lang w:val="es-ES"/>
        </w:rPr>
        <w:t xml:space="preserve"> Prince</w:t>
      </w:r>
      <w:r w:rsidRPr="00623806">
        <w:rPr>
          <w:rFonts w:ascii="Helvetica" w:hAnsi="Helvetica"/>
          <w:i/>
          <w:iCs/>
          <w:lang w:val="es-ES"/>
        </w:rPr>
        <w:t xml:space="preserve"> &amp; </w:t>
      </w:r>
      <w:proofErr w:type="spellStart"/>
      <w:r w:rsidR="00221E90" w:rsidRPr="00623806">
        <w:rPr>
          <w:rFonts w:ascii="Helvetica" w:hAnsi="Helvetica"/>
          <w:i/>
          <w:iCs/>
          <w:lang w:val="es-ES"/>
        </w:rPr>
        <w:t>Kingsman</w:t>
      </w:r>
      <w:proofErr w:type="spellEnd"/>
      <w:r w:rsidR="00221E90" w:rsidRPr="00623806">
        <w:rPr>
          <w:rFonts w:ascii="Helvetica" w:hAnsi="Helvetica"/>
          <w:i/>
          <w:iCs/>
          <w:lang w:val="es-ES"/>
        </w:rPr>
        <w:t xml:space="preserve"> </w:t>
      </w:r>
      <w:proofErr w:type="spellStart"/>
      <w:r w:rsidR="00221E90" w:rsidRPr="00623806">
        <w:rPr>
          <w:rFonts w:ascii="Helvetica" w:hAnsi="Helvetica"/>
          <w:lang w:val="es-ES"/>
        </w:rPr>
        <w:t>would</w:t>
      </w:r>
      <w:proofErr w:type="spellEnd"/>
      <w:r w:rsidRPr="00623806">
        <w:rPr>
          <w:rFonts w:ascii="Helvetica" w:hAnsi="Helvetica"/>
          <w:lang w:val="es-ES"/>
        </w:rPr>
        <w:t xml:space="preserve"> </w:t>
      </w:r>
      <w:proofErr w:type="spellStart"/>
      <w:r w:rsidRPr="00623806">
        <w:rPr>
          <w:rFonts w:ascii="Helvetica" w:hAnsi="Helvetica"/>
          <w:lang w:val="es-ES"/>
        </w:rPr>
        <w:t>never</w:t>
      </w:r>
      <w:proofErr w:type="spellEnd"/>
      <w:r w:rsidRPr="00623806">
        <w:rPr>
          <w:rFonts w:ascii="Helvetica" w:hAnsi="Helvetica"/>
          <w:lang w:val="es-ES"/>
        </w:rPr>
        <w:t xml:space="preserve"> </w:t>
      </w:r>
      <w:proofErr w:type="spellStart"/>
      <w:r w:rsidRPr="00623806">
        <w:rPr>
          <w:rFonts w:ascii="Helvetica" w:hAnsi="Helvetica"/>
          <w:lang w:val="es-ES"/>
        </w:rPr>
        <w:t>have</w:t>
      </w:r>
      <w:proofErr w:type="spellEnd"/>
      <w:r w:rsidRPr="00623806">
        <w:rPr>
          <w:rFonts w:ascii="Helvetica" w:hAnsi="Helvetica"/>
          <w:lang w:val="es-ES"/>
        </w:rPr>
        <w:t xml:space="preserve"> come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life</w:t>
      </w:r>
      <w:proofErr w:type="spellEnd"/>
      <w:r w:rsidRPr="00623806">
        <w:rPr>
          <w:rFonts w:ascii="Helvetica" w:hAnsi="Helvetica"/>
          <w:lang w:val="es-ES"/>
        </w:rPr>
        <w:t>.</w:t>
      </w:r>
    </w:p>
    <w:p w14:paraId="6EDFEF25" w14:textId="3DA6FC1D" w:rsidR="00721441" w:rsidRPr="00623806" w:rsidRDefault="00721441" w:rsidP="00721441">
      <w:pPr>
        <w:pStyle w:val="p1"/>
        <w:spacing w:line="276" w:lineRule="auto"/>
        <w:jc w:val="both"/>
        <w:rPr>
          <w:rFonts w:ascii="Helvetica" w:hAnsi="Helvetica"/>
          <w:lang w:val="es-ES"/>
        </w:rPr>
      </w:pPr>
      <w:r w:rsidRPr="00623806">
        <w:rPr>
          <w:rFonts w:ascii="Helvetica" w:hAnsi="Helvetica"/>
          <w:lang w:val="es-ES"/>
        </w:rPr>
        <w:t xml:space="preserve">A </w:t>
      </w:r>
      <w:proofErr w:type="spellStart"/>
      <w:r w:rsidRPr="00623806">
        <w:rPr>
          <w:rFonts w:ascii="Helvetica" w:hAnsi="Helvetica"/>
          <w:lang w:val="es-ES"/>
        </w:rPr>
        <w:t>special</w:t>
      </w:r>
      <w:proofErr w:type="spellEnd"/>
      <w:r w:rsidRPr="00623806">
        <w:rPr>
          <w:rFonts w:ascii="Helvetica" w:hAnsi="Helvetica"/>
          <w:lang w:val="es-ES"/>
        </w:rPr>
        <w:t xml:space="preserve"> </w:t>
      </w:r>
      <w:proofErr w:type="spellStart"/>
      <w:r w:rsidRPr="00623806">
        <w:rPr>
          <w:rFonts w:ascii="Helvetica" w:hAnsi="Helvetica"/>
          <w:lang w:val="es-ES"/>
        </w:rPr>
        <w:t>thanks</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r w:rsidRPr="00623806">
        <w:rPr>
          <w:rFonts w:ascii="Helvetica" w:hAnsi="Helvetica"/>
          <w:b/>
          <w:bCs/>
          <w:lang w:val="es-ES"/>
        </w:rPr>
        <w:t>Alberto Cruz Pérez</w:t>
      </w:r>
      <w:r w:rsidRPr="00623806">
        <w:rPr>
          <w:rFonts w:ascii="Helvetica" w:hAnsi="Helvetica"/>
          <w:lang w:val="es-ES"/>
        </w:rPr>
        <w:t xml:space="preserve">, </w:t>
      </w:r>
      <w:proofErr w:type="spellStart"/>
      <w:r w:rsidRPr="00623806">
        <w:rPr>
          <w:rFonts w:ascii="Helvetica" w:hAnsi="Helvetica"/>
          <w:lang w:val="es-ES"/>
        </w:rPr>
        <w:t>who</w:t>
      </w:r>
      <w:proofErr w:type="spellEnd"/>
      <w:r w:rsidRPr="00623806">
        <w:rPr>
          <w:rFonts w:ascii="Helvetica" w:hAnsi="Helvetica"/>
          <w:lang w:val="es-ES"/>
        </w:rPr>
        <w:t xml:space="preserve"> </w:t>
      </w:r>
      <w:proofErr w:type="spellStart"/>
      <w:r w:rsidRPr="00623806">
        <w:rPr>
          <w:rFonts w:ascii="Helvetica" w:hAnsi="Helvetica"/>
          <w:lang w:val="es-ES"/>
        </w:rPr>
        <w:t>encouraged</w:t>
      </w:r>
      <w:proofErr w:type="spellEnd"/>
      <w:r w:rsidRPr="00623806">
        <w:rPr>
          <w:rFonts w:ascii="Helvetica" w:hAnsi="Helvetica"/>
          <w:lang w:val="es-ES"/>
        </w:rPr>
        <w:t xml:space="preserve"> me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go</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start</w:t>
      </w:r>
      <w:proofErr w:type="spellEnd"/>
      <w:r w:rsidRPr="00623806">
        <w:rPr>
          <w:rFonts w:ascii="Helvetica" w:hAnsi="Helvetica"/>
          <w:lang w:val="es-ES"/>
        </w:rPr>
        <w:t xml:space="preserve"> </w:t>
      </w:r>
      <w:proofErr w:type="spellStart"/>
      <w:r w:rsidRPr="00623806">
        <w:rPr>
          <w:rFonts w:ascii="Helvetica" w:hAnsi="Helvetica"/>
          <w:lang w:val="es-ES"/>
        </w:rPr>
        <w:t>on</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005C749B" w:rsidRPr="00623806">
        <w:rPr>
          <w:rFonts w:ascii="Helvetica" w:hAnsi="Helvetica"/>
          <w:lang w:val="es-ES"/>
        </w:rPr>
        <w:t>own</w:t>
      </w:r>
      <w:proofErr w:type="spellEnd"/>
      <w:r w:rsidR="005C749B" w:rsidRPr="00623806">
        <w:rPr>
          <w:rFonts w:ascii="Helvetica" w:hAnsi="Helvetica"/>
          <w:lang w:val="es-ES"/>
        </w:rPr>
        <w:t xml:space="preserve">, and </w:t>
      </w:r>
      <w:proofErr w:type="spellStart"/>
      <w:r w:rsidR="005C749B" w:rsidRPr="00623806">
        <w:rPr>
          <w:rFonts w:ascii="Helvetica" w:hAnsi="Helvetica"/>
          <w:lang w:val="es-ES"/>
        </w:rPr>
        <w:t>to</w:t>
      </w:r>
      <w:proofErr w:type="spellEnd"/>
      <w:r w:rsidRPr="00623806">
        <w:rPr>
          <w:rFonts w:ascii="Helvetica" w:hAnsi="Helvetica"/>
          <w:lang w:val="es-ES"/>
        </w:rPr>
        <w:t xml:space="preserve"> </w:t>
      </w:r>
      <w:proofErr w:type="spellStart"/>
      <w:r w:rsidRPr="00623806">
        <w:rPr>
          <w:rFonts w:ascii="Helvetica" w:hAnsi="Helvetica"/>
          <w:lang w:val="es-ES"/>
        </w:rPr>
        <w:t>build</w:t>
      </w:r>
      <w:proofErr w:type="spellEnd"/>
      <w:r w:rsidRPr="00623806">
        <w:rPr>
          <w:rFonts w:ascii="Helvetica" w:hAnsi="Helvetica"/>
          <w:lang w:val="es-ES"/>
        </w:rPr>
        <w:t xml:space="preserve"> </w:t>
      </w:r>
      <w:proofErr w:type="spellStart"/>
      <w:r w:rsidRPr="00623806">
        <w:rPr>
          <w:rFonts w:ascii="Helvetica" w:hAnsi="Helvetica"/>
          <w:lang w:val="es-ES"/>
        </w:rPr>
        <w:t>everything</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ground</w:t>
      </w:r>
      <w:proofErr w:type="spellEnd"/>
      <w:r w:rsidRPr="00623806">
        <w:rPr>
          <w:rFonts w:ascii="Helvetica" w:hAnsi="Helvetica"/>
          <w:lang w:val="es-ES"/>
        </w:rPr>
        <w:t xml:space="preserve"> up. </w:t>
      </w:r>
      <w:proofErr w:type="spellStart"/>
      <w:r w:rsidRPr="00623806">
        <w:rPr>
          <w:rFonts w:ascii="Helvetica" w:hAnsi="Helvetica"/>
          <w:lang w:val="es-ES"/>
        </w:rPr>
        <w:t>Your</w:t>
      </w:r>
      <w:proofErr w:type="spellEnd"/>
      <w:r w:rsidRPr="00623806">
        <w:rPr>
          <w:rFonts w:ascii="Helvetica" w:hAnsi="Helvetica"/>
          <w:lang w:val="es-ES"/>
        </w:rPr>
        <w:t xml:space="preserve"> </w:t>
      </w:r>
      <w:proofErr w:type="spellStart"/>
      <w:r w:rsidRPr="00623806">
        <w:rPr>
          <w:rFonts w:ascii="Helvetica" w:hAnsi="Helvetica"/>
          <w:lang w:val="es-ES"/>
        </w:rPr>
        <w:t>words</w:t>
      </w:r>
      <w:proofErr w:type="spellEnd"/>
      <w:r w:rsidRPr="00623806">
        <w:rPr>
          <w:rFonts w:ascii="Helvetica" w:hAnsi="Helvetica"/>
          <w:lang w:val="es-ES"/>
        </w:rPr>
        <w:t xml:space="preserve"> </w:t>
      </w:r>
      <w:proofErr w:type="spellStart"/>
      <w:r w:rsidRPr="00623806">
        <w:rPr>
          <w:rFonts w:ascii="Helvetica" w:hAnsi="Helvetica"/>
          <w:lang w:val="es-ES"/>
        </w:rPr>
        <w:t>stayed</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me and </w:t>
      </w:r>
      <w:proofErr w:type="spellStart"/>
      <w:r w:rsidRPr="00623806">
        <w:rPr>
          <w:rFonts w:ascii="Helvetica" w:hAnsi="Helvetica"/>
          <w:lang w:val="es-ES"/>
        </w:rPr>
        <w:t>gave</w:t>
      </w:r>
      <w:proofErr w:type="spellEnd"/>
      <w:r w:rsidRPr="00623806">
        <w:rPr>
          <w:rFonts w:ascii="Helvetica" w:hAnsi="Helvetica"/>
          <w:lang w:val="es-ES"/>
        </w:rPr>
        <w:t xml:space="preserve"> me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courage</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trust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process</w:t>
      </w:r>
      <w:proofErr w:type="spellEnd"/>
      <w:r w:rsidRPr="00623806">
        <w:rPr>
          <w:rFonts w:ascii="Helvetica" w:hAnsi="Helvetica"/>
          <w:lang w:val="es-ES"/>
        </w:rPr>
        <w:t>—</w:t>
      </w:r>
      <w:proofErr w:type="spellStart"/>
      <w:r w:rsidRPr="00623806">
        <w:rPr>
          <w:rFonts w:ascii="Helvetica" w:hAnsi="Helvetica"/>
          <w:lang w:val="es-ES"/>
        </w:rPr>
        <w:t>even</w:t>
      </w:r>
      <w:proofErr w:type="spellEnd"/>
      <w:r w:rsidRPr="00623806">
        <w:rPr>
          <w:rFonts w:ascii="Helvetica" w:hAnsi="Helvetica"/>
          <w:lang w:val="es-ES"/>
        </w:rPr>
        <w:t xml:space="preserve"> </w:t>
      </w:r>
      <w:proofErr w:type="spellStart"/>
      <w:r w:rsidRPr="00623806">
        <w:rPr>
          <w:rFonts w:ascii="Helvetica" w:hAnsi="Helvetica"/>
          <w:lang w:val="es-ES"/>
        </w:rPr>
        <w:t>when</w:t>
      </w:r>
      <w:proofErr w:type="spellEnd"/>
      <w:r w:rsidRPr="00623806">
        <w:rPr>
          <w:rFonts w:ascii="Helvetica" w:hAnsi="Helvetica"/>
          <w:lang w:val="es-ES"/>
        </w:rPr>
        <w:t xml:space="preserve"> </w:t>
      </w:r>
      <w:proofErr w:type="spellStart"/>
      <w:r w:rsidRPr="00623806">
        <w:rPr>
          <w:rFonts w:ascii="Helvetica" w:hAnsi="Helvetica"/>
          <w:lang w:val="es-ES"/>
        </w:rPr>
        <w:t>it</w:t>
      </w:r>
      <w:proofErr w:type="spellEnd"/>
      <w:r w:rsidRPr="00623806">
        <w:rPr>
          <w:rFonts w:ascii="Helvetica" w:hAnsi="Helvetica"/>
          <w:lang w:val="es-ES"/>
        </w:rPr>
        <w:t xml:space="preserve"> </w:t>
      </w:r>
      <w:proofErr w:type="spellStart"/>
      <w:r w:rsidRPr="00623806">
        <w:rPr>
          <w:rFonts w:ascii="Helvetica" w:hAnsi="Helvetica"/>
          <w:lang w:val="es-ES"/>
        </w:rPr>
        <w:t>felt</w:t>
      </w:r>
      <w:proofErr w:type="spellEnd"/>
      <w:r w:rsidRPr="00623806">
        <w:rPr>
          <w:rFonts w:ascii="Helvetica" w:hAnsi="Helvetica"/>
          <w:lang w:val="es-ES"/>
        </w:rPr>
        <w:t xml:space="preserve"> </w:t>
      </w:r>
      <w:proofErr w:type="spellStart"/>
      <w:r w:rsidRPr="00623806">
        <w:rPr>
          <w:rFonts w:ascii="Helvetica" w:hAnsi="Helvetica"/>
          <w:lang w:val="es-ES"/>
        </w:rPr>
        <w:t>overwhelming</w:t>
      </w:r>
      <w:proofErr w:type="spellEnd"/>
      <w:r w:rsidRPr="00623806">
        <w:rPr>
          <w:rFonts w:ascii="Helvetica" w:hAnsi="Helvetica"/>
          <w:lang w:val="es-ES"/>
        </w:rPr>
        <w:t>.</w:t>
      </w:r>
    </w:p>
    <w:p w14:paraId="1FE65355" w14:textId="77777777" w:rsidR="00721441" w:rsidRPr="00623806" w:rsidRDefault="00721441" w:rsidP="00721441">
      <w:pPr>
        <w:pStyle w:val="p1"/>
        <w:spacing w:line="276" w:lineRule="auto"/>
        <w:jc w:val="both"/>
        <w:rPr>
          <w:rFonts w:ascii="Helvetica" w:hAnsi="Helvetica"/>
          <w:lang w:val="es-ES"/>
        </w:rPr>
      </w:pPr>
      <w:proofErr w:type="spellStart"/>
      <w:r w:rsidRPr="00623806">
        <w:rPr>
          <w:rFonts w:ascii="Helvetica" w:hAnsi="Helvetica"/>
          <w:lang w:val="es-ES"/>
        </w:rPr>
        <w:t>This</w:t>
      </w:r>
      <w:proofErr w:type="spellEnd"/>
      <w:r w:rsidRPr="00623806">
        <w:rPr>
          <w:rFonts w:ascii="Helvetica" w:hAnsi="Helvetica"/>
          <w:lang w:val="es-ES"/>
        </w:rPr>
        <w:t xml:space="preserve"> </w:t>
      </w:r>
      <w:proofErr w:type="spellStart"/>
      <w:r w:rsidRPr="00623806">
        <w:rPr>
          <w:rFonts w:ascii="Helvetica" w:hAnsi="Helvetica"/>
          <w:lang w:val="es-ES"/>
        </w:rPr>
        <w:t>is</w:t>
      </w:r>
      <w:proofErr w:type="spellEnd"/>
      <w:r w:rsidRPr="00623806">
        <w:rPr>
          <w:rFonts w:ascii="Helvetica" w:hAnsi="Helvetica"/>
          <w:lang w:val="es-ES"/>
        </w:rPr>
        <w:t xml:space="preserve"> </w:t>
      </w:r>
      <w:proofErr w:type="spellStart"/>
      <w:r w:rsidRPr="00623806">
        <w:rPr>
          <w:rFonts w:ascii="Helvetica" w:hAnsi="Helvetica"/>
          <w:lang w:val="es-ES"/>
        </w:rPr>
        <w:t>only</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beginning</w:t>
      </w:r>
      <w:proofErr w:type="spellEnd"/>
      <w:r w:rsidRPr="00623806">
        <w:rPr>
          <w:rFonts w:ascii="Helvetica" w:hAnsi="Helvetica"/>
          <w:lang w:val="es-ES"/>
        </w:rPr>
        <w:t>.</w:t>
      </w:r>
    </w:p>
    <w:p w14:paraId="6217A524" w14:textId="77777777" w:rsidR="00721441" w:rsidRPr="00623806" w:rsidRDefault="00721441" w:rsidP="00721441">
      <w:pPr>
        <w:pStyle w:val="p1"/>
        <w:spacing w:line="276" w:lineRule="auto"/>
        <w:jc w:val="both"/>
        <w:rPr>
          <w:rFonts w:ascii="Helvetica" w:hAnsi="Helvetica"/>
          <w:lang w:val="es-ES"/>
        </w:rPr>
      </w:pPr>
      <w:proofErr w:type="spellStart"/>
      <w:r w:rsidRPr="00623806">
        <w:rPr>
          <w:rFonts w:ascii="Helvetica" w:hAnsi="Helvetica"/>
          <w:lang w:val="es-ES"/>
        </w:rPr>
        <w:t>If</w:t>
      </w:r>
      <w:proofErr w:type="spellEnd"/>
      <w:r w:rsidRPr="00623806">
        <w:rPr>
          <w:rFonts w:ascii="Helvetica" w:hAnsi="Helvetica"/>
          <w:lang w:val="es-ES"/>
        </w:rPr>
        <w:t xml:space="preserve"> </w:t>
      </w:r>
      <w:proofErr w:type="spellStart"/>
      <w:r w:rsidRPr="00623806">
        <w:rPr>
          <w:rFonts w:ascii="Helvetica" w:hAnsi="Helvetica"/>
          <w:lang w:val="es-ES"/>
        </w:rPr>
        <w:t>you’d</w:t>
      </w:r>
      <w:proofErr w:type="spellEnd"/>
      <w:r w:rsidRPr="00623806">
        <w:rPr>
          <w:rFonts w:ascii="Helvetica" w:hAnsi="Helvetica"/>
          <w:lang w:val="es-ES"/>
        </w:rPr>
        <w:t xml:space="preserve"> </w:t>
      </w:r>
      <w:proofErr w:type="spellStart"/>
      <w:r w:rsidRPr="00623806">
        <w:rPr>
          <w:rFonts w:ascii="Helvetica" w:hAnsi="Helvetica"/>
          <w:lang w:val="es-ES"/>
        </w:rPr>
        <w:t>like</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explore more </w:t>
      </w:r>
      <w:proofErr w:type="spellStart"/>
      <w:r w:rsidRPr="00623806">
        <w:rPr>
          <w:rFonts w:ascii="Helvetica" w:hAnsi="Helvetica"/>
          <w:lang w:val="es-ES"/>
        </w:rPr>
        <w:t>of</w:t>
      </w:r>
      <w:proofErr w:type="spellEnd"/>
      <w:r w:rsidRPr="00623806">
        <w:rPr>
          <w:rFonts w:ascii="Helvetica" w:hAnsi="Helvetica"/>
          <w:lang w:val="es-ES"/>
        </w:rPr>
        <w:t xml:space="preserve"> </w:t>
      </w:r>
      <w:proofErr w:type="spellStart"/>
      <w:r w:rsidRPr="00623806">
        <w:rPr>
          <w:rFonts w:ascii="Helvetica" w:hAnsi="Helvetica"/>
          <w:lang w:val="es-ES"/>
        </w:rPr>
        <w:t>my</w:t>
      </w:r>
      <w:proofErr w:type="spellEnd"/>
      <w:r w:rsidRPr="00623806">
        <w:rPr>
          <w:rFonts w:ascii="Helvetica" w:hAnsi="Helvetica"/>
          <w:lang w:val="es-ES"/>
        </w:rPr>
        <w:t xml:space="preserve"> </w:t>
      </w:r>
      <w:proofErr w:type="spellStart"/>
      <w:r w:rsidRPr="00623806">
        <w:rPr>
          <w:rFonts w:ascii="Helvetica" w:hAnsi="Helvetica"/>
          <w:lang w:val="es-ES"/>
        </w:rPr>
        <w:t>stories</w:t>
      </w:r>
      <w:proofErr w:type="spellEnd"/>
      <w:r w:rsidRPr="00623806">
        <w:rPr>
          <w:rFonts w:ascii="Helvetica" w:hAnsi="Helvetica"/>
          <w:lang w:val="es-ES"/>
        </w:rPr>
        <w:t xml:space="preserve"> and </w:t>
      </w:r>
      <w:proofErr w:type="spellStart"/>
      <w:r w:rsidRPr="00623806">
        <w:rPr>
          <w:rFonts w:ascii="Helvetica" w:hAnsi="Helvetica"/>
          <w:lang w:val="es-ES"/>
        </w:rPr>
        <w:t>upcoming</w:t>
      </w:r>
      <w:proofErr w:type="spellEnd"/>
      <w:r w:rsidRPr="00623806">
        <w:rPr>
          <w:rFonts w:ascii="Helvetica" w:hAnsi="Helvetica"/>
          <w:lang w:val="es-ES"/>
        </w:rPr>
        <w:t xml:space="preserve"> </w:t>
      </w:r>
      <w:proofErr w:type="spellStart"/>
      <w:r w:rsidRPr="00623806">
        <w:rPr>
          <w:rFonts w:ascii="Helvetica" w:hAnsi="Helvetica"/>
          <w:lang w:val="es-ES"/>
        </w:rPr>
        <w:t>projects</w:t>
      </w:r>
      <w:proofErr w:type="spellEnd"/>
      <w:r w:rsidRPr="00623806">
        <w:rPr>
          <w:rFonts w:ascii="Helvetica" w:hAnsi="Helvetica"/>
          <w:lang w:val="es-ES"/>
        </w:rPr>
        <w:t xml:space="preserve">, </w:t>
      </w:r>
      <w:proofErr w:type="spellStart"/>
      <w:r w:rsidRPr="00623806">
        <w:rPr>
          <w:rFonts w:ascii="Helvetica" w:hAnsi="Helvetica"/>
          <w:lang w:val="es-ES"/>
        </w:rPr>
        <w:t>follow</w:t>
      </w:r>
      <w:proofErr w:type="spellEnd"/>
      <w:r w:rsidRPr="00623806">
        <w:rPr>
          <w:rFonts w:ascii="Helvetica" w:hAnsi="Helvetica"/>
          <w:lang w:val="es-ES"/>
        </w:rPr>
        <w:t xml:space="preserve"> me </w:t>
      </w:r>
      <w:proofErr w:type="spellStart"/>
      <w:r w:rsidRPr="00623806">
        <w:rPr>
          <w:rFonts w:ascii="Helvetica" w:hAnsi="Helvetica"/>
          <w:lang w:val="es-ES"/>
        </w:rPr>
        <w:t>on</w:t>
      </w:r>
      <w:proofErr w:type="spellEnd"/>
      <w:r w:rsidRPr="00623806">
        <w:rPr>
          <w:rFonts w:ascii="Helvetica" w:hAnsi="Helvetica"/>
          <w:lang w:val="es-ES"/>
        </w:rPr>
        <w:t xml:space="preserve"> social media—I </w:t>
      </w:r>
      <w:proofErr w:type="spellStart"/>
      <w:r w:rsidRPr="00623806">
        <w:rPr>
          <w:rFonts w:ascii="Helvetica" w:hAnsi="Helvetica"/>
          <w:lang w:val="es-ES"/>
        </w:rPr>
        <w:t>can’t</w:t>
      </w:r>
      <w:proofErr w:type="spellEnd"/>
      <w:r w:rsidRPr="00623806">
        <w:rPr>
          <w:rFonts w:ascii="Helvetica" w:hAnsi="Helvetica"/>
          <w:lang w:val="es-ES"/>
        </w:rPr>
        <w:t xml:space="preserve"> </w:t>
      </w:r>
      <w:proofErr w:type="spellStart"/>
      <w:r w:rsidRPr="00623806">
        <w:rPr>
          <w:rFonts w:ascii="Helvetica" w:hAnsi="Helvetica"/>
          <w:lang w:val="es-ES"/>
        </w:rPr>
        <w:t>wait</w:t>
      </w:r>
      <w:proofErr w:type="spellEnd"/>
      <w:r w:rsidRPr="00623806">
        <w:rPr>
          <w:rFonts w:ascii="Helvetica" w:hAnsi="Helvetica"/>
          <w:lang w:val="es-ES"/>
        </w:rPr>
        <w:t xml:space="preserve"> </w:t>
      </w:r>
      <w:proofErr w:type="spellStart"/>
      <w:r w:rsidRPr="00623806">
        <w:rPr>
          <w:rFonts w:ascii="Helvetica" w:hAnsi="Helvetica"/>
          <w:lang w:val="es-ES"/>
        </w:rPr>
        <w:t>to</w:t>
      </w:r>
      <w:proofErr w:type="spellEnd"/>
      <w:r w:rsidRPr="00623806">
        <w:rPr>
          <w:rFonts w:ascii="Helvetica" w:hAnsi="Helvetica"/>
          <w:lang w:val="es-ES"/>
        </w:rPr>
        <w:t xml:space="preserve"> share </w:t>
      </w:r>
      <w:proofErr w:type="spellStart"/>
      <w:r w:rsidRPr="00623806">
        <w:rPr>
          <w:rFonts w:ascii="Helvetica" w:hAnsi="Helvetica"/>
          <w:lang w:val="es-ES"/>
        </w:rPr>
        <w:t>what’s</w:t>
      </w:r>
      <w:proofErr w:type="spellEnd"/>
      <w:r w:rsidRPr="00623806">
        <w:rPr>
          <w:rFonts w:ascii="Helvetica" w:hAnsi="Helvetica"/>
          <w:lang w:val="es-ES"/>
        </w:rPr>
        <w:t xml:space="preserve"> </w:t>
      </w:r>
      <w:proofErr w:type="spellStart"/>
      <w:r w:rsidRPr="00623806">
        <w:rPr>
          <w:rFonts w:ascii="Helvetica" w:hAnsi="Helvetica"/>
          <w:lang w:val="es-ES"/>
        </w:rPr>
        <w:t>next</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you</w:t>
      </w:r>
      <w:proofErr w:type="spellEnd"/>
      <w:r w:rsidRPr="00623806">
        <w:rPr>
          <w:rFonts w:ascii="Helvetica" w:hAnsi="Helvetica"/>
          <w:lang w:val="es-ES"/>
        </w:rPr>
        <w:t>.</w:t>
      </w:r>
    </w:p>
    <w:p w14:paraId="402737EF" w14:textId="77777777" w:rsidR="00721441" w:rsidRPr="00623806" w:rsidRDefault="00721441" w:rsidP="00721441">
      <w:pPr>
        <w:pStyle w:val="p1"/>
        <w:spacing w:line="276" w:lineRule="auto"/>
        <w:jc w:val="center"/>
        <w:rPr>
          <w:rFonts w:ascii="Helvetica" w:hAnsi="Helvetica"/>
          <w:i/>
          <w:iCs/>
          <w:lang w:val="es-ES"/>
        </w:rPr>
      </w:pPr>
      <w:proofErr w:type="spellStart"/>
      <w:r w:rsidRPr="00623806">
        <w:rPr>
          <w:rFonts w:ascii="Helvetica" w:hAnsi="Helvetica"/>
          <w:i/>
          <w:iCs/>
          <w:lang w:val="es-ES"/>
        </w:rPr>
        <w:t>Thank</w:t>
      </w:r>
      <w:proofErr w:type="spellEnd"/>
      <w:r w:rsidRPr="00623806">
        <w:rPr>
          <w:rFonts w:ascii="Helvetica" w:hAnsi="Helvetica"/>
          <w:i/>
          <w:iCs/>
          <w:lang w:val="es-ES"/>
        </w:rPr>
        <w:t xml:space="preserve"> </w:t>
      </w:r>
      <w:proofErr w:type="spellStart"/>
      <w:r w:rsidRPr="00623806">
        <w:rPr>
          <w:rFonts w:ascii="Helvetica" w:hAnsi="Helvetica"/>
          <w:i/>
          <w:iCs/>
          <w:lang w:val="es-ES"/>
        </w:rPr>
        <w:t>you</w:t>
      </w:r>
      <w:proofErr w:type="spellEnd"/>
      <w:r w:rsidRPr="00623806">
        <w:rPr>
          <w:rFonts w:ascii="Helvetica" w:hAnsi="Helvetica"/>
          <w:i/>
          <w:iCs/>
          <w:lang w:val="es-ES"/>
        </w:rPr>
        <w:t xml:space="preserve"> </w:t>
      </w:r>
      <w:proofErr w:type="spellStart"/>
      <w:r w:rsidRPr="00623806">
        <w:rPr>
          <w:rFonts w:ascii="Helvetica" w:hAnsi="Helvetica"/>
          <w:i/>
          <w:iCs/>
          <w:lang w:val="es-ES"/>
        </w:rPr>
        <w:t>for</w:t>
      </w:r>
      <w:proofErr w:type="spellEnd"/>
      <w:r w:rsidRPr="00623806">
        <w:rPr>
          <w:rFonts w:ascii="Helvetica" w:hAnsi="Helvetica"/>
          <w:i/>
          <w:iCs/>
          <w:lang w:val="es-ES"/>
        </w:rPr>
        <w:t xml:space="preserve"> </w:t>
      </w:r>
      <w:proofErr w:type="spellStart"/>
      <w:r w:rsidRPr="00623806">
        <w:rPr>
          <w:rFonts w:ascii="Helvetica" w:hAnsi="Helvetica"/>
          <w:i/>
          <w:iCs/>
          <w:lang w:val="es-ES"/>
        </w:rPr>
        <w:t>believing</w:t>
      </w:r>
      <w:proofErr w:type="spellEnd"/>
      <w:r w:rsidRPr="00623806">
        <w:rPr>
          <w:rFonts w:ascii="Helvetica" w:hAnsi="Helvetica"/>
          <w:i/>
          <w:iCs/>
          <w:lang w:val="es-ES"/>
        </w:rPr>
        <w:t xml:space="preserve"> in </w:t>
      </w:r>
      <w:proofErr w:type="spellStart"/>
      <w:r w:rsidRPr="00623806">
        <w:rPr>
          <w:rFonts w:ascii="Helvetica" w:hAnsi="Helvetica"/>
          <w:i/>
          <w:iCs/>
          <w:lang w:val="es-ES"/>
        </w:rPr>
        <w:t>these</w:t>
      </w:r>
      <w:proofErr w:type="spellEnd"/>
      <w:r w:rsidRPr="00623806">
        <w:rPr>
          <w:rFonts w:ascii="Helvetica" w:hAnsi="Helvetica"/>
          <w:i/>
          <w:iCs/>
          <w:lang w:val="es-ES"/>
        </w:rPr>
        <w:t xml:space="preserve"> </w:t>
      </w:r>
      <w:proofErr w:type="spellStart"/>
      <w:r w:rsidRPr="00623806">
        <w:rPr>
          <w:rFonts w:ascii="Helvetica" w:hAnsi="Helvetica"/>
          <w:i/>
          <w:iCs/>
          <w:lang w:val="es-ES"/>
        </w:rPr>
        <w:t>worlds</w:t>
      </w:r>
      <w:proofErr w:type="spellEnd"/>
      <w:r w:rsidRPr="00623806">
        <w:rPr>
          <w:rFonts w:ascii="Helvetica" w:hAnsi="Helvetica"/>
          <w:i/>
          <w:iCs/>
          <w:lang w:val="es-ES"/>
        </w:rPr>
        <w:t xml:space="preserve"> and in me.</w:t>
      </w:r>
    </w:p>
    <w:p w14:paraId="3B99AE35" w14:textId="77777777" w:rsidR="00721441" w:rsidRPr="00623806" w:rsidRDefault="00721441" w:rsidP="00721441">
      <w:pPr>
        <w:pStyle w:val="NovelQuoteAlternate"/>
        <w:spacing w:line="276" w:lineRule="auto"/>
        <w:ind w:left="0"/>
        <w:jc w:val="both"/>
        <w:rPr>
          <w:rFonts w:ascii="Helvetica" w:hAnsi="Helvetica"/>
          <w:lang w:val="es-ES"/>
        </w:rPr>
        <w:sectPr w:rsidR="00721441" w:rsidRPr="00623806" w:rsidSect="00721441">
          <w:footerReference w:type="default" r:id="rId14"/>
          <w:pgSz w:w="8640" w:h="12960"/>
          <w:pgMar w:top="835" w:right="720" w:bottom="835" w:left="648" w:header="708" w:footer="708" w:gutter="720"/>
          <w:cols w:space="720"/>
          <w:docGrid w:linePitch="360"/>
        </w:sectPr>
      </w:pPr>
    </w:p>
    <w:p w14:paraId="11BCEDB1" w14:textId="77777777" w:rsidR="00721441" w:rsidRPr="00623806" w:rsidRDefault="00721441" w:rsidP="00721441">
      <w:pPr>
        <w:pStyle w:val="NovelQuoteAlternate"/>
        <w:spacing w:line="276" w:lineRule="auto"/>
        <w:ind w:left="0"/>
        <w:jc w:val="left"/>
        <w:rPr>
          <w:rFonts w:ascii="Libre Baskerville" w:hAnsi="Libre Baskerville"/>
          <w:sz w:val="36"/>
          <w:szCs w:val="36"/>
          <w:lang w:val="es-ES"/>
        </w:rPr>
      </w:pPr>
    </w:p>
    <w:p w14:paraId="17F748E4" w14:textId="00550CF3" w:rsidR="00721441" w:rsidRPr="00623806" w:rsidRDefault="00721441" w:rsidP="00721441">
      <w:pPr>
        <w:pStyle w:val="NovelQuoteAlternate"/>
        <w:spacing w:line="276" w:lineRule="auto"/>
        <w:ind w:left="0"/>
        <w:rPr>
          <w:rFonts w:ascii="Libre Baskerville" w:hAnsi="Libre Baskerville"/>
          <w:sz w:val="36"/>
          <w:szCs w:val="36"/>
          <w:lang w:val="es-ES"/>
        </w:rPr>
      </w:pPr>
    </w:p>
    <w:p w14:paraId="04B3FF0A" w14:textId="2BF68CC4" w:rsidR="00721441" w:rsidRPr="00623806" w:rsidRDefault="00721441" w:rsidP="00BE3474">
      <w:pPr>
        <w:pStyle w:val="NovelQuoteAlternate"/>
        <w:spacing w:line="276" w:lineRule="auto"/>
        <w:ind w:left="0"/>
        <w:rPr>
          <w:rFonts w:ascii="Libre Baskerville" w:hAnsi="Libre Baskerville"/>
          <w:sz w:val="36"/>
          <w:szCs w:val="36"/>
          <w:lang w:val="es-ES"/>
        </w:rPr>
      </w:pPr>
      <w:r w:rsidRPr="00623806">
        <w:rPr>
          <w:rFonts w:ascii="Libre Baskerville" w:hAnsi="Libre Baskerville"/>
          <w:sz w:val="36"/>
          <w:szCs w:val="36"/>
          <w:lang w:val="es-ES"/>
        </w:rPr>
        <w:t>ABOUT THE AUTHOR</w:t>
      </w:r>
    </w:p>
    <w:p w14:paraId="084BDC8E" w14:textId="77777777" w:rsidR="00721441" w:rsidRPr="00623806" w:rsidRDefault="00721441" w:rsidP="00721441">
      <w:pPr>
        <w:pStyle w:val="Scene"/>
        <w:rPr>
          <w:lang w:val="es-ES"/>
        </w:rPr>
      </w:pPr>
    </w:p>
    <w:p w14:paraId="6158F6B8" w14:textId="133D2C2A" w:rsidR="00721441" w:rsidRPr="00623806" w:rsidRDefault="00721441" w:rsidP="00721441">
      <w:pPr>
        <w:pStyle w:val="p1"/>
        <w:jc w:val="both"/>
        <w:rPr>
          <w:rFonts w:ascii="Helvetica" w:hAnsi="Helvetica"/>
          <w:lang w:val="es-ES"/>
        </w:rPr>
      </w:pPr>
      <w:r w:rsidRPr="00623806">
        <w:rPr>
          <w:rStyle w:val="s1"/>
          <w:rFonts w:ascii="Helvetica" w:hAnsi="Helvetica"/>
          <w:b/>
          <w:bCs/>
          <w:lang w:val="es-ES"/>
        </w:rPr>
        <w:t xml:space="preserve">Liliz </w:t>
      </w:r>
      <w:r w:rsidR="005C749B" w:rsidRPr="00623806">
        <w:rPr>
          <w:rStyle w:val="s1"/>
          <w:rFonts w:ascii="Helvetica" w:hAnsi="Helvetica"/>
          <w:b/>
          <w:bCs/>
          <w:lang w:val="es-ES"/>
        </w:rPr>
        <w:t xml:space="preserve">Black </w:t>
      </w:r>
      <w:proofErr w:type="spellStart"/>
      <w:r w:rsidRPr="00623806">
        <w:rPr>
          <w:rFonts w:ascii="Helvetica" w:hAnsi="Helvetica"/>
          <w:lang w:val="es-ES"/>
        </w:rPr>
        <w:t>is</w:t>
      </w:r>
      <w:proofErr w:type="spellEnd"/>
      <w:r w:rsidRPr="00623806">
        <w:rPr>
          <w:rFonts w:ascii="Helvetica" w:hAnsi="Helvetica"/>
          <w:lang w:val="es-ES"/>
        </w:rPr>
        <w:t xml:space="preserve"> a </w:t>
      </w:r>
      <w:proofErr w:type="spellStart"/>
      <w:r w:rsidRPr="00623806">
        <w:rPr>
          <w:rFonts w:ascii="Helvetica" w:hAnsi="Helvetica"/>
          <w:lang w:val="es-ES"/>
        </w:rPr>
        <w:t>passionate</w:t>
      </w:r>
      <w:proofErr w:type="spellEnd"/>
      <w:r w:rsidRPr="00623806">
        <w:rPr>
          <w:rFonts w:ascii="Helvetica" w:hAnsi="Helvetica"/>
          <w:lang w:val="es-ES"/>
        </w:rPr>
        <w:t xml:space="preserve"> </w:t>
      </w:r>
      <w:proofErr w:type="spellStart"/>
      <w:r w:rsidRPr="00623806">
        <w:rPr>
          <w:rFonts w:ascii="Helvetica" w:hAnsi="Helvetica"/>
          <w:lang w:val="es-ES"/>
        </w:rPr>
        <w:t>storyteller</w:t>
      </w:r>
      <w:proofErr w:type="spellEnd"/>
      <w:r w:rsidRPr="00623806">
        <w:rPr>
          <w:rFonts w:ascii="Helvetica" w:hAnsi="Helvetica"/>
          <w:lang w:val="es-ES"/>
        </w:rPr>
        <w:t xml:space="preserve"> </w:t>
      </w:r>
      <w:proofErr w:type="spellStart"/>
      <w:r w:rsidRPr="00623806">
        <w:rPr>
          <w:rFonts w:ascii="Helvetica" w:hAnsi="Helvetica"/>
          <w:lang w:val="es-ES"/>
        </w:rPr>
        <w:t>from</w:t>
      </w:r>
      <w:proofErr w:type="spellEnd"/>
      <w:r w:rsidRPr="00623806">
        <w:rPr>
          <w:rFonts w:ascii="Helvetica" w:hAnsi="Helvetica"/>
          <w:lang w:val="es-ES"/>
        </w:rPr>
        <w:t xml:space="preserve"> San Juan, Puerto Rico.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love</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reading</w:t>
      </w:r>
      <w:proofErr w:type="spellEnd"/>
      <w:r w:rsidRPr="00623806">
        <w:rPr>
          <w:rFonts w:ascii="Helvetica" w:hAnsi="Helvetica"/>
          <w:lang w:val="es-ES"/>
        </w:rPr>
        <w:t xml:space="preserve"> and </w:t>
      </w:r>
      <w:proofErr w:type="spellStart"/>
      <w:r w:rsidRPr="00623806">
        <w:rPr>
          <w:rFonts w:ascii="Helvetica" w:hAnsi="Helvetica"/>
          <w:lang w:val="es-ES"/>
        </w:rPr>
        <w:t>writing</w:t>
      </w:r>
      <w:proofErr w:type="spellEnd"/>
      <w:r w:rsidRPr="00623806">
        <w:rPr>
          <w:rFonts w:ascii="Helvetica" w:hAnsi="Helvetica"/>
          <w:lang w:val="es-ES"/>
        </w:rPr>
        <w:t xml:space="preserve"> </w:t>
      </w:r>
      <w:proofErr w:type="spellStart"/>
      <w:r w:rsidRPr="00623806">
        <w:rPr>
          <w:rFonts w:ascii="Helvetica" w:hAnsi="Helvetica"/>
          <w:lang w:val="es-ES"/>
        </w:rPr>
        <w:t>was</w:t>
      </w:r>
      <w:proofErr w:type="spellEnd"/>
      <w:r w:rsidRPr="00623806">
        <w:rPr>
          <w:rFonts w:ascii="Helvetica" w:hAnsi="Helvetica"/>
          <w:lang w:val="es-ES"/>
        </w:rPr>
        <w:t xml:space="preserve"> </w:t>
      </w:r>
      <w:proofErr w:type="spellStart"/>
      <w:r w:rsidRPr="00623806">
        <w:rPr>
          <w:rFonts w:ascii="Helvetica" w:hAnsi="Helvetica"/>
          <w:lang w:val="es-ES"/>
        </w:rPr>
        <w:t>sparked</w:t>
      </w:r>
      <w:proofErr w:type="spellEnd"/>
      <w:r w:rsidRPr="00623806">
        <w:rPr>
          <w:rFonts w:ascii="Helvetica" w:hAnsi="Helvetica"/>
          <w:lang w:val="es-ES"/>
        </w:rPr>
        <w:t xml:space="preserve"> </w:t>
      </w:r>
      <w:proofErr w:type="spellStart"/>
      <w:r w:rsidRPr="00623806">
        <w:rPr>
          <w:rFonts w:ascii="Helvetica" w:hAnsi="Helvetica"/>
          <w:lang w:val="es-ES"/>
        </w:rPr>
        <w:t>by</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r w:rsidRPr="00623806">
        <w:rPr>
          <w:rFonts w:ascii="Helvetica" w:hAnsi="Helvetica"/>
          <w:i/>
          <w:iCs/>
          <w:lang w:val="es-ES"/>
        </w:rPr>
        <w:t>Harry Potter</w:t>
      </w:r>
      <w:r w:rsidRPr="00623806">
        <w:rPr>
          <w:rFonts w:ascii="Helvetica" w:hAnsi="Helvetica"/>
          <w:lang w:val="es-ES"/>
        </w:rPr>
        <w:t xml:space="preserve"> series, </w:t>
      </w:r>
      <w:proofErr w:type="spellStart"/>
      <w:r w:rsidRPr="00623806">
        <w:rPr>
          <w:rFonts w:ascii="Helvetica" w:hAnsi="Helvetica"/>
          <w:lang w:val="es-ES"/>
        </w:rPr>
        <w:t>which</w:t>
      </w:r>
      <w:proofErr w:type="spellEnd"/>
      <w:r w:rsidRPr="00623806">
        <w:rPr>
          <w:rFonts w:ascii="Helvetica" w:hAnsi="Helvetica"/>
          <w:lang w:val="es-ES"/>
        </w:rPr>
        <w:t xml:space="preserve"> </w:t>
      </w:r>
      <w:proofErr w:type="spellStart"/>
      <w:r w:rsidRPr="00623806">
        <w:rPr>
          <w:rFonts w:ascii="Helvetica" w:hAnsi="Helvetica"/>
          <w:lang w:val="es-ES"/>
        </w:rPr>
        <w:t>also</w:t>
      </w:r>
      <w:proofErr w:type="spellEnd"/>
      <w:r w:rsidRPr="00623806">
        <w:rPr>
          <w:rFonts w:ascii="Helvetica" w:hAnsi="Helvetica"/>
          <w:lang w:val="es-ES"/>
        </w:rPr>
        <w:t xml:space="preserve"> </w:t>
      </w:r>
      <w:proofErr w:type="spellStart"/>
      <w:r w:rsidRPr="00623806">
        <w:rPr>
          <w:rFonts w:ascii="Helvetica" w:hAnsi="Helvetica"/>
          <w:lang w:val="es-ES"/>
        </w:rPr>
        <w:t>played</w:t>
      </w:r>
      <w:proofErr w:type="spellEnd"/>
      <w:r w:rsidRPr="00623806">
        <w:rPr>
          <w:rFonts w:ascii="Helvetica" w:hAnsi="Helvetica"/>
          <w:lang w:val="es-ES"/>
        </w:rPr>
        <w:t xml:space="preserve"> a </w:t>
      </w:r>
      <w:proofErr w:type="spellStart"/>
      <w:r w:rsidRPr="00623806">
        <w:rPr>
          <w:rFonts w:ascii="Helvetica" w:hAnsi="Helvetica"/>
          <w:lang w:val="es-ES"/>
        </w:rPr>
        <w:t>key</w:t>
      </w:r>
      <w:proofErr w:type="spellEnd"/>
      <w:r w:rsidRPr="00623806">
        <w:rPr>
          <w:rFonts w:ascii="Helvetica" w:hAnsi="Helvetica"/>
          <w:lang w:val="es-ES"/>
        </w:rPr>
        <w:t xml:space="preserve"> role in </w:t>
      </w:r>
      <w:proofErr w:type="spellStart"/>
      <w:r w:rsidRPr="00623806">
        <w:rPr>
          <w:rFonts w:ascii="Helvetica" w:hAnsi="Helvetica"/>
          <w:lang w:val="es-ES"/>
        </w:rPr>
        <w:t>helping</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learn</w:t>
      </w:r>
      <w:proofErr w:type="spellEnd"/>
      <w:r w:rsidRPr="00623806">
        <w:rPr>
          <w:rFonts w:ascii="Helvetica" w:hAnsi="Helvetica"/>
          <w:lang w:val="es-ES"/>
        </w:rPr>
        <w:t xml:space="preserve"> English. </w:t>
      </w:r>
      <w:proofErr w:type="spellStart"/>
      <w:r w:rsidRPr="00623806">
        <w:rPr>
          <w:rFonts w:ascii="Helvetica" w:hAnsi="Helvetica"/>
          <w:lang w:val="es-ES"/>
        </w:rPr>
        <w:t>Bilingual</w:t>
      </w:r>
      <w:proofErr w:type="spellEnd"/>
      <w:r w:rsidRPr="00623806">
        <w:rPr>
          <w:rFonts w:ascii="Helvetica" w:hAnsi="Helvetica"/>
          <w:lang w:val="es-ES"/>
        </w:rPr>
        <w:t xml:space="preserve"> in </w:t>
      </w:r>
      <w:proofErr w:type="spellStart"/>
      <w:r w:rsidRPr="00623806">
        <w:rPr>
          <w:rFonts w:ascii="Helvetica" w:hAnsi="Helvetica"/>
          <w:lang w:val="es-ES"/>
        </w:rPr>
        <w:t>Spanish</w:t>
      </w:r>
      <w:proofErr w:type="spellEnd"/>
      <w:r w:rsidRPr="00623806">
        <w:rPr>
          <w:rFonts w:ascii="Helvetica" w:hAnsi="Helvetica"/>
          <w:lang w:val="es-ES"/>
        </w:rPr>
        <w:t xml:space="preserve"> and English,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grew</w:t>
      </w:r>
      <w:proofErr w:type="spellEnd"/>
      <w:r w:rsidRPr="00623806">
        <w:rPr>
          <w:rFonts w:ascii="Helvetica" w:hAnsi="Helvetica"/>
          <w:lang w:val="es-ES"/>
        </w:rPr>
        <w:t xml:space="preserve"> up </w:t>
      </w:r>
      <w:proofErr w:type="spellStart"/>
      <w:r w:rsidRPr="00623806">
        <w:rPr>
          <w:rFonts w:ascii="Helvetica" w:hAnsi="Helvetica"/>
          <w:lang w:val="es-ES"/>
        </w:rPr>
        <w:t>imagining</w:t>
      </w:r>
      <w:proofErr w:type="spellEnd"/>
      <w:r w:rsidRPr="00623806">
        <w:rPr>
          <w:rFonts w:ascii="Helvetica" w:hAnsi="Helvetica"/>
          <w:lang w:val="es-ES"/>
        </w:rPr>
        <w:t xml:space="preserve"> </w:t>
      </w:r>
      <w:proofErr w:type="spellStart"/>
      <w:r w:rsidRPr="00623806">
        <w:rPr>
          <w:rFonts w:ascii="Helvetica" w:hAnsi="Helvetica"/>
          <w:lang w:val="es-ES"/>
        </w:rPr>
        <w:t>bold</w:t>
      </w:r>
      <w:proofErr w:type="spellEnd"/>
      <w:r w:rsidRPr="00623806">
        <w:rPr>
          <w:rFonts w:ascii="Helvetica" w:hAnsi="Helvetica"/>
          <w:lang w:val="es-ES"/>
        </w:rPr>
        <w:t xml:space="preserve"> “</w:t>
      </w:r>
      <w:proofErr w:type="spellStart"/>
      <w:r w:rsidRPr="00623806">
        <w:rPr>
          <w:rFonts w:ascii="Helvetica" w:hAnsi="Helvetica"/>
          <w:lang w:val="es-ES"/>
        </w:rPr>
        <w:t>what</w:t>
      </w:r>
      <w:proofErr w:type="spellEnd"/>
      <w:r w:rsidRPr="00623806">
        <w:rPr>
          <w:rFonts w:ascii="Helvetica" w:hAnsi="Helvetica"/>
          <w:lang w:val="es-ES"/>
        </w:rPr>
        <w:t xml:space="preserve"> </w:t>
      </w:r>
      <w:proofErr w:type="spellStart"/>
      <w:r w:rsidRPr="00623806">
        <w:rPr>
          <w:rFonts w:ascii="Helvetica" w:hAnsi="Helvetica"/>
          <w:lang w:val="es-ES"/>
        </w:rPr>
        <w:t>if</w:t>
      </w:r>
      <w:proofErr w:type="spellEnd"/>
      <w:r w:rsidRPr="00623806">
        <w:rPr>
          <w:rFonts w:ascii="Helvetica" w:hAnsi="Helvetica"/>
          <w:lang w:val="es-ES"/>
        </w:rPr>
        <w:t xml:space="preserve">” </w:t>
      </w:r>
      <w:proofErr w:type="spellStart"/>
      <w:r w:rsidRPr="00623806">
        <w:rPr>
          <w:rFonts w:ascii="Helvetica" w:hAnsi="Helvetica"/>
          <w:lang w:val="es-ES"/>
        </w:rPr>
        <w:t>scenarios</w:t>
      </w:r>
      <w:proofErr w:type="spellEnd"/>
      <w:r w:rsidRPr="00623806">
        <w:rPr>
          <w:rFonts w:ascii="Helvetica" w:hAnsi="Helvetica"/>
          <w:lang w:val="es-ES"/>
        </w:rPr>
        <w:t xml:space="preserve">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later</w:t>
      </w:r>
      <w:proofErr w:type="spellEnd"/>
      <w:r w:rsidRPr="00623806">
        <w:rPr>
          <w:rFonts w:ascii="Helvetica" w:hAnsi="Helvetica"/>
          <w:lang w:val="es-ES"/>
        </w:rPr>
        <w:t xml:space="preserve"> </w:t>
      </w:r>
      <w:proofErr w:type="spellStart"/>
      <w:r w:rsidRPr="00623806">
        <w:rPr>
          <w:rFonts w:ascii="Helvetica" w:hAnsi="Helvetica"/>
          <w:lang w:val="es-ES"/>
        </w:rPr>
        <w:t>bloomed</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full-</w:t>
      </w:r>
      <w:proofErr w:type="spellStart"/>
      <w:r w:rsidRPr="00623806">
        <w:rPr>
          <w:rFonts w:ascii="Helvetica" w:hAnsi="Helvetica"/>
          <w:lang w:val="es-ES"/>
        </w:rPr>
        <w:t>fledged</w:t>
      </w:r>
      <w:proofErr w:type="spellEnd"/>
      <w:r w:rsidRPr="00623806">
        <w:rPr>
          <w:rFonts w:ascii="Helvetica" w:hAnsi="Helvetica"/>
          <w:lang w:val="es-ES"/>
        </w:rPr>
        <w:t xml:space="preserve"> </w:t>
      </w:r>
      <w:proofErr w:type="spellStart"/>
      <w:r w:rsidRPr="00623806">
        <w:rPr>
          <w:rFonts w:ascii="Helvetica" w:hAnsi="Helvetica"/>
          <w:lang w:val="es-ES"/>
        </w:rPr>
        <w:t>stories</w:t>
      </w:r>
      <w:proofErr w:type="spellEnd"/>
      <w:r w:rsidRPr="00623806">
        <w:rPr>
          <w:rFonts w:ascii="Helvetica" w:hAnsi="Helvetica"/>
          <w:lang w:val="es-ES"/>
        </w:rPr>
        <w:t>.</w:t>
      </w:r>
    </w:p>
    <w:p w14:paraId="2CFDE775" w14:textId="3DD60CD9" w:rsidR="00721441" w:rsidRPr="00623806" w:rsidRDefault="00721441" w:rsidP="00721441">
      <w:pPr>
        <w:pStyle w:val="p1"/>
        <w:jc w:val="both"/>
        <w:rPr>
          <w:rFonts w:ascii="Helvetica" w:hAnsi="Helvetica"/>
          <w:lang w:val="es-ES"/>
        </w:rPr>
      </w:pP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began</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writing</w:t>
      </w:r>
      <w:proofErr w:type="spellEnd"/>
      <w:r w:rsidRPr="00623806">
        <w:rPr>
          <w:rFonts w:ascii="Helvetica" w:hAnsi="Helvetica"/>
          <w:lang w:val="es-ES"/>
        </w:rPr>
        <w:t xml:space="preserve"> </w:t>
      </w:r>
      <w:proofErr w:type="spellStart"/>
      <w:r w:rsidRPr="00623806">
        <w:rPr>
          <w:rFonts w:ascii="Helvetica" w:hAnsi="Helvetica"/>
          <w:lang w:val="es-ES"/>
        </w:rPr>
        <w:t>journey</w:t>
      </w:r>
      <w:proofErr w:type="spellEnd"/>
      <w:r w:rsidRPr="00623806">
        <w:rPr>
          <w:rFonts w:ascii="Helvetica" w:hAnsi="Helvetica"/>
          <w:lang w:val="es-ES"/>
        </w:rPr>
        <w:t xml:space="preserve"> </w:t>
      </w:r>
      <w:proofErr w:type="spellStart"/>
      <w:r w:rsidRPr="00623806">
        <w:rPr>
          <w:rFonts w:ascii="Helvetica" w:hAnsi="Helvetica"/>
          <w:lang w:val="es-ES"/>
        </w:rPr>
        <w:t>with</w:t>
      </w:r>
      <w:proofErr w:type="spellEnd"/>
      <w:r w:rsidRPr="00623806">
        <w:rPr>
          <w:rFonts w:ascii="Helvetica" w:hAnsi="Helvetica"/>
          <w:lang w:val="es-ES"/>
        </w:rPr>
        <w:t xml:space="preserve"> </w:t>
      </w:r>
      <w:proofErr w:type="spellStart"/>
      <w:r w:rsidRPr="00623806">
        <w:rPr>
          <w:rFonts w:ascii="Helvetica" w:hAnsi="Helvetica"/>
          <w:lang w:val="es-ES"/>
        </w:rPr>
        <w:t>fanfiction</w:t>
      </w:r>
      <w:proofErr w:type="spellEnd"/>
      <w:r w:rsidRPr="00623806">
        <w:rPr>
          <w:rFonts w:ascii="Helvetica" w:hAnsi="Helvetica"/>
          <w:lang w:val="es-ES"/>
        </w:rPr>
        <w:t xml:space="preserve"> </w:t>
      </w:r>
      <w:proofErr w:type="spellStart"/>
      <w:r w:rsidRPr="00623806">
        <w:rPr>
          <w:rFonts w:ascii="Helvetica" w:hAnsi="Helvetica"/>
          <w:lang w:val="es-ES"/>
        </w:rPr>
        <w:t>before</w:t>
      </w:r>
      <w:proofErr w:type="spellEnd"/>
      <w:r w:rsidRPr="00623806">
        <w:rPr>
          <w:rFonts w:ascii="Helvetica" w:hAnsi="Helvetica"/>
          <w:lang w:val="es-ES"/>
        </w:rPr>
        <w:t xml:space="preserve"> </w:t>
      </w:r>
      <w:proofErr w:type="spellStart"/>
      <w:r w:rsidRPr="00623806">
        <w:rPr>
          <w:rFonts w:ascii="Helvetica" w:hAnsi="Helvetica"/>
          <w:lang w:val="es-ES"/>
        </w:rPr>
        <w:t>branching</w:t>
      </w:r>
      <w:proofErr w:type="spellEnd"/>
      <w:r w:rsidRPr="00623806">
        <w:rPr>
          <w:rFonts w:ascii="Helvetica" w:hAnsi="Helvetica"/>
          <w:lang w:val="es-ES"/>
        </w:rPr>
        <w:t xml:space="preserve"> </w:t>
      </w:r>
      <w:proofErr w:type="spellStart"/>
      <w:r w:rsidRPr="00623806">
        <w:rPr>
          <w:rFonts w:ascii="Helvetica" w:hAnsi="Helvetica"/>
          <w:lang w:val="es-ES"/>
        </w:rPr>
        <w:t>into</w:t>
      </w:r>
      <w:proofErr w:type="spellEnd"/>
      <w:r w:rsidRPr="00623806">
        <w:rPr>
          <w:rFonts w:ascii="Helvetica" w:hAnsi="Helvetica"/>
          <w:lang w:val="es-ES"/>
        </w:rPr>
        <w:t xml:space="preserve"> original </w:t>
      </w:r>
      <w:proofErr w:type="spellStart"/>
      <w:r w:rsidRPr="00623806">
        <w:rPr>
          <w:rFonts w:ascii="Helvetica" w:hAnsi="Helvetica"/>
          <w:lang w:val="es-ES"/>
        </w:rPr>
        <w:t>works</w:t>
      </w:r>
      <w:proofErr w:type="spellEnd"/>
      <w:r w:rsidRPr="00623806">
        <w:rPr>
          <w:rFonts w:ascii="Helvetica" w:hAnsi="Helvetica"/>
          <w:lang w:val="es-ES"/>
        </w:rPr>
        <w:t xml:space="preserve">, </w:t>
      </w:r>
      <w:proofErr w:type="spellStart"/>
      <w:r w:rsidRPr="00623806">
        <w:rPr>
          <w:rFonts w:ascii="Helvetica" w:hAnsi="Helvetica"/>
          <w:lang w:val="es-ES"/>
        </w:rPr>
        <w:t>where</w:t>
      </w:r>
      <w:proofErr w:type="spellEnd"/>
      <w:r w:rsidRPr="00623806">
        <w:rPr>
          <w:rFonts w:ascii="Helvetica" w:hAnsi="Helvetica"/>
          <w:lang w:val="es-ES"/>
        </w:rPr>
        <w:t xml:space="preserve">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now</w:t>
      </w:r>
      <w:proofErr w:type="spellEnd"/>
      <w:r w:rsidRPr="00623806">
        <w:rPr>
          <w:rFonts w:ascii="Helvetica" w:hAnsi="Helvetica"/>
          <w:lang w:val="es-ES"/>
        </w:rPr>
        <w:t xml:space="preserve"> </w:t>
      </w:r>
      <w:proofErr w:type="spellStart"/>
      <w:r w:rsidRPr="00623806">
        <w:rPr>
          <w:rFonts w:ascii="Helvetica" w:hAnsi="Helvetica"/>
          <w:lang w:val="es-ES"/>
        </w:rPr>
        <w:t>builds</w:t>
      </w:r>
      <w:proofErr w:type="spellEnd"/>
      <w:r w:rsidRPr="00623806">
        <w:rPr>
          <w:rFonts w:ascii="Helvetica" w:hAnsi="Helvetica"/>
          <w:lang w:val="es-ES"/>
        </w:rPr>
        <w:t xml:space="preserve"> </w:t>
      </w:r>
      <w:proofErr w:type="spellStart"/>
      <w:r w:rsidRPr="00623806">
        <w:rPr>
          <w:rFonts w:ascii="Helvetica" w:hAnsi="Helvetica"/>
          <w:lang w:val="es-ES"/>
        </w:rPr>
        <w:t>complex</w:t>
      </w:r>
      <w:proofErr w:type="spellEnd"/>
      <w:r w:rsidRPr="00623806">
        <w:rPr>
          <w:rFonts w:ascii="Helvetica" w:hAnsi="Helvetica"/>
          <w:lang w:val="es-ES"/>
        </w:rPr>
        <w:t xml:space="preserve"> universes </w:t>
      </w:r>
      <w:proofErr w:type="spellStart"/>
      <w:r w:rsidRPr="00623806">
        <w:rPr>
          <w:rFonts w:ascii="Helvetica" w:hAnsi="Helvetica"/>
          <w:lang w:val="es-ES"/>
        </w:rPr>
        <w:t>that</w:t>
      </w:r>
      <w:proofErr w:type="spellEnd"/>
      <w:r w:rsidRPr="00623806">
        <w:rPr>
          <w:rFonts w:ascii="Helvetica" w:hAnsi="Helvetica"/>
          <w:lang w:val="es-ES"/>
        </w:rPr>
        <w:t xml:space="preserve"> </w:t>
      </w:r>
      <w:proofErr w:type="spellStart"/>
      <w:r w:rsidRPr="00623806">
        <w:rPr>
          <w:rFonts w:ascii="Helvetica" w:hAnsi="Helvetica"/>
          <w:lang w:val="es-ES"/>
        </w:rPr>
        <w:t>span</w:t>
      </w:r>
      <w:proofErr w:type="spellEnd"/>
      <w:r w:rsidRPr="00623806">
        <w:rPr>
          <w:rFonts w:ascii="Helvetica" w:hAnsi="Helvetica"/>
          <w:lang w:val="es-ES"/>
        </w:rPr>
        <w:t xml:space="preserve"> romance, </w:t>
      </w:r>
      <w:proofErr w:type="spellStart"/>
      <w:r w:rsidRPr="00623806">
        <w:rPr>
          <w:rFonts w:ascii="Helvetica" w:hAnsi="Helvetica"/>
          <w:lang w:val="es-ES"/>
        </w:rPr>
        <w:t>fantasy</w:t>
      </w:r>
      <w:proofErr w:type="spellEnd"/>
      <w:r w:rsidRPr="00623806">
        <w:rPr>
          <w:rFonts w:ascii="Helvetica" w:hAnsi="Helvetica"/>
          <w:lang w:val="es-ES"/>
        </w:rPr>
        <w:t xml:space="preserve">, drama, and </w:t>
      </w:r>
      <w:proofErr w:type="spellStart"/>
      <w:r w:rsidRPr="00623806">
        <w:rPr>
          <w:rFonts w:ascii="Helvetica" w:hAnsi="Helvetica"/>
          <w:lang w:val="es-ES"/>
        </w:rPr>
        <w:t>dark</w:t>
      </w:r>
      <w:proofErr w:type="spellEnd"/>
      <w:r w:rsidRPr="00623806">
        <w:rPr>
          <w:rFonts w:ascii="Helvetica" w:hAnsi="Helvetica"/>
          <w:lang w:val="es-ES"/>
        </w:rPr>
        <w:t xml:space="preserve"> intrigue. </w:t>
      </w:r>
      <w:proofErr w:type="spellStart"/>
      <w:r w:rsidRPr="00623806">
        <w:rPr>
          <w:rFonts w:ascii="Helvetica" w:hAnsi="Helvetica"/>
          <w:lang w:val="es-ES"/>
        </w:rPr>
        <w:t>Under</w:t>
      </w:r>
      <w:proofErr w:type="spellEnd"/>
      <w:r w:rsidRPr="00623806">
        <w:rPr>
          <w:rFonts w:ascii="Helvetica" w:hAnsi="Helvetica"/>
          <w:lang w:val="es-ES"/>
        </w:rPr>
        <w:t xml:space="preserve"> </w:t>
      </w:r>
      <w:proofErr w:type="spellStart"/>
      <w:r w:rsidRPr="00623806">
        <w:rPr>
          <w:rFonts w:ascii="Helvetica" w:hAnsi="Helvetica"/>
          <w:lang w:val="es-ES"/>
        </w:rPr>
        <w:t>the</w:t>
      </w:r>
      <w:proofErr w:type="spellEnd"/>
      <w:r w:rsidRPr="00623806">
        <w:rPr>
          <w:rFonts w:ascii="Helvetica" w:hAnsi="Helvetica"/>
          <w:lang w:val="es-ES"/>
        </w:rPr>
        <w:t xml:space="preserve"> </w:t>
      </w:r>
      <w:proofErr w:type="spellStart"/>
      <w:r w:rsidRPr="00623806">
        <w:rPr>
          <w:rFonts w:ascii="Helvetica" w:hAnsi="Helvetica"/>
          <w:lang w:val="es-ES"/>
        </w:rPr>
        <w:t>name</w:t>
      </w:r>
      <w:proofErr w:type="spellEnd"/>
      <w:r w:rsidRPr="00623806">
        <w:rPr>
          <w:rFonts w:ascii="Helvetica" w:hAnsi="Helvetica"/>
          <w:lang w:val="es-ES"/>
        </w:rPr>
        <w:t xml:space="preserve"> </w:t>
      </w:r>
      <w:r w:rsidRPr="00623806">
        <w:rPr>
          <w:rStyle w:val="s1"/>
          <w:rFonts w:ascii="Helvetica" w:hAnsi="Helvetica"/>
          <w:b/>
          <w:bCs/>
          <w:lang w:val="es-ES"/>
        </w:rPr>
        <w:t>Liliz Black</w:t>
      </w:r>
      <w:r w:rsidRPr="00623806">
        <w:rPr>
          <w:rFonts w:ascii="Helvetica" w:hAnsi="Helvetica"/>
          <w:lang w:val="es-ES"/>
        </w:rPr>
        <w:t xml:space="preserve">, </w:t>
      </w: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writes</w:t>
      </w:r>
      <w:proofErr w:type="spellEnd"/>
      <w:r w:rsidRPr="00623806">
        <w:rPr>
          <w:rFonts w:ascii="Helvetica" w:hAnsi="Helvetica"/>
          <w:lang w:val="es-ES"/>
        </w:rPr>
        <w:t xml:space="preserve"> </w:t>
      </w:r>
      <w:proofErr w:type="spellStart"/>
      <w:r w:rsidRPr="00623806">
        <w:rPr>
          <w:rFonts w:ascii="Helvetica" w:hAnsi="Helvetica"/>
          <w:lang w:val="es-ES"/>
        </w:rPr>
        <w:t>bold</w:t>
      </w:r>
      <w:proofErr w:type="spellEnd"/>
      <w:r w:rsidRPr="00623806">
        <w:rPr>
          <w:rFonts w:ascii="Helvetica" w:hAnsi="Helvetica"/>
          <w:lang w:val="es-ES"/>
        </w:rPr>
        <w:t xml:space="preserve">, </w:t>
      </w:r>
      <w:proofErr w:type="spellStart"/>
      <w:r w:rsidRPr="00623806">
        <w:rPr>
          <w:rFonts w:ascii="Helvetica" w:hAnsi="Helvetica"/>
          <w:lang w:val="es-ES"/>
        </w:rPr>
        <w:t>emotional</w:t>
      </w:r>
      <w:proofErr w:type="spellEnd"/>
      <w:r w:rsidRPr="00623806">
        <w:rPr>
          <w:rFonts w:ascii="Helvetica" w:hAnsi="Helvetica"/>
          <w:lang w:val="es-ES"/>
        </w:rPr>
        <w:t xml:space="preserve"> </w:t>
      </w:r>
      <w:proofErr w:type="spellStart"/>
      <w:r w:rsidRPr="00623806">
        <w:rPr>
          <w:rFonts w:ascii="Helvetica" w:hAnsi="Helvetica"/>
          <w:lang w:val="es-ES"/>
        </w:rPr>
        <w:t>stories</w:t>
      </w:r>
      <w:proofErr w:type="spellEnd"/>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adult</w:t>
      </w:r>
      <w:proofErr w:type="spellEnd"/>
      <w:r w:rsidRPr="00623806">
        <w:rPr>
          <w:rFonts w:ascii="Helvetica" w:hAnsi="Helvetica"/>
          <w:lang w:val="es-ES"/>
        </w:rPr>
        <w:t xml:space="preserve"> </w:t>
      </w:r>
      <w:proofErr w:type="spellStart"/>
      <w:r w:rsidRPr="00623806">
        <w:rPr>
          <w:rFonts w:ascii="Helvetica" w:hAnsi="Helvetica"/>
          <w:lang w:val="es-ES"/>
        </w:rPr>
        <w:t>audiences</w:t>
      </w:r>
      <w:proofErr w:type="spellEnd"/>
      <w:r w:rsidRPr="00623806">
        <w:rPr>
          <w:rFonts w:ascii="Helvetica" w:hAnsi="Helvetica"/>
          <w:lang w:val="es-ES"/>
        </w:rPr>
        <w:t xml:space="preserve">, </w:t>
      </w:r>
      <w:proofErr w:type="spellStart"/>
      <w:r w:rsidRPr="00623806">
        <w:rPr>
          <w:rFonts w:ascii="Helvetica" w:hAnsi="Helvetica"/>
          <w:lang w:val="es-ES"/>
        </w:rPr>
        <w:t>while</w:t>
      </w:r>
      <w:proofErr w:type="spellEnd"/>
      <w:r w:rsidRPr="00623806">
        <w:rPr>
          <w:rFonts w:ascii="Helvetica" w:hAnsi="Helvetica"/>
          <w:lang w:val="es-ES"/>
        </w:rPr>
        <w:t xml:space="preserve"> </w:t>
      </w:r>
      <w:proofErr w:type="spellStart"/>
      <w:r w:rsidRPr="00623806">
        <w:rPr>
          <w:rFonts w:ascii="Helvetica" w:hAnsi="Helvetica"/>
          <w:lang w:val="es-ES"/>
        </w:rPr>
        <w:t>keeping</w:t>
      </w:r>
      <w:proofErr w:type="spellEnd"/>
      <w:r w:rsidRPr="00623806">
        <w:rPr>
          <w:rFonts w:ascii="Helvetica" w:hAnsi="Helvetica"/>
          <w:lang w:val="es-ES"/>
        </w:rPr>
        <w:t xml:space="preserve"> </w:t>
      </w:r>
      <w:proofErr w:type="spellStart"/>
      <w:r w:rsidRPr="00623806">
        <w:rPr>
          <w:rStyle w:val="s1"/>
          <w:rFonts w:ascii="Helvetica" w:hAnsi="Helvetica"/>
          <w:b/>
          <w:bCs/>
          <w:lang w:val="es-ES"/>
        </w:rPr>
        <w:t>Yaniliz</w:t>
      </w:r>
      <w:proofErr w:type="spellEnd"/>
      <w:r w:rsidRPr="00623806">
        <w:rPr>
          <w:rStyle w:val="s1"/>
          <w:rFonts w:ascii="Helvetica" w:hAnsi="Helvetica"/>
          <w:b/>
          <w:bCs/>
          <w:lang w:val="es-ES"/>
        </w:rPr>
        <w:t xml:space="preserve"> Negrón</w:t>
      </w:r>
      <w:r w:rsidRPr="00623806">
        <w:rPr>
          <w:rFonts w:ascii="Helvetica" w:hAnsi="Helvetica"/>
          <w:lang w:val="es-ES"/>
        </w:rPr>
        <w:t xml:space="preserve"> </w:t>
      </w:r>
      <w:proofErr w:type="spellStart"/>
      <w:r w:rsidRPr="00623806">
        <w:rPr>
          <w:rFonts w:ascii="Helvetica" w:hAnsi="Helvetica"/>
          <w:lang w:val="es-ES"/>
        </w:rPr>
        <w:t>for</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family-friendly</w:t>
      </w:r>
      <w:proofErr w:type="spellEnd"/>
      <w:r w:rsidRPr="00623806">
        <w:rPr>
          <w:rFonts w:ascii="Helvetica" w:hAnsi="Helvetica"/>
          <w:lang w:val="es-ES"/>
        </w:rPr>
        <w:t xml:space="preserve"> and </w:t>
      </w:r>
      <w:proofErr w:type="spellStart"/>
      <w:r w:rsidRPr="00623806">
        <w:rPr>
          <w:rFonts w:ascii="Helvetica" w:hAnsi="Helvetica"/>
          <w:lang w:val="es-ES"/>
        </w:rPr>
        <w:t>children’s</w:t>
      </w:r>
      <w:proofErr w:type="spellEnd"/>
      <w:r w:rsidRPr="00623806">
        <w:rPr>
          <w:rFonts w:ascii="Helvetica" w:hAnsi="Helvetica"/>
          <w:lang w:val="es-ES"/>
        </w:rPr>
        <w:t xml:space="preserve"> </w:t>
      </w:r>
      <w:proofErr w:type="spellStart"/>
      <w:r w:rsidRPr="00623806">
        <w:rPr>
          <w:rFonts w:ascii="Helvetica" w:hAnsi="Helvetica"/>
          <w:lang w:val="es-ES"/>
        </w:rPr>
        <w:t>projects</w:t>
      </w:r>
      <w:proofErr w:type="spellEnd"/>
      <w:r w:rsidRPr="00623806">
        <w:rPr>
          <w:rFonts w:ascii="Helvetica" w:hAnsi="Helvetica"/>
          <w:lang w:val="es-ES"/>
        </w:rPr>
        <w:t>.</w:t>
      </w:r>
    </w:p>
    <w:p w14:paraId="23A53B96" w14:textId="51BB3D9A" w:rsidR="00721441" w:rsidRPr="00623806" w:rsidRDefault="005C749B" w:rsidP="00721441">
      <w:pPr>
        <w:pStyle w:val="p1"/>
        <w:jc w:val="both"/>
        <w:rPr>
          <w:rFonts w:ascii="Helvetica" w:hAnsi="Helvetica"/>
          <w:lang w:val="es-ES"/>
        </w:rPr>
      </w:pPr>
      <w:proofErr w:type="spellStart"/>
      <w:r w:rsidRPr="00623806">
        <w:rPr>
          <w:rFonts w:ascii="Helvetica" w:hAnsi="Helvetica"/>
          <w:lang w:val="es-ES"/>
        </w:rPr>
        <w:t>She</w:t>
      </w:r>
      <w:proofErr w:type="spellEnd"/>
      <w:r w:rsidRPr="00623806">
        <w:rPr>
          <w:rFonts w:ascii="Helvetica" w:hAnsi="Helvetica"/>
          <w:lang w:val="es-ES"/>
        </w:rPr>
        <w:t xml:space="preserve"> </w:t>
      </w:r>
      <w:proofErr w:type="spellStart"/>
      <w:r w:rsidRPr="00623806">
        <w:rPr>
          <w:rFonts w:ascii="Helvetica" w:hAnsi="Helvetica"/>
          <w:lang w:val="es-ES"/>
        </w:rPr>
        <w:t>studied</w:t>
      </w:r>
      <w:proofErr w:type="spellEnd"/>
      <w:r w:rsidRPr="00623806">
        <w:rPr>
          <w:rFonts w:ascii="Helvetica" w:hAnsi="Helvetica"/>
          <w:lang w:val="es-ES"/>
        </w:rPr>
        <w:t xml:space="preserve"> </w:t>
      </w:r>
      <w:proofErr w:type="spellStart"/>
      <w:r w:rsidRPr="00623806">
        <w:rPr>
          <w:rFonts w:ascii="Helvetica" w:hAnsi="Helvetica"/>
          <w:lang w:val="es-ES"/>
        </w:rPr>
        <w:t>graphic</w:t>
      </w:r>
      <w:proofErr w:type="spellEnd"/>
      <w:r w:rsidRPr="00623806">
        <w:rPr>
          <w:rFonts w:ascii="Helvetica" w:hAnsi="Helvetica"/>
          <w:lang w:val="es-ES"/>
        </w:rPr>
        <w:t xml:space="preserve"> </w:t>
      </w:r>
      <w:proofErr w:type="spellStart"/>
      <w:r w:rsidRPr="00623806">
        <w:rPr>
          <w:rFonts w:ascii="Helvetica" w:hAnsi="Helvetica"/>
          <w:lang w:val="es-ES"/>
        </w:rPr>
        <w:t>design</w:t>
      </w:r>
      <w:proofErr w:type="spellEnd"/>
      <w:r w:rsidR="00721441" w:rsidRPr="00623806">
        <w:rPr>
          <w:rFonts w:ascii="Helvetica" w:hAnsi="Helvetica"/>
          <w:lang w:val="es-ES"/>
        </w:rPr>
        <w:t xml:space="preserve"> and </w:t>
      </w:r>
      <w:proofErr w:type="spellStart"/>
      <w:r w:rsidRPr="00623806">
        <w:rPr>
          <w:rFonts w:ascii="Helvetica" w:hAnsi="Helvetica"/>
          <w:lang w:val="es-ES"/>
        </w:rPr>
        <w:t>game</w:t>
      </w:r>
      <w:proofErr w:type="spellEnd"/>
      <w:r w:rsidRPr="00623806">
        <w:rPr>
          <w:rFonts w:ascii="Helvetica" w:hAnsi="Helvetica"/>
          <w:lang w:val="es-ES"/>
        </w:rPr>
        <w:t xml:space="preserve"> </w:t>
      </w:r>
      <w:proofErr w:type="spellStart"/>
      <w:r w:rsidRPr="00623806">
        <w:rPr>
          <w:rFonts w:ascii="Helvetica" w:hAnsi="Helvetica"/>
          <w:lang w:val="es-ES"/>
        </w:rPr>
        <w:t>design</w:t>
      </w:r>
      <w:proofErr w:type="spellEnd"/>
      <w:r w:rsidR="00721441" w:rsidRPr="00623806">
        <w:rPr>
          <w:rFonts w:ascii="Helvetica" w:hAnsi="Helvetica"/>
          <w:lang w:val="es-ES"/>
        </w:rPr>
        <w:t xml:space="preserve"> at Atlantic </w:t>
      </w:r>
      <w:proofErr w:type="spellStart"/>
      <w:r w:rsidR="00721441" w:rsidRPr="00623806">
        <w:rPr>
          <w:rFonts w:ascii="Helvetica" w:hAnsi="Helvetica"/>
          <w:lang w:val="es-ES"/>
        </w:rPr>
        <w:t>College</w:t>
      </w:r>
      <w:proofErr w:type="spellEnd"/>
      <w:r w:rsidR="00721441" w:rsidRPr="00623806">
        <w:rPr>
          <w:rFonts w:ascii="Helvetica" w:hAnsi="Helvetica"/>
          <w:lang w:val="es-ES"/>
        </w:rPr>
        <w:t xml:space="preserve"> and </w:t>
      </w:r>
      <w:proofErr w:type="spellStart"/>
      <w:r w:rsidR="00721441" w:rsidRPr="00623806">
        <w:rPr>
          <w:rFonts w:ascii="Helvetica" w:hAnsi="Helvetica"/>
          <w:lang w:val="es-ES"/>
        </w:rPr>
        <w:t>currently</w:t>
      </w:r>
      <w:proofErr w:type="spellEnd"/>
      <w:r w:rsidR="00721441" w:rsidRPr="00623806">
        <w:rPr>
          <w:rFonts w:ascii="Helvetica" w:hAnsi="Helvetica"/>
          <w:lang w:val="es-ES"/>
        </w:rPr>
        <w:t xml:space="preserve"> </w:t>
      </w:r>
      <w:proofErr w:type="spellStart"/>
      <w:r w:rsidR="00721441" w:rsidRPr="00623806">
        <w:rPr>
          <w:rFonts w:ascii="Helvetica" w:hAnsi="Helvetica"/>
          <w:lang w:val="es-ES"/>
        </w:rPr>
        <w:t>lives</w:t>
      </w:r>
      <w:proofErr w:type="spellEnd"/>
      <w:r w:rsidR="00721441" w:rsidRPr="00623806">
        <w:rPr>
          <w:rFonts w:ascii="Helvetica" w:hAnsi="Helvetica"/>
          <w:lang w:val="es-ES"/>
        </w:rPr>
        <w:t xml:space="preserve"> in San Juan </w:t>
      </w:r>
      <w:proofErr w:type="spellStart"/>
      <w:r w:rsidR="00721441" w:rsidRPr="00623806">
        <w:rPr>
          <w:rFonts w:ascii="Helvetica" w:hAnsi="Helvetica"/>
          <w:lang w:val="es-ES"/>
        </w:rPr>
        <w:t>with</w:t>
      </w:r>
      <w:proofErr w:type="spellEnd"/>
      <w:r w:rsidR="00721441" w:rsidRPr="00623806">
        <w:rPr>
          <w:rFonts w:ascii="Helvetica" w:hAnsi="Helvetica"/>
          <w:lang w:val="es-ES"/>
        </w:rPr>
        <w:t xml:space="preserve"> </w:t>
      </w:r>
      <w:proofErr w:type="spellStart"/>
      <w:r w:rsidR="00721441" w:rsidRPr="00623806">
        <w:rPr>
          <w:rFonts w:ascii="Helvetica" w:hAnsi="Helvetica"/>
          <w:lang w:val="es-ES"/>
        </w:rPr>
        <w:t>her</w:t>
      </w:r>
      <w:proofErr w:type="spellEnd"/>
      <w:r w:rsidR="00721441" w:rsidRPr="00623806">
        <w:rPr>
          <w:rFonts w:ascii="Helvetica" w:hAnsi="Helvetica"/>
          <w:lang w:val="es-ES"/>
        </w:rPr>
        <w:t xml:space="preserve"> </w:t>
      </w:r>
      <w:proofErr w:type="spellStart"/>
      <w:r w:rsidR="00721441" w:rsidRPr="00623806">
        <w:rPr>
          <w:rFonts w:ascii="Helvetica" w:hAnsi="Helvetica"/>
          <w:lang w:val="es-ES"/>
        </w:rPr>
        <w:t>husband</w:t>
      </w:r>
      <w:proofErr w:type="spellEnd"/>
      <w:r w:rsidR="00721441" w:rsidRPr="00623806">
        <w:rPr>
          <w:rFonts w:ascii="Helvetica" w:hAnsi="Helvetica"/>
          <w:lang w:val="es-ES"/>
        </w:rPr>
        <w:t xml:space="preserve">, </w:t>
      </w:r>
      <w:proofErr w:type="spellStart"/>
      <w:r w:rsidR="00721441" w:rsidRPr="00623806">
        <w:rPr>
          <w:rFonts w:ascii="Helvetica" w:hAnsi="Helvetica"/>
          <w:lang w:val="es-ES"/>
        </w:rPr>
        <w:t>their</w:t>
      </w:r>
      <w:proofErr w:type="spellEnd"/>
      <w:r w:rsidR="00721441" w:rsidRPr="00623806">
        <w:rPr>
          <w:rFonts w:ascii="Helvetica" w:hAnsi="Helvetica"/>
          <w:lang w:val="es-ES"/>
        </w:rPr>
        <w:t xml:space="preserve"> </w:t>
      </w:r>
      <w:proofErr w:type="spellStart"/>
      <w:r w:rsidR="00721441" w:rsidRPr="00623806">
        <w:rPr>
          <w:rFonts w:ascii="Helvetica" w:hAnsi="Helvetica"/>
          <w:lang w:val="es-ES"/>
        </w:rPr>
        <w:t>two</w:t>
      </w:r>
      <w:proofErr w:type="spellEnd"/>
      <w:r w:rsidR="00721441" w:rsidRPr="00623806">
        <w:rPr>
          <w:rFonts w:ascii="Helvetica" w:hAnsi="Helvetica"/>
          <w:lang w:val="es-ES"/>
        </w:rPr>
        <w:t xml:space="preserve"> </w:t>
      </w:r>
      <w:proofErr w:type="spellStart"/>
      <w:r w:rsidR="00721441" w:rsidRPr="00623806">
        <w:rPr>
          <w:rFonts w:ascii="Helvetica" w:hAnsi="Helvetica"/>
          <w:lang w:val="es-ES"/>
        </w:rPr>
        <w:t>children</w:t>
      </w:r>
      <w:proofErr w:type="spellEnd"/>
      <w:r w:rsidR="00721441" w:rsidRPr="00623806">
        <w:rPr>
          <w:rFonts w:ascii="Helvetica" w:hAnsi="Helvetica"/>
          <w:lang w:val="es-ES"/>
        </w:rPr>
        <w:t xml:space="preserve">, </w:t>
      </w:r>
      <w:proofErr w:type="spellStart"/>
      <w:r w:rsidR="00721441" w:rsidRPr="00623806">
        <w:rPr>
          <w:rFonts w:ascii="Helvetica" w:hAnsi="Helvetica"/>
          <w:lang w:val="es-ES"/>
        </w:rPr>
        <w:t>two</w:t>
      </w:r>
      <w:proofErr w:type="spellEnd"/>
      <w:r w:rsidR="00721441" w:rsidRPr="00623806">
        <w:rPr>
          <w:rFonts w:ascii="Helvetica" w:hAnsi="Helvetica"/>
          <w:lang w:val="es-ES"/>
        </w:rPr>
        <w:t xml:space="preserve"> </w:t>
      </w:r>
      <w:proofErr w:type="spellStart"/>
      <w:r w:rsidR="00721441" w:rsidRPr="00623806">
        <w:rPr>
          <w:rFonts w:ascii="Helvetica" w:hAnsi="Helvetica"/>
          <w:lang w:val="es-ES"/>
        </w:rPr>
        <w:t>dogs</w:t>
      </w:r>
      <w:proofErr w:type="spellEnd"/>
      <w:r w:rsidR="00721441" w:rsidRPr="00623806">
        <w:rPr>
          <w:rFonts w:ascii="Helvetica" w:hAnsi="Helvetica"/>
          <w:lang w:val="es-ES"/>
        </w:rPr>
        <w:t xml:space="preserve">, and </w:t>
      </w:r>
      <w:proofErr w:type="spellStart"/>
      <w:r w:rsidR="00721441" w:rsidRPr="00623806">
        <w:rPr>
          <w:rFonts w:ascii="Helvetica" w:hAnsi="Helvetica"/>
          <w:lang w:val="es-ES"/>
        </w:rPr>
        <w:t>seven</w:t>
      </w:r>
      <w:proofErr w:type="spellEnd"/>
      <w:r w:rsidR="00721441" w:rsidRPr="00623806">
        <w:rPr>
          <w:rFonts w:ascii="Helvetica" w:hAnsi="Helvetica"/>
          <w:lang w:val="es-ES"/>
        </w:rPr>
        <w:t xml:space="preserve"> </w:t>
      </w:r>
      <w:proofErr w:type="spellStart"/>
      <w:r w:rsidR="00721441" w:rsidRPr="00623806">
        <w:rPr>
          <w:rFonts w:ascii="Helvetica" w:hAnsi="Helvetica"/>
          <w:lang w:val="es-ES"/>
        </w:rPr>
        <w:t>cats</w:t>
      </w:r>
      <w:proofErr w:type="spellEnd"/>
      <w:r w:rsidR="00721441" w:rsidRPr="00623806">
        <w:rPr>
          <w:rFonts w:ascii="Helvetica" w:hAnsi="Helvetica"/>
          <w:lang w:val="es-ES"/>
        </w:rPr>
        <w:t xml:space="preserve">. </w:t>
      </w:r>
      <w:proofErr w:type="spellStart"/>
      <w:r w:rsidR="00721441" w:rsidRPr="00623806">
        <w:rPr>
          <w:rFonts w:ascii="Helvetica" w:hAnsi="Helvetica"/>
          <w:lang w:val="es-ES"/>
        </w:rPr>
        <w:t>Whether</w:t>
      </w:r>
      <w:proofErr w:type="spellEnd"/>
      <w:r w:rsidR="00721441" w:rsidRPr="00623806">
        <w:rPr>
          <w:rFonts w:ascii="Helvetica" w:hAnsi="Helvetica"/>
          <w:lang w:val="es-ES"/>
        </w:rPr>
        <w:t xml:space="preserve"> </w:t>
      </w:r>
      <w:proofErr w:type="spellStart"/>
      <w:r w:rsidR="00721441" w:rsidRPr="00623806">
        <w:rPr>
          <w:rFonts w:ascii="Helvetica" w:hAnsi="Helvetica"/>
          <w:lang w:val="es-ES"/>
        </w:rPr>
        <w:t>she’s</w:t>
      </w:r>
      <w:proofErr w:type="spellEnd"/>
      <w:r w:rsidR="00721441" w:rsidRPr="00623806">
        <w:rPr>
          <w:rFonts w:ascii="Helvetica" w:hAnsi="Helvetica"/>
          <w:lang w:val="es-ES"/>
        </w:rPr>
        <w:t xml:space="preserve"> </w:t>
      </w:r>
      <w:proofErr w:type="spellStart"/>
      <w:r w:rsidR="00721441" w:rsidRPr="00623806">
        <w:rPr>
          <w:rFonts w:ascii="Helvetica" w:hAnsi="Helvetica"/>
          <w:lang w:val="es-ES"/>
        </w:rPr>
        <w:t>designing</w:t>
      </w:r>
      <w:proofErr w:type="spellEnd"/>
      <w:r w:rsidR="00721441" w:rsidRPr="00623806">
        <w:rPr>
          <w:rFonts w:ascii="Helvetica" w:hAnsi="Helvetica"/>
          <w:lang w:val="es-ES"/>
        </w:rPr>
        <w:t xml:space="preserve">, </w:t>
      </w:r>
      <w:proofErr w:type="spellStart"/>
      <w:r w:rsidR="00721441" w:rsidRPr="00623806">
        <w:rPr>
          <w:rFonts w:ascii="Helvetica" w:hAnsi="Helvetica"/>
          <w:lang w:val="es-ES"/>
        </w:rPr>
        <w:t>writing</w:t>
      </w:r>
      <w:proofErr w:type="spellEnd"/>
      <w:r w:rsidR="00721441" w:rsidRPr="00623806">
        <w:rPr>
          <w:rFonts w:ascii="Helvetica" w:hAnsi="Helvetica"/>
          <w:lang w:val="es-ES"/>
        </w:rPr>
        <w:t xml:space="preserve">, </w:t>
      </w:r>
      <w:proofErr w:type="spellStart"/>
      <w:r w:rsidR="00721441" w:rsidRPr="00623806">
        <w:rPr>
          <w:rFonts w:ascii="Helvetica" w:hAnsi="Helvetica"/>
          <w:lang w:val="es-ES"/>
        </w:rPr>
        <w:t>or</w:t>
      </w:r>
      <w:proofErr w:type="spellEnd"/>
      <w:r w:rsidR="00721441" w:rsidRPr="00623806">
        <w:rPr>
          <w:rFonts w:ascii="Helvetica" w:hAnsi="Helvetica"/>
          <w:lang w:val="es-ES"/>
        </w:rPr>
        <w:t xml:space="preserve"> </w:t>
      </w:r>
      <w:proofErr w:type="spellStart"/>
      <w:r w:rsidR="00721441" w:rsidRPr="00623806">
        <w:rPr>
          <w:rFonts w:ascii="Helvetica" w:hAnsi="Helvetica"/>
          <w:lang w:val="es-ES"/>
        </w:rPr>
        <w:t>caring</w:t>
      </w:r>
      <w:proofErr w:type="spellEnd"/>
      <w:r w:rsidR="00721441" w:rsidRPr="00623806">
        <w:rPr>
          <w:rFonts w:ascii="Helvetica" w:hAnsi="Helvetica"/>
          <w:lang w:val="es-ES"/>
        </w:rPr>
        <w:t xml:space="preserve"> </w:t>
      </w:r>
      <w:proofErr w:type="spellStart"/>
      <w:r w:rsidR="00721441" w:rsidRPr="00623806">
        <w:rPr>
          <w:rFonts w:ascii="Helvetica" w:hAnsi="Helvetica"/>
          <w:lang w:val="es-ES"/>
        </w:rPr>
        <w:t>for</w:t>
      </w:r>
      <w:proofErr w:type="spellEnd"/>
      <w:r w:rsidR="00721441" w:rsidRPr="00623806">
        <w:rPr>
          <w:rFonts w:ascii="Helvetica" w:hAnsi="Helvetica"/>
          <w:lang w:val="es-ES"/>
        </w:rPr>
        <w:t xml:space="preserve"> </w:t>
      </w:r>
      <w:proofErr w:type="spellStart"/>
      <w:r w:rsidR="00721441" w:rsidRPr="00623806">
        <w:rPr>
          <w:rFonts w:ascii="Helvetica" w:hAnsi="Helvetica"/>
          <w:lang w:val="es-ES"/>
        </w:rPr>
        <w:t>her</w:t>
      </w:r>
      <w:proofErr w:type="spellEnd"/>
      <w:r w:rsidR="00721441" w:rsidRPr="00623806">
        <w:rPr>
          <w:rFonts w:ascii="Helvetica" w:hAnsi="Helvetica"/>
          <w:lang w:val="es-ES"/>
        </w:rPr>
        <w:t xml:space="preserve"> </w:t>
      </w:r>
      <w:proofErr w:type="spellStart"/>
      <w:r w:rsidR="00721441" w:rsidRPr="00623806">
        <w:rPr>
          <w:rFonts w:ascii="Helvetica" w:hAnsi="Helvetica"/>
          <w:lang w:val="es-ES"/>
        </w:rPr>
        <w:t>pets</w:t>
      </w:r>
      <w:proofErr w:type="spellEnd"/>
      <w:r w:rsidR="00721441" w:rsidRPr="00623806">
        <w:rPr>
          <w:rFonts w:ascii="Helvetica" w:hAnsi="Helvetica"/>
          <w:lang w:val="es-ES"/>
        </w:rPr>
        <w:t xml:space="preserve">, </w:t>
      </w:r>
      <w:proofErr w:type="spellStart"/>
      <w:r w:rsidR="00721441" w:rsidRPr="00623806">
        <w:rPr>
          <w:rFonts w:ascii="Helvetica" w:hAnsi="Helvetica"/>
          <w:lang w:val="es-ES"/>
        </w:rPr>
        <w:t>creativity</w:t>
      </w:r>
      <w:proofErr w:type="spellEnd"/>
      <w:r w:rsidR="00721441" w:rsidRPr="00623806">
        <w:rPr>
          <w:rFonts w:ascii="Helvetica" w:hAnsi="Helvetica"/>
          <w:lang w:val="es-ES"/>
        </w:rPr>
        <w:t xml:space="preserve"> </w:t>
      </w:r>
      <w:proofErr w:type="spellStart"/>
      <w:r w:rsidR="00721441" w:rsidRPr="00623806">
        <w:rPr>
          <w:rFonts w:ascii="Helvetica" w:hAnsi="Helvetica"/>
          <w:lang w:val="es-ES"/>
        </w:rPr>
        <w:t>is</w:t>
      </w:r>
      <w:proofErr w:type="spellEnd"/>
      <w:r w:rsidR="00721441" w:rsidRPr="00623806">
        <w:rPr>
          <w:rFonts w:ascii="Helvetica" w:hAnsi="Helvetica"/>
          <w:lang w:val="es-ES"/>
        </w:rPr>
        <w:t xml:space="preserve"> at </w:t>
      </w:r>
      <w:proofErr w:type="spellStart"/>
      <w:r w:rsidR="00721441" w:rsidRPr="00623806">
        <w:rPr>
          <w:rFonts w:ascii="Helvetica" w:hAnsi="Helvetica"/>
          <w:lang w:val="es-ES"/>
        </w:rPr>
        <w:t>the</w:t>
      </w:r>
      <w:proofErr w:type="spellEnd"/>
      <w:r w:rsidR="00721441" w:rsidRPr="00623806">
        <w:rPr>
          <w:rFonts w:ascii="Helvetica" w:hAnsi="Helvetica"/>
          <w:lang w:val="es-ES"/>
        </w:rPr>
        <w:t xml:space="preserve"> </w:t>
      </w:r>
      <w:proofErr w:type="spellStart"/>
      <w:r w:rsidR="00721441" w:rsidRPr="00623806">
        <w:rPr>
          <w:rFonts w:ascii="Helvetica" w:hAnsi="Helvetica"/>
          <w:lang w:val="es-ES"/>
        </w:rPr>
        <w:t>heart</w:t>
      </w:r>
      <w:proofErr w:type="spellEnd"/>
      <w:r w:rsidR="00721441" w:rsidRPr="00623806">
        <w:rPr>
          <w:rFonts w:ascii="Helvetica" w:hAnsi="Helvetica"/>
          <w:lang w:val="es-ES"/>
        </w:rPr>
        <w:t xml:space="preserve"> </w:t>
      </w:r>
      <w:proofErr w:type="spellStart"/>
      <w:r w:rsidR="00721441" w:rsidRPr="00623806">
        <w:rPr>
          <w:rFonts w:ascii="Helvetica" w:hAnsi="Helvetica"/>
          <w:lang w:val="es-ES"/>
        </w:rPr>
        <w:t>of</w:t>
      </w:r>
      <w:proofErr w:type="spellEnd"/>
      <w:r w:rsidR="00721441" w:rsidRPr="00623806">
        <w:rPr>
          <w:rFonts w:ascii="Helvetica" w:hAnsi="Helvetica"/>
          <w:lang w:val="es-ES"/>
        </w:rPr>
        <w:t xml:space="preserve"> </w:t>
      </w:r>
      <w:proofErr w:type="spellStart"/>
      <w:r w:rsidR="00721441" w:rsidRPr="00623806">
        <w:rPr>
          <w:rFonts w:ascii="Helvetica" w:hAnsi="Helvetica"/>
          <w:lang w:val="es-ES"/>
        </w:rPr>
        <w:t>everything</w:t>
      </w:r>
      <w:proofErr w:type="spellEnd"/>
      <w:r w:rsidR="00721441" w:rsidRPr="00623806">
        <w:rPr>
          <w:rFonts w:ascii="Helvetica" w:hAnsi="Helvetica"/>
          <w:lang w:val="es-ES"/>
        </w:rPr>
        <w:t xml:space="preserve"> </w:t>
      </w:r>
      <w:proofErr w:type="spellStart"/>
      <w:r w:rsidR="00721441" w:rsidRPr="00623806">
        <w:rPr>
          <w:rFonts w:ascii="Helvetica" w:hAnsi="Helvetica"/>
          <w:lang w:val="es-ES"/>
        </w:rPr>
        <w:t>she</w:t>
      </w:r>
      <w:proofErr w:type="spellEnd"/>
      <w:r w:rsidR="00721441" w:rsidRPr="00623806">
        <w:rPr>
          <w:rFonts w:ascii="Helvetica" w:hAnsi="Helvetica"/>
          <w:lang w:val="es-ES"/>
        </w:rPr>
        <w:t xml:space="preserve"> </w:t>
      </w:r>
      <w:proofErr w:type="spellStart"/>
      <w:r w:rsidR="00721441" w:rsidRPr="00623806">
        <w:rPr>
          <w:rFonts w:ascii="Helvetica" w:hAnsi="Helvetica"/>
          <w:lang w:val="es-ES"/>
        </w:rPr>
        <w:t>does</w:t>
      </w:r>
      <w:proofErr w:type="spellEnd"/>
      <w:r w:rsidR="00721441" w:rsidRPr="00623806">
        <w:rPr>
          <w:rFonts w:ascii="Helvetica" w:hAnsi="Helvetica"/>
          <w:lang w:val="es-ES"/>
        </w:rPr>
        <w:t>.</w:t>
      </w:r>
    </w:p>
    <w:p w14:paraId="14EBB94B" w14:textId="45E7CFEA" w:rsidR="00721441" w:rsidRPr="00623806" w:rsidRDefault="00721441" w:rsidP="00721441">
      <w:pPr>
        <w:pStyle w:val="p1"/>
        <w:jc w:val="both"/>
        <w:rPr>
          <w:rFonts w:ascii="Helvetica" w:hAnsi="Helvetica"/>
          <w:lang w:val="es-ES"/>
        </w:rPr>
      </w:pPr>
      <w:proofErr w:type="spellStart"/>
      <w:r w:rsidRPr="00623806">
        <w:rPr>
          <w:rFonts w:ascii="Helvetica" w:hAnsi="Helvetica"/>
          <w:lang w:val="es-ES"/>
        </w:rPr>
        <w:t>Follow</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journey</w:t>
      </w:r>
      <w:proofErr w:type="spellEnd"/>
      <w:r w:rsidRPr="00623806">
        <w:rPr>
          <w:rFonts w:ascii="Helvetica" w:hAnsi="Helvetica"/>
          <w:lang w:val="es-ES"/>
        </w:rPr>
        <w:t xml:space="preserve"> and dive </w:t>
      </w:r>
      <w:proofErr w:type="spellStart"/>
      <w:r w:rsidRPr="00623806">
        <w:rPr>
          <w:rFonts w:ascii="Helvetica" w:hAnsi="Helvetica"/>
          <w:lang w:val="es-ES"/>
        </w:rPr>
        <w:t>into</w:t>
      </w:r>
      <w:proofErr w:type="spellEnd"/>
      <w:r w:rsidRPr="00623806">
        <w:rPr>
          <w:rFonts w:ascii="Helvetica" w:hAnsi="Helvetica"/>
          <w:lang w:val="es-ES"/>
        </w:rPr>
        <w:t xml:space="preserve"> </w:t>
      </w:r>
      <w:proofErr w:type="spellStart"/>
      <w:r w:rsidRPr="00623806">
        <w:rPr>
          <w:rFonts w:ascii="Helvetica" w:hAnsi="Helvetica"/>
          <w:lang w:val="es-ES"/>
        </w:rPr>
        <w:t>her</w:t>
      </w:r>
      <w:proofErr w:type="spellEnd"/>
      <w:r w:rsidRPr="00623806">
        <w:rPr>
          <w:rFonts w:ascii="Helvetica" w:hAnsi="Helvetica"/>
          <w:lang w:val="es-ES"/>
        </w:rPr>
        <w:t xml:space="preserve"> </w:t>
      </w:r>
      <w:proofErr w:type="spellStart"/>
      <w:r w:rsidRPr="00623806">
        <w:rPr>
          <w:rFonts w:ascii="Helvetica" w:hAnsi="Helvetica"/>
          <w:lang w:val="es-ES"/>
        </w:rPr>
        <w:t>worlds</w:t>
      </w:r>
      <w:proofErr w:type="spellEnd"/>
      <w:r w:rsidRPr="00623806">
        <w:rPr>
          <w:rFonts w:ascii="Helvetica" w:hAnsi="Helvetica"/>
          <w:lang w:val="es-ES"/>
        </w:rPr>
        <w:t>:</w:t>
      </w:r>
    </w:p>
    <w:p w14:paraId="323036E2" w14:textId="03B8305A" w:rsidR="00721441" w:rsidRPr="00623806" w:rsidRDefault="00721441" w:rsidP="00721441">
      <w:pPr>
        <w:pStyle w:val="p1"/>
        <w:numPr>
          <w:ilvl w:val="0"/>
          <w:numId w:val="42"/>
        </w:numPr>
        <w:jc w:val="both"/>
        <w:rPr>
          <w:rFonts w:ascii="Helvetica" w:hAnsi="Helvetica"/>
          <w:lang w:val="es-ES"/>
        </w:rPr>
      </w:pPr>
      <w:r w:rsidRPr="00623806">
        <w:rPr>
          <w:rStyle w:val="s1"/>
          <w:rFonts w:ascii="Helvetica" w:hAnsi="Helvetica"/>
          <w:b/>
          <w:bCs/>
          <w:lang w:val="es-ES"/>
        </w:rPr>
        <w:t>Instagram:</w:t>
      </w:r>
      <w:r w:rsidRPr="00623806">
        <w:rPr>
          <w:rFonts w:ascii="Helvetica" w:hAnsi="Helvetica"/>
          <w:lang w:val="es-ES"/>
        </w:rPr>
        <w:t xml:space="preserve"> </w:t>
      </w:r>
      <w:hyperlink r:id="rId15" w:history="1">
        <w:r w:rsidRPr="00623806">
          <w:rPr>
            <w:rStyle w:val="Hyperlink"/>
            <w:rFonts w:ascii="Helvetica" w:hAnsi="Helvetica"/>
            <w:lang w:val="es-ES"/>
          </w:rPr>
          <w:t>@lilizblack</w:t>
        </w:r>
      </w:hyperlink>
    </w:p>
    <w:p w14:paraId="7EB63E42" w14:textId="00CDBE37" w:rsidR="00721441" w:rsidRPr="00623806" w:rsidRDefault="00721441" w:rsidP="00721441">
      <w:pPr>
        <w:pStyle w:val="p1"/>
        <w:numPr>
          <w:ilvl w:val="0"/>
          <w:numId w:val="42"/>
        </w:numPr>
        <w:jc w:val="both"/>
        <w:rPr>
          <w:rFonts w:ascii="Helvetica" w:hAnsi="Helvetica"/>
          <w:lang w:val="es-ES"/>
        </w:rPr>
      </w:pPr>
      <w:r w:rsidRPr="00623806">
        <w:rPr>
          <w:rStyle w:val="s1"/>
          <w:rFonts w:ascii="Helvetica" w:hAnsi="Helvetica"/>
          <w:b/>
          <w:bCs/>
          <w:lang w:val="es-ES"/>
        </w:rPr>
        <w:t>Facebook:</w:t>
      </w:r>
      <w:r w:rsidRPr="00623806">
        <w:rPr>
          <w:rFonts w:ascii="Helvetica" w:hAnsi="Helvetica"/>
          <w:lang w:val="es-ES"/>
        </w:rPr>
        <w:t xml:space="preserve"> </w:t>
      </w:r>
      <w:hyperlink r:id="rId16" w:history="1">
        <w:r w:rsidRPr="00623806">
          <w:rPr>
            <w:rStyle w:val="Hyperlink"/>
            <w:rFonts w:ascii="Helvetica" w:hAnsi="Helvetica"/>
            <w:lang w:val="es-ES"/>
          </w:rPr>
          <w:t>@LBLilizBlack</w:t>
        </w:r>
      </w:hyperlink>
    </w:p>
    <w:p w14:paraId="0537E8D9" w14:textId="1D6ADFE1" w:rsidR="007C1B6F" w:rsidRPr="00623806" w:rsidRDefault="007C1B6F" w:rsidP="007C1B6F">
      <w:pPr>
        <w:pStyle w:val="p1"/>
        <w:jc w:val="center"/>
        <w:rPr>
          <w:rFonts w:ascii="Helvetica" w:hAnsi="Helvetica"/>
          <w:lang w:val="es-ES"/>
        </w:rPr>
      </w:pPr>
      <w:proofErr w:type="spellStart"/>
      <w:r w:rsidRPr="00623806">
        <w:rPr>
          <w:rStyle w:val="s1"/>
          <w:rFonts w:ascii="Helvetica" w:hAnsi="Helvetica"/>
          <w:b/>
          <w:bCs/>
          <w:lang w:val="es-ES"/>
        </w:rPr>
        <w:t>Check</w:t>
      </w:r>
      <w:proofErr w:type="spellEnd"/>
      <w:r w:rsidRPr="00623806">
        <w:rPr>
          <w:rStyle w:val="s1"/>
          <w:rFonts w:ascii="Helvetica" w:hAnsi="Helvetica"/>
          <w:b/>
          <w:bCs/>
          <w:lang w:val="es-ES"/>
        </w:rPr>
        <w:t xml:space="preserve"> </w:t>
      </w:r>
      <w:proofErr w:type="spellStart"/>
      <w:r w:rsidRPr="00623806">
        <w:rPr>
          <w:rStyle w:val="s1"/>
          <w:rFonts w:ascii="Helvetica" w:hAnsi="Helvetica"/>
          <w:b/>
          <w:bCs/>
          <w:lang w:val="es-ES"/>
        </w:rPr>
        <w:t>out</w:t>
      </w:r>
      <w:proofErr w:type="spellEnd"/>
      <w:r w:rsidRPr="00623806">
        <w:rPr>
          <w:rStyle w:val="s1"/>
          <w:rFonts w:ascii="Helvetica" w:hAnsi="Helvetica"/>
          <w:b/>
          <w:bCs/>
          <w:lang w:val="es-ES"/>
        </w:rPr>
        <w:t xml:space="preserve"> More</w:t>
      </w:r>
    </w:p>
    <w:p w14:paraId="0575FADD" w14:textId="28E59423" w:rsidR="007C1B6F" w:rsidRPr="00623806" w:rsidRDefault="007C1B6F" w:rsidP="007C1B6F">
      <w:pPr>
        <w:pStyle w:val="p1"/>
        <w:jc w:val="both"/>
        <w:rPr>
          <w:rFonts w:ascii="Helvetica" w:hAnsi="Helvetica"/>
          <w:lang w:val="es-ES"/>
        </w:rPr>
      </w:pPr>
      <w:r w:rsidRPr="00623806">
        <w:rPr>
          <w:rFonts w:ascii="Helvetica" w:hAnsi="Helvetica"/>
          <w:noProof/>
          <w:lang w:val="es-ES"/>
        </w:rPr>
        <w:drawing>
          <wp:anchor distT="0" distB="0" distL="114300" distR="114300" simplePos="0" relativeHeight="251659264" behindDoc="0" locked="0" layoutInCell="1" allowOverlap="1" wp14:anchorId="0DFB7D85" wp14:editId="19D62103">
            <wp:simplePos x="0" y="0"/>
            <wp:positionH relativeFrom="column">
              <wp:posOffset>1670294</wp:posOffset>
            </wp:positionH>
            <wp:positionV relativeFrom="paragraph">
              <wp:posOffset>118696</wp:posOffset>
            </wp:positionV>
            <wp:extent cx="1002030" cy="1002030"/>
            <wp:effectExtent l="0" t="0" r="1270" b="1270"/>
            <wp:wrapSquare wrapText="bothSides"/>
            <wp:docPr id="1546874244" name="Picture 1" descr="A qr code with a star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74244" name="Picture 1" descr="A qr code with a star in the middl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002030" cy="1002030"/>
                    </a:xfrm>
                    <a:prstGeom prst="rect">
                      <a:avLst/>
                    </a:prstGeom>
                  </pic:spPr>
                </pic:pic>
              </a:graphicData>
            </a:graphic>
            <wp14:sizeRelH relativeFrom="page">
              <wp14:pctWidth>0</wp14:pctWidth>
            </wp14:sizeRelH>
            <wp14:sizeRelV relativeFrom="page">
              <wp14:pctHeight>0</wp14:pctHeight>
            </wp14:sizeRelV>
          </wp:anchor>
        </w:drawing>
      </w:r>
    </w:p>
    <w:p w14:paraId="307F7917" w14:textId="032B22E0" w:rsidR="00721441" w:rsidRPr="00623806" w:rsidRDefault="00721441" w:rsidP="00721441">
      <w:pPr>
        <w:pStyle w:val="Scene"/>
        <w:jc w:val="both"/>
        <w:rPr>
          <w:rFonts w:ascii="Helvetica" w:hAnsi="Helvetica"/>
          <w:lang w:val="es-ES"/>
        </w:rPr>
      </w:pPr>
    </w:p>
    <w:p w14:paraId="108D38E8" w14:textId="77777777" w:rsidR="009E16AB" w:rsidRPr="00623806" w:rsidRDefault="009E16AB" w:rsidP="00F468A1">
      <w:pPr>
        <w:rPr>
          <w:rFonts w:ascii="Verdana" w:hAnsi="Verdana"/>
          <w:sz w:val="18"/>
          <w:szCs w:val="18"/>
          <w:lang w:val="es-ES"/>
        </w:rPr>
      </w:pPr>
    </w:p>
    <w:sectPr w:rsidR="009E16AB" w:rsidRPr="00623806" w:rsidSect="00B321CC">
      <w:headerReference w:type="even" r:id="rId18"/>
      <w:headerReference w:type="default" r:id="rId19"/>
      <w:footerReference w:type="even" r:id="rId20"/>
      <w:footerReference w:type="default" r:id="rId21"/>
      <w:type w:val="oddPage"/>
      <w:pgSz w:w="8640" w:h="12960" w:code="9"/>
      <w:pgMar w:top="720" w:right="720" w:bottom="720" w:left="1080" w:header="504" w:footer="50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EB106" w14:textId="77777777" w:rsidR="00941A69" w:rsidRDefault="00941A69">
      <w:r>
        <w:separator/>
      </w:r>
    </w:p>
  </w:endnote>
  <w:endnote w:type="continuationSeparator" w:id="0">
    <w:p w14:paraId="57AA1273" w14:textId="77777777" w:rsidR="00941A69" w:rsidRDefault="00941A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lassGarmnd BT">
    <w:panose1 w:val="020B0604020202020204"/>
    <w:charset w:val="00"/>
    <w:family w:val="roman"/>
    <w:pitch w:val="variable"/>
    <w:sig w:usb0="20007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atang">
    <w:altName w:val="바탕"/>
    <w:panose1 w:val="02030600000101010101"/>
    <w:charset w:val="81"/>
    <w:family w:val="roman"/>
    <w:pitch w:val="variable"/>
    <w:sig w:usb0="B00002AF" w:usb1="69D77CFB" w:usb2="00000030" w:usb3="00000000" w:csb0="0008009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Libre Baskerville">
    <w:panose1 w:val="02000000000000000000"/>
    <w:charset w:val="00"/>
    <w:family w:val="auto"/>
    <w:pitch w:val="variable"/>
    <w:sig w:usb0="A00000BF" w:usb1="5000005B" w:usb2="00000000" w:usb3="00000000" w:csb0="00000093"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3394630"/>
      <w:docPartObj>
        <w:docPartGallery w:val="Page Numbers (Bottom of Page)"/>
        <w:docPartUnique/>
      </w:docPartObj>
    </w:sdtPr>
    <w:sdtContent>
      <w:p w14:paraId="0FDA96DA" w14:textId="77777777" w:rsidR="00721441" w:rsidRDefault="00721441" w:rsidP="0044249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FD9EAAF" w14:textId="77777777" w:rsidR="00721441" w:rsidRDefault="00721441" w:rsidP="0044249C">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45692799"/>
      <w:docPartObj>
        <w:docPartGallery w:val="Page Numbers (Bottom of Page)"/>
        <w:docPartUnique/>
      </w:docPartObj>
    </w:sdtPr>
    <w:sdtContent>
      <w:p w14:paraId="6D912579" w14:textId="77777777" w:rsidR="00721441" w:rsidRDefault="00721441" w:rsidP="00043C0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45780E0" w14:textId="77777777" w:rsidR="00721441" w:rsidRDefault="007214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EAEC6" w14:textId="77777777" w:rsidR="002675F0" w:rsidRDefault="00043C00">
    <w:r>
      <w:cr/>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3BBC6" w14:textId="77777777" w:rsidR="002675F0" w:rsidRDefault="00043C00">
    <w:r>
      <w:cr/>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29004049"/>
      <w:docPartObj>
        <w:docPartGallery w:val="Page Numbers (Bottom of Page)"/>
        <w:docPartUnique/>
      </w:docPartObj>
    </w:sdtPr>
    <w:sdtContent>
      <w:p w14:paraId="4380900E" w14:textId="7BEE4C46" w:rsidR="0044249C" w:rsidRDefault="0044249C" w:rsidP="0044249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255</w:t>
        </w:r>
        <w:r>
          <w:rPr>
            <w:rStyle w:val="PageNumber"/>
          </w:rPr>
          <w:fldChar w:fldCharType="end"/>
        </w:r>
      </w:p>
    </w:sdtContent>
  </w:sdt>
  <w:p w14:paraId="232E6B8E" w14:textId="77777777" w:rsidR="002675F0" w:rsidRDefault="00043C00" w:rsidP="0044249C">
    <w:pPr>
      <w:ind w:right="360" w:firstLine="360"/>
    </w:pPr>
    <w:r>
      <w:cr/>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2F945" w14:textId="77777777" w:rsidR="003B7C7E" w:rsidRDefault="003B7C7E"/>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EF519" w14:textId="77777777" w:rsidR="003A2632" w:rsidRDefault="003A2632" w:rsidP="003A2632">
    <w:pPr>
      <w:pStyle w:val="Footer"/>
      <w:pBdr>
        <w:top w:val="none" w:sz="0" w:space="0" w:color="auto"/>
      </w:pBd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3323E" w14:textId="77777777" w:rsidR="007F6864" w:rsidRDefault="007F6864" w:rsidP="000A49B1">
    <w:pPr>
      <w:pStyle w:val="Footer"/>
      <w:pBdr>
        <w:top w:val="none" w:sz="0" w:space="0" w:color="auto"/>
      </w:pBd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52656" w14:textId="77777777" w:rsidR="00941A69" w:rsidRDefault="00941A69">
      <w:r>
        <w:separator/>
      </w:r>
    </w:p>
  </w:footnote>
  <w:footnote w:type="continuationSeparator" w:id="0">
    <w:p w14:paraId="75FD13E6" w14:textId="77777777" w:rsidR="00941A69" w:rsidRDefault="00941A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9A0E5" w14:textId="77777777" w:rsidR="003A2632" w:rsidRDefault="003A2632" w:rsidP="003A2632">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4551D" w14:textId="77777777" w:rsidR="003A2632" w:rsidRPr="003A2632" w:rsidRDefault="003A2632" w:rsidP="003A2632">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99AC71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B1A6AB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7D6AFF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446DE0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654F06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598E5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4D2031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4EC5F5E"/>
    <w:lvl w:ilvl="0">
      <w:start w:val="1"/>
      <w:numFmt w:val="bullet"/>
      <w:lvlText w:val="•"/>
      <w:lvlJc w:val="left"/>
      <w:pPr>
        <w:tabs>
          <w:tab w:val="num" w:pos="1851"/>
        </w:tabs>
        <w:ind w:left="1851" w:hanging="360"/>
      </w:pPr>
      <w:rPr>
        <w:rFonts w:ascii="ClassGarmnd BT" w:hAnsi="ClassGarmnd BT" w:hint="default"/>
      </w:rPr>
    </w:lvl>
  </w:abstractNum>
  <w:abstractNum w:abstractNumId="8" w15:restartNumberingAfterBreak="0">
    <w:nsid w:val="FFFFFF88"/>
    <w:multiLevelType w:val="singleLevel"/>
    <w:tmpl w:val="46825C8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4225E2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9A161E"/>
    <w:multiLevelType w:val="hybridMultilevel"/>
    <w:tmpl w:val="67BC09D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110D47E2"/>
    <w:multiLevelType w:val="multilevel"/>
    <w:tmpl w:val="B3F8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B863BF"/>
    <w:multiLevelType w:val="hybridMultilevel"/>
    <w:tmpl w:val="A746951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3" w15:restartNumberingAfterBreak="0">
    <w:nsid w:val="18E96ADE"/>
    <w:multiLevelType w:val="hybridMultilevel"/>
    <w:tmpl w:val="3E325C10"/>
    <w:lvl w:ilvl="0" w:tplc="6A5A5A98">
      <w:start w:val="1"/>
      <w:numFmt w:val="bullet"/>
      <w:lvlText w:val="●"/>
      <w:lvlJc w:val="left"/>
      <w:pPr>
        <w:ind w:left="720" w:hanging="360"/>
      </w:pPr>
    </w:lvl>
    <w:lvl w:ilvl="1" w:tplc="DD14022C">
      <w:start w:val="1"/>
      <w:numFmt w:val="bullet"/>
      <w:lvlText w:val="○"/>
      <w:lvlJc w:val="left"/>
      <w:pPr>
        <w:ind w:left="1440" w:hanging="360"/>
      </w:pPr>
    </w:lvl>
    <w:lvl w:ilvl="2" w:tplc="B782A1A6">
      <w:start w:val="1"/>
      <w:numFmt w:val="bullet"/>
      <w:lvlText w:val="■"/>
      <w:lvlJc w:val="left"/>
      <w:pPr>
        <w:ind w:left="2160" w:hanging="360"/>
      </w:pPr>
    </w:lvl>
    <w:lvl w:ilvl="3" w:tplc="DAE884CC">
      <w:start w:val="1"/>
      <w:numFmt w:val="bullet"/>
      <w:lvlText w:val="●"/>
      <w:lvlJc w:val="left"/>
      <w:pPr>
        <w:ind w:left="2880" w:hanging="360"/>
      </w:pPr>
    </w:lvl>
    <w:lvl w:ilvl="4" w:tplc="F11ECEB0">
      <w:start w:val="1"/>
      <w:numFmt w:val="bullet"/>
      <w:lvlText w:val="○"/>
      <w:lvlJc w:val="left"/>
      <w:pPr>
        <w:ind w:left="3600" w:hanging="360"/>
      </w:pPr>
    </w:lvl>
    <w:lvl w:ilvl="5" w:tplc="B958D688">
      <w:start w:val="1"/>
      <w:numFmt w:val="bullet"/>
      <w:lvlText w:val="■"/>
      <w:lvlJc w:val="left"/>
      <w:pPr>
        <w:ind w:left="4320" w:hanging="360"/>
      </w:pPr>
    </w:lvl>
    <w:lvl w:ilvl="6" w:tplc="B95A4332">
      <w:start w:val="1"/>
      <w:numFmt w:val="bullet"/>
      <w:lvlText w:val="●"/>
      <w:lvlJc w:val="left"/>
      <w:pPr>
        <w:ind w:left="5040" w:hanging="360"/>
      </w:pPr>
    </w:lvl>
    <w:lvl w:ilvl="7" w:tplc="4B78AA2E">
      <w:start w:val="1"/>
      <w:numFmt w:val="bullet"/>
      <w:lvlText w:val="●"/>
      <w:lvlJc w:val="left"/>
      <w:pPr>
        <w:ind w:left="5760" w:hanging="360"/>
      </w:pPr>
    </w:lvl>
    <w:lvl w:ilvl="8" w:tplc="13AE43E0">
      <w:start w:val="1"/>
      <w:numFmt w:val="bullet"/>
      <w:lvlText w:val="●"/>
      <w:lvlJc w:val="left"/>
      <w:pPr>
        <w:ind w:left="6480" w:hanging="360"/>
      </w:pPr>
    </w:lvl>
  </w:abstractNum>
  <w:abstractNum w:abstractNumId="14" w15:restartNumberingAfterBreak="0">
    <w:nsid w:val="1F8B57D1"/>
    <w:multiLevelType w:val="multilevel"/>
    <w:tmpl w:val="D668FD64"/>
    <w:lvl w:ilvl="0">
      <w:start w:val="1"/>
      <w:numFmt w:val="decimal"/>
      <w:isLgl/>
      <w:suff w:val="nothing"/>
      <w:lvlText w:val="%1"/>
      <w:lvlJc w:val="left"/>
      <w:pPr>
        <w:ind w:left="454" w:firstLine="680"/>
      </w:pPr>
      <w:rPr>
        <w:rFonts w:hint="default"/>
      </w:rPr>
    </w:lvl>
    <w:lvl w:ilvl="1">
      <w:start w:val="1"/>
      <w:numFmt w:val="decimal"/>
      <w:lvlRestart w:val="0"/>
      <w:lvlText w:val="%2."/>
      <w:lvlJc w:val="left"/>
      <w:pPr>
        <w:tabs>
          <w:tab w:val="num" w:pos="454"/>
        </w:tabs>
        <w:ind w:left="454" w:hanging="454"/>
      </w:pPr>
      <w:rPr>
        <w:rFonts w:hint="default"/>
      </w:r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15" w15:restartNumberingAfterBreak="0">
    <w:nsid w:val="25A270E0"/>
    <w:multiLevelType w:val="hybridMultilevel"/>
    <w:tmpl w:val="143C94B6"/>
    <w:lvl w:ilvl="0" w:tplc="01545F90">
      <w:start w:val="1"/>
      <w:numFmt w:val="bullet"/>
      <w:lvlText w:val=""/>
      <w:lvlJc w:val="left"/>
      <w:pPr>
        <w:tabs>
          <w:tab w:val="num" w:pos="1080"/>
        </w:tabs>
        <w:ind w:left="1080" w:hanging="360"/>
      </w:pPr>
      <w:rPr>
        <w:rFonts w:ascii="Symbol" w:hAnsi="Symbol" w:hint="default"/>
      </w:rPr>
    </w:lvl>
    <w:lvl w:ilvl="1" w:tplc="81E4ABFC" w:tentative="1">
      <w:start w:val="1"/>
      <w:numFmt w:val="bullet"/>
      <w:lvlText w:val="o"/>
      <w:lvlJc w:val="left"/>
      <w:pPr>
        <w:tabs>
          <w:tab w:val="num" w:pos="1800"/>
        </w:tabs>
        <w:ind w:left="1800" w:hanging="360"/>
      </w:pPr>
      <w:rPr>
        <w:rFonts w:ascii="Courier New" w:hAnsi="Courier New" w:cs="Courier New" w:hint="default"/>
      </w:rPr>
    </w:lvl>
    <w:lvl w:ilvl="2" w:tplc="7C1A8E82" w:tentative="1">
      <w:start w:val="1"/>
      <w:numFmt w:val="bullet"/>
      <w:lvlText w:val=""/>
      <w:lvlJc w:val="left"/>
      <w:pPr>
        <w:tabs>
          <w:tab w:val="num" w:pos="2520"/>
        </w:tabs>
        <w:ind w:left="2520" w:hanging="360"/>
      </w:pPr>
      <w:rPr>
        <w:rFonts w:ascii="Wingdings" w:hAnsi="Wingdings" w:hint="default"/>
      </w:rPr>
    </w:lvl>
    <w:lvl w:ilvl="3" w:tplc="A75055F0" w:tentative="1">
      <w:start w:val="1"/>
      <w:numFmt w:val="bullet"/>
      <w:lvlText w:val=""/>
      <w:lvlJc w:val="left"/>
      <w:pPr>
        <w:tabs>
          <w:tab w:val="num" w:pos="3240"/>
        </w:tabs>
        <w:ind w:left="3240" w:hanging="360"/>
      </w:pPr>
      <w:rPr>
        <w:rFonts w:ascii="Symbol" w:hAnsi="Symbol" w:hint="default"/>
      </w:rPr>
    </w:lvl>
    <w:lvl w:ilvl="4" w:tplc="58529B6E" w:tentative="1">
      <w:start w:val="1"/>
      <w:numFmt w:val="bullet"/>
      <w:lvlText w:val="o"/>
      <w:lvlJc w:val="left"/>
      <w:pPr>
        <w:tabs>
          <w:tab w:val="num" w:pos="3960"/>
        </w:tabs>
        <w:ind w:left="3960" w:hanging="360"/>
      </w:pPr>
      <w:rPr>
        <w:rFonts w:ascii="Courier New" w:hAnsi="Courier New" w:cs="Courier New" w:hint="default"/>
      </w:rPr>
    </w:lvl>
    <w:lvl w:ilvl="5" w:tplc="3372F340" w:tentative="1">
      <w:start w:val="1"/>
      <w:numFmt w:val="bullet"/>
      <w:lvlText w:val=""/>
      <w:lvlJc w:val="left"/>
      <w:pPr>
        <w:tabs>
          <w:tab w:val="num" w:pos="4680"/>
        </w:tabs>
        <w:ind w:left="4680" w:hanging="360"/>
      </w:pPr>
      <w:rPr>
        <w:rFonts w:ascii="Wingdings" w:hAnsi="Wingdings" w:hint="default"/>
      </w:rPr>
    </w:lvl>
    <w:lvl w:ilvl="6" w:tplc="657CD1DC" w:tentative="1">
      <w:start w:val="1"/>
      <w:numFmt w:val="bullet"/>
      <w:lvlText w:val=""/>
      <w:lvlJc w:val="left"/>
      <w:pPr>
        <w:tabs>
          <w:tab w:val="num" w:pos="5400"/>
        </w:tabs>
        <w:ind w:left="5400" w:hanging="360"/>
      </w:pPr>
      <w:rPr>
        <w:rFonts w:ascii="Symbol" w:hAnsi="Symbol" w:hint="default"/>
      </w:rPr>
    </w:lvl>
    <w:lvl w:ilvl="7" w:tplc="6F489260" w:tentative="1">
      <w:start w:val="1"/>
      <w:numFmt w:val="bullet"/>
      <w:lvlText w:val="o"/>
      <w:lvlJc w:val="left"/>
      <w:pPr>
        <w:tabs>
          <w:tab w:val="num" w:pos="6120"/>
        </w:tabs>
        <w:ind w:left="6120" w:hanging="360"/>
      </w:pPr>
      <w:rPr>
        <w:rFonts w:ascii="Courier New" w:hAnsi="Courier New" w:cs="Courier New" w:hint="default"/>
      </w:rPr>
    </w:lvl>
    <w:lvl w:ilvl="8" w:tplc="EC808B70"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17"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3D48286C"/>
    <w:multiLevelType w:val="hybridMultilevel"/>
    <w:tmpl w:val="05CCD45C"/>
    <w:lvl w:ilvl="0" w:tplc="04090001">
      <w:start w:val="1"/>
      <w:numFmt w:val="bullet"/>
      <w:lvlText w:val=""/>
      <w:lvlJc w:val="left"/>
      <w:pPr>
        <w:tabs>
          <w:tab w:val="num" w:pos="1296"/>
        </w:tabs>
        <w:ind w:left="1296" w:hanging="360"/>
      </w:pPr>
      <w:rPr>
        <w:rFonts w:ascii="Symbol" w:hAnsi="Symbol" w:hint="default"/>
      </w:rPr>
    </w:lvl>
    <w:lvl w:ilvl="1" w:tplc="04090003">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19" w15:restartNumberingAfterBreak="0">
    <w:nsid w:val="43E8648A"/>
    <w:multiLevelType w:val="multilevel"/>
    <w:tmpl w:val="01906F66"/>
    <w:lvl w:ilvl="0">
      <w:start w:val="1"/>
      <w:numFmt w:val="bullet"/>
      <w:lvlText w:val=""/>
      <w:lvlJc w:val="left"/>
      <w:pPr>
        <w:tabs>
          <w:tab w:val="num" w:pos="1494"/>
        </w:tabs>
        <w:ind w:left="1494" w:hanging="360"/>
      </w:pPr>
      <w:rPr>
        <w:rFonts w:ascii="Symbol" w:hAnsi="Symbol" w:hint="default"/>
        <w:sz w:val="24"/>
      </w:rPr>
    </w:lvl>
    <w:lvl w:ilvl="1">
      <w:start w:val="1"/>
      <w:numFmt w:val="bullet"/>
      <w:lvlRestart w:val="0"/>
      <w:lvlText w:val=""/>
      <w:lvlJc w:val="left"/>
      <w:pPr>
        <w:tabs>
          <w:tab w:val="num" w:pos="1440"/>
        </w:tabs>
        <w:ind w:left="1437" w:hanging="357"/>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8D96217"/>
    <w:multiLevelType w:val="multilevel"/>
    <w:tmpl w:val="D6A29F48"/>
    <w:lvl w:ilvl="0">
      <w:start w:val="1"/>
      <w:numFmt w:val="upperLetter"/>
      <w:suff w:val="nothing"/>
      <w:lvlText w:val="Appendix %1:  "/>
      <w:lvlJc w:val="left"/>
      <w:pPr>
        <w:ind w:left="0" w:hanging="720"/>
      </w:pPr>
    </w:lvl>
    <w:lvl w:ilvl="1">
      <w:start w:val="1"/>
      <w:numFmt w:val="decimal"/>
      <w:lvlText w:val="%1.%2."/>
      <w:lvlJc w:val="left"/>
      <w:pPr>
        <w:tabs>
          <w:tab w:val="num" w:pos="0"/>
        </w:tabs>
        <w:ind w:left="0" w:hanging="720"/>
      </w:pPr>
    </w:lvl>
    <w:lvl w:ilvl="2">
      <w:start w:val="1"/>
      <w:numFmt w:val="decimal"/>
      <w:lvlText w:val="%1.%2.%3"/>
      <w:lvlJc w:val="left"/>
      <w:pPr>
        <w:tabs>
          <w:tab w:val="num" w:pos="0"/>
        </w:tabs>
        <w:ind w:left="0" w:hanging="720"/>
      </w:pPr>
    </w:lvl>
    <w:lvl w:ilvl="3">
      <w:start w:val="1"/>
      <w:numFmt w:val="none"/>
      <w:suff w:val="nothing"/>
      <w:lvlText w:val=""/>
      <w:lvlJc w:val="left"/>
      <w:pPr>
        <w:ind w:left="0" w:firstLine="0"/>
      </w:pPr>
    </w:lvl>
    <w:lvl w:ilvl="4">
      <w:start w:val="1"/>
      <w:numFmt w:val="none"/>
      <w:suff w:val="nothing"/>
      <w:lvlText w:val=""/>
      <w:lvlJc w:val="left"/>
      <w:pPr>
        <w:ind w:left="0" w:firstLine="720"/>
      </w:pPr>
    </w:lvl>
    <w:lvl w:ilvl="5">
      <w:start w:val="1"/>
      <w:numFmt w:val="none"/>
      <w:lvlText w:val=""/>
      <w:lvlJc w:val="left"/>
      <w:pPr>
        <w:tabs>
          <w:tab w:val="num" w:pos="1080"/>
        </w:tabs>
        <w:ind w:left="-32767" w:hanging="32049"/>
      </w:pPr>
    </w:lvl>
    <w:lvl w:ilvl="6">
      <w:start w:val="1"/>
      <w:numFmt w:val="none"/>
      <w:lvlText w:val=""/>
      <w:lvlJc w:val="right"/>
      <w:pPr>
        <w:tabs>
          <w:tab w:val="num" w:pos="1296"/>
        </w:tabs>
        <w:ind w:left="1296" w:hanging="288"/>
      </w:pPr>
    </w:lvl>
    <w:lvl w:ilvl="7">
      <w:start w:val="1"/>
      <w:numFmt w:val="none"/>
      <w:lvlText w:val=""/>
      <w:lvlJc w:val="left"/>
      <w:pPr>
        <w:tabs>
          <w:tab w:val="num" w:pos="1440"/>
        </w:tabs>
        <w:ind w:left="1440" w:hanging="432"/>
      </w:pPr>
    </w:lvl>
    <w:lvl w:ilvl="8">
      <w:start w:val="1"/>
      <w:numFmt w:val="none"/>
      <w:lvlText w:val=""/>
      <w:lvlJc w:val="right"/>
      <w:pPr>
        <w:tabs>
          <w:tab w:val="num" w:pos="1584"/>
        </w:tabs>
        <w:ind w:left="1584" w:hanging="144"/>
      </w:pPr>
    </w:lvl>
  </w:abstractNum>
  <w:abstractNum w:abstractNumId="21" w15:restartNumberingAfterBreak="0">
    <w:nsid w:val="491D2E1F"/>
    <w:multiLevelType w:val="hybridMultilevel"/>
    <w:tmpl w:val="3328E2C8"/>
    <w:lvl w:ilvl="0" w:tplc="04090001">
      <w:start w:val="1"/>
      <w:numFmt w:val="bullet"/>
      <w:lvlText w:val=""/>
      <w:lvlJc w:val="left"/>
      <w:pPr>
        <w:tabs>
          <w:tab w:val="num" w:pos="1500"/>
        </w:tabs>
        <w:ind w:left="1500" w:hanging="360"/>
      </w:pPr>
      <w:rPr>
        <w:rFonts w:ascii="Symbol" w:hAnsi="Symbol" w:hint="default"/>
      </w:rPr>
    </w:lvl>
    <w:lvl w:ilvl="1" w:tplc="04090003" w:tentative="1">
      <w:start w:val="1"/>
      <w:numFmt w:val="bullet"/>
      <w:lvlText w:val="o"/>
      <w:lvlJc w:val="left"/>
      <w:pPr>
        <w:tabs>
          <w:tab w:val="num" w:pos="2220"/>
        </w:tabs>
        <w:ind w:left="2220" w:hanging="360"/>
      </w:pPr>
      <w:rPr>
        <w:rFonts w:ascii="Courier New" w:hAnsi="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22" w15:restartNumberingAfterBreak="0">
    <w:nsid w:val="58C5525C"/>
    <w:multiLevelType w:val="hybridMultilevel"/>
    <w:tmpl w:val="DAA221D8"/>
    <w:lvl w:ilvl="0" w:tplc="C878279E">
      <w:start w:val="1"/>
      <w:numFmt w:val="bullet"/>
      <w:lvlText w:val="●"/>
      <w:lvlJc w:val="left"/>
      <w:pPr>
        <w:ind w:left="720" w:hanging="360"/>
      </w:pPr>
    </w:lvl>
    <w:lvl w:ilvl="1" w:tplc="37FE65FA">
      <w:start w:val="1"/>
      <w:numFmt w:val="bullet"/>
      <w:lvlText w:val="○"/>
      <w:lvlJc w:val="left"/>
      <w:pPr>
        <w:ind w:left="1440" w:hanging="360"/>
      </w:pPr>
    </w:lvl>
    <w:lvl w:ilvl="2" w:tplc="ACCEEB18">
      <w:start w:val="1"/>
      <w:numFmt w:val="bullet"/>
      <w:lvlText w:val="■"/>
      <w:lvlJc w:val="left"/>
      <w:pPr>
        <w:ind w:left="2160" w:hanging="360"/>
      </w:pPr>
    </w:lvl>
    <w:lvl w:ilvl="3" w:tplc="7776872C">
      <w:start w:val="1"/>
      <w:numFmt w:val="bullet"/>
      <w:lvlText w:val="●"/>
      <w:lvlJc w:val="left"/>
      <w:pPr>
        <w:ind w:left="2880" w:hanging="360"/>
      </w:pPr>
    </w:lvl>
    <w:lvl w:ilvl="4" w:tplc="0406A35E">
      <w:start w:val="1"/>
      <w:numFmt w:val="bullet"/>
      <w:lvlText w:val="○"/>
      <w:lvlJc w:val="left"/>
      <w:pPr>
        <w:ind w:left="3600" w:hanging="360"/>
      </w:pPr>
    </w:lvl>
    <w:lvl w:ilvl="5" w:tplc="BBE02834">
      <w:start w:val="1"/>
      <w:numFmt w:val="bullet"/>
      <w:lvlText w:val="■"/>
      <w:lvlJc w:val="left"/>
      <w:pPr>
        <w:ind w:left="4320" w:hanging="360"/>
      </w:pPr>
    </w:lvl>
    <w:lvl w:ilvl="6" w:tplc="AFC005EC">
      <w:start w:val="1"/>
      <w:numFmt w:val="bullet"/>
      <w:lvlText w:val="●"/>
      <w:lvlJc w:val="left"/>
      <w:pPr>
        <w:ind w:left="5040" w:hanging="360"/>
      </w:pPr>
    </w:lvl>
    <w:lvl w:ilvl="7" w:tplc="8CD8A5BE">
      <w:start w:val="1"/>
      <w:numFmt w:val="bullet"/>
      <w:lvlText w:val="●"/>
      <w:lvlJc w:val="left"/>
      <w:pPr>
        <w:ind w:left="5760" w:hanging="360"/>
      </w:pPr>
    </w:lvl>
    <w:lvl w:ilvl="8" w:tplc="1A76799C">
      <w:start w:val="1"/>
      <w:numFmt w:val="bullet"/>
      <w:lvlText w:val="●"/>
      <w:lvlJc w:val="left"/>
      <w:pPr>
        <w:ind w:left="6480" w:hanging="360"/>
      </w:pPr>
    </w:lvl>
  </w:abstractNum>
  <w:abstractNum w:abstractNumId="23"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65A52D84"/>
    <w:multiLevelType w:val="hybridMultilevel"/>
    <w:tmpl w:val="A7D872AC"/>
    <w:lvl w:ilvl="0" w:tplc="04090001">
      <w:start w:val="1"/>
      <w:numFmt w:val="bullet"/>
      <w:lvlText w:val=""/>
      <w:lvlJc w:val="left"/>
      <w:pPr>
        <w:tabs>
          <w:tab w:val="num" w:pos="1500"/>
        </w:tabs>
        <w:ind w:left="1500" w:hanging="360"/>
      </w:pPr>
      <w:rPr>
        <w:rFonts w:ascii="Symbol" w:hAnsi="Symbol" w:hint="default"/>
      </w:rPr>
    </w:lvl>
    <w:lvl w:ilvl="1" w:tplc="04090003" w:tentative="1">
      <w:start w:val="1"/>
      <w:numFmt w:val="bullet"/>
      <w:lvlText w:val="o"/>
      <w:lvlJc w:val="left"/>
      <w:pPr>
        <w:tabs>
          <w:tab w:val="num" w:pos="2220"/>
        </w:tabs>
        <w:ind w:left="2220" w:hanging="360"/>
      </w:pPr>
      <w:rPr>
        <w:rFonts w:ascii="Courier New" w:hAnsi="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25" w15:restartNumberingAfterBreak="0">
    <w:nsid w:val="67F43B1E"/>
    <w:multiLevelType w:val="hybridMultilevel"/>
    <w:tmpl w:val="6DB4200C"/>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15:restartNumberingAfterBreak="0">
    <w:nsid w:val="68722102"/>
    <w:multiLevelType w:val="hybridMultilevel"/>
    <w:tmpl w:val="F9D03D3C"/>
    <w:lvl w:ilvl="0" w:tplc="55AAE5C2">
      <w:start w:val="1"/>
      <w:numFmt w:val="decimal"/>
      <w:lvlText w:val="%1)"/>
      <w:lvlJc w:val="left"/>
      <w:pPr>
        <w:tabs>
          <w:tab w:val="num" w:pos="1050"/>
        </w:tabs>
        <w:ind w:left="1050" w:hanging="6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A8002EC"/>
    <w:multiLevelType w:val="hybridMultilevel"/>
    <w:tmpl w:val="6CAEA950"/>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8" w15:restartNumberingAfterBreak="0">
    <w:nsid w:val="6BD944F0"/>
    <w:multiLevelType w:val="hybridMultilevel"/>
    <w:tmpl w:val="0134968C"/>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473327885">
    <w:abstractNumId w:val="9"/>
  </w:num>
  <w:num w:numId="2" w16cid:durableId="703596831">
    <w:abstractNumId w:val="19"/>
  </w:num>
  <w:num w:numId="3" w16cid:durableId="643779119">
    <w:abstractNumId w:val="7"/>
  </w:num>
  <w:num w:numId="4" w16cid:durableId="1753696848">
    <w:abstractNumId w:val="7"/>
  </w:num>
  <w:num w:numId="5" w16cid:durableId="1917982193">
    <w:abstractNumId w:val="6"/>
  </w:num>
  <w:num w:numId="6" w16cid:durableId="1437367321">
    <w:abstractNumId w:val="6"/>
  </w:num>
  <w:num w:numId="7" w16cid:durableId="1511722425">
    <w:abstractNumId w:val="8"/>
  </w:num>
  <w:num w:numId="8" w16cid:durableId="1414400115">
    <w:abstractNumId w:val="8"/>
  </w:num>
  <w:num w:numId="9" w16cid:durableId="392394746">
    <w:abstractNumId w:val="3"/>
  </w:num>
  <w:num w:numId="10" w16cid:durableId="2059477865">
    <w:abstractNumId w:val="14"/>
  </w:num>
  <w:num w:numId="11" w16cid:durableId="327175274">
    <w:abstractNumId w:val="2"/>
  </w:num>
  <w:num w:numId="12" w16cid:durableId="499003037">
    <w:abstractNumId w:val="14"/>
  </w:num>
  <w:num w:numId="13" w16cid:durableId="2104833624">
    <w:abstractNumId w:val="16"/>
  </w:num>
  <w:num w:numId="14" w16cid:durableId="435636093">
    <w:abstractNumId w:val="20"/>
  </w:num>
  <w:num w:numId="15" w16cid:durableId="2055696670">
    <w:abstractNumId w:val="5"/>
  </w:num>
  <w:num w:numId="16" w16cid:durableId="1770539595">
    <w:abstractNumId w:val="4"/>
  </w:num>
  <w:num w:numId="17" w16cid:durableId="1401901958">
    <w:abstractNumId w:val="1"/>
  </w:num>
  <w:num w:numId="18" w16cid:durableId="398746229">
    <w:abstractNumId w:val="0"/>
  </w:num>
  <w:num w:numId="19" w16cid:durableId="1068964353">
    <w:abstractNumId w:val="19"/>
  </w:num>
  <w:num w:numId="20" w16cid:durableId="113260218">
    <w:abstractNumId w:val="19"/>
  </w:num>
  <w:num w:numId="21" w16cid:durableId="1168862634">
    <w:abstractNumId w:val="6"/>
  </w:num>
  <w:num w:numId="22" w16cid:durableId="2138256972">
    <w:abstractNumId w:val="23"/>
  </w:num>
  <w:num w:numId="23" w16cid:durableId="870268714">
    <w:abstractNumId w:val="17"/>
  </w:num>
  <w:num w:numId="24" w16cid:durableId="132723179">
    <w:abstractNumId w:val="1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53411001">
    <w:abstractNumId w:val="6"/>
  </w:num>
  <w:num w:numId="26" w16cid:durableId="718356107">
    <w:abstractNumId w:val="8"/>
    <w:lvlOverride w:ilvl="0">
      <w:startOverride w:val="1"/>
    </w:lvlOverride>
  </w:num>
  <w:num w:numId="27" w16cid:durableId="1025327174">
    <w:abstractNumId w:val="14"/>
    <w:lvlOverride w:ilvl="0">
      <w:startOverride w:val="1"/>
    </w:lvlOverride>
    <w:lvlOverride w:ilvl="1">
      <w:startOverride w:val="1"/>
    </w:lvlOverride>
    <w:lvlOverride w:ilvl="2"/>
    <w:lvlOverride w:ilvl="3"/>
    <w:lvlOverride w:ilvl="4"/>
    <w:lvlOverride w:ilvl="5"/>
    <w:lvlOverride w:ilvl="6"/>
    <w:lvlOverride w:ilvl="7"/>
    <w:lvlOverride w:ilvl="8"/>
  </w:num>
  <w:num w:numId="28" w16cid:durableId="1389456163">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52327958">
    <w:abstractNumId w:val="7"/>
  </w:num>
  <w:num w:numId="30" w16cid:durableId="191064841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87570122">
    <w:abstractNumId w:val="27"/>
  </w:num>
  <w:num w:numId="32" w16cid:durableId="848256464">
    <w:abstractNumId w:val="15"/>
  </w:num>
  <w:num w:numId="33" w16cid:durableId="523130576">
    <w:abstractNumId w:val="12"/>
  </w:num>
  <w:num w:numId="34" w16cid:durableId="1791895576">
    <w:abstractNumId w:val="26"/>
  </w:num>
  <w:num w:numId="35" w16cid:durableId="1757244708">
    <w:abstractNumId w:val="18"/>
  </w:num>
  <w:num w:numId="36" w16cid:durableId="589970876">
    <w:abstractNumId w:val="25"/>
  </w:num>
  <w:num w:numId="37" w16cid:durableId="1321689654">
    <w:abstractNumId w:val="28"/>
  </w:num>
  <w:num w:numId="38" w16cid:durableId="573930028">
    <w:abstractNumId w:val="24"/>
  </w:num>
  <w:num w:numId="39" w16cid:durableId="542714134">
    <w:abstractNumId w:val="21"/>
  </w:num>
  <w:num w:numId="40" w16cid:durableId="2082168798">
    <w:abstractNumId w:val="10"/>
  </w:num>
  <w:num w:numId="41" w16cid:durableId="1271010398">
    <w:abstractNumId w:val="22"/>
    <w:lvlOverride w:ilvl="0">
      <w:startOverride w:val="1"/>
    </w:lvlOverride>
  </w:num>
  <w:num w:numId="42" w16cid:durableId="2061248717">
    <w:abstractNumId w:val="11"/>
  </w:num>
  <w:num w:numId="43" w16cid:durableId="475025545">
    <w:abstractNumId w:val="13"/>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liz Black">
    <w15:presenceInfo w15:providerId="Windows Live" w15:userId="9163448b11de9c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removePersonalInformation/>
  <w:removeDateAndTime/>
  <w:embedSystemFonts/>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6C8D"/>
    <w:rsid w:val="00006F80"/>
    <w:rsid w:val="0001278D"/>
    <w:rsid w:val="000159A1"/>
    <w:rsid w:val="000258BB"/>
    <w:rsid w:val="00032C56"/>
    <w:rsid w:val="000348A3"/>
    <w:rsid w:val="00041DCD"/>
    <w:rsid w:val="000435EF"/>
    <w:rsid w:val="00043C00"/>
    <w:rsid w:val="000479B6"/>
    <w:rsid w:val="00055429"/>
    <w:rsid w:val="00056D76"/>
    <w:rsid w:val="000661AD"/>
    <w:rsid w:val="00070FA7"/>
    <w:rsid w:val="00071423"/>
    <w:rsid w:val="00072D45"/>
    <w:rsid w:val="0008334B"/>
    <w:rsid w:val="00086674"/>
    <w:rsid w:val="00090694"/>
    <w:rsid w:val="0009426E"/>
    <w:rsid w:val="00095644"/>
    <w:rsid w:val="00097F8C"/>
    <w:rsid w:val="000A0D39"/>
    <w:rsid w:val="000A1845"/>
    <w:rsid w:val="000A49B1"/>
    <w:rsid w:val="000B06AA"/>
    <w:rsid w:val="000B2785"/>
    <w:rsid w:val="000B53C7"/>
    <w:rsid w:val="000C42D5"/>
    <w:rsid w:val="000C46C1"/>
    <w:rsid w:val="000D2CE0"/>
    <w:rsid w:val="000E2B05"/>
    <w:rsid w:val="000E6585"/>
    <w:rsid w:val="000F3D34"/>
    <w:rsid w:val="000F5313"/>
    <w:rsid w:val="000F5D0B"/>
    <w:rsid w:val="000F6355"/>
    <w:rsid w:val="00110243"/>
    <w:rsid w:val="0011060C"/>
    <w:rsid w:val="00111422"/>
    <w:rsid w:val="00111E61"/>
    <w:rsid w:val="00115DBE"/>
    <w:rsid w:val="00116551"/>
    <w:rsid w:val="0012139A"/>
    <w:rsid w:val="0012630B"/>
    <w:rsid w:val="00132DAE"/>
    <w:rsid w:val="0013463C"/>
    <w:rsid w:val="00136405"/>
    <w:rsid w:val="001401F8"/>
    <w:rsid w:val="0014155C"/>
    <w:rsid w:val="00144335"/>
    <w:rsid w:val="001557F9"/>
    <w:rsid w:val="00174713"/>
    <w:rsid w:val="001976B5"/>
    <w:rsid w:val="001A0BA1"/>
    <w:rsid w:val="001A7E58"/>
    <w:rsid w:val="001B1F94"/>
    <w:rsid w:val="001B293A"/>
    <w:rsid w:val="001B29A7"/>
    <w:rsid w:val="001B4137"/>
    <w:rsid w:val="001B5656"/>
    <w:rsid w:val="001C1683"/>
    <w:rsid w:val="001C4AD9"/>
    <w:rsid w:val="001C5FFF"/>
    <w:rsid w:val="001D25D4"/>
    <w:rsid w:val="001E223C"/>
    <w:rsid w:val="001E59FE"/>
    <w:rsid w:val="001F4EE3"/>
    <w:rsid w:val="00206988"/>
    <w:rsid w:val="00206F50"/>
    <w:rsid w:val="00207726"/>
    <w:rsid w:val="00210D83"/>
    <w:rsid w:val="002113B0"/>
    <w:rsid w:val="002202BA"/>
    <w:rsid w:val="00221E90"/>
    <w:rsid w:val="00250211"/>
    <w:rsid w:val="002621E3"/>
    <w:rsid w:val="002623B4"/>
    <w:rsid w:val="00263EEA"/>
    <w:rsid w:val="002675F0"/>
    <w:rsid w:val="00270BFD"/>
    <w:rsid w:val="00271555"/>
    <w:rsid w:val="00272061"/>
    <w:rsid w:val="00275D68"/>
    <w:rsid w:val="0028118E"/>
    <w:rsid w:val="00290585"/>
    <w:rsid w:val="002928F3"/>
    <w:rsid w:val="002961D7"/>
    <w:rsid w:val="002A2E25"/>
    <w:rsid w:val="002A40DE"/>
    <w:rsid w:val="002A54A9"/>
    <w:rsid w:val="002A7857"/>
    <w:rsid w:val="002B074E"/>
    <w:rsid w:val="002B6DDA"/>
    <w:rsid w:val="002B70A4"/>
    <w:rsid w:val="002C26C8"/>
    <w:rsid w:val="002C2991"/>
    <w:rsid w:val="002C35C9"/>
    <w:rsid w:val="002C7F25"/>
    <w:rsid w:val="002D649E"/>
    <w:rsid w:val="002E0485"/>
    <w:rsid w:val="002E1F2C"/>
    <w:rsid w:val="002E487E"/>
    <w:rsid w:val="002E5CE5"/>
    <w:rsid w:val="002F05C2"/>
    <w:rsid w:val="002F089B"/>
    <w:rsid w:val="002F4A97"/>
    <w:rsid w:val="002F5FAD"/>
    <w:rsid w:val="002F6ADD"/>
    <w:rsid w:val="003033DD"/>
    <w:rsid w:val="003038C2"/>
    <w:rsid w:val="00303A30"/>
    <w:rsid w:val="003062D2"/>
    <w:rsid w:val="003171B6"/>
    <w:rsid w:val="00317394"/>
    <w:rsid w:val="00326855"/>
    <w:rsid w:val="00333340"/>
    <w:rsid w:val="00342FA2"/>
    <w:rsid w:val="0035271A"/>
    <w:rsid w:val="00353402"/>
    <w:rsid w:val="0035402C"/>
    <w:rsid w:val="00356B82"/>
    <w:rsid w:val="00365D4C"/>
    <w:rsid w:val="00371259"/>
    <w:rsid w:val="00373162"/>
    <w:rsid w:val="003802FB"/>
    <w:rsid w:val="00384521"/>
    <w:rsid w:val="00386481"/>
    <w:rsid w:val="00387B35"/>
    <w:rsid w:val="003A2632"/>
    <w:rsid w:val="003B1314"/>
    <w:rsid w:val="003B3647"/>
    <w:rsid w:val="003B5547"/>
    <w:rsid w:val="003B7C7E"/>
    <w:rsid w:val="003C3A85"/>
    <w:rsid w:val="003C3BD9"/>
    <w:rsid w:val="003C57AD"/>
    <w:rsid w:val="003D09D1"/>
    <w:rsid w:val="003D70C6"/>
    <w:rsid w:val="003E353D"/>
    <w:rsid w:val="003E45AD"/>
    <w:rsid w:val="003E6A55"/>
    <w:rsid w:val="003F29D2"/>
    <w:rsid w:val="003F5991"/>
    <w:rsid w:val="00405F1B"/>
    <w:rsid w:val="00406741"/>
    <w:rsid w:val="00410FC8"/>
    <w:rsid w:val="00415EEC"/>
    <w:rsid w:val="00420EE5"/>
    <w:rsid w:val="00437538"/>
    <w:rsid w:val="00440827"/>
    <w:rsid w:val="0044249C"/>
    <w:rsid w:val="00452797"/>
    <w:rsid w:val="00453EFA"/>
    <w:rsid w:val="00454281"/>
    <w:rsid w:val="004551D6"/>
    <w:rsid w:val="00465CFC"/>
    <w:rsid w:val="00471C61"/>
    <w:rsid w:val="00477551"/>
    <w:rsid w:val="00482065"/>
    <w:rsid w:val="004840AE"/>
    <w:rsid w:val="004865FC"/>
    <w:rsid w:val="00491E8F"/>
    <w:rsid w:val="00493567"/>
    <w:rsid w:val="004A2047"/>
    <w:rsid w:val="004C32C2"/>
    <w:rsid w:val="004D09B3"/>
    <w:rsid w:val="004E4D0F"/>
    <w:rsid w:val="00512A24"/>
    <w:rsid w:val="00514812"/>
    <w:rsid w:val="005165CC"/>
    <w:rsid w:val="0051676F"/>
    <w:rsid w:val="00544CBE"/>
    <w:rsid w:val="005465BA"/>
    <w:rsid w:val="005474BA"/>
    <w:rsid w:val="0055038B"/>
    <w:rsid w:val="00551185"/>
    <w:rsid w:val="00551D4A"/>
    <w:rsid w:val="00553AE2"/>
    <w:rsid w:val="00561F9A"/>
    <w:rsid w:val="00561FCB"/>
    <w:rsid w:val="00575E6D"/>
    <w:rsid w:val="00577EDB"/>
    <w:rsid w:val="00587680"/>
    <w:rsid w:val="00596141"/>
    <w:rsid w:val="005962E3"/>
    <w:rsid w:val="005A3BC4"/>
    <w:rsid w:val="005A6DF2"/>
    <w:rsid w:val="005B521F"/>
    <w:rsid w:val="005B7DDA"/>
    <w:rsid w:val="005C0E37"/>
    <w:rsid w:val="005C14B8"/>
    <w:rsid w:val="005C4F94"/>
    <w:rsid w:val="005C749B"/>
    <w:rsid w:val="005D2663"/>
    <w:rsid w:val="005D28AD"/>
    <w:rsid w:val="005D7F6E"/>
    <w:rsid w:val="005E0279"/>
    <w:rsid w:val="005F32A7"/>
    <w:rsid w:val="005F615F"/>
    <w:rsid w:val="00603103"/>
    <w:rsid w:val="0060788F"/>
    <w:rsid w:val="00607EB9"/>
    <w:rsid w:val="006116E2"/>
    <w:rsid w:val="00611C88"/>
    <w:rsid w:val="0061277D"/>
    <w:rsid w:val="0061436C"/>
    <w:rsid w:val="00620372"/>
    <w:rsid w:val="0062152E"/>
    <w:rsid w:val="00623806"/>
    <w:rsid w:val="00623B3E"/>
    <w:rsid w:val="006352DF"/>
    <w:rsid w:val="006358EB"/>
    <w:rsid w:val="00644A14"/>
    <w:rsid w:val="00650EB5"/>
    <w:rsid w:val="00652121"/>
    <w:rsid w:val="00654C62"/>
    <w:rsid w:val="006567DB"/>
    <w:rsid w:val="00667484"/>
    <w:rsid w:val="00675F01"/>
    <w:rsid w:val="00684690"/>
    <w:rsid w:val="00685DA6"/>
    <w:rsid w:val="0069012F"/>
    <w:rsid w:val="00691C2C"/>
    <w:rsid w:val="006939BC"/>
    <w:rsid w:val="006B63DD"/>
    <w:rsid w:val="006C1AC9"/>
    <w:rsid w:val="006D063F"/>
    <w:rsid w:val="006D088F"/>
    <w:rsid w:val="006D3CE3"/>
    <w:rsid w:val="006D49A8"/>
    <w:rsid w:val="006E01FD"/>
    <w:rsid w:val="006E1348"/>
    <w:rsid w:val="006F6A60"/>
    <w:rsid w:val="006F7990"/>
    <w:rsid w:val="00702187"/>
    <w:rsid w:val="007077A4"/>
    <w:rsid w:val="00710A1B"/>
    <w:rsid w:val="00721441"/>
    <w:rsid w:val="00723063"/>
    <w:rsid w:val="0073624A"/>
    <w:rsid w:val="007401B6"/>
    <w:rsid w:val="00757432"/>
    <w:rsid w:val="007712BE"/>
    <w:rsid w:val="00775DFD"/>
    <w:rsid w:val="007774C4"/>
    <w:rsid w:val="00784183"/>
    <w:rsid w:val="00785E41"/>
    <w:rsid w:val="0079183A"/>
    <w:rsid w:val="007A01CB"/>
    <w:rsid w:val="007A179C"/>
    <w:rsid w:val="007A5E15"/>
    <w:rsid w:val="007B0C41"/>
    <w:rsid w:val="007B0F8B"/>
    <w:rsid w:val="007B13D7"/>
    <w:rsid w:val="007B5797"/>
    <w:rsid w:val="007C19C7"/>
    <w:rsid w:val="007C1B6F"/>
    <w:rsid w:val="007C246C"/>
    <w:rsid w:val="007C2B27"/>
    <w:rsid w:val="007C6110"/>
    <w:rsid w:val="007C6503"/>
    <w:rsid w:val="007D050F"/>
    <w:rsid w:val="007D1E83"/>
    <w:rsid w:val="007D7C07"/>
    <w:rsid w:val="007E108E"/>
    <w:rsid w:val="007F16BE"/>
    <w:rsid w:val="007F520E"/>
    <w:rsid w:val="007F6864"/>
    <w:rsid w:val="0080049C"/>
    <w:rsid w:val="00812F61"/>
    <w:rsid w:val="00825415"/>
    <w:rsid w:val="00826455"/>
    <w:rsid w:val="008408C2"/>
    <w:rsid w:val="008454DC"/>
    <w:rsid w:val="008527BD"/>
    <w:rsid w:val="00860AFF"/>
    <w:rsid w:val="00877C8A"/>
    <w:rsid w:val="008923F5"/>
    <w:rsid w:val="008944FD"/>
    <w:rsid w:val="008A7559"/>
    <w:rsid w:val="008A7A26"/>
    <w:rsid w:val="008B2C15"/>
    <w:rsid w:val="008C5CA3"/>
    <w:rsid w:val="008D15B0"/>
    <w:rsid w:val="008D2697"/>
    <w:rsid w:val="008E4CE2"/>
    <w:rsid w:val="008E67E9"/>
    <w:rsid w:val="0090048A"/>
    <w:rsid w:val="00911D8A"/>
    <w:rsid w:val="00913D29"/>
    <w:rsid w:val="00915005"/>
    <w:rsid w:val="009165F8"/>
    <w:rsid w:val="00927C95"/>
    <w:rsid w:val="00937F9F"/>
    <w:rsid w:val="009402CA"/>
    <w:rsid w:val="00941A69"/>
    <w:rsid w:val="00956003"/>
    <w:rsid w:val="009871D6"/>
    <w:rsid w:val="009910DA"/>
    <w:rsid w:val="009A3A32"/>
    <w:rsid w:val="009A44E7"/>
    <w:rsid w:val="009A7E60"/>
    <w:rsid w:val="009C0037"/>
    <w:rsid w:val="009C0202"/>
    <w:rsid w:val="009C2001"/>
    <w:rsid w:val="009C67BE"/>
    <w:rsid w:val="009D3CC2"/>
    <w:rsid w:val="009E16AB"/>
    <w:rsid w:val="009E5D30"/>
    <w:rsid w:val="009E6A14"/>
    <w:rsid w:val="009F02D9"/>
    <w:rsid w:val="009F0C20"/>
    <w:rsid w:val="009F6C9F"/>
    <w:rsid w:val="009F7E91"/>
    <w:rsid w:val="00A00889"/>
    <w:rsid w:val="00A00F3C"/>
    <w:rsid w:val="00A12E06"/>
    <w:rsid w:val="00A21071"/>
    <w:rsid w:val="00A23A60"/>
    <w:rsid w:val="00A3434B"/>
    <w:rsid w:val="00A635F1"/>
    <w:rsid w:val="00A67F0E"/>
    <w:rsid w:val="00A71384"/>
    <w:rsid w:val="00A84123"/>
    <w:rsid w:val="00A903A5"/>
    <w:rsid w:val="00A90D55"/>
    <w:rsid w:val="00A97ECA"/>
    <w:rsid w:val="00AA479E"/>
    <w:rsid w:val="00AB1431"/>
    <w:rsid w:val="00AB1DB0"/>
    <w:rsid w:val="00AB221A"/>
    <w:rsid w:val="00AC5D33"/>
    <w:rsid w:val="00AD3EB2"/>
    <w:rsid w:val="00AD4984"/>
    <w:rsid w:val="00AD5C8F"/>
    <w:rsid w:val="00AD6C90"/>
    <w:rsid w:val="00AE213F"/>
    <w:rsid w:val="00AF6333"/>
    <w:rsid w:val="00B0089A"/>
    <w:rsid w:val="00B03093"/>
    <w:rsid w:val="00B03A74"/>
    <w:rsid w:val="00B13097"/>
    <w:rsid w:val="00B152A5"/>
    <w:rsid w:val="00B16AF8"/>
    <w:rsid w:val="00B20C56"/>
    <w:rsid w:val="00B21783"/>
    <w:rsid w:val="00B23D30"/>
    <w:rsid w:val="00B30698"/>
    <w:rsid w:val="00B30E3D"/>
    <w:rsid w:val="00B321CC"/>
    <w:rsid w:val="00B3697C"/>
    <w:rsid w:val="00B37669"/>
    <w:rsid w:val="00B5025C"/>
    <w:rsid w:val="00B517E8"/>
    <w:rsid w:val="00B54A4D"/>
    <w:rsid w:val="00B5763A"/>
    <w:rsid w:val="00B72484"/>
    <w:rsid w:val="00B80641"/>
    <w:rsid w:val="00B81120"/>
    <w:rsid w:val="00B8300B"/>
    <w:rsid w:val="00B8351D"/>
    <w:rsid w:val="00B85BF1"/>
    <w:rsid w:val="00B86817"/>
    <w:rsid w:val="00B901B1"/>
    <w:rsid w:val="00B970E3"/>
    <w:rsid w:val="00BB3F3D"/>
    <w:rsid w:val="00BB66B5"/>
    <w:rsid w:val="00BC47F1"/>
    <w:rsid w:val="00BE19A7"/>
    <w:rsid w:val="00BE3474"/>
    <w:rsid w:val="00BE5AD0"/>
    <w:rsid w:val="00BF73C3"/>
    <w:rsid w:val="00C00DC0"/>
    <w:rsid w:val="00C07D73"/>
    <w:rsid w:val="00C15CE3"/>
    <w:rsid w:val="00C20F35"/>
    <w:rsid w:val="00C220F9"/>
    <w:rsid w:val="00C232C8"/>
    <w:rsid w:val="00C25DA8"/>
    <w:rsid w:val="00C4094B"/>
    <w:rsid w:val="00C529D7"/>
    <w:rsid w:val="00C54789"/>
    <w:rsid w:val="00C54A32"/>
    <w:rsid w:val="00C56990"/>
    <w:rsid w:val="00C63D20"/>
    <w:rsid w:val="00C64194"/>
    <w:rsid w:val="00C657E2"/>
    <w:rsid w:val="00C754F0"/>
    <w:rsid w:val="00C77997"/>
    <w:rsid w:val="00C77CDF"/>
    <w:rsid w:val="00C825C1"/>
    <w:rsid w:val="00C84BCB"/>
    <w:rsid w:val="00C85648"/>
    <w:rsid w:val="00C8689C"/>
    <w:rsid w:val="00C90B96"/>
    <w:rsid w:val="00C96D90"/>
    <w:rsid w:val="00CA0B90"/>
    <w:rsid w:val="00CA289F"/>
    <w:rsid w:val="00CB179F"/>
    <w:rsid w:val="00CB3D56"/>
    <w:rsid w:val="00CB5AAD"/>
    <w:rsid w:val="00CC26D5"/>
    <w:rsid w:val="00CC50ED"/>
    <w:rsid w:val="00CC58DE"/>
    <w:rsid w:val="00CD47D9"/>
    <w:rsid w:val="00CE2711"/>
    <w:rsid w:val="00CE56E8"/>
    <w:rsid w:val="00CF0670"/>
    <w:rsid w:val="00D01382"/>
    <w:rsid w:val="00D05713"/>
    <w:rsid w:val="00D05C6D"/>
    <w:rsid w:val="00D07F6D"/>
    <w:rsid w:val="00D12725"/>
    <w:rsid w:val="00D143F2"/>
    <w:rsid w:val="00D23340"/>
    <w:rsid w:val="00D2622B"/>
    <w:rsid w:val="00D317F7"/>
    <w:rsid w:val="00D35F84"/>
    <w:rsid w:val="00D511A7"/>
    <w:rsid w:val="00D563ED"/>
    <w:rsid w:val="00D639DE"/>
    <w:rsid w:val="00D64F9B"/>
    <w:rsid w:val="00D65D99"/>
    <w:rsid w:val="00D7002A"/>
    <w:rsid w:val="00D70BC7"/>
    <w:rsid w:val="00D770D7"/>
    <w:rsid w:val="00D827C6"/>
    <w:rsid w:val="00D83E0E"/>
    <w:rsid w:val="00D85E15"/>
    <w:rsid w:val="00D86EEB"/>
    <w:rsid w:val="00D93CBE"/>
    <w:rsid w:val="00DA18DD"/>
    <w:rsid w:val="00DB2DE8"/>
    <w:rsid w:val="00DB62AC"/>
    <w:rsid w:val="00DB6B46"/>
    <w:rsid w:val="00DD012E"/>
    <w:rsid w:val="00DE4543"/>
    <w:rsid w:val="00E031A0"/>
    <w:rsid w:val="00E133A0"/>
    <w:rsid w:val="00E15275"/>
    <w:rsid w:val="00E251EA"/>
    <w:rsid w:val="00E2615A"/>
    <w:rsid w:val="00E511F1"/>
    <w:rsid w:val="00E5284C"/>
    <w:rsid w:val="00E5606F"/>
    <w:rsid w:val="00E630B8"/>
    <w:rsid w:val="00E648C8"/>
    <w:rsid w:val="00E669E6"/>
    <w:rsid w:val="00E72DA7"/>
    <w:rsid w:val="00E737F7"/>
    <w:rsid w:val="00E76E70"/>
    <w:rsid w:val="00E83C16"/>
    <w:rsid w:val="00E855A5"/>
    <w:rsid w:val="00E85EB0"/>
    <w:rsid w:val="00EA16F6"/>
    <w:rsid w:val="00EA6E11"/>
    <w:rsid w:val="00EB235B"/>
    <w:rsid w:val="00EB61F2"/>
    <w:rsid w:val="00EB6617"/>
    <w:rsid w:val="00EB721C"/>
    <w:rsid w:val="00EC7C14"/>
    <w:rsid w:val="00ED0593"/>
    <w:rsid w:val="00ED674B"/>
    <w:rsid w:val="00ED68FD"/>
    <w:rsid w:val="00ED6C0F"/>
    <w:rsid w:val="00EE476C"/>
    <w:rsid w:val="00F058BB"/>
    <w:rsid w:val="00F062F2"/>
    <w:rsid w:val="00F062F7"/>
    <w:rsid w:val="00F132D2"/>
    <w:rsid w:val="00F13A18"/>
    <w:rsid w:val="00F15323"/>
    <w:rsid w:val="00F20CBB"/>
    <w:rsid w:val="00F23D4B"/>
    <w:rsid w:val="00F30C70"/>
    <w:rsid w:val="00F33015"/>
    <w:rsid w:val="00F369E6"/>
    <w:rsid w:val="00F456A3"/>
    <w:rsid w:val="00F468A1"/>
    <w:rsid w:val="00F50F0B"/>
    <w:rsid w:val="00F53E1A"/>
    <w:rsid w:val="00F854EF"/>
    <w:rsid w:val="00F87BF9"/>
    <w:rsid w:val="00F94457"/>
    <w:rsid w:val="00F974A4"/>
    <w:rsid w:val="00FA5590"/>
    <w:rsid w:val="00FB0EE3"/>
    <w:rsid w:val="00FB504E"/>
    <w:rsid w:val="00FB7626"/>
    <w:rsid w:val="00FC1B4E"/>
    <w:rsid w:val="00FC57B0"/>
    <w:rsid w:val="00FC69E8"/>
    <w:rsid w:val="00FD529A"/>
    <w:rsid w:val="00FE0B0F"/>
    <w:rsid w:val="00FF5D6F"/>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C3A14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US" w:eastAsia="en-US" w:bidi="ml-IN"/>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Title" w:uiPriority="10"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keepLines/>
      <w:widowControl w:val="0"/>
    </w:pPr>
    <w:rPr>
      <w:rFonts w:ascii="Book Antiqua" w:hAnsi="Book Antiqua"/>
      <w:sz w:val="24"/>
      <w:lang w:bidi="ar-SA"/>
    </w:rPr>
  </w:style>
  <w:style w:type="paragraph" w:styleId="Heading1">
    <w:name w:val="heading 1"/>
    <w:next w:val="BodyText"/>
    <w:uiPriority w:val="9"/>
    <w:qFormat/>
    <w:pPr>
      <w:keepNext/>
      <w:keepLines/>
      <w:widowControl w:val="0"/>
      <w:spacing w:after="200"/>
      <w:outlineLvl w:val="0"/>
    </w:pPr>
    <w:rPr>
      <w:rFonts w:ascii="Arial Unicode MS" w:eastAsia="Arial Unicode MS" w:hAnsi="Arial Unicode MS"/>
      <w:b/>
      <w:kern w:val="28"/>
      <w:sz w:val="44"/>
      <w:lang w:val="en-AU" w:bidi="ar-SA"/>
    </w:rPr>
  </w:style>
  <w:style w:type="paragraph" w:styleId="Heading2">
    <w:name w:val="heading 2"/>
    <w:basedOn w:val="Heading1"/>
    <w:next w:val="BodyText"/>
    <w:uiPriority w:val="9"/>
    <w:qFormat/>
    <w:pPr>
      <w:pBdr>
        <w:top w:val="single" w:sz="24" w:space="1" w:color="C0C0C0"/>
      </w:pBdr>
      <w:spacing w:before="560"/>
      <w:outlineLvl w:val="1"/>
    </w:pPr>
    <w:rPr>
      <w:sz w:val="32"/>
    </w:rPr>
  </w:style>
  <w:style w:type="paragraph" w:styleId="Heading3">
    <w:name w:val="heading 3"/>
    <w:basedOn w:val="Heading2"/>
    <w:next w:val="BodyText"/>
    <w:uiPriority w:val="9"/>
    <w:qFormat/>
    <w:pPr>
      <w:pBdr>
        <w:top w:val="none" w:sz="0" w:space="0" w:color="auto"/>
      </w:pBdr>
      <w:ind w:left="567"/>
      <w:outlineLvl w:val="2"/>
    </w:pPr>
    <w:rPr>
      <w:sz w:val="28"/>
    </w:rPr>
  </w:style>
  <w:style w:type="paragraph" w:styleId="Heading4">
    <w:name w:val="heading 4"/>
    <w:basedOn w:val="Heading3"/>
    <w:next w:val="BodyText"/>
    <w:uiPriority w:val="9"/>
    <w:qFormat/>
    <w:pPr>
      <w:spacing w:before="480"/>
      <w:ind w:left="1134"/>
      <w:outlineLvl w:val="3"/>
    </w:pPr>
    <w:rPr>
      <w:sz w:val="24"/>
    </w:rPr>
  </w:style>
  <w:style w:type="paragraph" w:styleId="Heading5">
    <w:name w:val="heading 5"/>
    <w:basedOn w:val="Normal"/>
    <w:next w:val="Normal"/>
    <w:link w:val="Heading5Char"/>
    <w:uiPriority w:val="9"/>
    <w:semiHidden/>
    <w:unhideWhenUsed/>
    <w:qFormat/>
    <w:rsid w:val="00F854EF"/>
    <w:pPr>
      <w:keepLines w:val="0"/>
      <w:widowControl/>
      <w:outlineLvl w:val="4"/>
    </w:pPr>
    <w:rPr>
      <w:rFonts w:ascii="Times New Roman" w:hAnsi="Times New Roman"/>
      <w:color w:val="2E74B5"/>
      <w:szCs w:val="24"/>
      <w:lang w:eastAsia="ko-KR"/>
    </w:rPr>
  </w:style>
  <w:style w:type="paragraph" w:styleId="Heading6">
    <w:name w:val="heading 6"/>
    <w:basedOn w:val="Normal"/>
    <w:next w:val="Normal"/>
    <w:link w:val="Heading6Char"/>
    <w:uiPriority w:val="9"/>
    <w:semiHidden/>
    <w:unhideWhenUsed/>
    <w:qFormat/>
    <w:rsid w:val="00F854EF"/>
    <w:pPr>
      <w:keepLines w:val="0"/>
      <w:widowControl/>
      <w:outlineLvl w:val="5"/>
    </w:pPr>
    <w:rPr>
      <w:rFonts w:ascii="Times New Roman" w:hAnsi="Times New Roman"/>
      <w:color w:val="1F4D78"/>
      <w:szCs w:val="24"/>
      <w:lang w:eastAsia="ko-KR"/>
    </w:rPr>
  </w:style>
  <w:style w:type="paragraph" w:styleId="Heading7">
    <w:name w:val="heading 7"/>
    <w:basedOn w:val="Normal"/>
    <w:next w:val="Normal"/>
    <w:link w:val="Heading7Char"/>
    <w:semiHidden/>
    <w:unhideWhenUsed/>
    <w:qFormat/>
    <w:rsid w:val="00144335"/>
    <w:pPr>
      <w:spacing w:before="240" w:after="60"/>
      <w:outlineLvl w:val="6"/>
    </w:pPr>
    <w:rPr>
      <w:rFonts w:ascii="Calibri" w:hAnsi="Calibri"/>
      <w:szCs w:val="24"/>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bidi="ar-SA"/>
    </w:rPr>
  </w:style>
  <w:style w:type="paragraph" w:styleId="BodyTextIndent">
    <w:name w:val="Body Text Indent"/>
    <w:basedOn w:val="BodyText"/>
    <w:pPr>
      <w:ind w:left="1701"/>
    </w:pPr>
  </w:style>
  <w:style w:type="paragraph" w:styleId="Title">
    <w:name w:val="Title"/>
    <w:uiPriority w:val="10"/>
    <w:qFormat/>
    <w:pPr>
      <w:shd w:val="clear" w:color="auto" w:fill="000000"/>
      <w:spacing w:before="2835"/>
      <w:jc w:val="right"/>
    </w:pPr>
    <w:rPr>
      <w:rFonts w:ascii="Arial Narrow" w:hAnsi="Arial Narrow"/>
      <w:b/>
      <w:kern w:val="28"/>
      <w:sz w:val="72"/>
      <w:lang w:val="en-AU" w:bidi="ar-SA"/>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keepLines w:val="0"/>
      <w:widowControl/>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keepLines w:val="0"/>
      <w:widowControl/>
      <w:numPr>
        <w:ilvl w:val="2"/>
        <w:numId w:val="22"/>
      </w:numPr>
      <w:spacing w:after="100"/>
    </w:pPr>
    <w:rPr>
      <w:lang w:val="en-AU"/>
    </w:rPr>
  </w:style>
  <w:style w:type="paragraph" w:styleId="ListNumber">
    <w:name w:val="List Number"/>
    <w:basedOn w:val="BodyText"/>
    <w:pPr>
      <w:numPr>
        <w:numId w:val="2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uiPriority w:val="99"/>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3"/>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semiHidden/>
    <w:pPr>
      <w:tabs>
        <w:tab w:val="left" w:leader="dot" w:pos="7938"/>
        <w:tab w:val="right" w:pos="8505"/>
      </w:tabs>
      <w:spacing w:after="180"/>
    </w:pPr>
    <w:rPr>
      <w:rFonts w:ascii="Arial" w:hAnsi="Arial"/>
      <w:b/>
      <w:sz w:val="24"/>
      <w:lang w:val="en-AU" w:bidi="ar-SA"/>
    </w:rPr>
  </w:style>
  <w:style w:type="paragraph" w:styleId="TOC2">
    <w:name w:val="toc 2"/>
    <w:basedOn w:val="TOC1"/>
    <w:next w:val="Normal"/>
    <w:semiHidden/>
    <w:pPr>
      <w:spacing w:after="80"/>
      <w:ind w:left="709" w:hanging="425"/>
    </w:pPr>
  </w:style>
  <w:style w:type="paragraph" w:styleId="TOC3">
    <w:name w:val="toc 3"/>
    <w:basedOn w:val="TOC2"/>
    <w:next w:val="Normal"/>
    <w:semiHidden/>
    <w:pPr>
      <w:ind w:left="992"/>
    </w:pPr>
    <w:rPr>
      <w:rFonts w:ascii="Book Antiqua" w:hAnsi="Book Antiqua"/>
      <w:b w:val="0"/>
    </w:rPr>
  </w:style>
  <w:style w:type="paragraph" w:styleId="TOC4">
    <w:name w:val="toc 4"/>
    <w:basedOn w:val="Normal"/>
    <w:next w:val="Normal"/>
    <w:semiHidden/>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uiPriority w:val="99"/>
    <w:pPr>
      <w:keepLines w:val="0"/>
      <w:widowControl/>
      <w:spacing w:before="100" w:after="100"/>
    </w:pPr>
    <w:rPr>
      <w:rFonts w:ascii="Arial" w:eastAsia="Arial Unicode MS" w:hAnsi="Arial"/>
      <w:sz w:val="20"/>
      <w:lang w:val="en-AU"/>
    </w:rPr>
  </w:style>
  <w:style w:type="character" w:customStyle="1" w:styleId="Heading7Char">
    <w:name w:val="Heading 7 Char"/>
    <w:link w:val="Heading7"/>
    <w:semiHidden/>
    <w:rsid w:val="00144335"/>
    <w:rPr>
      <w:rFonts w:ascii="Calibri" w:eastAsia="Times New Roman" w:hAnsi="Calibri" w:cs="Times New Roman"/>
      <w:sz w:val="24"/>
      <w:szCs w:val="24"/>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keepLines w:val="0"/>
      <w:widowControl/>
      <w:spacing w:before="60" w:after="240" w:line="200" w:lineRule="atLeast"/>
      <w:ind w:left="1920" w:hanging="120"/>
    </w:pPr>
    <w:rPr>
      <w:rFonts w:ascii="Garamond" w:hAnsi="Garamond"/>
      <w:i/>
      <w:spacing w:val="5"/>
      <w:sz w:val="20"/>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qFormat/>
    <w:rsid w:val="00144335"/>
    <w:rPr>
      <w:caps/>
      <w:sz w:val="18"/>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keepLines w:val="0"/>
      <w:widowControl/>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lang w:bidi="ar-SA"/>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F854EF"/>
    <w:rPr>
      <w:color w:val="2E74B5"/>
      <w:sz w:val="24"/>
      <w:szCs w:val="24"/>
      <w:lang w:eastAsia="ko-KR" w:bidi="ar-SA"/>
    </w:rPr>
  </w:style>
  <w:style w:type="character" w:customStyle="1" w:styleId="Heading6Char">
    <w:name w:val="Heading 6 Char"/>
    <w:basedOn w:val="DefaultParagraphFont"/>
    <w:link w:val="Heading6"/>
    <w:uiPriority w:val="9"/>
    <w:semiHidden/>
    <w:rsid w:val="00F854EF"/>
    <w:rPr>
      <w:color w:val="1F4D78"/>
      <w:sz w:val="24"/>
      <w:szCs w:val="24"/>
      <w:lang w:eastAsia="ko-KR" w:bidi="ar-SA"/>
    </w:rPr>
  </w:style>
  <w:style w:type="paragraph" w:customStyle="1" w:styleId="Strong1">
    <w:name w:val="Strong1"/>
    <w:basedOn w:val="Normal"/>
    <w:next w:val="Normal"/>
    <w:qFormat/>
    <w:rsid w:val="00F854EF"/>
    <w:pPr>
      <w:keepLines w:val="0"/>
      <w:widowControl/>
    </w:pPr>
    <w:rPr>
      <w:rFonts w:ascii="Times New Roman" w:hAnsi="Times New Roman"/>
      <w:b/>
      <w:bCs/>
      <w:color w:val="000000"/>
      <w:szCs w:val="24"/>
      <w:lang w:eastAsia="ko-KR"/>
    </w:rPr>
  </w:style>
  <w:style w:type="paragraph" w:styleId="ListParagraph">
    <w:name w:val="List Paragraph"/>
    <w:basedOn w:val="Normal"/>
    <w:qFormat/>
    <w:rsid w:val="00F854EF"/>
    <w:pPr>
      <w:keepLines w:val="0"/>
      <w:widowControl/>
    </w:pPr>
    <w:rPr>
      <w:rFonts w:ascii="Times New Roman" w:hAnsi="Times New Roman"/>
      <w:color w:val="000000"/>
      <w:szCs w:val="24"/>
      <w:lang w:eastAsia="ko-KR"/>
    </w:rPr>
  </w:style>
  <w:style w:type="paragraph" w:customStyle="1" w:styleId="HorizontalRule">
    <w:name w:val="Horizontal Rule"/>
    <w:basedOn w:val="Normal"/>
    <w:qFormat/>
    <w:rsid w:val="00F854EF"/>
    <w:pPr>
      <w:keepLines w:val="0"/>
      <w:widowControl/>
      <w:spacing w:before="240" w:after="480" w:line="0" w:lineRule="auto"/>
    </w:pPr>
    <w:rPr>
      <w:rFonts w:ascii="Times New Roman" w:hAnsi="Times New Roman"/>
      <w:color w:val="000000"/>
      <w:szCs w:val="24"/>
      <w:lang w:eastAsia="ko-KR"/>
    </w:rPr>
  </w:style>
  <w:style w:type="paragraph" w:customStyle="1" w:styleId="AuthorInfo">
    <w:name w:val="Author Info"/>
    <w:basedOn w:val="Normal"/>
    <w:qFormat/>
    <w:rsid w:val="00F854EF"/>
    <w:pPr>
      <w:keepLines w:val="0"/>
      <w:widowControl/>
      <w:tabs>
        <w:tab w:val="right" w:pos="9360"/>
      </w:tabs>
    </w:pPr>
    <w:rPr>
      <w:rFonts w:ascii="Times New Roman" w:hAnsi="Times New Roman"/>
      <w:color w:val="000000"/>
      <w:szCs w:val="24"/>
      <w:lang w:eastAsia="ko-KR"/>
    </w:rPr>
  </w:style>
  <w:style w:type="paragraph" w:customStyle="1" w:styleId="AuthorAddress">
    <w:name w:val="Author Address"/>
    <w:basedOn w:val="Normal"/>
    <w:qFormat/>
    <w:rsid w:val="00F854EF"/>
    <w:pPr>
      <w:keepLines w:val="0"/>
      <w:widowControl/>
      <w:tabs>
        <w:tab w:val="right" w:pos="9360"/>
      </w:tabs>
    </w:pPr>
    <w:rPr>
      <w:rFonts w:ascii="Times New Roman" w:hAnsi="Times New Roman"/>
      <w:color w:val="000000"/>
      <w:szCs w:val="24"/>
      <w:lang w:eastAsia="ko-KR"/>
    </w:rPr>
  </w:style>
  <w:style w:type="paragraph" w:customStyle="1" w:styleId="PageHeader">
    <w:name w:val="Page Header"/>
    <w:basedOn w:val="Normal"/>
    <w:qFormat/>
    <w:rsid w:val="00F854EF"/>
    <w:pPr>
      <w:keepLines w:val="0"/>
      <w:widowControl/>
      <w:jc w:val="right"/>
    </w:pPr>
    <w:rPr>
      <w:rFonts w:ascii="Times New Roman" w:hAnsi="Times New Roman"/>
      <w:color w:val="000000"/>
      <w:szCs w:val="24"/>
      <w:lang w:eastAsia="ko-KR"/>
    </w:rPr>
  </w:style>
  <w:style w:type="paragraph" w:customStyle="1" w:styleId="NovelTitle">
    <w:name w:val="Novel Title"/>
    <w:basedOn w:val="Normal"/>
    <w:next w:val="NovelSubtitle"/>
    <w:qFormat/>
    <w:rsid w:val="00F854EF"/>
    <w:pPr>
      <w:keepLines w:val="0"/>
      <w:widowControl/>
      <w:spacing w:before="2880" w:line="480" w:lineRule="auto"/>
      <w:jc w:val="center"/>
    </w:pPr>
    <w:rPr>
      <w:rFonts w:ascii="Times New Roman" w:hAnsi="Times New Roman"/>
      <w:color w:val="000000"/>
      <w:szCs w:val="24"/>
      <w:lang w:eastAsia="ko-KR"/>
    </w:rPr>
  </w:style>
  <w:style w:type="paragraph" w:customStyle="1" w:styleId="NovelSubtitle">
    <w:name w:val="Novel Subtitle"/>
    <w:basedOn w:val="Normal"/>
    <w:next w:val="Heading1"/>
    <w:qFormat/>
    <w:rsid w:val="00F854EF"/>
    <w:pPr>
      <w:keepLines w:val="0"/>
      <w:widowControl/>
      <w:spacing w:line="480" w:lineRule="auto"/>
      <w:jc w:val="center"/>
    </w:pPr>
    <w:rPr>
      <w:rFonts w:ascii="Times New Roman" w:hAnsi="Times New Roman"/>
      <w:color w:val="000000"/>
      <w:szCs w:val="24"/>
      <w:lang w:eastAsia="ko-KR"/>
    </w:rPr>
  </w:style>
  <w:style w:type="paragraph" w:customStyle="1" w:styleId="Scene">
    <w:name w:val="Scene"/>
    <w:basedOn w:val="Normal"/>
    <w:qFormat/>
    <w:rsid w:val="00F854EF"/>
    <w:pPr>
      <w:keepLines w:val="0"/>
      <w:widowControl/>
      <w:spacing w:line="480" w:lineRule="auto"/>
      <w:ind w:firstLine="720"/>
    </w:pPr>
    <w:rPr>
      <w:rFonts w:ascii="Times New Roman" w:hAnsi="Times New Roman"/>
      <w:color w:val="000000"/>
      <w:szCs w:val="24"/>
      <w:lang w:eastAsia="ko-KR"/>
    </w:rPr>
  </w:style>
  <w:style w:type="paragraph" w:customStyle="1" w:styleId="SceneFirstParagraph">
    <w:name w:val="Scene First Paragraph"/>
    <w:basedOn w:val="Scene"/>
    <w:qFormat/>
    <w:rsid w:val="00F854EF"/>
    <w:pPr>
      <w:ind w:firstLine="0"/>
    </w:pPr>
  </w:style>
  <w:style w:type="paragraph" w:customStyle="1" w:styleId="SceneBreak">
    <w:name w:val="Scene Break"/>
    <w:basedOn w:val="Normal"/>
    <w:next w:val="Scene"/>
    <w:qFormat/>
    <w:rsid w:val="00F854EF"/>
    <w:pPr>
      <w:keepLines w:val="0"/>
      <w:widowControl/>
      <w:spacing w:line="480" w:lineRule="auto"/>
      <w:jc w:val="center"/>
    </w:pPr>
    <w:rPr>
      <w:rFonts w:ascii="Times New Roman" w:hAnsi="Times New Roman"/>
      <w:color w:val="000000"/>
      <w:szCs w:val="24"/>
      <w:lang w:eastAsia="ko-KR"/>
    </w:rPr>
  </w:style>
  <w:style w:type="paragraph" w:customStyle="1" w:styleId="Note">
    <w:name w:val="Note"/>
    <w:basedOn w:val="Normal"/>
    <w:qFormat/>
    <w:rsid w:val="00F854EF"/>
    <w:pPr>
      <w:keepLines w:val="0"/>
      <w:widowControl/>
      <w:spacing w:before="240" w:after="240" w:line="480" w:lineRule="auto"/>
    </w:pPr>
    <w:rPr>
      <w:rFonts w:ascii="Times New Roman" w:hAnsi="Times New Roman"/>
      <w:color w:val="000000"/>
      <w:szCs w:val="24"/>
      <w:lang w:eastAsia="ko-KR"/>
    </w:rPr>
  </w:style>
  <w:style w:type="paragraph" w:customStyle="1" w:styleId="NoteFirstParagraph">
    <w:name w:val="Note First Paragraph"/>
    <w:basedOn w:val="Note"/>
    <w:qFormat/>
    <w:rsid w:val="00F854EF"/>
  </w:style>
  <w:style w:type="paragraph" w:customStyle="1" w:styleId="NovelQuote">
    <w:name w:val="Novel Quote"/>
    <w:basedOn w:val="Normal"/>
    <w:next w:val="Scene"/>
    <w:qFormat/>
    <w:rsid w:val="00F854EF"/>
    <w:pPr>
      <w:keepLines w:val="0"/>
      <w:widowControl/>
      <w:spacing w:line="480" w:lineRule="auto"/>
      <w:ind w:left="720" w:firstLine="720"/>
    </w:pPr>
    <w:rPr>
      <w:rFonts w:ascii="Times New Roman" w:hAnsi="Times New Roman"/>
      <w:i/>
      <w:iCs/>
      <w:color w:val="000000"/>
      <w:szCs w:val="24"/>
      <w:lang w:eastAsia="ko-KR"/>
    </w:rPr>
  </w:style>
  <w:style w:type="paragraph" w:customStyle="1" w:styleId="NovelQuoteAlternate">
    <w:name w:val="Novel Quote Alternate"/>
    <w:basedOn w:val="Normal"/>
    <w:next w:val="Scene"/>
    <w:qFormat/>
    <w:rsid w:val="00F854EF"/>
    <w:pPr>
      <w:keepLines w:val="0"/>
      <w:widowControl/>
      <w:spacing w:line="480" w:lineRule="auto"/>
      <w:ind w:left="720" w:right="720"/>
      <w:jc w:val="center"/>
    </w:pPr>
    <w:rPr>
      <w:rFonts w:ascii="Times New Roman" w:hAnsi="Times New Roman"/>
      <w:i/>
      <w:iCs/>
      <w:color w:val="000000"/>
      <w:szCs w:val="24"/>
      <w:lang w:eastAsia="ko-KR"/>
    </w:rPr>
  </w:style>
  <w:style w:type="paragraph" w:customStyle="1" w:styleId="p1">
    <w:name w:val="p1"/>
    <w:basedOn w:val="Normal"/>
    <w:rsid w:val="00F854EF"/>
    <w:pPr>
      <w:keepLines w:val="0"/>
      <w:widowControl/>
      <w:spacing w:before="100" w:beforeAutospacing="1" w:after="100" w:afterAutospacing="1"/>
    </w:pPr>
    <w:rPr>
      <w:rFonts w:ascii="Times New Roman" w:hAnsi="Times New Roman"/>
      <w:szCs w:val="24"/>
      <w:lang w:eastAsia="ko-KR"/>
    </w:rPr>
  </w:style>
  <w:style w:type="paragraph" w:customStyle="1" w:styleId="p2">
    <w:name w:val="p2"/>
    <w:basedOn w:val="Normal"/>
    <w:rsid w:val="00F854EF"/>
    <w:pPr>
      <w:keepLines w:val="0"/>
      <w:widowControl/>
      <w:spacing w:before="100" w:beforeAutospacing="1" w:after="100" w:afterAutospacing="1"/>
    </w:pPr>
    <w:rPr>
      <w:rFonts w:ascii="Times New Roman" w:hAnsi="Times New Roman"/>
      <w:szCs w:val="24"/>
      <w:lang w:eastAsia="ko-KR"/>
    </w:rPr>
  </w:style>
  <w:style w:type="character" w:customStyle="1" w:styleId="FooterChar">
    <w:name w:val="Footer Char"/>
    <w:basedOn w:val="DefaultParagraphFont"/>
    <w:link w:val="Footer"/>
    <w:uiPriority w:val="99"/>
    <w:rsid w:val="00F854EF"/>
    <w:rPr>
      <w:rFonts w:ascii="Arial Unicode MS" w:eastAsia="Arial Unicode MS" w:hAnsi="Arial Unicode MS"/>
      <w:b/>
      <w:sz w:val="18"/>
      <w:lang w:val="en-AU" w:eastAsia="x-none" w:bidi="ar-SA"/>
    </w:rPr>
  </w:style>
  <w:style w:type="character" w:customStyle="1" w:styleId="s1">
    <w:name w:val="s1"/>
    <w:basedOn w:val="DefaultParagraphFont"/>
    <w:rsid w:val="00F854EF"/>
  </w:style>
  <w:style w:type="character" w:styleId="Strong">
    <w:name w:val="Strong"/>
    <w:basedOn w:val="DefaultParagraphFont"/>
    <w:uiPriority w:val="22"/>
    <w:qFormat/>
    <w:rsid w:val="00F854EF"/>
    <w:rPr>
      <w:b/>
      <w:bCs/>
    </w:rPr>
  </w:style>
  <w:style w:type="paragraph" w:styleId="Revision">
    <w:name w:val="Revision"/>
    <w:hidden/>
    <w:uiPriority w:val="99"/>
    <w:semiHidden/>
    <w:rsid w:val="00B20C56"/>
    <w:rPr>
      <w:rFonts w:ascii="Book Antiqua" w:hAnsi="Book Antiqua"/>
      <w:sz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1612">
      <w:bodyDiv w:val="1"/>
      <w:marLeft w:val="0"/>
      <w:marRight w:val="0"/>
      <w:marTop w:val="0"/>
      <w:marBottom w:val="0"/>
      <w:divBdr>
        <w:top w:val="none" w:sz="0" w:space="0" w:color="auto"/>
        <w:left w:val="none" w:sz="0" w:space="0" w:color="auto"/>
        <w:bottom w:val="none" w:sz="0" w:space="0" w:color="auto"/>
        <w:right w:val="none" w:sz="0" w:space="0" w:color="auto"/>
      </w:divBdr>
    </w:div>
    <w:div w:id="71901337">
      <w:bodyDiv w:val="1"/>
      <w:marLeft w:val="0"/>
      <w:marRight w:val="0"/>
      <w:marTop w:val="0"/>
      <w:marBottom w:val="0"/>
      <w:divBdr>
        <w:top w:val="none" w:sz="0" w:space="0" w:color="auto"/>
        <w:left w:val="none" w:sz="0" w:space="0" w:color="auto"/>
        <w:bottom w:val="none" w:sz="0" w:space="0" w:color="auto"/>
        <w:right w:val="none" w:sz="0" w:space="0" w:color="auto"/>
      </w:divBdr>
    </w:div>
    <w:div w:id="118187013">
      <w:bodyDiv w:val="1"/>
      <w:marLeft w:val="0"/>
      <w:marRight w:val="0"/>
      <w:marTop w:val="0"/>
      <w:marBottom w:val="0"/>
      <w:divBdr>
        <w:top w:val="none" w:sz="0" w:space="0" w:color="auto"/>
        <w:left w:val="none" w:sz="0" w:space="0" w:color="auto"/>
        <w:bottom w:val="none" w:sz="0" w:space="0" w:color="auto"/>
        <w:right w:val="none" w:sz="0" w:space="0" w:color="auto"/>
      </w:divBdr>
    </w:div>
    <w:div w:id="155194300">
      <w:bodyDiv w:val="1"/>
      <w:marLeft w:val="0"/>
      <w:marRight w:val="0"/>
      <w:marTop w:val="0"/>
      <w:marBottom w:val="0"/>
      <w:divBdr>
        <w:top w:val="none" w:sz="0" w:space="0" w:color="auto"/>
        <w:left w:val="none" w:sz="0" w:space="0" w:color="auto"/>
        <w:bottom w:val="none" w:sz="0" w:space="0" w:color="auto"/>
        <w:right w:val="none" w:sz="0" w:space="0" w:color="auto"/>
      </w:divBdr>
    </w:div>
    <w:div w:id="335348536">
      <w:bodyDiv w:val="1"/>
      <w:marLeft w:val="0"/>
      <w:marRight w:val="0"/>
      <w:marTop w:val="0"/>
      <w:marBottom w:val="0"/>
      <w:divBdr>
        <w:top w:val="none" w:sz="0" w:space="0" w:color="auto"/>
        <w:left w:val="none" w:sz="0" w:space="0" w:color="auto"/>
        <w:bottom w:val="none" w:sz="0" w:space="0" w:color="auto"/>
        <w:right w:val="none" w:sz="0" w:space="0" w:color="auto"/>
      </w:divBdr>
    </w:div>
    <w:div w:id="342631224">
      <w:bodyDiv w:val="1"/>
      <w:marLeft w:val="0"/>
      <w:marRight w:val="0"/>
      <w:marTop w:val="0"/>
      <w:marBottom w:val="0"/>
      <w:divBdr>
        <w:top w:val="none" w:sz="0" w:space="0" w:color="auto"/>
        <w:left w:val="none" w:sz="0" w:space="0" w:color="auto"/>
        <w:bottom w:val="none" w:sz="0" w:space="0" w:color="auto"/>
        <w:right w:val="none" w:sz="0" w:space="0" w:color="auto"/>
      </w:divBdr>
    </w:div>
    <w:div w:id="403068016">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8256557">
      <w:bodyDiv w:val="1"/>
      <w:marLeft w:val="0"/>
      <w:marRight w:val="0"/>
      <w:marTop w:val="0"/>
      <w:marBottom w:val="0"/>
      <w:divBdr>
        <w:top w:val="none" w:sz="0" w:space="0" w:color="auto"/>
        <w:left w:val="none" w:sz="0" w:space="0" w:color="auto"/>
        <w:bottom w:val="none" w:sz="0" w:space="0" w:color="auto"/>
        <w:right w:val="none" w:sz="0" w:space="0" w:color="auto"/>
      </w:divBdr>
    </w:div>
    <w:div w:id="543830440">
      <w:bodyDiv w:val="1"/>
      <w:marLeft w:val="0"/>
      <w:marRight w:val="0"/>
      <w:marTop w:val="0"/>
      <w:marBottom w:val="0"/>
      <w:divBdr>
        <w:top w:val="none" w:sz="0" w:space="0" w:color="auto"/>
        <w:left w:val="none" w:sz="0" w:space="0" w:color="auto"/>
        <w:bottom w:val="none" w:sz="0" w:space="0" w:color="auto"/>
        <w:right w:val="none" w:sz="0" w:space="0" w:color="auto"/>
      </w:divBdr>
    </w:div>
    <w:div w:id="663237909">
      <w:bodyDiv w:val="1"/>
      <w:marLeft w:val="0"/>
      <w:marRight w:val="0"/>
      <w:marTop w:val="0"/>
      <w:marBottom w:val="0"/>
      <w:divBdr>
        <w:top w:val="none" w:sz="0" w:space="0" w:color="auto"/>
        <w:left w:val="none" w:sz="0" w:space="0" w:color="auto"/>
        <w:bottom w:val="none" w:sz="0" w:space="0" w:color="auto"/>
        <w:right w:val="none" w:sz="0" w:space="0" w:color="auto"/>
      </w:divBdr>
    </w:div>
    <w:div w:id="700278394">
      <w:bodyDiv w:val="1"/>
      <w:marLeft w:val="0"/>
      <w:marRight w:val="0"/>
      <w:marTop w:val="0"/>
      <w:marBottom w:val="0"/>
      <w:divBdr>
        <w:top w:val="none" w:sz="0" w:space="0" w:color="auto"/>
        <w:left w:val="none" w:sz="0" w:space="0" w:color="auto"/>
        <w:bottom w:val="none" w:sz="0" w:space="0" w:color="auto"/>
        <w:right w:val="none" w:sz="0" w:space="0" w:color="auto"/>
      </w:divBdr>
    </w:div>
    <w:div w:id="723019240">
      <w:bodyDiv w:val="1"/>
      <w:marLeft w:val="0"/>
      <w:marRight w:val="0"/>
      <w:marTop w:val="0"/>
      <w:marBottom w:val="0"/>
      <w:divBdr>
        <w:top w:val="none" w:sz="0" w:space="0" w:color="auto"/>
        <w:left w:val="none" w:sz="0" w:space="0" w:color="auto"/>
        <w:bottom w:val="none" w:sz="0" w:space="0" w:color="auto"/>
        <w:right w:val="none" w:sz="0" w:space="0" w:color="auto"/>
      </w:divBdr>
    </w:div>
    <w:div w:id="724446593">
      <w:bodyDiv w:val="1"/>
      <w:marLeft w:val="0"/>
      <w:marRight w:val="0"/>
      <w:marTop w:val="0"/>
      <w:marBottom w:val="0"/>
      <w:divBdr>
        <w:top w:val="none" w:sz="0" w:space="0" w:color="auto"/>
        <w:left w:val="none" w:sz="0" w:space="0" w:color="auto"/>
        <w:bottom w:val="none" w:sz="0" w:space="0" w:color="auto"/>
        <w:right w:val="none" w:sz="0" w:space="0" w:color="auto"/>
      </w:divBdr>
    </w:div>
    <w:div w:id="914360024">
      <w:bodyDiv w:val="1"/>
      <w:marLeft w:val="0"/>
      <w:marRight w:val="0"/>
      <w:marTop w:val="0"/>
      <w:marBottom w:val="0"/>
      <w:divBdr>
        <w:top w:val="none" w:sz="0" w:space="0" w:color="auto"/>
        <w:left w:val="none" w:sz="0" w:space="0" w:color="auto"/>
        <w:bottom w:val="none" w:sz="0" w:space="0" w:color="auto"/>
        <w:right w:val="none" w:sz="0" w:space="0" w:color="auto"/>
      </w:divBdr>
    </w:div>
    <w:div w:id="973366694">
      <w:bodyDiv w:val="1"/>
      <w:marLeft w:val="0"/>
      <w:marRight w:val="0"/>
      <w:marTop w:val="0"/>
      <w:marBottom w:val="0"/>
      <w:divBdr>
        <w:top w:val="none" w:sz="0" w:space="0" w:color="auto"/>
        <w:left w:val="none" w:sz="0" w:space="0" w:color="auto"/>
        <w:bottom w:val="none" w:sz="0" w:space="0" w:color="auto"/>
        <w:right w:val="none" w:sz="0" w:space="0" w:color="auto"/>
      </w:divBdr>
    </w:div>
    <w:div w:id="975454506">
      <w:bodyDiv w:val="1"/>
      <w:marLeft w:val="0"/>
      <w:marRight w:val="0"/>
      <w:marTop w:val="0"/>
      <w:marBottom w:val="0"/>
      <w:divBdr>
        <w:top w:val="none" w:sz="0" w:space="0" w:color="auto"/>
        <w:left w:val="none" w:sz="0" w:space="0" w:color="auto"/>
        <w:bottom w:val="none" w:sz="0" w:space="0" w:color="auto"/>
        <w:right w:val="none" w:sz="0" w:space="0" w:color="auto"/>
      </w:divBdr>
    </w:div>
    <w:div w:id="990409269">
      <w:bodyDiv w:val="1"/>
      <w:marLeft w:val="0"/>
      <w:marRight w:val="0"/>
      <w:marTop w:val="0"/>
      <w:marBottom w:val="0"/>
      <w:divBdr>
        <w:top w:val="none" w:sz="0" w:space="0" w:color="auto"/>
        <w:left w:val="none" w:sz="0" w:space="0" w:color="auto"/>
        <w:bottom w:val="none" w:sz="0" w:space="0" w:color="auto"/>
        <w:right w:val="none" w:sz="0" w:space="0" w:color="auto"/>
      </w:divBdr>
    </w:div>
    <w:div w:id="1010062677">
      <w:bodyDiv w:val="1"/>
      <w:marLeft w:val="0"/>
      <w:marRight w:val="0"/>
      <w:marTop w:val="0"/>
      <w:marBottom w:val="0"/>
      <w:divBdr>
        <w:top w:val="none" w:sz="0" w:space="0" w:color="auto"/>
        <w:left w:val="none" w:sz="0" w:space="0" w:color="auto"/>
        <w:bottom w:val="none" w:sz="0" w:space="0" w:color="auto"/>
        <w:right w:val="none" w:sz="0" w:space="0" w:color="auto"/>
      </w:divBdr>
    </w:div>
    <w:div w:id="1089741519">
      <w:bodyDiv w:val="1"/>
      <w:marLeft w:val="0"/>
      <w:marRight w:val="0"/>
      <w:marTop w:val="0"/>
      <w:marBottom w:val="0"/>
      <w:divBdr>
        <w:top w:val="none" w:sz="0" w:space="0" w:color="auto"/>
        <w:left w:val="none" w:sz="0" w:space="0" w:color="auto"/>
        <w:bottom w:val="none" w:sz="0" w:space="0" w:color="auto"/>
        <w:right w:val="none" w:sz="0" w:space="0" w:color="auto"/>
      </w:divBdr>
    </w:div>
    <w:div w:id="1099644332">
      <w:bodyDiv w:val="1"/>
      <w:marLeft w:val="0"/>
      <w:marRight w:val="0"/>
      <w:marTop w:val="0"/>
      <w:marBottom w:val="0"/>
      <w:divBdr>
        <w:top w:val="none" w:sz="0" w:space="0" w:color="auto"/>
        <w:left w:val="none" w:sz="0" w:space="0" w:color="auto"/>
        <w:bottom w:val="none" w:sz="0" w:space="0" w:color="auto"/>
        <w:right w:val="none" w:sz="0" w:space="0" w:color="auto"/>
      </w:divBdr>
    </w:div>
    <w:div w:id="1127620288">
      <w:bodyDiv w:val="1"/>
      <w:marLeft w:val="0"/>
      <w:marRight w:val="0"/>
      <w:marTop w:val="0"/>
      <w:marBottom w:val="0"/>
      <w:divBdr>
        <w:top w:val="none" w:sz="0" w:space="0" w:color="auto"/>
        <w:left w:val="none" w:sz="0" w:space="0" w:color="auto"/>
        <w:bottom w:val="none" w:sz="0" w:space="0" w:color="auto"/>
        <w:right w:val="none" w:sz="0" w:space="0" w:color="auto"/>
      </w:divBdr>
    </w:div>
    <w:div w:id="1183006707">
      <w:bodyDiv w:val="1"/>
      <w:marLeft w:val="0"/>
      <w:marRight w:val="0"/>
      <w:marTop w:val="0"/>
      <w:marBottom w:val="0"/>
      <w:divBdr>
        <w:top w:val="none" w:sz="0" w:space="0" w:color="auto"/>
        <w:left w:val="none" w:sz="0" w:space="0" w:color="auto"/>
        <w:bottom w:val="none" w:sz="0" w:space="0" w:color="auto"/>
        <w:right w:val="none" w:sz="0" w:space="0" w:color="auto"/>
      </w:divBdr>
    </w:div>
    <w:div w:id="1212184872">
      <w:bodyDiv w:val="1"/>
      <w:marLeft w:val="0"/>
      <w:marRight w:val="0"/>
      <w:marTop w:val="0"/>
      <w:marBottom w:val="0"/>
      <w:divBdr>
        <w:top w:val="none" w:sz="0" w:space="0" w:color="auto"/>
        <w:left w:val="none" w:sz="0" w:space="0" w:color="auto"/>
        <w:bottom w:val="none" w:sz="0" w:space="0" w:color="auto"/>
        <w:right w:val="none" w:sz="0" w:space="0" w:color="auto"/>
      </w:divBdr>
    </w:div>
    <w:div w:id="1215462963">
      <w:bodyDiv w:val="1"/>
      <w:marLeft w:val="0"/>
      <w:marRight w:val="0"/>
      <w:marTop w:val="0"/>
      <w:marBottom w:val="0"/>
      <w:divBdr>
        <w:top w:val="none" w:sz="0" w:space="0" w:color="auto"/>
        <w:left w:val="none" w:sz="0" w:space="0" w:color="auto"/>
        <w:bottom w:val="none" w:sz="0" w:space="0" w:color="auto"/>
        <w:right w:val="none" w:sz="0" w:space="0" w:color="auto"/>
      </w:divBdr>
    </w:div>
    <w:div w:id="1220246448">
      <w:bodyDiv w:val="1"/>
      <w:marLeft w:val="0"/>
      <w:marRight w:val="0"/>
      <w:marTop w:val="0"/>
      <w:marBottom w:val="0"/>
      <w:divBdr>
        <w:top w:val="none" w:sz="0" w:space="0" w:color="auto"/>
        <w:left w:val="none" w:sz="0" w:space="0" w:color="auto"/>
        <w:bottom w:val="none" w:sz="0" w:space="0" w:color="auto"/>
        <w:right w:val="none" w:sz="0" w:space="0" w:color="auto"/>
      </w:divBdr>
    </w:div>
    <w:div w:id="1319730179">
      <w:bodyDiv w:val="1"/>
      <w:marLeft w:val="0"/>
      <w:marRight w:val="0"/>
      <w:marTop w:val="0"/>
      <w:marBottom w:val="0"/>
      <w:divBdr>
        <w:top w:val="none" w:sz="0" w:space="0" w:color="auto"/>
        <w:left w:val="none" w:sz="0" w:space="0" w:color="auto"/>
        <w:bottom w:val="none" w:sz="0" w:space="0" w:color="auto"/>
        <w:right w:val="none" w:sz="0" w:space="0" w:color="auto"/>
      </w:divBdr>
    </w:div>
    <w:div w:id="1379629233">
      <w:bodyDiv w:val="1"/>
      <w:marLeft w:val="0"/>
      <w:marRight w:val="0"/>
      <w:marTop w:val="0"/>
      <w:marBottom w:val="0"/>
      <w:divBdr>
        <w:top w:val="none" w:sz="0" w:space="0" w:color="auto"/>
        <w:left w:val="none" w:sz="0" w:space="0" w:color="auto"/>
        <w:bottom w:val="none" w:sz="0" w:space="0" w:color="auto"/>
        <w:right w:val="none" w:sz="0" w:space="0" w:color="auto"/>
      </w:divBdr>
    </w:div>
    <w:div w:id="1399400042">
      <w:bodyDiv w:val="1"/>
      <w:marLeft w:val="0"/>
      <w:marRight w:val="0"/>
      <w:marTop w:val="0"/>
      <w:marBottom w:val="0"/>
      <w:divBdr>
        <w:top w:val="none" w:sz="0" w:space="0" w:color="auto"/>
        <w:left w:val="none" w:sz="0" w:space="0" w:color="auto"/>
        <w:bottom w:val="none" w:sz="0" w:space="0" w:color="auto"/>
        <w:right w:val="none" w:sz="0" w:space="0" w:color="auto"/>
      </w:divBdr>
    </w:div>
    <w:div w:id="1528979029">
      <w:bodyDiv w:val="1"/>
      <w:marLeft w:val="0"/>
      <w:marRight w:val="0"/>
      <w:marTop w:val="0"/>
      <w:marBottom w:val="0"/>
      <w:divBdr>
        <w:top w:val="none" w:sz="0" w:space="0" w:color="auto"/>
        <w:left w:val="none" w:sz="0" w:space="0" w:color="auto"/>
        <w:bottom w:val="none" w:sz="0" w:space="0" w:color="auto"/>
        <w:right w:val="none" w:sz="0" w:space="0" w:color="auto"/>
      </w:divBdr>
    </w:div>
    <w:div w:id="1625623892">
      <w:bodyDiv w:val="1"/>
      <w:marLeft w:val="0"/>
      <w:marRight w:val="0"/>
      <w:marTop w:val="0"/>
      <w:marBottom w:val="0"/>
      <w:divBdr>
        <w:top w:val="none" w:sz="0" w:space="0" w:color="auto"/>
        <w:left w:val="none" w:sz="0" w:space="0" w:color="auto"/>
        <w:bottom w:val="none" w:sz="0" w:space="0" w:color="auto"/>
        <w:right w:val="none" w:sz="0" w:space="0" w:color="auto"/>
      </w:divBdr>
    </w:div>
    <w:div w:id="1633712846">
      <w:bodyDiv w:val="1"/>
      <w:marLeft w:val="0"/>
      <w:marRight w:val="0"/>
      <w:marTop w:val="0"/>
      <w:marBottom w:val="0"/>
      <w:divBdr>
        <w:top w:val="none" w:sz="0" w:space="0" w:color="auto"/>
        <w:left w:val="none" w:sz="0" w:space="0" w:color="auto"/>
        <w:bottom w:val="none" w:sz="0" w:space="0" w:color="auto"/>
        <w:right w:val="none" w:sz="0" w:space="0" w:color="auto"/>
      </w:divBdr>
    </w:div>
    <w:div w:id="1638684226">
      <w:bodyDiv w:val="1"/>
      <w:marLeft w:val="0"/>
      <w:marRight w:val="0"/>
      <w:marTop w:val="0"/>
      <w:marBottom w:val="0"/>
      <w:divBdr>
        <w:top w:val="none" w:sz="0" w:space="0" w:color="auto"/>
        <w:left w:val="none" w:sz="0" w:space="0" w:color="auto"/>
        <w:bottom w:val="none" w:sz="0" w:space="0" w:color="auto"/>
        <w:right w:val="none" w:sz="0" w:space="0" w:color="auto"/>
      </w:divBdr>
    </w:div>
    <w:div w:id="1658655143">
      <w:bodyDiv w:val="1"/>
      <w:marLeft w:val="0"/>
      <w:marRight w:val="0"/>
      <w:marTop w:val="0"/>
      <w:marBottom w:val="0"/>
      <w:divBdr>
        <w:top w:val="none" w:sz="0" w:space="0" w:color="auto"/>
        <w:left w:val="none" w:sz="0" w:space="0" w:color="auto"/>
        <w:bottom w:val="none" w:sz="0" w:space="0" w:color="auto"/>
        <w:right w:val="none" w:sz="0" w:space="0" w:color="auto"/>
      </w:divBdr>
    </w:div>
    <w:div w:id="1676179064">
      <w:bodyDiv w:val="1"/>
      <w:marLeft w:val="0"/>
      <w:marRight w:val="0"/>
      <w:marTop w:val="0"/>
      <w:marBottom w:val="0"/>
      <w:divBdr>
        <w:top w:val="none" w:sz="0" w:space="0" w:color="auto"/>
        <w:left w:val="none" w:sz="0" w:space="0" w:color="auto"/>
        <w:bottom w:val="none" w:sz="0" w:space="0" w:color="auto"/>
        <w:right w:val="none" w:sz="0" w:space="0" w:color="auto"/>
      </w:divBdr>
    </w:div>
    <w:div w:id="1706834245">
      <w:bodyDiv w:val="1"/>
      <w:marLeft w:val="0"/>
      <w:marRight w:val="0"/>
      <w:marTop w:val="0"/>
      <w:marBottom w:val="0"/>
      <w:divBdr>
        <w:top w:val="none" w:sz="0" w:space="0" w:color="auto"/>
        <w:left w:val="none" w:sz="0" w:space="0" w:color="auto"/>
        <w:bottom w:val="none" w:sz="0" w:space="0" w:color="auto"/>
        <w:right w:val="none" w:sz="0" w:space="0" w:color="auto"/>
      </w:divBdr>
    </w:div>
    <w:div w:id="1731998688">
      <w:bodyDiv w:val="1"/>
      <w:marLeft w:val="0"/>
      <w:marRight w:val="0"/>
      <w:marTop w:val="0"/>
      <w:marBottom w:val="0"/>
      <w:divBdr>
        <w:top w:val="none" w:sz="0" w:space="0" w:color="auto"/>
        <w:left w:val="none" w:sz="0" w:space="0" w:color="auto"/>
        <w:bottom w:val="none" w:sz="0" w:space="0" w:color="auto"/>
        <w:right w:val="none" w:sz="0" w:space="0" w:color="auto"/>
      </w:divBdr>
    </w:div>
    <w:div w:id="1803689213">
      <w:bodyDiv w:val="1"/>
      <w:marLeft w:val="0"/>
      <w:marRight w:val="0"/>
      <w:marTop w:val="0"/>
      <w:marBottom w:val="0"/>
      <w:divBdr>
        <w:top w:val="none" w:sz="0" w:space="0" w:color="auto"/>
        <w:left w:val="none" w:sz="0" w:space="0" w:color="auto"/>
        <w:bottom w:val="none" w:sz="0" w:space="0" w:color="auto"/>
        <w:right w:val="none" w:sz="0" w:space="0" w:color="auto"/>
      </w:divBdr>
    </w:div>
    <w:div w:id="2020348372">
      <w:bodyDiv w:val="1"/>
      <w:marLeft w:val="0"/>
      <w:marRight w:val="0"/>
      <w:marTop w:val="0"/>
      <w:marBottom w:val="0"/>
      <w:divBdr>
        <w:top w:val="none" w:sz="0" w:space="0" w:color="auto"/>
        <w:left w:val="none" w:sz="0" w:space="0" w:color="auto"/>
        <w:bottom w:val="none" w:sz="0" w:space="0" w:color="auto"/>
        <w:right w:val="none" w:sz="0" w:space="0" w:color="auto"/>
      </w:divBdr>
    </w:div>
    <w:div w:id="2023120897">
      <w:bodyDiv w:val="1"/>
      <w:marLeft w:val="0"/>
      <w:marRight w:val="0"/>
      <w:marTop w:val="0"/>
      <w:marBottom w:val="0"/>
      <w:divBdr>
        <w:top w:val="none" w:sz="0" w:space="0" w:color="auto"/>
        <w:left w:val="none" w:sz="0" w:space="0" w:color="auto"/>
        <w:bottom w:val="none" w:sz="0" w:space="0" w:color="auto"/>
        <w:right w:val="none" w:sz="0" w:space="0" w:color="auto"/>
      </w:divBdr>
    </w:div>
    <w:div w:id="2049603249">
      <w:bodyDiv w:val="1"/>
      <w:marLeft w:val="0"/>
      <w:marRight w:val="0"/>
      <w:marTop w:val="0"/>
      <w:marBottom w:val="0"/>
      <w:divBdr>
        <w:top w:val="none" w:sz="0" w:space="0" w:color="auto"/>
        <w:left w:val="none" w:sz="0" w:space="0" w:color="auto"/>
        <w:bottom w:val="none" w:sz="0" w:space="0" w:color="auto"/>
        <w:right w:val="none" w:sz="0" w:space="0" w:color="auto"/>
      </w:divBdr>
    </w:div>
    <w:div w:id="2086493066">
      <w:bodyDiv w:val="1"/>
      <w:marLeft w:val="0"/>
      <w:marRight w:val="0"/>
      <w:marTop w:val="0"/>
      <w:marBottom w:val="0"/>
      <w:divBdr>
        <w:top w:val="none" w:sz="0" w:space="0" w:color="auto"/>
        <w:left w:val="none" w:sz="0" w:space="0" w:color="auto"/>
        <w:bottom w:val="none" w:sz="0" w:space="0" w:color="auto"/>
        <w:right w:val="none" w:sz="0" w:space="0" w:color="auto"/>
      </w:divBdr>
    </w:div>
    <w:div w:id="2124884886">
      <w:bodyDiv w:val="1"/>
      <w:marLeft w:val="0"/>
      <w:marRight w:val="0"/>
      <w:marTop w:val="0"/>
      <w:marBottom w:val="0"/>
      <w:divBdr>
        <w:top w:val="none" w:sz="0" w:space="0" w:color="auto"/>
        <w:left w:val="none" w:sz="0" w:space="0" w:color="auto"/>
        <w:bottom w:val="none" w:sz="0" w:space="0" w:color="auto"/>
        <w:right w:val="none" w:sz="0" w:space="0" w:color="auto"/>
      </w:divBdr>
    </w:div>
    <w:div w:id="21428465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8.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facebook.com/LBLilizBlack" TargetMode="Externa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instagram.com/lilizblack" TargetMode="External"/><Relationship Id="rId23"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B9D5ABD-9309-0E4B-B964-0B6DE30D8BC6}">
  <we:reference id="wa200000368" version="1.0.0.0" store="en-US" storeType="OMEX"/>
  <we:alternateReferences>
    <we:reference id="wa200000368" version="1.0.0.0" store="en-US" storeType="OMEX"/>
  </we:alternateReferences>
  <we:properties>
    <we:property name="documentId" value="&quot;b1ae1ae5325a902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B54D5A-4A20-4C22-8749-936D30604D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263</Pages>
  <Words>52691</Words>
  <Characters>300339</Characters>
  <Application>Microsoft Office Word</Application>
  <DocSecurity>0</DocSecurity>
  <PresentationFormat/>
  <Lines>2502</Lines>
  <Paragraphs>704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352326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2025-08-03T19:29:00Z</dcterms:created>
  <dcterms:modified xsi:type="dcterms:W3CDTF">2025-08-07T02:25:00Z</dcterms:modified>
</cp:coreProperties>
</file>